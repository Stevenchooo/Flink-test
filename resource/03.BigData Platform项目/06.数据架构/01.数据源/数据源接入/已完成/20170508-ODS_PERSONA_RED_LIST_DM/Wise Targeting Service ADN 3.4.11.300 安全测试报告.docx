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384" w:rsidRDefault="00596384" w:rsidP="00596384">
      <w:pPr>
        <w:jc w:val="center"/>
      </w:pPr>
    </w:p>
    <w:p w:rsidR="0003515E" w:rsidRDefault="0003515E" w:rsidP="00A26614">
      <w:pPr>
        <w:jc w:val="center"/>
        <w:rPr>
          <w:rFonts w:ascii="Arial" w:cs="Arial"/>
          <w:b/>
          <w:color w:val="000000" w:themeColor="text1"/>
          <w:sz w:val="52"/>
          <w:szCs w:val="52"/>
        </w:rPr>
      </w:pPr>
      <w:r w:rsidRPr="0003515E">
        <w:rPr>
          <w:rFonts w:ascii="Arial" w:cs="Arial"/>
          <w:b/>
          <w:color w:val="000000" w:themeColor="text1"/>
          <w:sz w:val="52"/>
          <w:szCs w:val="52"/>
        </w:rPr>
        <w:t>Wise Targeting Service ADN 3.4.11.300</w:t>
      </w:r>
    </w:p>
    <w:p w:rsidR="00596384" w:rsidRDefault="00A26614" w:rsidP="00A26614">
      <w:pPr>
        <w:jc w:val="center"/>
        <w:rPr>
          <w:rFonts w:ascii="Arial" w:cs="Arial"/>
          <w:b/>
          <w:color w:val="000000" w:themeColor="text1"/>
          <w:sz w:val="52"/>
          <w:szCs w:val="52"/>
        </w:rPr>
      </w:pPr>
      <w:r>
        <w:rPr>
          <w:rFonts w:ascii="Arial" w:cs="Arial" w:hint="eastAsia"/>
          <w:b/>
          <w:color w:val="000000" w:themeColor="text1"/>
          <w:sz w:val="52"/>
          <w:szCs w:val="52"/>
        </w:rPr>
        <w:t>安全测试</w:t>
      </w:r>
      <w:r w:rsidR="00596384" w:rsidRPr="00F64DBA">
        <w:rPr>
          <w:rFonts w:ascii="Arial" w:cs="Arial"/>
          <w:b/>
          <w:color w:val="000000" w:themeColor="text1"/>
          <w:sz w:val="52"/>
          <w:szCs w:val="52"/>
        </w:rPr>
        <w:t>报告</w:t>
      </w:r>
    </w:p>
    <w:p w:rsidR="00596384" w:rsidRDefault="00596384" w:rsidP="00596384">
      <w:pPr>
        <w:jc w:val="center"/>
        <w:rPr>
          <w:rFonts w:ascii="Arial" w:cs="Arial"/>
          <w:b/>
          <w:color w:val="000000" w:themeColor="text1"/>
          <w:sz w:val="52"/>
          <w:szCs w:val="52"/>
        </w:rPr>
      </w:pPr>
    </w:p>
    <w:p w:rsidR="00596384" w:rsidRDefault="00596384" w:rsidP="00596384">
      <w:pPr>
        <w:jc w:val="center"/>
      </w:pPr>
    </w:p>
    <w:p w:rsidR="00596384" w:rsidRDefault="00596384" w:rsidP="00596384">
      <w:pPr>
        <w:jc w:val="center"/>
      </w:pPr>
    </w:p>
    <w:tbl>
      <w:tblPr>
        <w:tblStyle w:val="ac"/>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5"/>
        <w:gridCol w:w="5720"/>
      </w:tblGrid>
      <w:tr w:rsidR="00596384" w:rsidTr="00BC7BD5">
        <w:tc>
          <w:tcPr>
            <w:tcW w:w="1985" w:type="dxa"/>
          </w:tcPr>
          <w:p w:rsidR="00596384" w:rsidRPr="003F5F3A" w:rsidRDefault="00596384" w:rsidP="00BC7BD5">
            <w:pPr>
              <w:rPr>
                <w:b/>
                <w:sz w:val="30"/>
                <w:szCs w:val="30"/>
              </w:rPr>
            </w:pPr>
            <w:r w:rsidRPr="003F5F3A">
              <w:rPr>
                <w:rFonts w:hint="eastAsia"/>
                <w:b/>
                <w:sz w:val="30"/>
                <w:szCs w:val="30"/>
              </w:rPr>
              <w:t>产品名称</w:t>
            </w:r>
            <w:r>
              <w:rPr>
                <w:rFonts w:hint="eastAsia"/>
                <w:b/>
                <w:sz w:val="30"/>
                <w:szCs w:val="30"/>
              </w:rPr>
              <w:t>：</w:t>
            </w:r>
          </w:p>
        </w:tc>
        <w:tc>
          <w:tcPr>
            <w:tcW w:w="5720" w:type="dxa"/>
          </w:tcPr>
          <w:p w:rsidR="00596384" w:rsidRPr="003F5F3A" w:rsidRDefault="0003515E" w:rsidP="00016278">
            <w:pPr>
              <w:rPr>
                <w:b/>
                <w:sz w:val="30"/>
                <w:szCs w:val="30"/>
              </w:rPr>
            </w:pPr>
            <w:r w:rsidRPr="0003515E">
              <w:rPr>
                <w:b/>
                <w:sz w:val="30"/>
                <w:szCs w:val="30"/>
              </w:rPr>
              <w:t>Wise Targeting Service ADN</w:t>
            </w:r>
            <w:r w:rsidR="00016278" w:rsidRPr="00016278">
              <w:rPr>
                <w:b/>
                <w:sz w:val="30"/>
                <w:szCs w:val="30"/>
              </w:rPr>
              <w:t xml:space="preserve"> </w:t>
            </w:r>
          </w:p>
        </w:tc>
      </w:tr>
      <w:tr w:rsidR="00596384" w:rsidTr="00BC7BD5">
        <w:tc>
          <w:tcPr>
            <w:tcW w:w="1985" w:type="dxa"/>
          </w:tcPr>
          <w:p w:rsidR="00596384" w:rsidRPr="003F5F3A" w:rsidRDefault="00596384" w:rsidP="00BC7BD5">
            <w:pPr>
              <w:rPr>
                <w:b/>
                <w:sz w:val="30"/>
                <w:szCs w:val="30"/>
              </w:rPr>
            </w:pPr>
          </w:p>
        </w:tc>
        <w:tc>
          <w:tcPr>
            <w:tcW w:w="5720" w:type="dxa"/>
          </w:tcPr>
          <w:p w:rsidR="00596384" w:rsidRPr="003F5F3A" w:rsidRDefault="00596384" w:rsidP="00BC7BD5">
            <w:pPr>
              <w:rPr>
                <w:b/>
                <w:sz w:val="30"/>
                <w:szCs w:val="30"/>
              </w:rPr>
            </w:pPr>
          </w:p>
        </w:tc>
      </w:tr>
      <w:tr w:rsidR="00596384" w:rsidTr="00BC7BD5">
        <w:tc>
          <w:tcPr>
            <w:tcW w:w="1985" w:type="dxa"/>
          </w:tcPr>
          <w:p w:rsidR="00596384" w:rsidRPr="003F5F3A" w:rsidRDefault="00596384" w:rsidP="00BC7BD5">
            <w:pPr>
              <w:rPr>
                <w:b/>
                <w:sz w:val="30"/>
                <w:szCs w:val="30"/>
              </w:rPr>
            </w:pPr>
            <w:r w:rsidRPr="003F5F3A">
              <w:rPr>
                <w:rFonts w:hint="eastAsia"/>
                <w:b/>
                <w:sz w:val="30"/>
                <w:szCs w:val="30"/>
              </w:rPr>
              <w:t>产品版本：</w:t>
            </w:r>
          </w:p>
        </w:tc>
        <w:tc>
          <w:tcPr>
            <w:tcW w:w="5720" w:type="dxa"/>
          </w:tcPr>
          <w:p w:rsidR="00596384" w:rsidRPr="003F5F3A" w:rsidRDefault="00795A36" w:rsidP="00BB5A9D">
            <w:pPr>
              <w:rPr>
                <w:b/>
                <w:sz w:val="30"/>
                <w:szCs w:val="30"/>
              </w:rPr>
            </w:pPr>
            <w:r>
              <w:rPr>
                <w:rFonts w:hint="eastAsia"/>
                <w:b/>
                <w:sz w:val="30"/>
                <w:szCs w:val="30"/>
              </w:rPr>
              <w:t>3.4.</w:t>
            </w:r>
            <w:r w:rsidR="00F630B3">
              <w:rPr>
                <w:rFonts w:hint="eastAsia"/>
                <w:b/>
                <w:sz w:val="30"/>
                <w:szCs w:val="30"/>
              </w:rPr>
              <w:t>1</w:t>
            </w:r>
            <w:r w:rsidR="00516602">
              <w:rPr>
                <w:rFonts w:hint="eastAsia"/>
                <w:b/>
                <w:sz w:val="30"/>
                <w:szCs w:val="30"/>
              </w:rPr>
              <w:t>1</w:t>
            </w:r>
            <w:r>
              <w:rPr>
                <w:rFonts w:hint="eastAsia"/>
                <w:b/>
                <w:sz w:val="30"/>
                <w:szCs w:val="30"/>
              </w:rPr>
              <w:t>.30</w:t>
            </w:r>
            <w:r w:rsidR="00516602">
              <w:rPr>
                <w:rFonts w:hint="eastAsia"/>
                <w:b/>
                <w:sz w:val="30"/>
                <w:szCs w:val="30"/>
              </w:rPr>
              <w:t>0</w:t>
            </w:r>
          </w:p>
        </w:tc>
      </w:tr>
      <w:tr w:rsidR="00596384" w:rsidTr="00BC7BD5">
        <w:tc>
          <w:tcPr>
            <w:tcW w:w="1985" w:type="dxa"/>
          </w:tcPr>
          <w:p w:rsidR="00596384" w:rsidRPr="003F5F3A" w:rsidRDefault="00596384" w:rsidP="00BC7BD5">
            <w:pPr>
              <w:rPr>
                <w:b/>
                <w:sz w:val="30"/>
                <w:szCs w:val="30"/>
              </w:rPr>
            </w:pPr>
          </w:p>
        </w:tc>
        <w:tc>
          <w:tcPr>
            <w:tcW w:w="5720" w:type="dxa"/>
          </w:tcPr>
          <w:p w:rsidR="00596384" w:rsidRPr="003F5F3A" w:rsidRDefault="00596384" w:rsidP="00BC7BD5">
            <w:pPr>
              <w:rPr>
                <w:b/>
                <w:sz w:val="30"/>
                <w:szCs w:val="30"/>
              </w:rPr>
            </w:pPr>
          </w:p>
        </w:tc>
      </w:tr>
      <w:tr w:rsidR="00596384" w:rsidTr="00BC7BD5">
        <w:tc>
          <w:tcPr>
            <w:tcW w:w="1985" w:type="dxa"/>
          </w:tcPr>
          <w:p w:rsidR="00596384" w:rsidRPr="003F5F3A" w:rsidRDefault="00596384" w:rsidP="00BC7BD5">
            <w:pPr>
              <w:rPr>
                <w:b/>
                <w:sz w:val="30"/>
                <w:szCs w:val="30"/>
              </w:rPr>
            </w:pPr>
            <w:r w:rsidRPr="003F5F3A">
              <w:rPr>
                <w:rFonts w:hint="eastAsia"/>
                <w:b/>
                <w:sz w:val="30"/>
                <w:szCs w:val="30"/>
              </w:rPr>
              <w:t>报告编号：</w:t>
            </w:r>
          </w:p>
        </w:tc>
        <w:tc>
          <w:tcPr>
            <w:tcW w:w="5720" w:type="dxa"/>
          </w:tcPr>
          <w:p w:rsidR="00596384" w:rsidRPr="003F5F3A" w:rsidRDefault="00596384" w:rsidP="00BC7BD5">
            <w:pPr>
              <w:rPr>
                <w:b/>
                <w:sz w:val="30"/>
                <w:szCs w:val="30"/>
              </w:rPr>
            </w:pPr>
          </w:p>
        </w:tc>
      </w:tr>
    </w:tbl>
    <w:p w:rsidR="00596384" w:rsidRDefault="00596384" w:rsidP="00596384">
      <w:pPr>
        <w:jc w:val="center"/>
      </w:pPr>
    </w:p>
    <w:p w:rsidR="00596384" w:rsidRDefault="00596384" w:rsidP="00596384">
      <w:pPr>
        <w:jc w:val="center"/>
      </w:pPr>
    </w:p>
    <w:p w:rsidR="00596384" w:rsidRDefault="00596384" w:rsidP="00596384">
      <w:pPr>
        <w:jc w:val="center"/>
      </w:pPr>
    </w:p>
    <w:p w:rsidR="00596384" w:rsidRDefault="00596384" w:rsidP="00596384">
      <w:pPr>
        <w:jc w:val="center"/>
      </w:pPr>
    </w:p>
    <w:p w:rsidR="00596384" w:rsidRDefault="00596384" w:rsidP="00596384">
      <w:pPr>
        <w:jc w:val="center"/>
      </w:pPr>
      <w:r w:rsidRPr="003F5F3A">
        <w:rPr>
          <w:noProof/>
        </w:rPr>
        <w:drawing>
          <wp:inline distT="0" distB="0" distL="0" distR="0">
            <wp:extent cx="933450" cy="960755"/>
            <wp:effectExtent l="1905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_POS_RGB_Vertical"/>
                    <pic:cNvPicPr>
                      <a:picLocks noChangeAspect="1" noChangeArrowheads="1"/>
                    </pic:cNvPicPr>
                  </pic:nvPicPr>
                  <pic:blipFill>
                    <a:blip r:embed="rId11" cstate="print"/>
                    <a:srcRect/>
                    <a:stretch>
                      <a:fillRect/>
                    </a:stretch>
                  </pic:blipFill>
                  <pic:spPr bwMode="auto">
                    <a:xfrm>
                      <a:off x="0" y="0"/>
                      <a:ext cx="933450" cy="960755"/>
                    </a:xfrm>
                    <a:prstGeom prst="rect">
                      <a:avLst/>
                    </a:prstGeom>
                    <a:noFill/>
                    <a:ln w="9525">
                      <a:noFill/>
                      <a:miter lim="800000"/>
                      <a:headEnd/>
                      <a:tailEnd/>
                    </a:ln>
                  </pic:spPr>
                </pic:pic>
              </a:graphicData>
            </a:graphic>
          </wp:inline>
        </w:drawing>
      </w:r>
    </w:p>
    <w:p w:rsidR="00596384" w:rsidRDefault="00596384" w:rsidP="00596384">
      <w:pPr>
        <w:jc w:val="center"/>
      </w:pPr>
    </w:p>
    <w:p w:rsidR="00596384" w:rsidRPr="003F5F3A" w:rsidRDefault="00596384" w:rsidP="00596384">
      <w:pPr>
        <w:jc w:val="center"/>
        <w:rPr>
          <w:rFonts w:ascii="黑体" w:eastAsia="黑体" w:hAnsi="黑体"/>
        </w:rPr>
      </w:pPr>
      <w:r w:rsidRPr="003F5F3A">
        <w:rPr>
          <w:rFonts w:ascii="黑体" w:eastAsia="黑体" w:hAnsi="黑体"/>
        </w:rPr>
        <w:t>华为技术有限公司内部网络安全实验室</w:t>
      </w:r>
    </w:p>
    <w:p w:rsidR="00596384" w:rsidRPr="003F5F3A" w:rsidRDefault="00596384" w:rsidP="00596384">
      <w:pPr>
        <w:jc w:val="center"/>
        <w:rPr>
          <w:rFonts w:ascii="黑体" w:eastAsia="黑体" w:hAnsi="黑体"/>
        </w:rPr>
      </w:pPr>
      <w:r w:rsidRPr="003F5F3A">
        <w:rPr>
          <w:rFonts w:ascii="黑体" w:eastAsia="黑体" w:hAnsi="黑体"/>
        </w:rPr>
        <w:t>地址：深圳市龙岗区坂田华为</w:t>
      </w:r>
      <w:r w:rsidR="00BC7BD5">
        <w:rPr>
          <w:rFonts w:ascii="黑体" w:eastAsia="黑体" w:hAnsi="黑体"/>
        </w:rPr>
        <w:t>B</w:t>
      </w:r>
      <w:r w:rsidR="00BD6EFB">
        <w:rPr>
          <w:rFonts w:ascii="黑体" w:eastAsia="黑体" w:hAnsi="黑体" w:hint="eastAsia"/>
        </w:rPr>
        <w:t>2</w:t>
      </w:r>
    </w:p>
    <w:p w:rsidR="00596384" w:rsidRPr="003F5F3A" w:rsidRDefault="00596384" w:rsidP="00596384">
      <w:pPr>
        <w:jc w:val="center"/>
        <w:rPr>
          <w:rFonts w:ascii="黑体" w:eastAsia="黑体" w:hAnsi="黑体"/>
        </w:rPr>
      </w:pPr>
      <w:r w:rsidRPr="003F5F3A">
        <w:rPr>
          <w:rFonts w:ascii="黑体" w:eastAsia="黑体" w:hAnsi="黑体"/>
        </w:rPr>
        <w:t>电话：+86 755 28780808    传真：+86 755 28786994</w:t>
      </w:r>
    </w:p>
    <w:p w:rsidR="00596384" w:rsidRDefault="00596384" w:rsidP="00596384">
      <w:pPr>
        <w:jc w:val="center"/>
        <w:rPr>
          <w:rFonts w:ascii="Arial" w:hAnsi="Arial" w:cs="Arial"/>
          <w:b/>
          <w:sz w:val="24"/>
          <w:szCs w:val="24"/>
        </w:rPr>
      </w:pPr>
      <w:r w:rsidRPr="003F5F3A">
        <w:rPr>
          <w:rFonts w:ascii="Arial" w:hAnsi="Arial" w:cs="Arial"/>
          <w:b/>
          <w:sz w:val="24"/>
          <w:szCs w:val="24"/>
        </w:rPr>
        <w:t>版权所有</w:t>
      </w:r>
      <w:r w:rsidRPr="003F5F3A">
        <w:rPr>
          <w:rFonts w:ascii="Arial" w:hAnsi="Arial" w:cs="Arial"/>
          <w:b/>
          <w:sz w:val="24"/>
          <w:szCs w:val="24"/>
        </w:rPr>
        <w:t xml:space="preserve">  </w:t>
      </w:r>
      <w:r w:rsidRPr="003F5F3A">
        <w:rPr>
          <w:rFonts w:ascii="Arial" w:hAnsi="Arial" w:cs="Arial"/>
          <w:b/>
          <w:sz w:val="24"/>
          <w:szCs w:val="24"/>
        </w:rPr>
        <w:t>侵权必究</w:t>
      </w:r>
    </w:p>
    <w:p w:rsidR="00596384" w:rsidRDefault="00596384" w:rsidP="00596384">
      <w:pPr>
        <w:widowControl/>
        <w:autoSpaceDE/>
        <w:autoSpaceDN/>
        <w:adjustRightInd/>
        <w:spacing w:line="240" w:lineRule="auto"/>
        <w:rPr>
          <w:rFonts w:ascii="Arial" w:hAnsi="Arial" w:cs="Arial"/>
          <w:b/>
          <w:sz w:val="24"/>
          <w:szCs w:val="24"/>
        </w:rPr>
        <w:sectPr w:rsidR="00596384" w:rsidSect="00BC7BD5">
          <w:headerReference w:type="even" r:id="rId12"/>
          <w:headerReference w:type="default" r:id="rId13"/>
          <w:footerReference w:type="even" r:id="rId14"/>
          <w:footerReference w:type="default" r:id="rId15"/>
          <w:headerReference w:type="first" r:id="rId16"/>
          <w:footerReference w:type="first" r:id="rId17"/>
          <w:pgSz w:w="11906" w:h="16838"/>
          <w:pgMar w:top="1312" w:right="1800" w:bottom="1440" w:left="1800" w:header="779" w:footer="992" w:gutter="0"/>
          <w:pgNumType w:fmt="upperRoman" w:start="1"/>
          <w:cols w:space="425"/>
          <w:titlePg/>
          <w:docGrid w:type="lines" w:linePitch="312"/>
        </w:sectPr>
      </w:pPr>
      <w:r>
        <w:rPr>
          <w:rFonts w:ascii="Arial" w:hAnsi="Arial" w:cs="Arial"/>
          <w:b/>
          <w:sz w:val="24"/>
          <w:szCs w:val="24"/>
        </w:rPr>
        <w:br w:type="page"/>
      </w:r>
    </w:p>
    <w:p w:rsidR="00596384" w:rsidRDefault="00596384" w:rsidP="00596384">
      <w:pPr>
        <w:jc w:val="center"/>
        <w:rPr>
          <w:b/>
          <w:sz w:val="24"/>
          <w:szCs w:val="24"/>
        </w:rPr>
      </w:pPr>
      <w:r>
        <w:rPr>
          <w:rFonts w:hint="eastAsia"/>
          <w:b/>
          <w:sz w:val="24"/>
          <w:szCs w:val="24"/>
        </w:rPr>
        <w:lastRenderedPageBreak/>
        <w:t>声</w:t>
      </w:r>
      <w:r>
        <w:rPr>
          <w:rFonts w:hint="eastAsia"/>
          <w:b/>
          <w:sz w:val="24"/>
          <w:szCs w:val="24"/>
        </w:rPr>
        <w:t xml:space="preserve"> </w:t>
      </w:r>
      <w:r>
        <w:rPr>
          <w:rFonts w:hint="eastAsia"/>
          <w:b/>
          <w:sz w:val="24"/>
          <w:szCs w:val="24"/>
        </w:rPr>
        <w:t>明</w:t>
      </w:r>
    </w:p>
    <w:p w:rsidR="00596384" w:rsidRPr="003C3840" w:rsidRDefault="00596384" w:rsidP="00596384">
      <w:r w:rsidRPr="003C3840">
        <w:rPr>
          <w:rFonts w:hint="eastAsia"/>
        </w:rPr>
        <w:t>1</w:t>
      </w:r>
      <w:r w:rsidRPr="003C3840">
        <w:rPr>
          <w:rFonts w:hint="eastAsia"/>
        </w:rPr>
        <w:t>、如无报告拟制人和审批人的签字，报告将视为无效</w:t>
      </w:r>
    </w:p>
    <w:p w:rsidR="00596384" w:rsidRPr="003C3840" w:rsidRDefault="00596384" w:rsidP="00596384">
      <w:r w:rsidRPr="003C3840">
        <w:rPr>
          <w:rFonts w:hint="eastAsia"/>
        </w:rPr>
        <w:t>2</w:t>
      </w:r>
      <w:r w:rsidRPr="003C3840">
        <w:rPr>
          <w:rFonts w:hint="eastAsia"/>
        </w:rPr>
        <w:t>、如无证据证明评估结果不符合，则所有不符合项的判断均无效</w:t>
      </w:r>
    </w:p>
    <w:p w:rsidR="00596384" w:rsidRPr="003C3840" w:rsidRDefault="00596384" w:rsidP="00596384">
      <w:r w:rsidRPr="003C3840">
        <w:rPr>
          <w:rFonts w:hint="eastAsia"/>
        </w:rPr>
        <w:t>3</w:t>
      </w:r>
      <w:r w:rsidRPr="003C3840">
        <w:rPr>
          <w:rFonts w:hint="eastAsia"/>
        </w:rPr>
        <w:t>、本评估报告的结果只对被检测样品有效</w:t>
      </w:r>
    </w:p>
    <w:p w:rsidR="00596384" w:rsidRDefault="00596384" w:rsidP="00596384">
      <w:r w:rsidRPr="003C3840">
        <w:rPr>
          <w:rFonts w:hint="eastAsia"/>
        </w:rPr>
        <w:t>4</w:t>
      </w:r>
      <w:r w:rsidRPr="003C3840">
        <w:rPr>
          <w:rFonts w:hint="eastAsia"/>
        </w:rPr>
        <w:t>、未经实验室的书面批准不得部分</w:t>
      </w:r>
      <w:r w:rsidRPr="003C3840">
        <w:rPr>
          <w:rFonts w:hint="eastAsia"/>
        </w:rPr>
        <w:t>/</w:t>
      </w:r>
      <w:r w:rsidRPr="003C3840">
        <w:rPr>
          <w:rFonts w:hint="eastAsia"/>
        </w:rPr>
        <w:t>全部复制报告的内容</w:t>
      </w:r>
    </w:p>
    <w:p w:rsidR="00596384" w:rsidRDefault="00596384">
      <w:pPr>
        <w:widowControl/>
        <w:autoSpaceDE/>
        <w:autoSpaceDN/>
        <w:adjustRightInd/>
        <w:spacing w:line="240" w:lineRule="auto"/>
      </w:pPr>
      <w:r>
        <w:br w:type="page"/>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146"/>
      </w:tblGrid>
      <w:tr w:rsidR="00596384" w:rsidTr="00BC7BD5">
        <w:trPr>
          <w:trHeight w:hRule="exact" w:val="397"/>
        </w:trPr>
        <w:tc>
          <w:tcPr>
            <w:tcW w:w="2376" w:type="dxa"/>
          </w:tcPr>
          <w:p w:rsidR="00596384" w:rsidRPr="004D375A" w:rsidRDefault="00596384" w:rsidP="00BC7BD5">
            <w:pPr>
              <w:rPr>
                <w:b/>
              </w:rPr>
            </w:pPr>
            <w:r w:rsidRPr="004D375A">
              <w:rPr>
                <w:rFonts w:hint="eastAsia"/>
                <w:b/>
              </w:rPr>
              <w:lastRenderedPageBreak/>
              <w:t>申请人</w:t>
            </w:r>
            <w:r w:rsidRPr="004D375A">
              <w:rPr>
                <w:rFonts w:hint="eastAsia"/>
                <w:b/>
              </w:rPr>
              <w:t>:</w:t>
            </w:r>
          </w:p>
        </w:tc>
        <w:tc>
          <w:tcPr>
            <w:tcW w:w="6146" w:type="dxa"/>
          </w:tcPr>
          <w:p w:rsidR="00596384" w:rsidRDefault="00596384" w:rsidP="00BC7BD5">
            <w:pPr>
              <w:rPr>
                <w:b/>
              </w:rPr>
            </w:pPr>
            <w:r>
              <w:rPr>
                <w:rFonts w:hint="eastAsia"/>
              </w:rPr>
              <w:t>华为技术有限公司</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地址：</w:t>
            </w:r>
          </w:p>
        </w:tc>
        <w:tc>
          <w:tcPr>
            <w:tcW w:w="6146" w:type="dxa"/>
          </w:tcPr>
          <w:p w:rsidR="00596384" w:rsidRDefault="00596384" w:rsidP="00BC7BD5">
            <w:pPr>
              <w:rPr>
                <w:b/>
              </w:rPr>
            </w:pPr>
            <w:r>
              <w:rPr>
                <w:rFonts w:hint="eastAsia"/>
              </w:rPr>
              <w:t>深圳市龙岗区坂田华为总部办公楼</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产品名称：</w:t>
            </w:r>
          </w:p>
        </w:tc>
        <w:tc>
          <w:tcPr>
            <w:tcW w:w="6146" w:type="dxa"/>
          </w:tcPr>
          <w:p w:rsidR="00596384" w:rsidRDefault="00596384" w:rsidP="00BC7BD5">
            <w:pPr>
              <w:rPr>
                <w:b/>
              </w:rPr>
            </w:pPr>
          </w:p>
        </w:tc>
      </w:tr>
      <w:tr w:rsidR="00596384" w:rsidTr="00BC7BD5">
        <w:trPr>
          <w:trHeight w:hRule="exact" w:val="397"/>
        </w:trPr>
        <w:tc>
          <w:tcPr>
            <w:tcW w:w="2376" w:type="dxa"/>
          </w:tcPr>
          <w:p w:rsidR="00596384" w:rsidRPr="004D375A" w:rsidRDefault="00596384" w:rsidP="00BC7BD5">
            <w:pPr>
              <w:rPr>
                <w:b/>
              </w:rPr>
            </w:pPr>
            <w:r w:rsidRPr="004D375A">
              <w:rPr>
                <w:rFonts w:hint="eastAsia"/>
                <w:b/>
              </w:rPr>
              <w:t>版本：</w:t>
            </w:r>
          </w:p>
        </w:tc>
        <w:tc>
          <w:tcPr>
            <w:tcW w:w="6146" w:type="dxa"/>
          </w:tcPr>
          <w:p w:rsidR="00596384" w:rsidRDefault="00596384" w:rsidP="00BC7BD5">
            <w:pPr>
              <w:rPr>
                <w:b/>
              </w:rPr>
            </w:pPr>
          </w:p>
        </w:tc>
      </w:tr>
      <w:tr w:rsidR="00596384" w:rsidTr="00BC7BD5">
        <w:trPr>
          <w:trHeight w:hRule="exact" w:val="397"/>
        </w:trPr>
        <w:tc>
          <w:tcPr>
            <w:tcW w:w="2376" w:type="dxa"/>
          </w:tcPr>
          <w:p w:rsidR="00596384" w:rsidRPr="004D375A" w:rsidRDefault="00596384" w:rsidP="00BC7BD5">
            <w:pPr>
              <w:rPr>
                <w:b/>
              </w:rPr>
            </w:pPr>
            <w:r w:rsidRPr="004D375A">
              <w:rPr>
                <w:rFonts w:hint="eastAsia"/>
                <w:b/>
              </w:rPr>
              <w:t>版本所处开发阶段：</w:t>
            </w:r>
          </w:p>
        </w:tc>
        <w:tc>
          <w:tcPr>
            <w:tcW w:w="6146" w:type="dxa"/>
          </w:tcPr>
          <w:p w:rsidR="00596384" w:rsidRDefault="00596384" w:rsidP="00BC7BD5">
            <w:pPr>
              <w:rPr>
                <w:b/>
              </w:rPr>
            </w:pPr>
          </w:p>
        </w:tc>
      </w:tr>
      <w:tr w:rsidR="00596384" w:rsidTr="00BC7BD5">
        <w:trPr>
          <w:trHeight w:hRule="exact" w:val="397"/>
        </w:trPr>
        <w:tc>
          <w:tcPr>
            <w:tcW w:w="2376" w:type="dxa"/>
          </w:tcPr>
          <w:p w:rsidR="00596384" w:rsidRPr="004D375A" w:rsidRDefault="00596384" w:rsidP="00BC7BD5">
            <w:pPr>
              <w:rPr>
                <w:rFonts w:ascii="Arial" w:cs="Arial"/>
                <w:b/>
                <w:color w:val="000000" w:themeColor="text1"/>
                <w:spacing w:val="-3"/>
              </w:rPr>
            </w:pPr>
          </w:p>
        </w:tc>
        <w:tc>
          <w:tcPr>
            <w:tcW w:w="6146" w:type="dxa"/>
          </w:tcPr>
          <w:p w:rsidR="00596384" w:rsidRDefault="00596384" w:rsidP="00BC7BD5"/>
        </w:tc>
      </w:tr>
      <w:tr w:rsidR="00596384" w:rsidTr="00BC7BD5">
        <w:trPr>
          <w:trHeight w:hRule="exact" w:val="397"/>
        </w:trPr>
        <w:tc>
          <w:tcPr>
            <w:tcW w:w="2376" w:type="dxa"/>
          </w:tcPr>
          <w:p w:rsidR="00596384" w:rsidRPr="004D375A" w:rsidRDefault="00596384" w:rsidP="00BC7BD5">
            <w:pPr>
              <w:rPr>
                <w:b/>
              </w:rPr>
            </w:pPr>
            <w:r w:rsidRPr="004D375A">
              <w:rPr>
                <w:rFonts w:ascii="Arial" w:cs="Arial" w:hint="eastAsia"/>
                <w:b/>
                <w:color w:val="000000" w:themeColor="text1"/>
                <w:spacing w:val="-3"/>
              </w:rPr>
              <w:t>评估</w:t>
            </w:r>
            <w:r w:rsidRPr="004D375A">
              <w:rPr>
                <w:rFonts w:ascii="Arial" w:cs="Arial"/>
                <w:b/>
                <w:color w:val="000000" w:themeColor="text1"/>
                <w:spacing w:val="-3"/>
              </w:rPr>
              <w:t>标准</w:t>
            </w:r>
            <w:r w:rsidRPr="004D375A">
              <w:rPr>
                <w:rFonts w:ascii="Arial" w:cs="Arial" w:hint="eastAsia"/>
                <w:b/>
                <w:color w:val="000000" w:themeColor="text1"/>
                <w:spacing w:val="-3"/>
              </w:rPr>
              <w:t>：</w:t>
            </w:r>
          </w:p>
        </w:tc>
        <w:tc>
          <w:tcPr>
            <w:tcW w:w="6146" w:type="dxa"/>
          </w:tcPr>
          <w:p w:rsidR="00596384" w:rsidRDefault="00596384" w:rsidP="00BC7BD5">
            <w:pPr>
              <w:rPr>
                <w:b/>
              </w:rPr>
            </w:pPr>
            <w:r>
              <w:rPr>
                <w:rFonts w:hint="eastAsia"/>
              </w:rPr>
              <w:t>网络安全和隐私保护</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样品接收时间：</w:t>
            </w:r>
          </w:p>
        </w:tc>
        <w:tc>
          <w:tcPr>
            <w:tcW w:w="6146" w:type="dxa"/>
          </w:tcPr>
          <w:p w:rsidR="00596384" w:rsidRDefault="00622D49" w:rsidP="00A26614">
            <w:pPr>
              <w:rPr>
                <w:b/>
              </w:rPr>
            </w:pPr>
            <w:r>
              <w:rPr>
                <w:rFonts w:hint="eastAsia"/>
              </w:rPr>
              <w:t>201</w:t>
            </w:r>
            <w:r w:rsidR="00F630B3">
              <w:rPr>
                <w:rFonts w:hint="eastAsia"/>
              </w:rPr>
              <w:t>7</w:t>
            </w:r>
            <w:r w:rsidR="00596384">
              <w:rPr>
                <w:rFonts w:hint="eastAsia"/>
              </w:rPr>
              <w:t>-</w:t>
            </w:r>
            <w:r w:rsidR="00F630B3">
              <w:rPr>
                <w:rFonts w:hint="eastAsia"/>
              </w:rPr>
              <w:t>0</w:t>
            </w:r>
            <w:r w:rsidR="00237755">
              <w:rPr>
                <w:rFonts w:hint="eastAsia"/>
              </w:rPr>
              <w:t>4</w:t>
            </w:r>
            <w:r w:rsidR="00596384">
              <w:rPr>
                <w:rFonts w:hint="eastAsia"/>
              </w:rPr>
              <w:t>-</w:t>
            </w:r>
            <w:r w:rsidR="0003515E">
              <w:rPr>
                <w:rFonts w:hint="eastAsia"/>
              </w:rPr>
              <w:t>24</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评估开始时间：</w:t>
            </w:r>
          </w:p>
        </w:tc>
        <w:tc>
          <w:tcPr>
            <w:tcW w:w="6146" w:type="dxa"/>
          </w:tcPr>
          <w:p w:rsidR="00596384" w:rsidRDefault="00D911B8" w:rsidP="00A26614">
            <w:r>
              <w:rPr>
                <w:rFonts w:hint="eastAsia"/>
              </w:rPr>
              <w:t>201</w:t>
            </w:r>
            <w:r w:rsidR="00F630B3">
              <w:rPr>
                <w:rFonts w:hint="eastAsia"/>
              </w:rPr>
              <w:t>7</w:t>
            </w:r>
            <w:r w:rsidR="00622D49">
              <w:rPr>
                <w:rFonts w:hint="eastAsia"/>
              </w:rPr>
              <w:t>-</w:t>
            </w:r>
            <w:r w:rsidR="00F630B3">
              <w:rPr>
                <w:rFonts w:hint="eastAsia"/>
              </w:rPr>
              <w:t>0</w:t>
            </w:r>
            <w:r w:rsidR="00237755">
              <w:rPr>
                <w:rFonts w:hint="eastAsia"/>
              </w:rPr>
              <w:t>4</w:t>
            </w:r>
            <w:r w:rsidR="00A26614">
              <w:rPr>
                <w:rFonts w:hint="eastAsia"/>
              </w:rPr>
              <w:t>-</w:t>
            </w:r>
            <w:r w:rsidR="0003515E">
              <w:rPr>
                <w:rFonts w:hint="eastAsia"/>
              </w:rPr>
              <w:t>24</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评估结束时间：</w:t>
            </w:r>
          </w:p>
        </w:tc>
        <w:tc>
          <w:tcPr>
            <w:tcW w:w="6146" w:type="dxa"/>
          </w:tcPr>
          <w:p w:rsidR="00596384" w:rsidRDefault="00D911B8" w:rsidP="00A26614">
            <w:r>
              <w:rPr>
                <w:rFonts w:hint="eastAsia"/>
              </w:rPr>
              <w:t>201</w:t>
            </w:r>
            <w:r w:rsidR="00F630B3">
              <w:rPr>
                <w:rFonts w:hint="eastAsia"/>
              </w:rPr>
              <w:t>7</w:t>
            </w:r>
            <w:r w:rsidR="00622D49">
              <w:rPr>
                <w:rFonts w:hint="eastAsia"/>
              </w:rPr>
              <w:t>-</w:t>
            </w:r>
            <w:r w:rsidR="00F630B3">
              <w:rPr>
                <w:rFonts w:hint="eastAsia"/>
              </w:rPr>
              <w:t>0</w:t>
            </w:r>
            <w:r w:rsidR="00237755">
              <w:rPr>
                <w:rFonts w:hint="eastAsia"/>
              </w:rPr>
              <w:t>4</w:t>
            </w:r>
            <w:r w:rsidR="00A26614">
              <w:rPr>
                <w:rFonts w:hint="eastAsia"/>
              </w:rPr>
              <w:t>-</w:t>
            </w:r>
            <w:r w:rsidR="0003515E">
              <w:rPr>
                <w:rFonts w:hint="eastAsia"/>
              </w:rPr>
              <w:t>24</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评估地点：</w:t>
            </w:r>
          </w:p>
        </w:tc>
        <w:tc>
          <w:tcPr>
            <w:tcW w:w="6146" w:type="dxa"/>
          </w:tcPr>
          <w:p w:rsidR="00596384" w:rsidRDefault="00DD1835" w:rsidP="004E4F12">
            <w:pPr>
              <w:rPr>
                <w:b/>
              </w:rPr>
            </w:pPr>
            <w:r>
              <w:rPr>
                <w:rFonts w:hint="eastAsia"/>
              </w:rPr>
              <w:t>华为南研</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评估人员：</w:t>
            </w:r>
          </w:p>
        </w:tc>
        <w:tc>
          <w:tcPr>
            <w:tcW w:w="6146" w:type="dxa"/>
          </w:tcPr>
          <w:p w:rsidR="00596384" w:rsidRDefault="00795A36" w:rsidP="00795A36">
            <w:r>
              <w:rPr>
                <w:rFonts w:hint="eastAsia"/>
              </w:rPr>
              <w:t>张洁</w:t>
            </w:r>
            <w:r w:rsidR="00E125F5" w:rsidRPr="00E125F5">
              <w:t>/</w:t>
            </w:r>
            <w:r>
              <w:rPr>
                <w:rFonts w:hint="eastAsia"/>
              </w:rPr>
              <w:t>zWX309155</w:t>
            </w:r>
          </w:p>
        </w:tc>
      </w:tr>
      <w:tr w:rsidR="00596384" w:rsidTr="00BC7BD5">
        <w:trPr>
          <w:trHeight w:hRule="exact" w:val="397"/>
        </w:trPr>
        <w:tc>
          <w:tcPr>
            <w:tcW w:w="2376" w:type="dxa"/>
          </w:tcPr>
          <w:p w:rsidR="00596384" w:rsidRPr="004D375A" w:rsidRDefault="00596384" w:rsidP="00BC7BD5">
            <w:pPr>
              <w:rPr>
                <w:b/>
              </w:rPr>
            </w:pPr>
            <w:r w:rsidRPr="004D375A">
              <w:rPr>
                <w:rFonts w:hint="eastAsia"/>
                <w:b/>
              </w:rPr>
              <w:t>产品线相关接口人：</w:t>
            </w:r>
          </w:p>
        </w:tc>
        <w:tc>
          <w:tcPr>
            <w:tcW w:w="6146" w:type="dxa"/>
          </w:tcPr>
          <w:p w:rsidR="00596384" w:rsidRDefault="00795A36" w:rsidP="00E125F5">
            <w:r>
              <w:rPr>
                <w:rFonts w:hint="eastAsia"/>
              </w:rPr>
              <w:t>杨婷</w:t>
            </w:r>
            <w:r>
              <w:rPr>
                <w:rFonts w:hint="eastAsia"/>
              </w:rPr>
              <w:t>/00287689</w:t>
            </w:r>
          </w:p>
        </w:tc>
      </w:tr>
    </w:tbl>
    <w:p w:rsidR="00596384" w:rsidRDefault="00596384" w:rsidP="00596384">
      <w:pPr>
        <w:rPr>
          <w:b/>
        </w:rPr>
      </w:pPr>
    </w:p>
    <w:p w:rsidR="00596384" w:rsidRDefault="00596384" w:rsidP="00596384"/>
    <w:p w:rsidR="00596384" w:rsidRDefault="00596384" w:rsidP="00596384"/>
    <w:p w:rsidR="00596384" w:rsidRDefault="00596384" w:rsidP="00596384"/>
    <w:p w:rsidR="00596384" w:rsidRDefault="00596384" w:rsidP="0059638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6571"/>
      </w:tblGrid>
      <w:tr w:rsidR="00596384" w:rsidTr="00480B80">
        <w:trPr>
          <w:trHeight w:hRule="exact" w:val="397"/>
        </w:trPr>
        <w:tc>
          <w:tcPr>
            <w:tcW w:w="1951" w:type="dxa"/>
          </w:tcPr>
          <w:p w:rsidR="00596384" w:rsidRPr="004D375A" w:rsidRDefault="00596384" w:rsidP="00BC7BD5">
            <w:pPr>
              <w:rPr>
                <w:b/>
              </w:rPr>
            </w:pPr>
            <w:r>
              <w:rPr>
                <w:rFonts w:hint="eastAsia"/>
                <w:b/>
              </w:rPr>
              <w:t>拟制</w:t>
            </w:r>
            <w:r w:rsidRPr="004D375A">
              <w:rPr>
                <w:rFonts w:hint="eastAsia"/>
                <w:b/>
              </w:rPr>
              <w:t>人</w:t>
            </w:r>
            <w:r w:rsidRPr="004D375A">
              <w:rPr>
                <w:rFonts w:hint="eastAsia"/>
                <w:b/>
              </w:rPr>
              <w:t>:</w:t>
            </w:r>
          </w:p>
        </w:tc>
        <w:tc>
          <w:tcPr>
            <w:tcW w:w="6571" w:type="dxa"/>
          </w:tcPr>
          <w:p w:rsidR="00596384" w:rsidRPr="00B04D25" w:rsidRDefault="00D911B8" w:rsidP="00A26614">
            <w:pPr>
              <w:pStyle w:val="ae"/>
              <w:tabs>
                <w:tab w:val="left" w:pos="2967"/>
                <w:tab w:val="left" w:pos="4506"/>
                <w:tab w:val="right" w:pos="6237"/>
                <w:tab w:val="right" w:pos="9240"/>
              </w:tabs>
              <w:spacing w:line="400" w:lineRule="exact"/>
              <w:ind w:left="34" w:right="-240" w:hanging="34"/>
              <w:rPr>
                <w:rFonts w:ascii="Arial" w:hAnsi="Arial" w:cs="Arial"/>
                <w:color w:val="000000" w:themeColor="text1"/>
                <w:spacing w:val="-3"/>
                <w:sz w:val="21"/>
                <w:u w:val="single"/>
              </w:rPr>
            </w:pPr>
            <w:r>
              <w:rPr>
                <w:rFonts w:ascii="Arial" w:hAnsi="Arial" w:cs="Arial"/>
                <w:color w:val="000000" w:themeColor="text1"/>
                <w:sz w:val="21"/>
                <w:u w:val="single"/>
              </w:rPr>
              <w:t>201</w:t>
            </w:r>
            <w:r>
              <w:rPr>
                <w:rFonts w:ascii="Arial" w:hAnsi="Arial" w:cs="Arial" w:hint="eastAsia"/>
                <w:color w:val="000000" w:themeColor="text1"/>
                <w:sz w:val="21"/>
                <w:u w:val="single"/>
              </w:rPr>
              <w:t>6</w:t>
            </w:r>
            <w:r w:rsidR="004C4712">
              <w:rPr>
                <w:rFonts w:ascii="Arial" w:hAnsi="Arial" w:cs="Arial"/>
                <w:color w:val="000000" w:themeColor="text1"/>
                <w:sz w:val="21"/>
                <w:u w:val="single"/>
              </w:rPr>
              <w:t>-</w:t>
            </w:r>
            <w:r w:rsidR="00F630B3">
              <w:rPr>
                <w:rFonts w:ascii="Arial" w:hAnsi="Arial" w:cs="Arial" w:hint="eastAsia"/>
                <w:color w:val="000000" w:themeColor="text1"/>
                <w:sz w:val="21"/>
                <w:u w:val="single"/>
              </w:rPr>
              <w:t>0</w:t>
            </w:r>
            <w:r w:rsidR="00237755">
              <w:rPr>
                <w:rFonts w:ascii="Arial" w:hAnsi="Arial" w:cs="Arial" w:hint="eastAsia"/>
                <w:color w:val="000000" w:themeColor="text1"/>
                <w:sz w:val="21"/>
                <w:u w:val="single"/>
              </w:rPr>
              <w:t>4-</w:t>
            </w:r>
            <w:r w:rsidR="0003515E">
              <w:rPr>
                <w:rFonts w:ascii="Arial" w:hAnsi="Arial" w:cs="Arial" w:hint="eastAsia"/>
                <w:color w:val="000000" w:themeColor="text1"/>
                <w:sz w:val="21"/>
                <w:u w:val="single"/>
              </w:rPr>
              <w:t>24</w:t>
            </w:r>
            <w:r w:rsidR="00596384" w:rsidRPr="00B04D25">
              <w:rPr>
                <w:rFonts w:ascii="Arial" w:hAnsi="Arial" w:cs="Arial"/>
                <w:color w:val="000000" w:themeColor="text1"/>
                <w:spacing w:val="-3"/>
                <w:sz w:val="21"/>
                <w:u w:val="single"/>
              </w:rPr>
              <w:t xml:space="preserve">     </w:t>
            </w:r>
            <w:r w:rsidR="00795A36">
              <w:rPr>
                <w:rFonts w:ascii="Arial" w:cs="Arial" w:hint="eastAsia"/>
                <w:color w:val="000000" w:themeColor="text1"/>
                <w:spacing w:val="-3"/>
                <w:sz w:val="21"/>
                <w:u w:val="single"/>
              </w:rPr>
              <w:t>张洁</w:t>
            </w:r>
            <w:r w:rsidR="00596384" w:rsidRPr="00B04D25">
              <w:rPr>
                <w:rFonts w:ascii="Arial" w:hAnsi="Arial" w:cs="Arial"/>
                <w:color w:val="000000" w:themeColor="text1"/>
                <w:spacing w:val="-3"/>
                <w:sz w:val="21"/>
                <w:u w:val="single"/>
              </w:rPr>
              <w:t>/</w:t>
            </w:r>
            <w:r w:rsidR="00795A36">
              <w:rPr>
                <w:rFonts w:ascii="Arial" w:hAnsi="Arial" w:cs="Arial" w:hint="eastAsia"/>
                <w:color w:val="000000" w:themeColor="text1"/>
                <w:spacing w:val="-3"/>
                <w:sz w:val="21"/>
                <w:u w:val="single"/>
              </w:rPr>
              <w:t>zWX309155</w:t>
            </w:r>
            <w:r w:rsidR="00596384" w:rsidRPr="00B04D25">
              <w:rPr>
                <w:rFonts w:ascii="Arial" w:hAnsi="Arial" w:cs="Arial"/>
                <w:color w:val="000000" w:themeColor="text1"/>
                <w:spacing w:val="-3"/>
                <w:sz w:val="21"/>
                <w:u w:val="single"/>
              </w:rPr>
              <w:t xml:space="preserve">    </w:t>
            </w:r>
            <w:r w:rsidR="00596384" w:rsidRPr="00B04D25">
              <w:rPr>
                <w:rFonts w:ascii="Arial" w:cs="Arial"/>
                <w:color w:val="000000" w:themeColor="text1"/>
                <w:spacing w:val="-3"/>
                <w:sz w:val="21"/>
                <w:u w:val="single"/>
              </w:rPr>
              <w:t>工程师</w:t>
            </w:r>
            <w:r w:rsidR="00596384" w:rsidRPr="00B04D25">
              <w:rPr>
                <w:rFonts w:ascii="Arial" w:hAnsi="Arial" w:cs="Arial"/>
                <w:color w:val="000000" w:themeColor="text1"/>
                <w:spacing w:val="-3"/>
                <w:sz w:val="21"/>
                <w:u w:val="single"/>
              </w:rPr>
              <w:tab/>
              <w:t xml:space="preserve">                          </w:t>
            </w:r>
          </w:p>
          <w:p w:rsidR="00596384" w:rsidRDefault="00596384" w:rsidP="00BC7BD5">
            <w:pPr>
              <w:rPr>
                <w:b/>
              </w:rPr>
            </w:pPr>
            <w:r w:rsidRPr="00B04D25">
              <w:rPr>
                <w:rFonts w:ascii="Arial" w:cs="Arial"/>
                <w:color w:val="000000" w:themeColor="text1"/>
                <w:spacing w:val="-3"/>
              </w:rPr>
              <w:t>日期</w:t>
            </w:r>
            <w:r w:rsidRPr="00B04D25">
              <w:rPr>
                <w:rFonts w:ascii="Arial" w:hAnsi="Arial" w:cs="Arial"/>
                <w:color w:val="000000" w:themeColor="text1"/>
                <w:spacing w:val="-3"/>
              </w:rPr>
              <w:tab/>
            </w:r>
            <w:r w:rsidRPr="00B04D25">
              <w:rPr>
                <w:rFonts w:ascii="Arial" w:cs="Arial"/>
                <w:color w:val="000000" w:themeColor="text1"/>
                <w:spacing w:val="-3"/>
              </w:rPr>
              <w:t>姓名</w:t>
            </w:r>
            <w:r w:rsidRPr="00B04D25">
              <w:rPr>
                <w:rFonts w:ascii="Arial" w:hAnsi="Arial" w:cs="Arial"/>
                <w:color w:val="000000" w:themeColor="text1"/>
                <w:spacing w:val="-3"/>
              </w:rPr>
              <w:t xml:space="preserve">              </w:t>
            </w:r>
            <w:r w:rsidRPr="00B04D25">
              <w:rPr>
                <w:rFonts w:ascii="Arial" w:cs="Arial"/>
                <w:color w:val="000000" w:themeColor="text1"/>
                <w:spacing w:val="-3"/>
              </w:rPr>
              <w:t>职位</w:t>
            </w:r>
            <w:r w:rsidRPr="00B04D25">
              <w:rPr>
                <w:rFonts w:ascii="Arial" w:hAnsi="Arial" w:cs="Arial"/>
                <w:color w:val="000000" w:themeColor="text1"/>
                <w:spacing w:val="-3"/>
              </w:rPr>
              <w:tab/>
            </w:r>
            <w:r w:rsidRPr="00B04D25">
              <w:rPr>
                <w:rFonts w:ascii="Arial" w:cs="Arial"/>
                <w:color w:val="000000" w:themeColor="text1"/>
                <w:spacing w:val="-3"/>
              </w:rPr>
              <w:t>签名</w:t>
            </w:r>
          </w:p>
        </w:tc>
      </w:tr>
      <w:tr w:rsidR="00596384" w:rsidTr="00480B80">
        <w:trPr>
          <w:trHeight w:hRule="exact" w:val="397"/>
        </w:trPr>
        <w:tc>
          <w:tcPr>
            <w:tcW w:w="1951" w:type="dxa"/>
          </w:tcPr>
          <w:p w:rsidR="00596384" w:rsidRPr="004D375A" w:rsidRDefault="00596384" w:rsidP="00BC7BD5">
            <w:pPr>
              <w:rPr>
                <w:b/>
              </w:rPr>
            </w:pPr>
          </w:p>
        </w:tc>
        <w:tc>
          <w:tcPr>
            <w:tcW w:w="6571" w:type="dxa"/>
          </w:tcPr>
          <w:p w:rsidR="00596384" w:rsidRDefault="00596384" w:rsidP="00596384">
            <w:pPr>
              <w:ind w:firstLineChars="200" w:firstLine="388"/>
              <w:rPr>
                <w:b/>
              </w:rPr>
            </w:pPr>
            <w:r w:rsidRPr="00B04D25">
              <w:rPr>
                <w:rFonts w:ascii="Arial" w:cs="Arial"/>
                <w:color w:val="000000" w:themeColor="text1"/>
                <w:spacing w:val="-3"/>
              </w:rPr>
              <w:t>日期</w:t>
            </w:r>
            <w:r w:rsidRPr="00B04D25">
              <w:rPr>
                <w:rFonts w:ascii="Arial" w:hAnsi="Arial" w:cs="Arial"/>
                <w:color w:val="000000" w:themeColor="text1"/>
                <w:spacing w:val="-3"/>
              </w:rPr>
              <w:tab/>
            </w:r>
            <w:r>
              <w:rPr>
                <w:rFonts w:ascii="Arial" w:hAnsi="Arial" w:cs="Arial" w:hint="eastAsia"/>
                <w:color w:val="000000" w:themeColor="text1"/>
                <w:spacing w:val="-3"/>
              </w:rPr>
              <w:t xml:space="preserve">              </w:t>
            </w:r>
            <w:r w:rsidRPr="00B04D25">
              <w:rPr>
                <w:rFonts w:ascii="Arial" w:cs="Arial"/>
                <w:color w:val="000000" w:themeColor="text1"/>
                <w:spacing w:val="-3"/>
              </w:rPr>
              <w:t>姓名</w:t>
            </w:r>
            <w:r w:rsidRPr="00B04D25">
              <w:rPr>
                <w:rFonts w:ascii="Arial" w:hAnsi="Arial" w:cs="Arial"/>
                <w:color w:val="000000" w:themeColor="text1"/>
                <w:spacing w:val="-3"/>
              </w:rPr>
              <w:t xml:space="preserve">        </w:t>
            </w:r>
            <w:r>
              <w:rPr>
                <w:rFonts w:ascii="Arial" w:hAnsi="Arial" w:cs="Arial" w:hint="eastAsia"/>
                <w:color w:val="000000" w:themeColor="text1"/>
                <w:spacing w:val="-3"/>
              </w:rPr>
              <w:t xml:space="preserve">   </w:t>
            </w:r>
            <w:r w:rsidR="00172A39">
              <w:rPr>
                <w:rFonts w:ascii="Arial" w:hAnsi="Arial" w:cs="Arial" w:hint="eastAsia"/>
                <w:color w:val="000000" w:themeColor="text1"/>
                <w:spacing w:val="-3"/>
              </w:rPr>
              <w:t xml:space="preserve">  </w:t>
            </w:r>
            <w:r w:rsidRPr="00B04D25">
              <w:rPr>
                <w:rFonts w:ascii="Arial" w:cs="Arial"/>
                <w:color w:val="000000" w:themeColor="text1"/>
                <w:spacing w:val="-3"/>
              </w:rPr>
              <w:t>职位</w:t>
            </w:r>
            <w:r w:rsidRPr="00B04D25">
              <w:rPr>
                <w:rFonts w:ascii="Arial" w:hAnsi="Arial" w:cs="Arial"/>
                <w:color w:val="000000" w:themeColor="text1"/>
                <w:spacing w:val="-3"/>
              </w:rPr>
              <w:tab/>
            </w:r>
            <w:r>
              <w:rPr>
                <w:rFonts w:ascii="Arial" w:hAnsi="Arial" w:cs="Arial" w:hint="eastAsia"/>
                <w:color w:val="000000" w:themeColor="text1"/>
                <w:spacing w:val="-3"/>
              </w:rPr>
              <w:t xml:space="preserve">         </w:t>
            </w:r>
            <w:r w:rsidR="00480B80">
              <w:rPr>
                <w:rFonts w:ascii="Arial" w:hAnsi="Arial" w:cs="Arial" w:hint="eastAsia"/>
                <w:color w:val="000000" w:themeColor="text1"/>
                <w:spacing w:val="-3"/>
              </w:rPr>
              <w:t xml:space="preserve">  </w:t>
            </w:r>
            <w:r w:rsidRPr="00B04D25">
              <w:rPr>
                <w:rFonts w:ascii="Arial" w:cs="Arial"/>
                <w:color w:val="000000" w:themeColor="text1"/>
                <w:spacing w:val="-3"/>
              </w:rPr>
              <w:t>签名</w:t>
            </w:r>
          </w:p>
        </w:tc>
      </w:tr>
    </w:tbl>
    <w:p w:rsidR="00596384" w:rsidRDefault="00596384" w:rsidP="00596384"/>
    <w:p w:rsidR="00596384" w:rsidRDefault="00596384" w:rsidP="00596384"/>
    <w:p w:rsidR="00596384" w:rsidRDefault="00596384" w:rsidP="0059638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6571"/>
      </w:tblGrid>
      <w:tr w:rsidR="00596384" w:rsidTr="00480B80">
        <w:trPr>
          <w:trHeight w:hRule="exact" w:val="397"/>
        </w:trPr>
        <w:tc>
          <w:tcPr>
            <w:tcW w:w="1951" w:type="dxa"/>
          </w:tcPr>
          <w:p w:rsidR="00596384" w:rsidRPr="004D375A" w:rsidRDefault="00596384" w:rsidP="00BC7BD5">
            <w:pPr>
              <w:rPr>
                <w:b/>
              </w:rPr>
            </w:pPr>
            <w:r>
              <w:rPr>
                <w:rFonts w:hint="eastAsia"/>
                <w:b/>
              </w:rPr>
              <w:t>批准</w:t>
            </w:r>
            <w:r w:rsidRPr="004D375A">
              <w:rPr>
                <w:rFonts w:hint="eastAsia"/>
                <w:b/>
              </w:rPr>
              <w:t>人</w:t>
            </w:r>
            <w:r w:rsidRPr="004D375A">
              <w:rPr>
                <w:rFonts w:hint="eastAsia"/>
                <w:b/>
              </w:rPr>
              <w:t>:</w:t>
            </w:r>
          </w:p>
        </w:tc>
        <w:tc>
          <w:tcPr>
            <w:tcW w:w="6571" w:type="dxa"/>
          </w:tcPr>
          <w:p w:rsidR="00596384" w:rsidRPr="00B04D25" w:rsidRDefault="00596384" w:rsidP="00BC7BD5">
            <w:pPr>
              <w:pStyle w:val="ae"/>
              <w:tabs>
                <w:tab w:val="left" w:pos="2967"/>
                <w:tab w:val="left" w:pos="4506"/>
                <w:tab w:val="right" w:pos="6237"/>
                <w:tab w:val="right" w:pos="9240"/>
              </w:tabs>
              <w:spacing w:line="400" w:lineRule="exact"/>
              <w:ind w:left="34" w:right="-240" w:hanging="34"/>
              <w:rPr>
                <w:rFonts w:ascii="Arial" w:hAnsi="Arial" w:cs="Arial"/>
                <w:color w:val="000000" w:themeColor="text1"/>
                <w:spacing w:val="-3"/>
                <w:sz w:val="21"/>
                <w:u w:val="single"/>
              </w:rPr>
            </w:pPr>
            <w:r w:rsidRPr="00B04D25">
              <w:rPr>
                <w:rFonts w:ascii="Arial" w:hAnsi="Arial" w:cs="Arial"/>
                <w:color w:val="000000" w:themeColor="text1"/>
                <w:spacing w:val="-3"/>
                <w:sz w:val="21"/>
                <w:u w:val="single"/>
              </w:rPr>
              <w:t xml:space="preserve">     </w:t>
            </w:r>
            <w:r w:rsidRPr="00B04D25">
              <w:rPr>
                <w:rFonts w:ascii="Arial" w:hAnsi="Arial" w:cs="Arial"/>
                <w:color w:val="000000" w:themeColor="text1"/>
                <w:spacing w:val="-3"/>
                <w:sz w:val="21"/>
                <w:u w:val="single"/>
              </w:rPr>
              <w:tab/>
              <w:t xml:space="preserve">                          </w:t>
            </w:r>
          </w:p>
          <w:p w:rsidR="00596384" w:rsidRDefault="00596384" w:rsidP="00BC7BD5">
            <w:pPr>
              <w:rPr>
                <w:b/>
              </w:rPr>
            </w:pPr>
            <w:r w:rsidRPr="00B04D25">
              <w:rPr>
                <w:rFonts w:ascii="Arial" w:cs="Arial"/>
                <w:color w:val="000000" w:themeColor="text1"/>
                <w:spacing w:val="-3"/>
              </w:rPr>
              <w:t>日期</w:t>
            </w:r>
            <w:r w:rsidRPr="00B04D25">
              <w:rPr>
                <w:rFonts w:ascii="Arial" w:hAnsi="Arial" w:cs="Arial"/>
                <w:color w:val="000000" w:themeColor="text1"/>
                <w:spacing w:val="-3"/>
              </w:rPr>
              <w:tab/>
            </w:r>
            <w:r w:rsidRPr="00B04D25">
              <w:rPr>
                <w:rFonts w:ascii="Arial" w:cs="Arial"/>
                <w:color w:val="000000" w:themeColor="text1"/>
                <w:spacing w:val="-3"/>
              </w:rPr>
              <w:t>姓名</w:t>
            </w:r>
            <w:r w:rsidRPr="00B04D25">
              <w:rPr>
                <w:rFonts w:ascii="Arial" w:hAnsi="Arial" w:cs="Arial"/>
                <w:color w:val="000000" w:themeColor="text1"/>
                <w:spacing w:val="-3"/>
              </w:rPr>
              <w:t xml:space="preserve">              </w:t>
            </w:r>
            <w:r w:rsidRPr="00B04D25">
              <w:rPr>
                <w:rFonts w:ascii="Arial" w:cs="Arial"/>
                <w:color w:val="000000" w:themeColor="text1"/>
                <w:spacing w:val="-3"/>
              </w:rPr>
              <w:t>职位</w:t>
            </w:r>
            <w:r w:rsidRPr="00B04D25">
              <w:rPr>
                <w:rFonts w:ascii="Arial" w:hAnsi="Arial" w:cs="Arial"/>
                <w:color w:val="000000" w:themeColor="text1"/>
                <w:spacing w:val="-3"/>
              </w:rPr>
              <w:tab/>
            </w:r>
            <w:r w:rsidRPr="00B04D25">
              <w:rPr>
                <w:rFonts w:ascii="Arial" w:cs="Arial"/>
                <w:color w:val="000000" w:themeColor="text1"/>
                <w:spacing w:val="-3"/>
              </w:rPr>
              <w:t>签名</w:t>
            </w:r>
          </w:p>
        </w:tc>
      </w:tr>
      <w:tr w:rsidR="00596384" w:rsidTr="00480B80">
        <w:trPr>
          <w:trHeight w:hRule="exact" w:val="397"/>
        </w:trPr>
        <w:tc>
          <w:tcPr>
            <w:tcW w:w="1951" w:type="dxa"/>
          </w:tcPr>
          <w:p w:rsidR="00596384" w:rsidRPr="004D375A" w:rsidRDefault="00596384" w:rsidP="00BC7BD5">
            <w:pPr>
              <w:rPr>
                <w:b/>
              </w:rPr>
            </w:pPr>
          </w:p>
        </w:tc>
        <w:tc>
          <w:tcPr>
            <w:tcW w:w="6571" w:type="dxa"/>
          </w:tcPr>
          <w:p w:rsidR="00596384" w:rsidRDefault="00596384" w:rsidP="00596384">
            <w:pPr>
              <w:ind w:firstLineChars="200" w:firstLine="388"/>
              <w:rPr>
                <w:b/>
              </w:rPr>
            </w:pPr>
            <w:r w:rsidRPr="00B04D25">
              <w:rPr>
                <w:rFonts w:ascii="Arial" w:cs="Arial"/>
                <w:color w:val="000000" w:themeColor="text1"/>
                <w:spacing w:val="-3"/>
              </w:rPr>
              <w:t>日期</w:t>
            </w:r>
            <w:r w:rsidRPr="00B04D25">
              <w:rPr>
                <w:rFonts w:ascii="Arial" w:hAnsi="Arial" w:cs="Arial"/>
                <w:color w:val="000000" w:themeColor="text1"/>
                <w:spacing w:val="-3"/>
              </w:rPr>
              <w:tab/>
            </w:r>
            <w:r>
              <w:rPr>
                <w:rFonts w:ascii="Arial" w:hAnsi="Arial" w:cs="Arial" w:hint="eastAsia"/>
                <w:color w:val="000000" w:themeColor="text1"/>
                <w:spacing w:val="-3"/>
              </w:rPr>
              <w:t xml:space="preserve">              </w:t>
            </w:r>
            <w:r w:rsidRPr="00B04D25">
              <w:rPr>
                <w:rFonts w:ascii="Arial" w:cs="Arial"/>
                <w:color w:val="000000" w:themeColor="text1"/>
                <w:spacing w:val="-3"/>
              </w:rPr>
              <w:t>姓名</w:t>
            </w:r>
            <w:r w:rsidRPr="00B04D25">
              <w:rPr>
                <w:rFonts w:ascii="Arial" w:hAnsi="Arial" w:cs="Arial"/>
                <w:color w:val="000000" w:themeColor="text1"/>
                <w:spacing w:val="-3"/>
              </w:rPr>
              <w:t xml:space="preserve">        </w:t>
            </w:r>
            <w:r>
              <w:rPr>
                <w:rFonts w:ascii="Arial" w:hAnsi="Arial" w:cs="Arial" w:hint="eastAsia"/>
                <w:color w:val="000000" w:themeColor="text1"/>
                <w:spacing w:val="-3"/>
              </w:rPr>
              <w:t xml:space="preserve">  </w:t>
            </w:r>
            <w:r w:rsidR="00172A39">
              <w:rPr>
                <w:rFonts w:ascii="Arial" w:hAnsi="Arial" w:cs="Arial" w:hint="eastAsia"/>
                <w:color w:val="000000" w:themeColor="text1"/>
                <w:spacing w:val="-3"/>
              </w:rPr>
              <w:t xml:space="preserve">  </w:t>
            </w:r>
            <w:r>
              <w:rPr>
                <w:rFonts w:ascii="Arial" w:hAnsi="Arial" w:cs="Arial" w:hint="eastAsia"/>
                <w:color w:val="000000" w:themeColor="text1"/>
                <w:spacing w:val="-3"/>
              </w:rPr>
              <w:t xml:space="preserve"> </w:t>
            </w:r>
            <w:r w:rsidR="00172A39">
              <w:rPr>
                <w:rFonts w:ascii="Arial" w:hAnsi="Arial" w:cs="Arial" w:hint="eastAsia"/>
                <w:color w:val="000000" w:themeColor="text1"/>
                <w:spacing w:val="-3"/>
              </w:rPr>
              <w:t xml:space="preserve">  </w:t>
            </w:r>
            <w:r w:rsidRPr="00B04D25">
              <w:rPr>
                <w:rFonts w:ascii="Arial" w:cs="Arial"/>
                <w:color w:val="000000" w:themeColor="text1"/>
                <w:spacing w:val="-3"/>
              </w:rPr>
              <w:t>职位</w:t>
            </w:r>
            <w:r w:rsidRPr="00B04D25">
              <w:rPr>
                <w:rFonts w:ascii="Arial" w:hAnsi="Arial" w:cs="Arial"/>
                <w:color w:val="000000" w:themeColor="text1"/>
                <w:spacing w:val="-3"/>
              </w:rPr>
              <w:tab/>
            </w:r>
            <w:r>
              <w:rPr>
                <w:rFonts w:ascii="Arial" w:hAnsi="Arial" w:cs="Arial" w:hint="eastAsia"/>
                <w:color w:val="000000" w:themeColor="text1"/>
                <w:spacing w:val="-3"/>
              </w:rPr>
              <w:t xml:space="preserve">      </w:t>
            </w:r>
            <w:r w:rsidR="00480B80">
              <w:rPr>
                <w:rFonts w:ascii="Arial" w:hAnsi="Arial" w:cs="Arial" w:hint="eastAsia"/>
                <w:color w:val="000000" w:themeColor="text1"/>
                <w:spacing w:val="-3"/>
              </w:rPr>
              <w:t xml:space="preserve"> </w:t>
            </w:r>
            <w:r w:rsidRPr="00B04D25">
              <w:rPr>
                <w:rFonts w:ascii="Arial" w:cs="Arial"/>
                <w:color w:val="000000" w:themeColor="text1"/>
                <w:spacing w:val="-3"/>
              </w:rPr>
              <w:t>签名</w:t>
            </w:r>
          </w:p>
        </w:tc>
      </w:tr>
    </w:tbl>
    <w:p w:rsidR="00596384" w:rsidRDefault="00596384" w:rsidP="00596384"/>
    <w:p w:rsidR="00596384" w:rsidRDefault="00596384">
      <w:pPr>
        <w:widowControl/>
        <w:autoSpaceDE/>
        <w:autoSpaceDN/>
        <w:adjustRightInd/>
        <w:spacing w:line="240" w:lineRule="auto"/>
      </w:pPr>
      <w:r>
        <w:br w:type="page"/>
      </w:r>
    </w:p>
    <w:p w:rsidR="00596384" w:rsidRPr="00B04D25" w:rsidRDefault="00596384" w:rsidP="00596384">
      <w:pPr>
        <w:pStyle w:val="af0"/>
        <w:pageBreakBefore w:val="0"/>
        <w:widowControl/>
        <w:ind w:firstLine="600"/>
        <w:rPr>
          <w:rFonts w:ascii="Arial" w:hAnsi="Arial" w:cs="Arial"/>
          <w:b/>
          <w:sz w:val="28"/>
          <w:szCs w:val="28"/>
        </w:rPr>
      </w:pPr>
      <w:r w:rsidRPr="00B04D25">
        <w:rPr>
          <w:rFonts w:ascii="Arial" w:eastAsia="宋体" w:hAnsi="Arial" w:cs="Arial"/>
          <w:b/>
          <w:sz w:val="28"/>
          <w:szCs w:val="28"/>
        </w:rPr>
        <w:lastRenderedPageBreak/>
        <w:t>修订记录</w:t>
      </w:r>
    </w:p>
    <w:tbl>
      <w:tblPr>
        <w:tblW w:w="8933" w:type="dxa"/>
        <w:jc w:val="center"/>
        <w:tblLayout w:type="fixed"/>
        <w:tblLook w:val="0000"/>
      </w:tblPr>
      <w:tblGrid>
        <w:gridCol w:w="1590"/>
        <w:gridCol w:w="1134"/>
        <w:gridCol w:w="4136"/>
        <w:gridCol w:w="2073"/>
      </w:tblGrid>
      <w:tr w:rsidR="00596384" w:rsidRPr="00B04D25" w:rsidTr="00BC7BD5">
        <w:trPr>
          <w:trHeight w:val="371"/>
          <w:jc w:val="center"/>
        </w:trPr>
        <w:tc>
          <w:tcPr>
            <w:tcW w:w="1590"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日期</w:t>
            </w:r>
          </w:p>
        </w:tc>
        <w:tc>
          <w:tcPr>
            <w:tcW w:w="1134"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修订版本</w:t>
            </w:r>
          </w:p>
        </w:tc>
        <w:tc>
          <w:tcPr>
            <w:tcW w:w="4136"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描述</w:t>
            </w:r>
          </w:p>
        </w:tc>
        <w:tc>
          <w:tcPr>
            <w:tcW w:w="2073"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作者</w:t>
            </w:r>
          </w:p>
        </w:tc>
      </w:tr>
      <w:tr w:rsidR="00596384" w:rsidRPr="00B04D25" w:rsidTr="00BC7BD5">
        <w:trPr>
          <w:jc w:val="center"/>
        </w:trPr>
        <w:tc>
          <w:tcPr>
            <w:tcW w:w="1590" w:type="dxa"/>
            <w:tcBorders>
              <w:top w:val="single" w:sz="6" w:space="0" w:color="auto"/>
              <w:left w:val="single" w:sz="6" w:space="0" w:color="auto"/>
              <w:bottom w:val="single" w:sz="6" w:space="0" w:color="auto"/>
              <w:right w:val="single" w:sz="6" w:space="0" w:color="auto"/>
            </w:tcBorders>
          </w:tcPr>
          <w:p w:rsidR="00596384" w:rsidRPr="00B04D25" w:rsidRDefault="00E20C34" w:rsidP="00A26614">
            <w:pPr>
              <w:pStyle w:val="af"/>
              <w:rPr>
                <w:rFonts w:cs="Arial"/>
              </w:rPr>
            </w:pPr>
            <w:r>
              <w:rPr>
                <w:rFonts w:cs="Arial"/>
                <w:color w:val="000000" w:themeColor="text1"/>
              </w:rPr>
              <w:t>201</w:t>
            </w:r>
            <w:r>
              <w:rPr>
                <w:rFonts w:cs="Arial" w:hint="eastAsia"/>
                <w:color w:val="000000" w:themeColor="text1"/>
              </w:rPr>
              <w:t>6</w:t>
            </w:r>
            <w:r w:rsidR="008A290A">
              <w:rPr>
                <w:rFonts w:cs="Arial"/>
                <w:color w:val="000000" w:themeColor="text1"/>
              </w:rPr>
              <w:t>-</w:t>
            </w:r>
            <w:r w:rsidR="00F630B3">
              <w:rPr>
                <w:rFonts w:cs="Arial" w:hint="eastAsia"/>
                <w:color w:val="000000" w:themeColor="text1"/>
              </w:rPr>
              <w:t>0</w:t>
            </w:r>
            <w:r w:rsidR="00237755">
              <w:rPr>
                <w:rFonts w:cs="Arial" w:hint="eastAsia"/>
                <w:color w:val="000000" w:themeColor="text1"/>
              </w:rPr>
              <w:t>4-</w:t>
            </w:r>
            <w:r w:rsidR="0003515E">
              <w:rPr>
                <w:rFonts w:cs="Arial" w:hint="eastAsia"/>
                <w:color w:val="000000" w:themeColor="text1"/>
              </w:rPr>
              <w:t>24</w:t>
            </w:r>
          </w:p>
        </w:tc>
        <w:tc>
          <w:tcPr>
            <w:tcW w:w="1134"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V1.0</w:t>
            </w:r>
          </w:p>
        </w:tc>
        <w:tc>
          <w:tcPr>
            <w:tcW w:w="4136"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r w:rsidRPr="00B04D25">
              <w:rPr>
                <w:rFonts w:cs="Arial"/>
              </w:rPr>
              <w:t>初稿</w:t>
            </w:r>
          </w:p>
        </w:tc>
        <w:tc>
          <w:tcPr>
            <w:tcW w:w="2073" w:type="dxa"/>
            <w:tcBorders>
              <w:top w:val="single" w:sz="6" w:space="0" w:color="auto"/>
              <w:left w:val="single" w:sz="6" w:space="0" w:color="auto"/>
              <w:bottom w:val="single" w:sz="6" w:space="0" w:color="auto"/>
              <w:right w:val="single" w:sz="6" w:space="0" w:color="auto"/>
            </w:tcBorders>
          </w:tcPr>
          <w:p w:rsidR="00596384" w:rsidRPr="00B04D25" w:rsidRDefault="00795A36" w:rsidP="00BC7BD5">
            <w:pPr>
              <w:pStyle w:val="af"/>
              <w:rPr>
                <w:rFonts w:cs="Arial"/>
              </w:rPr>
            </w:pPr>
            <w:r>
              <w:rPr>
                <w:rFonts w:cs="Arial" w:hint="eastAsia"/>
              </w:rPr>
              <w:t>张洁</w:t>
            </w:r>
          </w:p>
        </w:tc>
      </w:tr>
      <w:tr w:rsidR="00596384" w:rsidRPr="00B04D25" w:rsidTr="00BC7BD5">
        <w:trPr>
          <w:jc w:val="center"/>
        </w:trPr>
        <w:tc>
          <w:tcPr>
            <w:tcW w:w="1590"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1134"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4136"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2073"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r>
      <w:tr w:rsidR="00596384" w:rsidRPr="00B04D25" w:rsidTr="00BC7BD5">
        <w:trPr>
          <w:jc w:val="center"/>
        </w:trPr>
        <w:tc>
          <w:tcPr>
            <w:tcW w:w="1590"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1134"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4136"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2073"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r>
      <w:tr w:rsidR="00596384" w:rsidRPr="00B04D25" w:rsidTr="00BC7BD5">
        <w:trPr>
          <w:jc w:val="center"/>
        </w:trPr>
        <w:tc>
          <w:tcPr>
            <w:tcW w:w="1590"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1134"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4136"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c>
          <w:tcPr>
            <w:tcW w:w="2073" w:type="dxa"/>
            <w:tcBorders>
              <w:top w:val="single" w:sz="6" w:space="0" w:color="auto"/>
              <w:left w:val="single" w:sz="6" w:space="0" w:color="auto"/>
              <w:bottom w:val="single" w:sz="6" w:space="0" w:color="auto"/>
              <w:right w:val="single" w:sz="6" w:space="0" w:color="auto"/>
            </w:tcBorders>
          </w:tcPr>
          <w:p w:rsidR="00596384" w:rsidRPr="00B04D25" w:rsidRDefault="00596384" w:rsidP="00BC7BD5">
            <w:pPr>
              <w:pStyle w:val="af"/>
              <w:rPr>
                <w:rFonts w:cs="Arial"/>
              </w:rPr>
            </w:pPr>
          </w:p>
        </w:tc>
      </w:tr>
    </w:tbl>
    <w:p w:rsidR="00596384" w:rsidRDefault="00596384" w:rsidP="00596384">
      <w:pPr>
        <w:widowControl/>
        <w:autoSpaceDE/>
        <w:autoSpaceDN/>
        <w:adjustRightInd/>
        <w:spacing w:line="240" w:lineRule="auto"/>
        <w:rPr>
          <w:rFonts w:ascii="Arial" w:hAnsi="Arial" w:cs="Arial"/>
        </w:rPr>
      </w:pPr>
      <w:r>
        <w:rPr>
          <w:rFonts w:ascii="Arial" w:hAnsi="Arial" w:cs="Arial"/>
        </w:rPr>
        <w:br w:type="page"/>
      </w:r>
    </w:p>
    <w:p w:rsidR="00596384" w:rsidRDefault="00596384" w:rsidP="00596384">
      <w:pPr>
        <w:widowControl/>
        <w:autoSpaceDE/>
        <w:autoSpaceDN/>
        <w:adjustRightInd/>
        <w:spacing w:line="240" w:lineRule="auto"/>
        <w:jc w:val="center"/>
        <w:rPr>
          <w:rFonts w:ascii="Arial" w:eastAsia="黑体" w:hAnsi="Arial" w:cs="Arial"/>
          <w:snapToGrid/>
          <w:sz w:val="30"/>
          <w:szCs w:val="30"/>
        </w:rPr>
      </w:pPr>
      <w:r>
        <w:rPr>
          <w:rFonts w:ascii="Arial" w:eastAsia="黑体" w:hAnsi="Arial" w:cs="Arial" w:hint="eastAsia"/>
          <w:snapToGrid/>
          <w:sz w:val="30"/>
          <w:szCs w:val="30"/>
        </w:rPr>
        <w:lastRenderedPageBreak/>
        <w:t>目</w:t>
      </w:r>
      <w:r>
        <w:rPr>
          <w:rFonts w:ascii="Arial" w:eastAsia="黑体" w:hAnsi="Arial" w:cs="Arial" w:hint="eastAsia"/>
          <w:snapToGrid/>
          <w:sz w:val="30"/>
          <w:szCs w:val="30"/>
        </w:rPr>
        <w:t xml:space="preserve">  </w:t>
      </w:r>
      <w:r>
        <w:rPr>
          <w:rFonts w:ascii="Arial" w:eastAsia="黑体" w:hAnsi="Arial" w:cs="Arial" w:hint="eastAsia"/>
          <w:snapToGrid/>
          <w:sz w:val="30"/>
          <w:szCs w:val="30"/>
        </w:rPr>
        <w:t>录</w:t>
      </w:r>
    </w:p>
    <w:p w:rsidR="00A63DF3" w:rsidRDefault="004A7644">
      <w:pPr>
        <w:pStyle w:val="10"/>
        <w:tabs>
          <w:tab w:val="left" w:pos="420"/>
          <w:tab w:val="right" w:leader="dot" w:pos="8296"/>
        </w:tabs>
        <w:rPr>
          <w:rFonts w:eastAsiaTheme="minorEastAsia" w:cstheme="minorBidi"/>
          <w:b w:val="0"/>
          <w:bCs w:val="0"/>
          <w:caps w:val="0"/>
          <w:noProof/>
          <w:snapToGrid/>
          <w:kern w:val="2"/>
          <w:sz w:val="21"/>
          <w:szCs w:val="22"/>
        </w:rPr>
      </w:pPr>
      <w:r w:rsidRPr="004A7644">
        <w:rPr>
          <w:rFonts w:ascii="Arial" w:eastAsia="黑体" w:hAnsi="Arial" w:cs="Arial"/>
          <w:b w:val="0"/>
          <w:bCs w:val="0"/>
          <w:caps w:val="0"/>
          <w:snapToGrid/>
          <w:sz w:val="30"/>
          <w:szCs w:val="30"/>
        </w:rPr>
        <w:fldChar w:fldCharType="begin"/>
      </w:r>
      <w:r w:rsidR="005A19DE">
        <w:rPr>
          <w:rFonts w:ascii="Arial" w:eastAsia="黑体" w:hAnsi="Arial" w:cs="Arial"/>
          <w:b w:val="0"/>
          <w:bCs w:val="0"/>
          <w:caps w:val="0"/>
          <w:snapToGrid/>
          <w:sz w:val="30"/>
          <w:szCs w:val="30"/>
        </w:rPr>
        <w:instrText xml:space="preserve"> TOC \o "1-5" \h \z \u </w:instrText>
      </w:r>
      <w:r w:rsidRPr="004A7644">
        <w:rPr>
          <w:rFonts w:ascii="Arial" w:eastAsia="黑体" w:hAnsi="Arial" w:cs="Arial"/>
          <w:b w:val="0"/>
          <w:bCs w:val="0"/>
          <w:caps w:val="0"/>
          <w:snapToGrid/>
          <w:sz w:val="30"/>
          <w:szCs w:val="30"/>
        </w:rPr>
        <w:fldChar w:fldCharType="separate"/>
      </w:r>
      <w:hyperlink w:anchor="_Toc480980048" w:history="1">
        <w:r w:rsidR="00A63DF3" w:rsidRPr="00317EE3">
          <w:rPr>
            <w:rStyle w:val="af1"/>
            <w:noProof/>
          </w:rPr>
          <w:t>1</w:t>
        </w:r>
        <w:r w:rsidR="00A63DF3">
          <w:rPr>
            <w:rFonts w:eastAsiaTheme="minorEastAsia" w:cstheme="minorBidi"/>
            <w:b w:val="0"/>
            <w:bCs w:val="0"/>
            <w:caps w:val="0"/>
            <w:noProof/>
            <w:snapToGrid/>
            <w:kern w:val="2"/>
            <w:sz w:val="21"/>
            <w:szCs w:val="22"/>
          </w:rPr>
          <w:tab/>
        </w:r>
        <w:r w:rsidR="00A63DF3" w:rsidRPr="00317EE3">
          <w:rPr>
            <w:rStyle w:val="af1"/>
            <w:rFonts w:hint="eastAsia"/>
            <w:noProof/>
          </w:rPr>
          <w:t>目的</w:t>
        </w:r>
        <w:r w:rsidR="00A63DF3">
          <w:rPr>
            <w:noProof/>
            <w:webHidden/>
          </w:rPr>
          <w:tab/>
        </w:r>
        <w:r w:rsidR="00A63DF3">
          <w:rPr>
            <w:noProof/>
            <w:webHidden/>
          </w:rPr>
          <w:fldChar w:fldCharType="begin"/>
        </w:r>
        <w:r w:rsidR="00A63DF3">
          <w:rPr>
            <w:noProof/>
            <w:webHidden/>
          </w:rPr>
          <w:instrText xml:space="preserve"> PAGEREF _Toc480980048 \h </w:instrText>
        </w:r>
        <w:r w:rsidR="00A63DF3">
          <w:rPr>
            <w:noProof/>
            <w:webHidden/>
          </w:rPr>
        </w:r>
        <w:r w:rsidR="00A63DF3">
          <w:rPr>
            <w:noProof/>
            <w:webHidden/>
          </w:rPr>
          <w:fldChar w:fldCharType="separate"/>
        </w:r>
        <w:r w:rsidR="00A63DF3">
          <w:rPr>
            <w:noProof/>
            <w:webHidden/>
          </w:rPr>
          <w:t>1</w:t>
        </w:r>
        <w:r w:rsidR="00A63DF3">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49" w:history="1">
        <w:r w:rsidRPr="00317EE3">
          <w:rPr>
            <w:rStyle w:val="af1"/>
            <w:noProof/>
          </w:rPr>
          <w:t>2</w:t>
        </w:r>
        <w:r>
          <w:rPr>
            <w:rFonts w:eastAsiaTheme="minorEastAsia" w:cstheme="minorBidi"/>
            <w:b w:val="0"/>
            <w:bCs w:val="0"/>
            <w:caps w:val="0"/>
            <w:noProof/>
            <w:snapToGrid/>
            <w:kern w:val="2"/>
            <w:sz w:val="21"/>
            <w:szCs w:val="22"/>
          </w:rPr>
          <w:tab/>
        </w:r>
        <w:r w:rsidRPr="00317EE3">
          <w:rPr>
            <w:rStyle w:val="af1"/>
            <w:rFonts w:hint="eastAsia"/>
            <w:noProof/>
          </w:rPr>
          <w:t>评估对象相关信息</w:t>
        </w:r>
        <w:r>
          <w:rPr>
            <w:noProof/>
            <w:webHidden/>
          </w:rPr>
          <w:tab/>
        </w:r>
        <w:r>
          <w:rPr>
            <w:noProof/>
            <w:webHidden/>
          </w:rPr>
          <w:fldChar w:fldCharType="begin"/>
        </w:r>
        <w:r>
          <w:rPr>
            <w:noProof/>
            <w:webHidden/>
          </w:rPr>
          <w:instrText xml:space="preserve"> PAGEREF _Toc480980049 \h </w:instrText>
        </w:r>
        <w:r>
          <w:rPr>
            <w:noProof/>
            <w:webHidden/>
          </w:rPr>
        </w:r>
        <w:r>
          <w:rPr>
            <w:noProof/>
            <w:webHidden/>
          </w:rPr>
          <w:fldChar w:fldCharType="separate"/>
        </w:r>
        <w:r>
          <w:rPr>
            <w:noProof/>
            <w:webHidden/>
          </w:rPr>
          <w:t>1</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50" w:history="1">
        <w:r w:rsidRPr="00317EE3">
          <w:rPr>
            <w:rStyle w:val="af1"/>
            <w:noProof/>
          </w:rPr>
          <w:t>2.1</w:t>
        </w:r>
        <w:r>
          <w:rPr>
            <w:rFonts w:eastAsiaTheme="minorEastAsia" w:cstheme="minorBidi"/>
            <w:smallCaps w:val="0"/>
            <w:noProof/>
            <w:snapToGrid/>
            <w:kern w:val="2"/>
            <w:sz w:val="21"/>
            <w:szCs w:val="22"/>
          </w:rPr>
          <w:tab/>
        </w:r>
        <w:r w:rsidRPr="00317EE3">
          <w:rPr>
            <w:rStyle w:val="af1"/>
            <w:rFonts w:hint="eastAsia"/>
            <w:noProof/>
          </w:rPr>
          <w:t>评估对象简介</w:t>
        </w:r>
        <w:r>
          <w:rPr>
            <w:noProof/>
            <w:webHidden/>
          </w:rPr>
          <w:tab/>
        </w:r>
        <w:r>
          <w:rPr>
            <w:noProof/>
            <w:webHidden/>
          </w:rPr>
          <w:fldChar w:fldCharType="begin"/>
        </w:r>
        <w:r>
          <w:rPr>
            <w:noProof/>
            <w:webHidden/>
          </w:rPr>
          <w:instrText xml:space="preserve"> PAGEREF _Toc480980050 \h </w:instrText>
        </w:r>
        <w:r>
          <w:rPr>
            <w:noProof/>
            <w:webHidden/>
          </w:rPr>
        </w:r>
        <w:r>
          <w:rPr>
            <w:noProof/>
            <w:webHidden/>
          </w:rPr>
          <w:fldChar w:fldCharType="separate"/>
        </w:r>
        <w:r>
          <w:rPr>
            <w:noProof/>
            <w:webHidden/>
          </w:rPr>
          <w:t>1</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51" w:history="1">
        <w:r w:rsidRPr="00317EE3">
          <w:rPr>
            <w:rStyle w:val="af1"/>
            <w:noProof/>
          </w:rPr>
          <w:t>2.2</w:t>
        </w:r>
        <w:r>
          <w:rPr>
            <w:rFonts w:eastAsiaTheme="minorEastAsia" w:cstheme="minorBidi"/>
            <w:smallCaps w:val="0"/>
            <w:noProof/>
            <w:snapToGrid/>
            <w:kern w:val="2"/>
            <w:sz w:val="21"/>
            <w:szCs w:val="22"/>
          </w:rPr>
          <w:tab/>
        </w:r>
        <w:r w:rsidRPr="00317EE3">
          <w:rPr>
            <w:rStyle w:val="af1"/>
            <w:rFonts w:hint="eastAsia"/>
            <w:noProof/>
          </w:rPr>
          <w:t>产品典型应用组网</w:t>
        </w:r>
        <w:r>
          <w:rPr>
            <w:noProof/>
            <w:webHidden/>
          </w:rPr>
          <w:tab/>
        </w:r>
        <w:r>
          <w:rPr>
            <w:noProof/>
            <w:webHidden/>
          </w:rPr>
          <w:fldChar w:fldCharType="begin"/>
        </w:r>
        <w:r>
          <w:rPr>
            <w:noProof/>
            <w:webHidden/>
          </w:rPr>
          <w:instrText xml:space="preserve"> PAGEREF _Toc480980051 \h </w:instrText>
        </w:r>
        <w:r>
          <w:rPr>
            <w:noProof/>
            <w:webHidden/>
          </w:rPr>
        </w:r>
        <w:r>
          <w:rPr>
            <w:noProof/>
            <w:webHidden/>
          </w:rPr>
          <w:fldChar w:fldCharType="separate"/>
        </w:r>
        <w:r>
          <w:rPr>
            <w:noProof/>
            <w:webHidden/>
          </w:rPr>
          <w:t>1</w:t>
        </w:r>
        <w:r>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52" w:history="1">
        <w:r w:rsidRPr="00317EE3">
          <w:rPr>
            <w:rStyle w:val="af1"/>
            <w:noProof/>
          </w:rPr>
          <w:t>3</w:t>
        </w:r>
        <w:r>
          <w:rPr>
            <w:rFonts w:eastAsiaTheme="minorEastAsia" w:cstheme="minorBidi"/>
            <w:b w:val="0"/>
            <w:bCs w:val="0"/>
            <w:caps w:val="0"/>
            <w:noProof/>
            <w:snapToGrid/>
            <w:kern w:val="2"/>
            <w:sz w:val="21"/>
            <w:szCs w:val="22"/>
          </w:rPr>
          <w:tab/>
        </w:r>
        <w:r w:rsidRPr="00317EE3">
          <w:rPr>
            <w:rStyle w:val="af1"/>
            <w:rFonts w:hint="eastAsia"/>
            <w:noProof/>
          </w:rPr>
          <w:t>评估策略</w:t>
        </w:r>
        <w:r>
          <w:rPr>
            <w:noProof/>
            <w:webHidden/>
          </w:rPr>
          <w:tab/>
        </w:r>
        <w:r>
          <w:rPr>
            <w:noProof/>
            <w:webHidden/>
          </w:rPr>
          <w:fldChar w:fldCharType="begin"/>
        </w:r>
        <w:r>
          <w:rPr>
            <w:noProof/>
            <w:webHidden/>
          </w:rPr>
          <w:instrText xml:space="preserve"> PAGEREF _Toc480980052 \h </w:instrText>
        </w:r>
        <w:r>
          <w:rPr>
            <w:noProof/>
            <w:webHidden/>
          </w:rPr>
        </w:r>
        <w:r>
          <w:rPr>
            <w:noProof/>
            <w:webHidden/>
          </w:rPr>
          <w:fldChar w:fldCharType="separate"/>
        </w:r>
        <w:r>
          <w:rPr>
            <w:noProof/>
            <w:webHidden/>
          </w:rPr>
          <w:t>2</w:t>
        </w:r>
        <w:r>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53" w:history="1">
        <w:r w:rsidRPr="00317EE3">
          <w:rPr>
            <w:rStyle w:val="af1"/>
            <w:noProof/>
          </w:rPr>
          <w:t>4</w:t>
        </w:r>
        <w:r>
          <w:rPr>
            <w:rFonts w:eastAsiaTheme="minorEastAsia" w:cstheme="minorBidi"/>
            <w:b w:val="0"/>
            <w:bCs w:val="0"/>
            <w:caps w:val="0"/>
            <w:noProof/>
            <w:snapToGrid/>
            <w:kern w:val="2"/>
            <w:sz w:val="21"/>
            <w:szCs w:val="22"/>
          </w:rPr>
          <w:tab/>
        </w:r>
        <w:r w:rsidRPr="00317EE3">
          <w:rPr>
            <w:rStyle w:val="af1"/>
            <w:rFonts w:hint="eastAsia"/>
            <w:noProof/>
          </w:rPr>
          <w:t>产品网络安全与隐私保护总体评价</w:t>
        </w:r>
        <w:r>
          <w:rPr>
            <w:noProof/>
            <w:webHidden/>
          </w:rPr>
          <w:tab/>
        </w:r>
        <w:r>
          <w:rPr>
            <w:noProof/>
            <w:webHidden/>
          </w:rPr>
          <w:fldChar w:fldCharType="begin"/>
        </w:r>
        <w:r>
          <w:rPr>
            <w:noProof/>
            <w:webHidden/>
          </w:rPr>
          <w:instrText xml:space="preserve"> PAGEREF _Toc480980053 \h </w:instrText>
        </w:r>
        <w:r>
          <w:rPr>
            <w:noProof/>
            <w:webHidden/>
          </w:rPr>
        </w:r>
        <w:r>
          <w:rPr>
            <w:noProof/>
            <w:webHidden/>
          </w:rPr>
          <w:fldChar w:fldCharType="separate"/>
        </w:r>
        <w:r>
          <w:rPr>
            <w:noProof/>
            <w:webHidden/>
          </w:rPr>
          <w:t>2</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54" w:history="1">
        <w:r w:rsidRPr="00317EE3">
          <w:rPr>
            <w:rStyle w:val="af1"/>
            <w:noProof/>
          </w:rPr>
          <w:t>4.1</w:t>
        </w:r>
        <w:r>
          <w:rPr>
            <w:rFonts w:eastAsiaTheme="minorEastAsia" w:cstheme="minorBidi"/>
            <w:smallCaps w:val="0"/>
            <w:noProof/>
            <w:snapToGrid/>
            <w:kern w:val="2"/>
            <w:sz w:val="21"/>
            <w:szCs w:val="22"/>
          </w:rPr>
          <w:tab/>
        </w:r>
        <w:r w:rsidRPr="00317EE3">
          <w:rPr>
            <w:rStyle w:val="af1"/>
            <w:rFonts w:hint="eastAsia"/>
            <w:noProof/>
          </w:rPr>
          <w:t>评估发现问题统计</w:t>
        </w:r>
        <w:r>
          <w:rPr>
            <w:noProof/>
            <w:webHidden/>
          </w:rPr>
          <w:tab/>
        </w:r>
        <w:r>
          <w:rPr>
            <w:noProof/>
            <w:webHidden/>
          </w:rPr>
          <w:fldChar w:fldCharType="begin"/>
        </w:r>
        <w:r>
          <w:rPr>
            <w:noProof/>
            <w:webHidden/>
          </w:rPr>
          <w:instrText xml:space="preserve"> PAGEREF _Toc480980054 \h </w:instrText>
        </w:r>
        <w:r>
          <w:rPr>
            <w:noProof/>
            <w:webHidden/>
          </w:rPr>
        </w:r>
        <w:r>
          <w:rPr>
            <w:noProof/>
            <w:webHidden/>
          </w:rPr>
          <w:fldChar w:fldCharType="separate"/>
        </w:r>
        <w:r>
          <w:rPr>
            <w:noProof/>
            <w:webHidden/>
          </w:rPr>
          <w:t>2</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55" w:history="1">
        <w:r w:rsidRPr="00317EE3">
          <w:rPr>
            <w:rStyle w:val="af1"/>
            <w:noProof/>
            <w:w w:val="0"/>
          </w:rPr>
          <w:t>4.1.1</w:t>
        </w:r>
        <w:r>
          <w:rPr>
            <w:rFonts w:eastAsiaTheme="minorEastAsia" w:cstheme="minorBidi"/>
            <w:i w:val="0"/>
            <w:iCs w:val="0"/>
            <w:noProof/>
            <w:snapToGrid/>
            <w:kern w:val="2"/>
            <w:sz w:val="21"/>
            <w:szCs w:val="22"/>
          </w:rPr>
          <w:tab/>
        </w:r>
        <w:r w:rsidRPr="00317EE3">
          <w:rPr>
            <w:rStyle w:val="af1"/>
            <w:rFonts w:hint="eastAsia"/>
            <w:noProof/>
          </w:rPr>
          <w:t>按问题严重等级分类问题统计总表</w:t>
        </w:r>
        <w:r>
          <w:rPr>
            <w:noProof/>
            <w:webHidden/>
          </w:rPr>
          <w:tab/>
        </w:r>
        <w:r>
          <w:rPr>
            <w:noProof/>
            <w:webHidden/>
          </w:rPr>
          <w:fldChar w:fldCharType="begin"/>
        </w:r>
        <w:r>
          <w:rPr>
            <w:noProof/>
            <w:webHidden/>
          </w:rPr>
          <w:instrText xml:space="preserve"> PAGEREF _Toc480980055 \h </w:instrText>
        </w:r>
        <w:r>
          <w:rPr>
            <w:noProof/>
            <w:webHidden/>
          </w:rPr>
        </w:r>
        <w:r>
          <w:rPr>
            <w:noProof/>
            <w:webHidden/>
          </w:rPr>
          <w:fldChar w:fldCharType="separate"/>
        </w:r>
        <w:r>
          <w:rPr>
            <w:noProof/>
            <w:webHidden/>
          </w:rPr>
          <w:t>2</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56" w:history="1">
        <w:r w:rsidRPr="00317EE3">
          <w:rPr>
            <w:rStyle w:val="af1"/>
            <w:noProof/>
            <w:w w:val="0"/>
          </w:rPr>
          <w:t>4.1.2</w:t>
        </w:r>
        <w:r>
          <w:rPr>
            <w:rFonts w:eastAsiaTheme="minorEastAsia" w:cstheme="minorBidi"/>
            <w:i w:val="0"/>
            <w:iCs w:val="0"/>
            <w:noProof/>
            <w:snapToGrid/>
            <w:kern w:val="2"/>
            <w:sz w:val="21"/>
            <w:szCs w:val="22"/>
          </w:rPr>
          <w:tab/>
        </w:r>
        <w:r w:rsidRPr="00317EE3">
          <w:rPr>
            <w:rStyle w:val="af1"/>
            <w:rFonts w:hint="eastAsia"/>
            <w:noProof/>
          </w:rPr>
          <w:t>按安全属性分类问题统计图</w:t>
        </w:r>
        <w:r>
          <w:rPr>
            <w:noProof/>
            <w:webHidden/>
          </w:rPr>
          <w:tab/>
        </w:r>
        <w:r>
          <w:rPr>
            <w:noProof/>
            <w:webHidden/>
          </w:rPr>
          <w:fldChar w:fldCharType="begin"/>
        </w:r>
        <w:r>
          <w:rPr>
            <w:noProof/>
            <w:webHidden/>
          </w:rPr>
          <w:instrText xml:space="preserve"> PAGEREF _Toc480980056 \h </w:instrText>
        </w:r>
        <w:r>
          <w:rPr>
            <w:noProof/>
            <w:webHidden/>
          </w:rPr>
        </w:r>
        <w:r>
          <w:rPr>
            <w:noProof/>
            <w:webHidden/>
          </w:rPr>
          <w:fldChar w:fldCharType="separate"/>
        </w:r>
        <w:r>
          <w:rPr>
            <w:noProof/>
            <w:webHidden/>
          </w:rPr>
          <w:t>3</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57" w:history="1">
        <w:r w:rsidRPr="00317EE3">
          <w:rPr>
            <w:rStyle w:val="af1"/>
            <w:noProof/>
            <w:w w:val="0"/>
          </w:rPr>
          <w:t>4.1.3</w:t>
        </w:r>
        <w:r>
          <w:rPr>
            <w:rFonts w:eastAsiaTheme="minorEastAsia" w:cstheme="minorBidi"/>
            <w:i w:val="0"/>
            <w:iCs w:val="0"/>
            <w:noProof/>
            <w:snapToGrid/>
            <w:kern w:val="2"/>
            <w:sz w:val="21"/>
            <w:szCs w:val="22"/>
          </w:rPr>
          <w:tab/>
        </w:r>
        <w:r w:rsidRPr="00317EE3">
          <w:rPr>
            <w:rStyle w:val="af1"/>
            <w:rFonts w:hint="eastAsia"/>
            <w:noProof/>
          </w:rPr>
          <w:t>红线问题统计表</w:t>
        </w:r>
        <w:r>
          <w:rPr>
            <w:noProof/>
            <w:webHidden/>
          </w:rPr>
          <w:tab/>
        </w:r>
        <w:r>
          <w:rPr>
            <w:noProof/>
            <w:webHidden/>
          </w:rPr>
          <w:fldChar w:fldCharType="begin"/>
        </w:r>
        <w:r>
          <w:rPr>
            <w:noProof/>
            <w:webHidden/>
          </w:rPr>
          <w:instrText xml:space="preserve"> PAGEREF _Toc480980057 \h </w:instrText>
        </w:r>
        <w:r>
          <w:rPr>
            <w:noProof/>
            <w:webHidden/>
          </w:rPr>
        </w:r>
        <w:r>
          <w:rPr>
            <w:noProof/>
            <w:webHidden/>
          </w:rPr>
          <w:fldChar w:fldCharType="separate"/>
        </w:r>
        <w:r>
          <w:rPr>
            <w:noProof/>
            <w:webHidden/>
          </w:rPr>
          <w:t>3</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58" w:history="1">
        <w:r w:rsidRPr="00317EE3">
          <w:rPr>
            <w:rStyle w:val="af1"/>
            <w:noProof/>
            <w:w w:val="0"/>
          </w:rPr>
          <w:t>4.1.4</w:t>
        </w:r>
        <w:r>
          <w:rPr>
            <w:rFonts w:eastAsiaTheme="minorEastAsia" w:cstheme="minorBidi"/>
            <w:i w:val="0"/>
            <w:iCs w:val="0"/>
            <w:noProof/>
            <w:snapToGrid/>
            <w:kern w:val="2"/>
            <w:sz w:val="21"/>
            <w:szCs w:val="22"/>
          </w:rPr>
          <w:tab/>
        </w:r>
        <w:r w:rsidRPr="00317EE3">
          <w:rPr>
            <w:rStyle w:val="af1"/>
            <w:rFonts w:hint="eastAsia"/>
            <w:noProof/>
          </w:rPr>
          <w:t>隐私保护问题统计表</w:t>
        </w:r>
        <w:r>
          <w:rPr>
            <w:noProof/>
            <w:webHidden/>
          </w:rPr>
          <w:tab/>
        </w:r>
        <w:r>
          <w:rPr>
            <w:noProof/>
            <w:webHidden/>
          </w:rPr>
          <w:fldChar w:fldCharType="begin"/>
        </w:r>
        <w:r>
          <w:rPr>
            <w:noProof/>
            <w:webHidden/>
          </w:rPr>
          <w:instrText xml:space="preserve"> PAGEREF _Toc480980058 \h </w:instrText>
        </w:r>
        <w:r>
          <w:rPr>
            <w:noProof/>
            <w:webHidden/>
          </w:rPr>
        </w:r>
        <w:r>
          <w:rPr>
            <w:noProof/>
            <w:webHidden/>
          </w:rPr>
          <w:fldChar w:fldCharType="separate"/>
        </w:r>
        <w:r>
          <w:rPr>
            <w:noProof/>
            <w:webHidden/>
          </w:rPr>
          <w:t>3</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59" w:history="1">
        <w:r w:rsidRPr="00317EE3">
          <w:rPr>
            <w:rStyle w:val="af1"/>
            <w:noProof/>
          </w:rPr>
          <w:t>4.2</w:t>
        </w:r>
        <w:r>
          <w:rPr>
            <w:rFonts w:eastAsiaTheme="minorEastAsia" w:cstheme="minorBidi"/>
            <w:smallCaps w:val="0"/>
            <w:noProof/>
            <w:snapToGrid/>
            <w:kern w:val="2"/>
            <w:sz w:val="21"/>
            <w:szCs w:val="22"/>
          </w:rPr>
          <w:tab/>
        </w:r>
        <w:r w:rsidRPr="00317EE3">
          <w:rPr>
            <w:rStyle w:val="af1"/>
            <w:rFonts w:hint="eastAsia"/>
            <w:noProof/>
          </w:rPr>
          <w:t>隐私保护合规性检查结果</w:t>
        </w:r>
        <w:r>
          <w:rPr>
            <w:noProof/>
            <w:webHidden/>
          </w:rPr>
          <w:tab/>
        </w:r>
        <w:r>
          <w:rPr>
            <w:noProof/>
            <w:webHidden/>
          </w:rPr>
          <w:fldChar w:fldCharType="begin"/>
        </w:r>
        <w:r>
          <w:rPr>
            <w:noProof/>
            <w:webHidden/>
          </w:rPr>
          <w:instrText xml:space="preserve"> PAGEREF _Toc480980059 \h </w:instrText>
        </w:r>
        <w:r>
          <w:rPr>
            <w:noProof/>
            <w:webHidden/>
          </w:rPr>
        </w:r>
        <w:r>
          <w:rPr>
            <w:noProof/>
            <w:webHidden/>
          </w:rPr>
          <w:fldChar w:fldCharType="separate"/>
        </w:r>
        <w:r>
          <w:rPr>
            <w:noProof/>
            <w:webHidden/>
          </w:rPr>
          <w:t>3</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60" w:history="1">
        <w:r w:rsidRPr="00317EE3">
          <w:rPr>
            <w:rStyle w:val="af1"/>
            <w:noProof/>
          </w:rPr>
          <w:t>4.3</w:t>
        </w:r>
        <w:r>
          <w:rPr>
            <w:rFonts w:eastAsiaTheme="minorEastAsia" w:cstheme="minorBidi"/>
            <w:smallCaps w:val="0"/>
            <w:noProof/>
            <w:snapToGrid/>
            <w:kern w:val="2"/>
            <w:sz w:val="21"/>
            <w:szCs w:val="22"/>
          </w:rPr>
          <w:tab/>
        </w:r>
        <w:r w:rsidRPr="00317EE3">
          <w:rPr>
            <w:rStyle w:val="af1"/>
            <w:rFonts w:hint="eastAsia"/>
            <w:noProof/>
          </w:rPr>
          <w:t>网络安全合规性检查结果</w:t>
        </w:r>
        <w:r>
          <w:rPr>
            <w:noProof/>
            <w:webHidden/>
          </w:rPr>
          <w:tab/>
        </w:r>
        <w:r>
          <w:rPr>
            <w:noProof/>
            <w:webHidden/>
          </w:rPr>
          <w:fldChar w:fldCharType="begin"/>
        </w:r>
        <w:r>
          <w:rPr>
            <w:noProof/>
            <w:webHidden/>
          </w:rPr>
          <w:instrText xml:space="preserve"> PAGEREF _Toc480980060 \h </w:instrText>
        </w:r>
        <w:r>
          <w:rPr>
            <w:noProof/>
            <w:webHidden/>
          </w:rPr>
        </w:r>
        <w:r>
          <w:rPr>
            <w:noProof/>
            <w:webHidden/>
          </w:rPr>
          <w:fldChar w:fldCharType="separate"/>
        </w:r>
        <w:r>
          <w:rPr>
            <w:noProof/>
            <w:webHidden/>
          </w:rPr>
          <w:t>4</w:t>
        </w:r>
        <w:r>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61" w:history="1">
        <w:r w:rsidRPr="00317EE3">
          <w:rPr>
            <w:rStyle w:val="af1"/>
            <w:noProof/>
          </w:rPr>
          <w:t>5</w:t>
        </w:r>
        <w:r>
          <w:rPr>
            <w:rFonts w:eastAsiaTheme="minorEastAsia" w:cstheme="minorBidi"/>
            <w:b w:val="0"/>
            <w:bCs w:val="0"/>
            <w:caps w:val="0"/>
            <w:noProof/>
            <w:snapToGrid/>
            <w:kern w:val="2"/>
            <w:sz w:val="21"/>
            <w:szCs w:val="22"/>
          </w:rPr>
          <w:tab/>
        </w:r>
        <w:r w:rsidRPr="00317EE3">
          <w:rPr>
            <w:rStyle w:val="af1"/>
            <w:rFonts w:hint="eastAsia"/>
            <w:noProof/>
          </w:rPr>
          <w:t>评估发现问题描述</w:t>
        </w:r>
        <w:r>
          <w:rPr>
            <w:noProof/>
            <w:webHidden/>
          </w:rPr>
          <w:tab/>
        </w:r>
        <w:r>
          <w:rPr>
            <w:noProof/>
            <w:webHidden/>
          </w:rPr>
          <w:fldChar w:fldCharType="begin"/>
        </w:r>
        <w:r>
          <w:rPr>
            <w:noProof/>
            <w:webHidden/>
          </w:rPr>
          <w:instrText xml:space="preserve"> PAGEREF _Toc480980061 \h </w:instrText>
        </w:r>
        <w:r>
          <w:rPr>
            <w:noProof/>
            <w:webHidden/>
          </w:rPr>
        </w:r>
        <w:r>
          <w:rPr>
            <w:noProof/>
            <w:webHidden/>
          </w:rPr>
          <w:fldChar w:fldCharType="separate"/>
        </w:r>
        <w:r>
          <w:rPr>
            <w:noProof/>
            <w:webHidden/>
          </w:rPr>
          <w:t>4</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62" w:history="1">
        <w:r w:rsidRPr="00317EE3">
          <w:rPr>
            <w:rStyle w:val="af1"/>
            <w:noProof/>
          </w:rPr>
          <w:t>5.1</w:t>
        </w:r>
        <w:r>
          <w:rPr>
            <w:rFonts w:eastAsiaTheme="minorEastAsia" w:cstheme="minorBidi"/>
            <w:smallCaps w:val="0"/>
            <w:noProof/>
            <w:snapToGrid/>
            <w:kern w:val="2"/>
            <w:sz w:val="21"/>
            <w:szCs w:val="22"/>
          </w:rPr>
          <w:tab/>
        </w:r>
        <w:r w:rsidRPr="00317EE3">
          <w:rPr>
            <w:rStyle w:val="af1"/>
            <w:rFonts w:hint="eastAsia"/>
            <w:noProof/>
          </w:rPr>
          <w:t>问题概要描述</w:t>
        </w:r>
        <w:r>
          <w:rPr>
            <w:noProof/>
            <w:webHidden/>
          </w:rPr>
          <w:tab/>
        </w:r>
        <w:r>
          <w:rPr>
            <w:noProof/>
            <w:webHidden/>
          </w:rPr>
          <w:fldChar w:fldCharType="begin"/>
        </w:r>
        <w:r>
          <w:rPr>
            <w:noProof/>
            <w:webHidden/>
          </w:rPr>
          <w:instrText xml:space="preserve"> PAGEREF _Toc480980062 \h </w:instrText>
        </w:r>
        <w:r>
          <w:rPr>
            <w:noProof/>
            <w:webHidden/>
          </w:rPr>
        </w:r>
        <w:r>
          <w:rPr>
            <w:noProof/>
            <w:webHidden/>
          </w:rPr>
          <w:fldChar w:fldCharType="separate"/>
        </w:r>
        <w:r>
          <w:rPr>
            <w:noProof/>
            <w:webHidden/>
          </w:rPr>
          <w:t>4</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63" w:history="1">
        <w:r w:rsidRPr="00317EE3">
          <w:rPr>
            <w:rStyle w:val="af1"/>
            <w:noProof/>
          </w:rPr>
          <w:t>5.2</w:t>
        </w:r>
        <w:r>
          <w:rPr>
            <w:rFonts w:eastAsiaTheme="minorEastAsia" w:cstheme="minorBidi"/>
            <w:smallCaps w:val="0"/>
            <w:noProof/>
            <w:snapToGrid/>
            <w:kern w:val="2"/>
            <w:sz w:val="21"/>
            <w:szCs w:val="22"/>
          </w:rPr>
          <w:tab/>
        </w:r>
        <w:r w:rsidRPr="00317EE3">
          <w:rPr>
            <w:rStyle w:val="af1"/>
            <w:rFonts w:hint="eastAsia"/>
            <w:noProof/>
          </w:rPr>
          <w:t>问题详细描述</w:t>
        </w:r>
        <w:r>
          <w:rPr>
            <w:noProof/>
            <w:webHidden/>
          </w:rPr>
          <w:tab/>
        </w:r>
        <w:r>
          <w:rPr>
            <w:noProof/>
            <w:webHidden/>
          </w:rPr>
          <w:fldChar w:fldCharType="begin"/>
        </w:r>
        <w:r>
          <w:rPr>
            <w:noProof/>
            <w:webHidden/>
          </w:rPr>
          <w:instrText xml:space="preserve"> PAGEREF _Toc480980063 \h </w:instrText>
        </w:r>
        <w:r>
          <w:rPr>
            <w:noProof/>
            <w:webHidden/>
          </w:rPr>
        </w:r>
        <w:r>
          <w:rPr>
            <w:noProof/>
            <w:webHidden/>
          </w:rPr>
          <w:fldChar w:fldCharType="separate"/>
        </w:r>
        <w:r>
          <w:rPr>
            <w:noProof/>
            <w:webHidden/>
          </w:rPr>
          <w:t>5</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64" w:history="1">
        <w:r w:rsidRPr="00317EE3">
          <w:rPr>
            <w:rStyle w:val="af1"/>
            <w:noProof/>
            <w:w w:val="0"/>
          </w:rPr>
          <w:t>5.2.1</w:t>
        </w:r>
        <w:r>
          <w:rPr>
            <w:rFonts w:eastAsiaTheme="minorEastAsia" w:cstheme="minorBidi"/>
            <w:i w:val="0"/>
            <w:iCs w:val="0"/>
            <w:noProof/>
            <w:snapToGrid/>
            <w:kern w:val="2"/>
            <w:sz w:val="21"/>
            <w:szCs w:val="22"/>
          </w:rPr>
          <w:tab/>
        </w:r>
        <w:r w:rsidRPr="00317EE3">
          <w:rPr>
            <w:rStyle w:val="af1"/>
            <w:rFonts w:hint="eastAsia"/>
            <w:noProof/>
          </w:rPr>
          <w:t>【</w:t>
        </w:r>
        <w:r w:rsidRPr="00317EE3">
          <w:rPr>
            <w:rStyle w:val="af1"/>
            <w:noProof/>
          </w:rPr>
          <w:t>N/SDV1</w:t>
        </w:r>
        <w:r w:rsidRPr="00317EE3">
          <w:rPr>
            <w:rStyle w:val="af1"/>
            <w:rFonts w:hint="eastAsia"/>
            <w:noProof/>
          </w:rPr>
          <w:t>】【安全测试】【国内版本】【优易点广告主</w:t>
        </w:r>
        <w:r w:rsidRPr="00317EE3">
          <w:rPr>
            <w:rStyle w:val="af1"/>
            <w:noProof/>
          </w:rPr>
          <w:t>Portal</w:t>
        </w:r>
        <w:r w:rsidRPr="00317EE3">
          <w:rPr>
            <w:rStyle w:val="af1"/>
            <w:rFonts w:hint="eastAsia"/>
            <w:noProof/>
          </w:rPr>
          <w:t>】</w:t>
        </w:r>
        <w:r w:rsidRPr="00317EE3">
          <w:rPr>
            <w:rStyle w:val="af1"/>
            <w:noProof/>
          </w:rPr>
          <w:t>appscan</w:t>
        </w:r>
        <w:r w:rsidRPr="00317EE3">
          <w:rPr>
            <w:rStyle w:val="af1"/>
            <w:rFonts w:hint="eastAsia"/>
            <w:noProof/>
          </w:rPr>
          <w:t>扫描优易点广告主</w:t>
        </w:r>
        <w:r w:rsidRPr="00317EE3">
          <w:rPr>
            <w:rStyle w:val="af1"/>
            <w:noProof/>
          </w:rPr>
          <w:t>Portal</w:t>
        </w:r>
        <w:r w:rsidRPr="00317EE3">
          <w:rPr>
            <w:rStyle w:val="af1"/>
            <w:rFonts w:hint="eastAsia"/>
            <w:noProof/>
          </w:rPr>
          <w:t>，存在高危漏洞</w:t>
        </w:r>
        <w:r>
          <w:rPr>
            <w:noProof/>
            <w:webHidden/>
          </w:rPr>
          <w:tab/>
        </w:r>
        <w:r>
          <w:rPr>
            <w:noProof/>
            <w:webHidden/>
          </w:rPr>
          <w:fldChar w:fldCharType="begin"/>
        </w:r>
        <w:r>
          <w:rPr>
            <w:noProof/>
            <w:webHidden/>
          </w:rPr>
          <w:instrText xml:space="preserve"> PAGEREF _Toc480980064 \h </w:instrText>
        </w:r>
        <w:r>
          <w:rPr>
            <w:noProof/>
            <w:webHidden/>
          </w:rPr>
        </w:r>
        <w:r>
          <w:rPr>
            <w:noProof/>
            <w:webHidden/>
          </w:rPr>
          <w:fldChar w:fldCharType="separate"/>
        </w:r>
        <w:r>
          <w:rPr>
            <w:noProof/>
            <w:webHidden/>
          </w:rPr>
          <w:t>5</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65" w:history="1">
        <w:r w:rsidRPr="00317EE3">
          <w:rPr>
            <w:rStyle w:val="af1"/>
            <w:noProof/>
            <w:w w:val="0"/>
          </w:rPr>
          <w:t>5.2.2</w:t>
        </w:r>
        <w:r>
          <w:rPr>
            <w:rFonts w:eastAsiaTheme="minorEastAsia" w:cstheme="minorBidi"/>
            <w:i w:val="0"/>
            <w:iCs w:val="0"/>
            <w:noProof/>
            <w:snapToGrid/>
            <w:kern w:val="2"/>
            <w:sz w:val="21"/>
            <w:szCs w:val="22"/>
          </w:rPr>
          <w:tab/>
        </w:r>
        <w:r w:rsidRPr="00317EE3">
          <w:rPr>
            <w:rStyle w:val="af1"/>
            <w:rFonts w:hint="eastAsia"/>
            <w:noProof/>
          </w:rPr>
          <w:t>【</w:t>
        </w:r>
        <w:r w:rsidRPr="00317EE3">
          <w:rPr>
            <w:rStyle w:val="af1"/>
            <w:noProof/>
          </w:rPr>
          <w:t>N/SDV1</w:t>
        </w:r>
        <w:r w:rsidRPr="00317EE3">
          <w:rPr>
            <w:rStyle w:val="af1"/>
            <w:rFonts w:hint="eastAsia"/>
            <w:noProof/>
          </w:rPr>
          <w:t>】【安全测试】【国内版本】【</w:t>
        </w:r>
        <w:r w:rsidRPr="00317EE3">
          <w:rPr>
            <w:rStyle w:val="af1"/>
            <w:noProof/>
          </w:rPr>
          <w:t>SDKServer/PD</w:t>
        </w:r>
        <w:r w:rsidRPr="00317EE3">
          <w:rPr>
            <w:rStyle w:val="af1"/>
            <w:rFonts w:hint="eastAsia"/>
            <w:noProof/>
          </w:rPr>
          <w:t>】</w:t>
        </w:r>
        <w:r w:rsidRPr="00317EE3">
          <w:rPr>
            <w:rStyle w:val="af1"/>
            <w:noProof/>
          </w:rPr>
          <w:t>SDKServer</w:t>
        </w:r>
        <w:r w:rsidRPr="00317EE3">
          <w:rPr>
            <w:rStyle w:val="af1"/>
            <w:rFonts w:hint="eastAsia"/>
            <w:noProof/>
          </w:rPr>
          <w:t>和</w:t>
        </w:r>
        <w:r w:rsidRPr="00317EE3">
          <w:rPr>
            <w:rStyle w:val="af1"/>
            <w:noProof/>
          </w:rPr>
          <w:t>Pd</w:t>
        </w:r>
        <w:r w:rsidRPr="00317EE3">
          <w:rPr>
            <w:rStyle w:val="af1"/>
            <w:rFonts w:hint="eastAsia"/>
            <w:noProof/>
          </w:rPr>
          <w:t>的</w:t>
        </w:r>
        <w:r w:rsidRPr="00317EE3">
          <w:rPr>
            <w:rStyle w:val="af1"/>
            <w:noProof/>
          </w:rPr>
          <w:t>fastjson</w:t>
        </w:r>
        <w:r w:rsidRPr="00317EE3">
          <w:rPr>
            <w:rStyle w:val="af1"/>
            <w:rFonts w:hint="eastAsia"/>
            <w:noProof/>
          </w:rPr>
          <w:t>未升级到优选版本</w:t>
        </w:r>
        <w:r w:rsidRPr="00317EE3">
          <w:rPr>
            <w:rStyle w:val="af1"/>
            <w:noProof/>
          </w:rPr>
          <w:t>1.2.29</w:t>
        </w:r>
        <w:r>
          <w:rPr>
            <w:noProof/>
            <w:webHidden/>
          </w:rPr>
          <w:tab/>
        </w:r>
        <w:r>
          <w:rPr>
            <w:noProof/>
            <w:webHidden/>
          </w:rPr>
          <w:fldChar w:fldCharType="begin"/>
        </w:r>
        <w:r>
          <w:rPr>
            <w:noProof/>
            <w:webHidden/>
          </w:rPr>
          <w:instrText xml:space="preserve"> PAGEREF _Toc480980065 \h </w:instrText>
        </w:r>
        <w:r>
          <w:rPr>
            <w:noProof/>
            <w:webHidden/>
          </w:rPr>
        </w:r>
        <w:r>
          <w:rPr>
            <w:noProof/>
            <w:webHidden/>
          </w:rPr>
          <w:fldChar w:fldCharType="separate"/>
        </w:r>
        <w:r>
          <w:rPr>
            <w:noProof/>
            <w:webHidden/>
          </w:rPr>
          <w:t>6</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66" w:history="1">
        <w:r w:rsidRPr="00317EE3">
          <w:rPr>
            <w:rStyle w:val="af1"/>
            <w:noProof/>
            <w:w w:val="0"/>
          </w:rPr>
          <w:t>5.2.3</w:t>
        </w:r>
        <w:r>
          <w:rPr>
            <w:rFonts w:eastAsiaTheme="minorEastAsia" w:cstheme="minorBidi"/>
            <w:i w:val="0"/>
            <w:iCs w:val="0"/>
            <w:noProof/>
            <w:snapToGrid/>
            <w:kern w:val="2"/>
            <w:sz w:val="21"/>
            <w:szCs w:val="22"/>
          </w:rPr>
          <w:tab/>
        </w:r>
        <w:r w:rsidRPr="00317EE3">
          <w:rPr>
            <w:rStyle w:val="af1"/>
            <w:rFonts w:hint="eastAsia"/>
            <w:noProof/>
          </w:rPr>
          <w:t>【</w:t>
        </w:r>
        <w:r w:rsidRPr="00317EE3">
          <w:rPr>
            <w:rStyle w:val="af1"/>
            <w:noProof/>
          </w:rPr>
          <w:t>N/SDV</w:t>
        </w:r>
        <w:r w:rsidRPr="00317EE3">
          <w:rPr>
            <w:rStyle w:val="af1"/>
            <w:rFonts w:hint="eastAsia"/>
            <w:noProof/>
          </w:rPr>
          <w:t>】【安全测试】【国内版本】【联盟云文件夹】修改运行中云问价广告任务的出价能修改为低于</w:t>
        </w:r>
        <w:r w:rsidRPr="00317EE3">
          <w:rPr>
            <w:rStyle w:val="af1"/>
            <w:noProof/>
          </w:rPr>
          <w:t>0.8</w:t>
        </w:r>
        <w:r w:rsidRPr="00317EE3">
          <w:rPr>
            <w:rStyle w:val="af1"/>
            <w:rFonts w:hint="eastAsia"/>
            <w:noProof/>
          </w:rPr>
          <w:t>的值</w:t>
        </w:r>
        <w:r>
          <w:rPr>
            <w:noProof/>
            <w:webHidden/>
          </w:rPr>
          <w:tab/>
        </w:r>
        <w:r>
          <w:rPr>
            <w:noProof/>
            <w:webHidden/>
          </w:rPr>
          <w:fldChar w:fldCharType="begin"/>
        </w:r>
        <w:r>
          <w:rPr>
            <w:noProof/>
            <w:webHidden/>
          </w:rPr>
          <w:instrText xml:space="preserve"> PAGEREF _Toc480980066 \h </w:instrText>
        </w:r>
        <w:r>
          <w:rPr>
            <w:noProof/>
            <w:webHidden/>
          </w:rPr>
        </w:r>
        <w:r>
          <w:rPr>
            <w:noProof/>
            <w:webHidden/>
          </w:rPr>
          <w:fldChar w:fldCharType="separate"/>
        </w:r>
        <w:r>
          <w:rPr>
            <w:noProof/>
            <w:webHidden/>
          </w:rPr>
          <w:t>6</w:t>
        </w:r>
        <w:r>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67" w:history="1">
        <w:r w:rsidRPr="00317EE3">
          <w:rPr>
            <w:rStyle w:val="af1"/>
            <w:noProof/>
          </w:rPr>
          <w:t>6</w:t>
        </w:r>
        <w:r>
          <w:rPr>
            <w:rFonts w:eastAsiaTheme="minorEastAsia" w:cstheme="minorBidi"/>
            <w:b w:val="0"/>
            <w:bCs w:val="0"/>
            <w:caps w:val="0"/>
            <w:noProof/>
            <w:snapToGrid/>
            <w:kern w:val="2"/>
            <w:sz w:val="21"/>
            <w:szCs w:val="22"/>
          </w:rPr>
          <w:tab/>
        </w:r>
        <w:r w:rsidRPr="00317EE3">
          <w:rPr>
            <w:rStyle w:val="af1"/>
            <w:rFonts w:hint="eastAsia"/>
            <w:noProof/>
          </w:rPr>
          <w:t>网络安全及隐私保护评估内容及方法</w:t>
        </w:r>
        <w:r>
          <w:rPr>
            <w:noProof/>
            <w:webHidden/>
          </w:rPr>
          <w:tab/>
        </w:r>
        <w:r>
          <w:rPr>
            <w:noProof/>
            <w:webHidden/>
          </w:rPr>
          <w:fldChar w:fldCharType="begin"/>
        </w:r>
        <w:r>
          <w:rPr>
            <w:noProof/>
            <w:webHidden/>
          </w:rPr>
          <w:instrText xml:space="preserve"> PAGEREF _Toc480980067 \h </w:instrText>
        </w:r>
        <w:r>
          <w:rPr>
            <w:noProof/>
            <w:webHidden/>
          </w:rPr>
        </w:r>
        <w:r>
          <w:rPr>
            <w:noProof/>
            <w:webHidden/>
          </w:rPr>
          <w:fldChar w:fldCharType="separate"/>
        </w:r>
        <w:r>
          <w:rPr>
            <w:noProof/>
            <w:webHidden/>
          </w:rPr>
          <w:t>8</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68" w:history="1">
        <w:r w:rsidRPr="00317EE3">
          <w:rPr>
            <w:rStyle w:val="af1"/>
            <w:noProof/>
          </w:rPr>
          <w:t>6.1</w:t>
        </w:r>
        <w:r>
          <w:rPr>
            <w:rFonts w:eastAsiaTheme="minorEastAsia" w:cstheme="minorBidi"/>
            <w:smallCaps w:val="0"/>
            <w:noProof/>
            <w:snapToGrid/>
            <w:kern w:val="2"/>
            <w:sz w:val="21"/>
            <w:szCs w:val="22"/>
          </w:rPr>
          <w:tab/>
        </w:r>
        <w:r w:rsidRPr="00317EE3">
          <w:rPr>
            <w:rStyle w:val="af1"/>
            <w:rFonts w:hint="eastAsia"/>
            <w:noProof/>
          </w:rPr>
          <w:t>网络安全与隐私保护验证</w:t>
        </w:r>
        <w:r>
          <w:rPr>
            <w:noProof/>
            <w:webHidden/>
          </w:rPr>
          <w:tab/>
        </w:r>
        <w:r>
          <w:rPr>
            <w:noProof/>
            <w:webHidden/>
          </w:rPr>
          <w:fldChar w:fldCharType="begin"/>
        </w:r>
        <w:r>
          <w:rPr>
            <w:noProof/>
            <w:webHidden/>
          </w:rPr>
          <w:instrText xml:space="preserve"> PAGEREF _Toc480980068 \h </w:instrText>
        </w:r>
        <w:r>
          <w:rPr>
            <w:noProof/>
            <w:webHidden/>
          </w:rPr>
        </w:r>
        <w:r>
          <w:rPr>
            <w:noProof/>
            <w:webHidden/>
          </w:rPr>
          <w:fldChar w:fldCharType="separate"/>
        </w:r>
        <w:r>
          <w:rPr>
            <w:noProof/>
            <w:webHidden/>
          </w:rPr>
          <w:t>8</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69" w:history="1">
        <w:r w:rsidRPr="00317EE3">
          <w:rPr>
            <w:rStyle w:val="af1"/>
            <w:noProof/>
            <w:w w:val="0"/>
          </w:rPr>
          <w:t>6.1.1</w:t>
        </w:r>
        <w:r>
          <w:rPr>
            <w:rFonts w:eastAsiaTheme="minorEastAsia" w:cstheme="minorBidi"/>
            <w:i w:val="0"/>
            <w:iCs w:val="0"/>
            <w:noProof/>
            <w:snapToGrid/>
            <w:kern w:val="2"/>
            <w:sz w:val="21"/>
            <w:szCs w:val="22"/>
          </w:rPr>
          <w:tab/>
        </w:r>
        <w:r w:rsidRPr="00317EE3">
          <w:rPr>
            <w:rStyle w:val="af1"/>
            <w:rFonts w:hint="eastAsia"/>
            <w:noProof/>
          </w:rPr>
          <w:t>验证组网</w:t>
        </w:r>
        <w:r>
          <w:rPr>
            <w:noProof/>
            <w:webHidden/>
          </w:rPr>
          <w:tab/>
        </w:r>
        <w:r>
          <w:rPr>
            <w:noProof/>
            <w:webHidden/>
          </w:rPr>
          <w:fldChar w:fldCharType="begin"/>
        </w:r>
        <w:r>
          <w:rPr>
            <w:noProof/>
            <w:webHidden/>
          </w:rPr>
          <w:instrText xml:space="preserve"> PAGEREF _Toc480980069 \h </w:instrText>
        </w:r>
        <w:r>
          <w:rPr>
            <w:noProof/>
            <w:webHidden/>
          </w:rPr>
        </w:r>
        <w:r>
          <w:rPr>
            <w:noProof/>
            <w:webHidden/>
          </w:rPr>
          <w:fldChar w:fldCharType="separate"/>
        </w:r>
        <w:r>
          <w:rPr>
            <w:noProof/>
            <w:webHidden/>
          </w:rPr>
          <w:t>8</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70" w:history="1">
        <w:r w:rsidRPr="00317EE3">
          <w:rPr>
            <w:rStyle w:val="af1"/>
            <w:noProof/>
            <w:w w:val="0"/>
          </w:rPr>
          <w:t>6.1.2</w:t>
        </w:r>
        <w:r>
          <w:rPr>
            <w:rFonts w:eastAsiaTheme="minorEastAsia" w:cstheme="minorBidi"/>
            <w:i w:val="0"/>
            <w:iCs w:val="0"/>
            <w:noProof/>
            <w:snapToGrid/>
            <w:kern w:val="2"/>
            <w:sz w:val="21"/>
            <w:szCs w:val="22"/>
          </w:rPr>
          <w:tab/>
        </w:r>
        <w:r w:rsidRPr="00317EE3">
          <w:rPr>
            <w:rStyle w:val="af1"/>
            <w:rFonts w:hint="eastAsia"/>
            <w:noProof/>
          </w:rPr>
          <w:t>系统分析</w:t>
        </w:r>
        <w:r>
          <w:rPr>
            <w:noProof/>
            <w:webHidden/>
          </w:rPr>
          <w:tab/>
        </w:r>
        <w:r>
          <w:rPr>
            <w:noProof/>
            <w:webHidden/>
          </w:rPr>
          <w:fldChar w:fldCharType="begin"/>
        </w:r>
        <w:r>
          <w:rPr>
            <w:noProof/>
            <w:webHidden/>
          </w:rPr>
          <w:instrText xml:space="preserve"> PAGEREF _Toc480980070 \h </w:instrText>
        </w:r>
        <w:r>
          <w:rPr>
            <w:noProof/>
            <w:webHidden/>
          </w:rPr>
        </w:r>
        <w:r>
          <w:rPr>
            <w:noProof/>
            <w:webHidden/>
          </w:rPr>
          <w:fldChar w:fldCharType="separate"/>
        </w:r>
        <w:r>
          <w:rPr>
            <w:noProof/>
            <w:webHidden/>
          </w:rPr>
          <w:t>8</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71" w:history="1">
        <w:r w:rsidRPr="00317EE3">
          <w:rPr>
            <w:rStyle w:val="af1"/>
            <w:rFonts w:ascii="Times New Roman" w:hAnsi="Times New Roman" w:cs="Times New Roman"/>
            <w:noProof/>
            <w:w w:val="0"/>
          </w:rPr>
          <w:t>6.1.2.1</w:t>
        </w:r>
        <w:r>
          <w:rPr>
            <w:rFonts w:eastAsiaTheme="minorEastAsia" w:cstheme="minorBidi"/>
            <w:noProof/>
            <w:snapToGrid/>
            <w:kern w:val="2"/>
            <w:sz w:val="21"/>
            <w:szCs w:val="22"/>
          </w:rPr>
          <w:tab/>
        </w:r>
        <w:r w:rsidRPr="00317EE3">
          <w:rPr>
            <w:rStyle w:val="af1"/>
            <w:rFonts w:hint="eastAsia"/>
            <w:noProof/>
          </w:rPr>
          <w:t>差异点分析</w:t>
        </w:r>
        <w:r>
          <w:rPr>
            <w:noProof/>
            <w:webHidden/>
          </w:rPr>
          <w:tab/>
        </w:r>
        <w:r>
          <w:rPr>
            <w:noProof/>
            <w:webHidden/>
          </w:rPr>
          <w:fldChar w:fldCharType="begin"/>
        </w:r>
        <w:r>
          <w:rPr>
            <w:noProof/>
            <w:webHidden/>
          </w:rPr>
          <w:instrText xml:space="preserve"> PAGEREF _Toc480980071 \h </w:instrText>
        </w:r>
        <w:r>
          <w:rPr>
            <w:noProof/>
            <w:webHidden/>
          </w:rPr>
        </w:r>
        <w:r>
          <w:rPr>
            <w:noProof/>
            <w:webHidden/>
          </w:rPr>
          <w:fldChar w:fldCharType="separate"/>
        </w:r>
        <w:r>
          <w:rPr>
            <w:noProof/>
            <w:webHidden/>
          </w:rPr>
          <w:t>8</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72" w:history="1">
        <w:r w:rsidRPr="00317EE3">
          <w:rPr>
            <w:rStyle w:val="af1"/>
            <w:rFonts w:ascii="Times New Roman" w:hAnsi="Times New Roman" w:cs="Times New Roman"/>
            <w:noProof/>
            <w:w w:val="0"/>
          </w:rPr>
          <w:t>6.1.2.2</w:t>
        </w:r>
        <w:r>
          <w:rPr>
            <w:rFonts w:eastAsiaTheme="minorEastAsia" w:cstheme="minorBidi"/>
            <w:noProof/>
            <w:snapToGrid/>
            <w:kern w:val="2"/>
            <w:sz w:val="21"/>
            <w:szCs w:val="22"/>
          </w:rPr>
          <w:tab/>
        </w:r>
        <w:r w:rsidRPr="00317EE3">
          <w:rPr>
            <w:rStyle w:val="af1"/>
            <w:rFonts w:hint="eastAsia"/>
            <w:noProof/>
          </w:rPr>
          <w:t>系统架构</w:t>
        </w:r>
        <w:r>
          <w:rPr>
            <w:noProof/>
            <w:webHidden/>
          </w:rPr>
          <w:tab/>
        </w:r>
        <w:r>
          <w:rPr>
            <w:noProof/>
            <w:webHidden/>
          </w:rPr>
          <w:fldChar w:fldCharType="begin"/>
        </w:r>
        <w:r>
          <w:rPr>
            <w:noProof/>
            <w:webHidden/>
          </w:rPr>
          <w:instrText xml:space="preserve"> PAGEREF _Toc480980072 \h </w:instrText>
        </w:r>
        <w:r>
          <w:rPr>
            <w:noProof/>
            <w:webHidden/>
          </w:rPr>
        </w:r>
        <w:r>
          <w:rPr>
            <w:noProof/>
            <w:webHidden/>
          </w:rPr>
          <w:fldChar w:fldCharType="separate"/>
        </w:r>
        <w:r>
          <w:rPr>
            <w:noProof/>
            <w:webHidden/>
          </w:rPr>
          <w:t>9</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73" w:history="1">
        <w:r w:rsidRPr="00317EE3">
          <w:rPr>
            <w:rStyle w:val="af1"/>
            <w:rFonts w:ascii="Times New Roman" w:hAnsi="Times New Roman" w:cs="Times New Roman"/>
            <w:noProof/>
            <w:w w:val="0"/>
          </w:rPr>
          <w:t>6.1.2.3</w:t>
        </w:r>
        <w:r>
          <w:rPr>
            <w:rFonts w:eastAsiaTheme="minorEastAsia" w:cstheme="minorBidi"/>
            <w:noProof/>
            <w:snapToGrid/>
            <w:kern w:val="2"/>
            <w:sz w:val="21"/>
            <w:szCs w:val="22"/>
          </w:rPr>
          <w:tab/>
        </w:r>
        <w:r w:rsidRPr="00317EE3">
          <w:rPr>
            <w:rStyle w:val="af1"/>
            <w:rFonts w:hint="eastAsia"/>
            <w:noProof/>
          </w:rPr>
          <w:t>业务整体流程</w:t>
        </w:r>
        <w:r>
          <w:rPr>
            <w:noProof/>
            <w:webHidden/>
          </w:rPr>
          <w:tab/>
        </w:r>
        <w:r>
          <w:rPr>
            <w:noProof/>
            <w:webHidden/>
          </w:rPr>
          <w:fldChar w:fldCharType="begin"/>
        </w:r>
        <w:r>
          <w:rPr>
            <w:noProof/>
            <w:webHidden/>
          </w:rPr>
          <w:instrText xml:space="preserve"> PAGEREF _Toc480980073 \h </w:instrText>
        </w:r>
        <w:r>
          <w:rPr>
            <w:noProof/>
            <w:webHidden/>
          </w:rPr>
        </w:r>
        <w:r>
          <w:rPr>
            <w:noProof/>
            <w:webHidden/>
          </w:rPr>
          <w:fldChar w:fldCharType="separate"/>
        </w:r>
        <w:r>
          <w:rPr>
            <w:noProof/>
            <w:webHidden/>
          </w:rPr>
          <w:t>10</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74" w:history="1">
        <w:r w:rsidRPr="00317EE3">
          <w:rPr>
            <w:rStyle w:val="af1"/>
            <w:rFonts w:ascii="Times New Roman" w:hAnsi="Times New Roman" w:cs="Times New Roman"/>
            <w:noProof/>
            <w:w w:val="0"/>
          </w:rPr>
          <w:t>6.1.2.4</w:t>
        </w:r>
        <w:r>
          <w:rPr>
            <w:rFonts w:eastAsiaTheme="minorEastAsia" w:cstheme="minorBidi"/>
            <w:noProof/>
            <w:snapToGrid/>
            <w:kern w:val="2"/>
            <w:sz w:val="21"/>
            <w:szCs w:val="22"/>
          </w:rPr>
          <w:tab/>
        </w:r>
        <w:r w:rsidRPr="00317EE3">
          <w:rPr>
            <w:rStyle w:val="af1"/>
            <w:rFonts w:hint="eastAsia"/>
            <w:noProof/>
          </w:rPr>
          <w:t>外部接口分析</w:t>
        </w:r>
        <w:r>
          <w:rPr>
            <w:noProof/>
            <w:webHidden/>
          </w:rPr>
          <w:tab/>
        </w:r>
        <w:r>
          <w:rPr>
            <w:noProof/>
            <w:webHidden/>
          </w:rPr>
          <w:fldChar w:fldCharType="begin"/>
        </w:r>
        <w:r>
          <w:rPr>
            <w:noProof/>
            <w:webHidden/>
          </w:rPr>
          <w:instrText xml:space="preserve"> PAGEREF _Toc480980074 \h </w:instrText>
        </w:r>
        <w:r>
          <w:rPr>
            <w:noProof/>
            <w:webHidden/>
          </w:rPr>
        </w:r>
        <w:r>
          <w:rPr>
            <w:noProof/>
            <w:webHidden/>
          </w:rPr>
          <w:fldChar w:fldCharType="separate"/>
        </w:r>
        <w:r>
          <w:rPr>
            <w:noProof/>
            <w:webHidden/>
          </w:rPr>
          <w:t>17</w:t>
        </w:r>
        <w:r>
          <w:rPr>
            <w:noProof/>
            <w:webHidden/>
          </w:rPr>
          <w:fldChar w:fldCharType="end"/>
        </w:r>
      </w:hyperlink>
    </w:p>
    <w:p w:rsidR="00A63DF3" w:rsidRDefault="00A63DF3">
      <w:pPr>
        <w:pStyle w:val="50"/>
        <w:tabs>
          <w:tab w:val="left" w:pos="1680"/>
          <w:tab w:val="right" w:leader="dot" w:pos="8296"/>
        </w:tabs>
        <w:rPr>
          <w:rFonts w:eastAsiaTheme="minorEastAsia" w:cstheme="minorBidi"/>
          <w:noProof/>
          <w:snapToGrid/>
          <w:kern w:val="2"/>
          <w:sz w:val="21"/>
          <w:szCs w:val="22"/>
        </w:rPr>
      </w:pPr>
      <w:hyperlink w:anchor="_Toc480980075" w:history="1">
        <w:r w:rsidRPr="00317EE3">
          <w:rPr>
            <w:rStyle w:val="af1"/>
            <w:rFonts w:ascii="Times New Roman" w:cs="Times New Roman"/>
            <w:noProof/>
            <w:w w:val="0"/>
          </w:rPr>
          <w:t>6.1.2.4.1</w:t>
        </w:r>
        <w:r>
          <w:rPr>
            <w:rFonts w:eastAsiaTheme="minorEastAsia" w:cstheme="minorBidi"/>
            <w:noProof/>
            <w:snapToGrid/>
            <w:kern w:val="2"/>
            <w:sz w:val="21"/>
            <w:szCs w:val="22"/>
          </w:rPr>
          <w:tab/>
        </w:r>
        <w:r w:rsidRPr="00317EE3">
          <w:rPr>
            <w:rStyle w:val="af1"/>
            <w:rFonts w:hint="eastAsia"/>
            <w:noProof/>
          </w:rPr>
          <w:t>集成广告</w:t>
        </w:r>
        <w:r w:rsidRPr="00317EE3">
          <w:rPr>
            <w:rStyle w:val="af1"/>
            <w:noProof/>
          </w:rPr>
          <w:t>SDK</w:t>
        </w:r>
        <w:r w:rsidRPr="00317EE3">
          <w:rPr>
            <w:rStyle w:val="af1"/>
            <w:rFonts w:hint="eastAsia"/>
            <w:noProof/>
          </w:rPr>
          <w:t>的</w:t>
        </w:r>
        <w:r w:rsidRPr="00317EE3">
          <w:rPr>
            <w:rStyle w:val="af1"/>
            <w:noProof/>
          </w:rPr>
          <w:t>App</w:t>
        </w:r>
        <w:r>
          <w:rPr>
            <w:noProof/>
            <w:webHidden/>
          </w:rPr>
          <w:tab/>
        </w:r>
        <w:r>
          <w:rPr>
            <w:noProof/>
            <w:webHidden/>
          </w:rPr>
          <w:fldChar w:fldCharType="begin"/>
        </w:r>
        <w:r>
          <w:rPr>
            <w:noProof/>
            <w:webHidden/>
          </w:rPr>
          <w:instrText xml:space="preserve"> PAGEREF _Toc480980075 \h </w:instrText>
        </w:r>
        <w:r>
          <w:rPr>
            <w:noProof/>
            <w:webHidden/>
          </w:rPr>
        </w:r>
        <w:r>
          <w:rPr>
            <w:noProof/>
            <w:webHidden/>
          </w:rPr>
          <w:fldChar w:fldCharType="separate"/>
        </w:r>
        <w:r>
          <w:rPr>
            <w:noProof/>
            <w:webHidden/>
          </w:rPr>
          <w:t>17</w:t>
        </w:r>
        <w:r>
          <w:rPr>
            <w:noProof/>
            <w:webHidden/>
          </w:rPr>
          <w:fldChar w:fldCharType="end"/>
        </w:r>
      </w:hyperlink>
    </w:p>
    <w:p w:rsidR="00A63DF3" w:rsidRDefault="00A63DF3">
      <w:pPr>
        <w:pStyle w:val="50"/>
        <w:tabs>
          <w:tab w:val="left" w:pos="1680"/>
          <w:tab w:val="right" w:leader="dot" w:pos="8296"/>
        </w:tabs>
        <w:rPr>
          <w:rFonts w:eastAsiaTheme="minorEastAsia" w:cstheme="minorBidi"/>
          <w:noProof/>
          <w:snapToGrid/>
          <w:kern w:val="2"/>
          <w:sz w:val="21"/>
          <w:szCs w:val="22"/>
        </w:rPr>
      </w:pPr>
      <w:hyperlink w:anchor="_Toc480980076" w:history="1">
        <w:r w:rsidRPr="00317EE3">
          <w:rPr>
            <w:rStyle w:val="af1"/>
            <w:rFonts w:ascii="Times New Roman" w:cs="Times New Roman"/>
            <w:noProof/>
            <w:w w:val="0"/>
          </w:rPr>
          <w:t>6.1.2.4.2</w:t>
        </w:r>
        <w:r>
          <w:rPr>
            <w:rFonts w:eastAsiaTheme="minorEastAsia" w:cstheme="minorBidi"/>
            <w:noProof/>
            <w:snapToGrid/>
            <w:kern w:val="2"/>
            <w:sz w:val="21"/>
            <w:szCs w:val="22"/>
          </w:rPr>
          <w:tab/>
        </w:r>
        <w:r w:rsidRPr="00317EE3">
          <w:rPr>
            <w:rStyle w:val="af1"/>
            <w:rFonts w:hint="eastAsia"/>
            <w:noProof/>
          </w:rPr>
          <w:t>开发者浏览器</w:t>
        </w:r>
        <w:r>
          <w:rPr>
            <w:noProof/>
            <w:webHidden/>
          </w:rPr>
          <w:tab/>
        </w:r>
        <w:r>
          <w:rPr>
            <w:noProof/>
            <w:webHidden/>
          </w:rPr>
          <w:fldChar w:fldCharType="begin"/>
        </w:r>
        <w:r>
          <w:rPr>
            <w:noProof/>
            <w:webHidden/>
          </w:rPr>
          <w:instrText xml:space="preserve"> PAGEREF _Toc480980076 \h </w:instrText>
        </w:r>
        <w:r>
          <w:rPr>
            <w:noProof/>
            <w:webHidden/>
          </w:rPr>
        </w:r>
        <w:r>
          <w:rPr>
            <w:noProof/>
            <w:webHidden/>
          </w:rPr>
          <w:fldChar w:fldCharType="separate"/>
        </w:r>
        <w:r>
          <w:rPr>
            <w:noProof/>
            <w:webHidden/>
          </w:rPr>
          <w:t>18</w:t>
        </w:r>
        <w:r>
          <w:rPr>
            <w:noProof/>
            <w:webHidden/>
          </w:rPr>
          <w:fldChar w:fldCharType="end"/>
        </w:r>
      </w:hyperlink>
    </w:p>
    <w:p w:rsidR="00A63DF3" w:rsidRDefault="00A63DF3">
      <w:pPr>
        <w:pStyle w:val="50"/>
        <w:tabs>
          <w:tab w:val="left" w:pos="1680"/>
          <w:tab w:val="right" w:leader="dot" w:pos="8296"/>
        </w:tabs>
        <w:rPr>
          <w:rFonts w:eastAsiaTheme="minorEastAsia" w:cstheme="minorBidi"/>
          <w:noProof/>
          <w:snapToGrid/>
          <w:kern w:val="2"/>
          <w:sz w:val="21"/>
          <w:szCs w:val="22"/>
        </w:rPr>
      </w:pPr>
      <w:hyperlink w:anchor="_Toc480980077" w:history="1">
        <w:r w:rsidRPr="00317EE3">
          <w:rPr>
            <w:rStyle w:val="af1"/>
            <w:rFonts w:ascii="Times New Roman" w:cs="Times New Roman"/>
            <w:noProof/>
            <w:w w:val="0"/>
          </w:rPr>
          <w:t>6.1.2.4.3</w:t>
        </w:r>
        <w:r>
          <w:rPr>
            <w:rFonts w:eastAsiaTheme="minorEastAsia" w:cstheme="minorBidi"/>
            <w:noProof/>
            <w:snapToGrid/>
            <w:kern w:val="2"/>
            <w:sz w:val="21"/>
            <w:szCs w:val="22"/>
          </w:rPr>
          <w:tab/>
        </w:r>
        <w:r w:rsidRPr="00317EE3">
          <w:rPr>
            <w:rStyle w:val="af1"/>
            <w:rFonts w:hint="eastAsia"/>
            <w:noProof/>
          </w:rPr>
          <w:t>广告主浏览器</w:t>
        </w:r>
        <w:r>
          <w:rPr>
            <w:noProof/>
            <w:webHidden/>
          </w:rPr>
          <w:tab/>
        </w:r>
        <w:r>
          <w:rPr>
            <w:noProof/>
            <w:webHidden/>
          </w:rPr>
          <w:fldChar w:fldCharType="begin"/>
        </w:r>
        <w:r>
          <w:rPr>
            <w:noProof/>
            <w:webHidden/>
          </w:rPr>
          <w:instrText xml:space="preserve"> PAGEREF _Toc480980077 \h </w:instrText>
        </w:r>
        <w:r>
          <w:rPr>
            <w:noProof/>
            <w:webHidden/>
          </w:rPr>
        </w:r>
        <w:r>
          <w:rPr>
            <w:noProof/>
            <w:webHidden/>
          </w:rPr>
          <w:fldChar w:fldCharType="separate"/>
        </w:r>
        <w:r>
          <w:rPr>
            <w:noProof/>
            <w:webHidden/>
          </w:rPr>
          <w:t>18</w:t>
        </w:r>
        <w:r>
          <w:rPr>
            <w:noProof/>
            <w:webHidden/>
          </w:rPr>
          <w:fldChar w:fldCharType="end"/>
        </w:r>
      </w:hyperlink>
    </w:p>
    <w:p w:rsidR="00A63DF3" w:rsidRDefault="00A63DF3">
      <w:pPr>
        <w:pStyle w:val="50"/>
        <w:tabs>
          <w:tab w:val="left" w:pos="1680"/>
          <w:tab w:val="right" w:leader="dot" w:pos="8296"/>
        </w:tabs>
        <w:rPr>
          <w:rFonts w:eastAsiaTheme="minorEastAsia" w:cstheme="minorBidi"/>
          <w:noProof/>
          <w:snapToGrid/>
          <w:kern w:val="2"/>
          <w:sz w:val="21"/>
          <w:szCs w:val="22"/>
        </w:rPr>
      </w:pPr>
      <w:hyperlink w:anchor="_Toc480980078" w:history="1">
        <w:r w:rsidRPr="00317EE3">
          <w:rPr>
            <w:rStyle w:val="af1"/>
            <w:rFonts w:ascii="Times New Roman" w:cs="Times New Roman"/>
            <w:noProof/>
            <w:w w:val="0"/>
          </w:rPr>
          <w:t>6.1.2.4.4</w:t>
        </w:r>
        <w:r>
          <w:rPr>
            <w:rFonts w:eastAsiaTheme="minorEastAsia" w:cstheme="minorBidi"/>
            <w:noProof/>
            <w:snapToGrid/>
            <w:kern w:val="2"/>
            <w:sz w:val="21"/>
            <w:szCs w:val="22"/>
          </w:rPr>
          <w:tab/>
        </w:r>
        <w:r w:rsidRPr="00317EE3">
          <w:rPr>
            <w:rStyle w:val="af1"/>
            <w:rFonts w:hint="eastAsia"/>
            <w:noProof/>
          </w:rPr>
          <w:t>运营人员浏览器</w:t>
        </w:r>
        <w:r>
          <w:rPr>
            <w:noProof/>
            <w:webHidden/>
          </w:rPr>
          <w:tab/>
        </w:r>
        <w:r>
          <w:rPr>
            <w:noProof/>
            <w:webHidden/>
          </w:rPr>
          <w:fldChar w:fldCharType="begin"/>
        </w:r>
        <w:r>
          <w:rPr>
            <w:noProof/>
            <w:webHidden/>
          </w:rPr>
          <w:instrText xml:space="preserve"> PAGEREF _Toc480980078 \h </w:instrText>
        </w:r>
        <w:r>
          <w:rPr>
            <w:noProof/>
            <w:webHidden/>
          </w:rPr>
        </w:r>
        <w:r>
          <w:rPr>
            <w:noProof/>
            <w:webHidden/>
          </w:rPr>
          <w:fldChar w:fldCharType="separate"/>
        </w:r>
        <w:r>
          <w:rPr>
            <w:noProof/>
            <w:webHidden/>
          </w:rPr>
          <w:t>20</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79" w:history="1">
        <w:r w:rsidRPr="00317EE3">
          <w:rPr>
            <w:rStyle w:val="af1"/>
            <w:rFonts w:ascii="Times New Roman" w:hAnsi="Times New Roman" w:cs="Times New Roman"/>
            <w:noProof/>
            <w:w w:val="0"/>
          </w:rPr>
          <w:t>6.1.2.5</w:t>
        </w:r>
        <w:r>
          <w:rPr>
            <w:rFonts w:eastAsiaTheme="minorEastAsia" w:cstheme="minorBidi"/>
            <w:noProof/>
            <w:snapToGrid/>
            <w:kern w:val="2"/>
            <w:sz w:val="21"/>
            <w:szCs w:val="22"/>
          </w:rPr>
          <w:tab/>
        </w:r>
        <w:r w:rsidRPr="00317EE3">
          <w:rPr>
            <w:rStyle w:val="af1"/>
            <w:rFonts w:hint="eastAsia"/>
            <w:noProof/>
          </w:rPr>
          <w:t>软件架构</w:t>
        </w:r>
        <w:r>
          <w:rPr>
            <w:noProof/>
            <w:webHidden/>
          </w:rPr>
          <w:tab/>
        </w:r>
        <w:r>
          <w:rPr>
            <w:noProof/>
            <w:webHidden/>
          </w:rPr>
          <w:fldChar w:fldCharType="begin"/>
        </w:r>
        <w:r>
          <w:rPr>
            <w:noProof/>
            <w:webHidden/>
          </w:rPr>
          <w:instrText xml:space="preserve"> PAGEREF _Toc480980079 \h </w:instrText>
        </w:r>
        <w:r>
          <w:rPr>
            <w:noProof/>
            <w:webHidden/>
          </w:rPr>
        </w:r>
        <w:r>
          <w:rPr>
            <w:noProof/>
            <w:webHidden/>
          </w:rPr>
          <w:fldChar w:fldCharType="separate"/>
        </w:r>
        <w:r>
          <w:rPr>
            <w:noProof/>
            <w:webHidden/>
          </w:rPr>
          <w:t>21</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80" w:history="1">
        <w:r w:rsidRPr="00317EE3">
          <w:rPr>
            <w:rStyle w:val="af1"/>
            <w:noProof/>
            <w:w w:val="0"/>
          </w:rPr>
          <w:t>6.1.3</w:t>
        </w:r>
        <w:r>
          <w:rPr>
            <w:rFonts w:eastAsiaTheme="minorEastAsia" w:cstheme="minorBidi"/>
            <w:i w:val="0"/>
            <w:iCs w:val="0"/>
            <w:noProof/>
            <w:snapToGrid/>
            <w:kern w:val="2"/>
            <w:sz w:val="21"/>
            <w:szCs w:val="22"/>
          </w:rPr>
          <w:tab/>
        </w:r>
        <w:r w:rsidRPr="00317EE3">
          <w:rPr>
            <w:rStyle w:val="af1"/>
            <w:rFonts w:hint="eastAsia"/>
            <w:noProof/>
          </w:rPr>
          <w:t>业务场景</w:t>
        </w:r>
        <w:r>
          <w:rPr>
            <w:noProof/>
            <w:webHidden/>
          </w:rPr>
          <w:tab/>
        </w:r>
        <w:r>
          <w:rPr>
            <w:noProof/>
            <w:webHidden/>
          </w:rPr>
          <w:fldChar w:fldCharType="begin"/>
        </w:r>
        <w:r>
          <w:rPr>
            <w:noProof/>
            <w:webHidden/>
          </w:rPr>
          <w:instrText xml:space="preserve"> PAGEREF _Toc480980080 \h </w:instrText>
        </w:r>
        <w:r>
          <w:rPr>
            <w:noProof/>
            <w:webHidden/>
          </w:rPr>
        </w:r>
        <w:r>
          <w:rPr>
            <w:noProof/>
            <w:webHidden/>
          </w:rPr>
          <w:fldChar w:fldCharType="separate"/>
        </w:r>
        <w:r>
          <w:rPr>
            <w:noProof/>
            <w:webHidden/>
          </w:rPr>
          <w:t>23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1" w:history="1">
        <w:r w:rsidRPr="00317EE3">
          <w:rPr>
            <w:rStyle w:val="af1"/>
            <w:rFonts w:ascii="Times New Roman" w:hAnsi="Times New Roman" w:cs="Times New Roman"/>
            <w:noProof/>
            <w:w w:val="0"/>
          </w:rPr>
          <w:t>6.1.3.1</w:t>
        </w:r>
        <w:r>
          <w:rPr>
            <w:rFonts w:eastAsiaTheme="minorEastAsia" w:cstheme="minorBidi"/>
            <w:noProof/>
            <w:snapToGrid/>
            <w:kern w:val="2"/>
            <w:sz w:val="21"/>
            <w:szCs w:val="22"/>
          </w:rPr>
          <w:tab/>
        </w:r>
        <w:r w:rsidRPr="00317EE3">
          <w:rPr>
            <w:rStyle w:val="af1"/>
            <w:rFonts w:hint="eastAsia"/>
            <w:noProof/>
          </w:rPr>
          <w:t>应用上传流程</w:t>
        </w:r>
        <w:r>
          <w:rPr>
            <w:noProof/>
            <w:webHidden/>
          </w:rPr>
          <w:tab/>
        </w:r>
        <w:r>
          <w:rPr>
            <w:noProof/>
            <w:webHidden/>
          </w:rPr>
          <w:fldChar w:fldCharType="begin"/>
        </w:r>
        <w:r>
          <w:rPr>
            <w:noProof/>
            <w:webHidden/>
          </w:rPr>
          <w:instrText xml:space="preserve"> PAGEREF _Toc480980081 \h </w:instrText>
        </w:r>
        <w:r>
          <w:rPr>
            <w:noProof/>
            <w:webHidden/>
          </w:rPr>
        </w:r>
        <w:r>
          <w:rPr>
            <w:noProof/>
            <w:webHidden/>
          </w:rPr>
          <w:fldChar w:fldCharType="separate"/>
        </w:r>
        <w:r>
          <w:rPr>
            <w:noProof/>
            <w:webHidden/>
          </w:rPr>
          <w:t>23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2" w:history="1">
        <w:r w:rsidRPr="00317EE3">
          <w:rPr>
            <w:rStyle w:val="af1"/>
            <w:rFonts w:ascii="Times New Roman" w:hAnsi="Times New Roman" w:cs="Times New Roman"/>
            <w:noProof/>
            <w:w w:val="0"/>
          </w:rPr>
          <w:t>6.1.3.2</w:t>
        </w:r>
        <w:r>
          <w:rPr>
            <w:rFonts w:eastAsiaTheme="minorEastAsia" w:cstheme="minorBidi"/>
            <w:noProof/>
            <w:snapToGrid/>
            <w:kern w:val="2"/>
            <w:sz w:val="21"/>
            <w:szCs w:val="22"/>
          </w:rPr>
          <w:tab/>
        </w:r>
        <w:r w:rsidRPr="00317EE3">
          <w:rPr>
            <w:rStyle w:val="af1"/>
            <w:rFonts w:hint="eastAsia"/>
            <w:noProof/>
          </w:rPr>
          <w:t>广告配置流程</w:t>
        </w:r>
        <w:r>
          <w:rPr>
            <w:noProof/>
            <w:webHidden/>
          </w:rPr>
          <w:tab/>
        </w:r>
        <w:r>
          <w:rPr>
            <w:noProof/>
            <w:webHidden/>
          </w:rPr>
          <w:fldChar w:fldCharType="begin"/>
        </w:r>
        <w:r>
          <w:rPr>
            <w:noProof/>
            <w:webHidden/>
          </w:rPr>
          <w:instrText xml:space="preserve"> PAGEREF _Toc480980082 \h </w:instrText>
        </w:r>
        <w:r>
          <w:rPr>
            <w:noProof/>
            <w:webHidden/>
          </w:rPr>
        </w:r>
        <w:r>
          <w:rPr>
            <w:noProof/>
            <w:webHidden/>
          </w:rPr>
          <w:fldChar w:fldCharType="separate"/>
        </w:r>
        <w:r>
          <w:rPr>
            <w:noProof/>
            <w:webHidden/>
          </w:rPr>
          <w:t>23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3" w:history="1">
        <w:r w:rsidRPr="00317EE3">
          <w:rPr>
            <w:rStyle w:val="af1"/>
            <w:rFonts w:ascii="Times New Roman" w:hAnsi="Times New Roman" w:cs="Times New Roman"/>
            <w:noProof/>
            <w:w w:val="0"/>
          </w:rPr>
          <w:t>6.1.3.3</w:t>
        </w:r>
        <w:r>
          <w:rPr>
            <w:rFonts w:eastAsiaTheme="minorEastAsia" w:cstheme="minorBidi"/>
            <w:noProof/>
            <w:snapToGrid/>
            <w:kern w:val="2"/>
            <w:sz w:val="21"/>
            <w:szCs w:val="22"/>
          </w:rPr>
          <w:tab/>
        </w:r>
        <w:r w:rsidRPr="00317EE3">
          <w:rPr>
            <w:rStyle w:val="af1"/>
            <w:rFonts w:hint="eastAsia"/>
            <w:noProof/>
          </w:rPr>
          <w:t>应用请求广告流程</w:t>
        </w:r>
        <w:r>
          <w:rPr>
            <w:noProof/>
            <w:webHidden/>
          </w:rPr>
          <w:tab/>
        </w:r>
        <w:r>
          <w:rPr>
            <w:noProof/>
            <w:webHidden/>
          </w:rPr>
          <w:fldChar w:fldCharType="begin"/>
        </w:r>
        <w:r>
          <w:rPr>
            <w:noProof/>
            <w:webHidden/>
          </w:rPr>
          <w:instrText xml:space="preserve"> PAGEREF _Toc480980083 \h </w:instrText>
        </w:r>
        <w:r>
          <w:rPr>
            <w:noProof/>
            <w:webHidden/>
          </w:rPr>
        </w:r>
        <w:r>
          <w:rPr>
            <w:noProof/>
            <w:webHidden/>
          </w:rPr>
          <w:fldChar w:fldCharType="separate"/>
        </w:r>
        <w:r>
          <w:rPr>
            <w:noProof/>
            <w:webHidden/>
          </w:rPr>
          <w:t>24</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4" w:history="1">
        <w:r w:rsidRPr="00317EE3">
          <w:rPr>
            <w:rStyle w:val="af1"/>
            <w:rFonts w:ascii="Times New Roman" w:hAnsi="Times New Roman" w:cs="Times New Roman"/>
            <w:noProof/>
            <w:w w:val="0"/>
          </w:rPr>
          <w:t>6.1.3.4</w:t>
        </w:r>
        <w:r>
          <w:rPr>
            <w:rFonts w:eastAsiaTheme="minorEastAsia" w:cstheme="minorBidi"/>
            <w:noProof/>
            <w:snapToGrid/>
            <w:kern w:val="2"/>
            <w:sz w:val="21"/>
            <w:szCs w:val="22"/>
          </w:rPr>
          <w:tab/>
        </w:r>
        <w:r w:rsidRPr="00317EE3">
          <w:rPr>
            <w:rStyle w:val="af1"/>
            <w:noProof/>
          </w:rPr>
          <w:t>SDK</w:t>
        </w:r>
        <w:r w:rsidRPr="00317EE3">
          <w:rPr>
            <w:rStyle w:val="af1"/>
            <w:rFonts w:hint="eastAsia"/>
            <w:noProof/>
          </w:rPr>
          <w:t>上报点击等数据流程</w:t>
        </w:r>
        <w:r>
          <w:rPr>
            <w:noProof/>
            <w:webHidden/>
          </w:rPr>
          <w:tab/>
        </w:r>
        <w:r>
          <w:rPr>
            <w:noProof/>
            <w:webHidden/>
          </w:rPr>
          <w:fldChar w:fldCharType="begin"/>
        </w:r>
        <w:r>
          <w:rPr>
            <w:noProof/>
            <w:webHidden/>
          </w:rPr>
          <w:instrText xml:space="preserve"> PAGEREF _Toc480980084 \h </w:instrText>
        </w:r>
        <w:r>
          <w:rPr>
            <w:noProof/>
            <w:webHidden/>
          </w:rPr>
        </w:r>
        <w:r>
          <w:rPr>
            <w:noProof/>
            <w:webHidden/>
          </w:rPr>
          <w:fldChar w:fldCharType="separate"/>
        </w:r>
        <w:r>
          <w:rPr>
            <w:noProof/>
            <w:webHidden/>
          </w:rPr>
          <w:t>24</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85" w:history="1">
        <w:r w:rsidRPr="00317EE3">
          <w:rPr>
            <w:rStyle w:val="af1"/>
            <w:noProof/>
            <w:w w:val="0"/>
          </w:rPr>
          <w:t>6.1.4</w:t>
        </w:r>
        <w:r>
          <w:rPr>
            <w:rFonts w:eastAsiaTheme="minorEastAsia" w:cstheme="minorBidi"/>
            <w:i w:val="0"/>
            <w:iCs w:val="0"/>
            <w:noProof/>
            <w:snapToGrid/>
            <w:kern w:val="2"/>
            <w:sz w:val="21"/>
            <w:szCs w:val="22"/>
          </w:rPr>
          <w:tab/>
        </w:r>
        <w:r w:rsidRPr="00317EE3">
          <w:rPr>
            <w:rStyle w:val="af1"/>
            <w:rFonts w:hint="eastAsia"/>
            <w:noProof/>
          </w:rPr>
          <w:t>威胁分析</w:t>
        </w:r>
        <w:r>
          <w:rPr>
            <w:noProof/>
            <w:webHidden/>
          </w:rPr>
          <w:tab/>
        </w:r>
        <w:r>
          <w:rPr>
            <w:noProof/>
            <w:webHidden/>
          </w:rPr>
          <w:fldChar w:fldCharType="begin"/>
        </w:r>
        <w:r>
          <w:rPr>
            <w:noProof/>
            <w:webHidden/>
          </w:rPr>
          <w:instrText xml:space="preserve"> PAGEREF _Toc480980085 \h </w:instrText>
        </w:r>
        <w:r>
          <w:rPr>
            <w:noProof/>
            <w:webHidden/>
          </w:rPr>
        </w:r>
        <w:r>
          <w:rPr>
            <w:noProof/>
            <w:webHidden/>
          </w:rPr>
          <w:fldChar w:fldCharType="separate"/>
        </w:r>
        <w:r>
          <w:rPr>
            <w:noProof/>
            <w:webHidden/>
          </w:rPr>
          <w:t>25</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6" w:history="1">
        <w:r w:rsidRPr="00317EE3">
          <w:rPr>
            <w:rStyle w:val="af1"/>
            <w:rFonts w:ascii="Times New Roman" w:hAnsi="Times New Roman" w:cs="Times New Roman"/>
            <w:noProof/>
            <w:w w:val="0"/>
          </w:rPr>
          <w:t>6.1.4.1</w:t>
        </w:r>
        <w:r>
          <w:rPr>
            <w:rFonts w:eastAsiaTheme="minorEastAsia" w:cstheme="minorBidi"/>
            <w:noProof/>
            <w:snapToGrid/>
            <w:kern w:val="2"/>
            <w:sz w:val="21"/>
            <w:szCs w:val="22"/>
          </w:rPr>
          <w:tab/>
        </w:r>
        <w:r w:rsidRPr="00317EE3">
          <w:rPr>
            <w:rStyle w:val="af1"/>
            <w:rFonts w:hint="eastAsia"/>
            <w:noProof/>
          </w:rPr>
          <w:t>数据流分析</w:t>
        </w:r>
        <w:r>
          <w:rPr>
            <w:noProof/>
            <w:webHidden/>
          </w:rPr>
          <w:tab/>
        </w:r>
        <w:r>
          <w:rPr>
            <w:noProof/>
            <w:webHidden/>
          </w:rPr>
          <w:fldChar w:fldCharType="begin"/>
        </w:r>
        <w:r>
          <w:rPr>
            <w:noProof/>
            <w:webHidden/>
          </w:rPr>
          <w:instrText xml:space="preserve"> PAGEREF _Toc480980086 \h </w:instrText>
        </w:r>
        <w:r>
          <w:rPr>
            <w:noProof/>
            <w:webHidden/>
          </w:rPr>
        </w:r>
        <w:r>
          <w:rPr>
            <w:noProof/>
            <w:webHidden/>
          </w:rPr>
          <w:fldChar w:fldCharType="separate"/>
        </w:r>
        <w:r>
          <w:rPr>
            <w:noProof/>
            <w:webHidden/>
          </w:rPr>
          <w:t>25</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7" w:history="1">
        <w:r w:rsidRPr="00317EE3">
          <w:rPr>
            <w:rStyle w:val="af1"/>
            <w:rFonts w:ascii="Times New Roman" w:hAnsi="Times New Roman" w:cs="Times New Roman"/>
            <w:noProof/>
            <w:w w:val="0"/>
          </w:rPr>
          <w:t>6.1.4.2</w:t>
        </w:r>
        <w:r>
          <w:rPr>
            <w:rFonts w:eastAsiaTheme="minorEastAsia" w:cstheme="minorBidi"/>
            <w:noProof/>
            <w:snapToGrid/>
            <w:kern w:val="2"/>
            <w:sz w:val="21"/>
            <w:szCs w:val="22"/>
          </w:rPr>
          <w:tab/>
        </w:r>
        <w:r w:rsidRPr="00317EE3">
          <w:rPr>
            <w:rStyle w:val="af1"/>
            <w:rFonts w:hint="eastAsia"/>
            <w:noProof/>
          </w:rPr>
          <w:t>攻击模型</w:t>
        </w:r>
        <w:r>
          <w:rPr>
            <w:noProof/>
            <w:webHidden/>
          </w:rPr>
          <w:tab/>
        </w:r>
        <w:r>
          <w:rPr>
            <w:noProof/>
            <w:webHidden/>
          </w:rPr>
          <w:fldChar w:fldCharType="begin"/>
        </w:r>
        <w:r>
          <w:rPr>
            <w:noProof/>
            <w:webHidden/>
          </w:rPr>
          <w:instrText xml:space="preserve"> PAGEREF _Toc480980087 \h </w:instrText>
        </w:r>
        <w:r>
          <w:rPr>
            <w:noProof/>
            <w:webHidden/>
          </w:rPr>
        </w:r>
        <w:r>
          <w:rPr>
            <w:noProof/>
            <w:webHidden/>
          </w:rPr>
          <w:fldChar w:fldCharType="separate"/>
        </w:r>
        <w:r>
          <w:rPr>
            <w:noProof/>
            <w:webHidden/>
          </w:rPr>
          <w:t>25</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88" w:history="1">
        <w:r w:rsidRPr="00317EE3">
          <w:rPr>
            <w:rStyle w:val="af1"/>
            <w:rFonts w:ascii="Times New Roman" w:hAnsi="Times New Roman" w:cs="Times New Roman"/>
            <w:noProof/>
            <w:w w:val="0"/>
          </w:rPr>
          <w:t>6.1.4.3</w:t>
        </w:r>
        <w:r>
          <w:rPr>
            <w:rFonts w:eastAsiaTheme="minorEastAsia" w:cstheme="minorBidi"/>
            <w:noProof/>
            <w:snapToGrid/>
            <w:kern w:val="2"/>
            <w:sz w:val="21"/>
            <w:szCs w:val="22"/>
          </w:rPr>
          <w:tab/>
        </w:r>
        <w:r w:rsidRPr="00317EE3">
          <w:rPr>
            <w:rStyle w:val="af1"/>
            <w:rFonts w:hint="eastAsia"/>
            <w:b/>
            <w:noProof/>
          </w:rPr>
          <w:t>安全需求列表</w:t>
        </w:r>
        <w:r>
          <w:rPr>
            <w:noProof/>
            <w:webHidden/>
          </w:rPr>
          <w:tab/>
        </w:r>
        <w:r>
          <w:rPr>
            <w:noProof/>
            <w:webHidden/>
          </w:rPr>
          <w:fldChar w:fldCharType="begin"/>
        </w:r>
        <w:r>
          <w:rPr>
            <w:noProof/>
            <w:webHidden/>
          </w:rPr>
          <w:instrText xml:space="preserve"> PAGEREF _Toc480980088 \h </w:instrText>
        </w:r>
        <w:r>
          <w:rPr>
            <w:noProof/>
            <w:webHidden/>
          </w:rPr>
        </w:r>
        <w:r>
          <w:rPr>
            <w:noProof/>
            <w:webHidden/>
          </w:rPr>
          <w:fldChar w:fldCharType="separate"/>
        </w:r>
        <w:r>
          <w:rPr>
            <w:noProof/>
            <w:webHidden/>
          </w:rPr>
          <w:t>25</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89" w:history="1">
        <w:r w:rsidRPr="00317EE3">
          <w:rPr>
            <w:rStyle w:val="af1"/>
            <w:noProof/>
            <w:w w:val="0"/>
          </w:rPr>
          <w:t>6.1.5</w:t>
        </w:r>
        <w:r>
          <w:rPr>
            <w:rFonts w:eastAsiaTheme="minorEastAsia" w:cstheme="minorBidi"/>
            <w:i w:val="0"/>
            <w:iCs w:val="0"/>
            <w:noProof/>
            <w:snapToGrid/>
            <w:kern w:val="2"/>
            <w:sz w:val="21"/>
            <w:szCs w:val="22"/>
          </w:rPr>
          <w:tab/>
        </w:r>
        <w:r w:rsidRPr="00317EE3">
          <w:rPr>
            <w:rStyle w:val="af1"/>
            <w:rFonts w:hint="eastAsia"/>
            <w:noProof/>
          </w:rPr>
          <w:t>验证内容及方法</w:t>
        </w:r>
        <w:r>
          <w:rPr>
            <w:noProof/>
            <w:webHidden/>
          </w:rPr>
          <w:tab/>
        </w:r>
        <w:r>
          <w:rPr>
            <w:noProof/>
            <w:webHidden/>
          </w:rPr>
          <w:fldChar w:fldCharType="begin"/>
        </w:r>
        <w:r>
          <w:rPr>
            <w:noProof/>
            <w:webHidden/>
          </w:rPr>
          <w:instrText xml:space="preserve"> PAGEREF _Toc480980089 \h </w:instrText>
        </w:r>
        <w:r>
          <w:rPr>
            <w:noProof/>
            <w:webHidden/>
          </w:rPr>
        </w:r>
        <w:r>
          <w:rPr>
            <w:noProof/>
            <w:webHidden/>
          </w:rPr>
          <w:fldChar w:fldCharType="separate"/>
        </w:r>
        <w:r>
          <w:rPr>
            <w:noProof/>
            <w:webHidden/>
          </w:rPr>
          <w:t>33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0" w:history="1">
        <w:r w:rsidRPr="00317EE3">
          <w:rPr>
            <w:rStyle w:val="af1"/>
            <w:rFonts w:ascii="Times New Roman" w:hAnsi="Times New Roman" w:cs="Times New Roman"/>
            <w:noProof/>
            <w:w w:val="0"/>
          </w:rPr>
          <w:t>6.1.5.1</w:t>
        </w:r>
        <w:r>
          <w:rPr>
            <w:rFonts w:eastAsiaTheme="minorEastAsia" w:cstheme="minorBidi"/>
            <w:noProof/>
            <w:snapToGrid/>
            <w:kern w:val="2"/>
            <w:sz w:val="21"/>
            <w:szCs w:val="22"/>
          </w:rPr>
          <w:tab/>
        </w:r>
        <w:r w:rsidRPr="00317EE3">
          <w:rPr>
            <w:rStyle w:val="af1"/>
            <w:rFonts w:hint="eastAsia"/>
            <w:b/>
            <w:noProof/>
          </w:rPr>
          <w:t>管理面测试</w:t>
        </w:r>
        <w:r>
          <w:rPr>
            <w:noProof/>
            <w:webHidden/>
          </w:rPr>
          <w:tab/>
        </w:r>
        <w:r>
          <w:rPr>
            <w:noProof/>
            <w:webHidden/>
          </w:rPr>
          <w:fldChar w:fldCharType="begin"/>
        </w:r>
        <w:r>
          <w:rPr>
            <w:noProof/>
            <w:webHidden/>
          </w:rPr>
          <w:instrText xml:space="preserve"> PAGEREF _Toc480980090 \h </w:instrText>
        </w:r>
        <w:r>
          <w:rPr>
            <w:noProof/>
            <w:webHidden/>
          </w:rPr>
        </w:r>
        <w:r>
          <w:rPr>
            <w:noProof/>
            <w:webHidden/>
          </w:rPr>
          <w:fldChar w:fldCharType="separate"/>
        </w:r>
        <w:r>
          <w:rPr>
            <w:noProof/>
            <w:webHidden/>
          </w:rPr>
          <w:t>33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1" w:history="1">
        <w:r w:rsidRPr="00317EE3">
          <w:rPr>
            <w:rStyle w:val="af1"/>
            <w:rFonts w:ascii="Times New Roman" w:hAnsi="Times New Roman" w:cs="Times New Roman"/>
            <w:noProof/>
            <w:w w:val="0"/>
          </w:rPr>
          <w:t>6.1.5.2</w:t>
        </w:r>
        <w:r>
          <w:rPr>
            <w:rFonts w:eastAsiaTheme="minorEastAsia" w:cstheme="minorBidi"/>
            <w:noProof/>
            <w:snapToGrid/>
            <w:kern w:val="2"/>
            <w:sz w:val="21"/>
            <w:szCs w:val="22"/>
          </w:rPr>
          <w:tab/>
        </w:r>
        <w:r w:rsidRPr="00317EE3">
          <w:rPr>
            <w:rStyle w:val="af1"/>
            <w:rFonts w:hint="eastAsia"/>
            <w:b/>
            <w:noProof/>
          </w:rPr>
          <w:t>业务面测试</w:t>
        </w:r>
        <w:r>
          <w:rPr>
            <w:noProof/>
            <w:webHidden/>
          </w:rPr>
          <w:tab/>
        </w:r>
        <w:r>
          <w:rPr>
            <w:noProof/>
            <w:webHidden/>
          </w:rPr>
          <w:fldChar w:fldCharType="begin"/>
        </w:r>
        <w:r>
          <w:rPr>
            <w:noProof/>
            <w:webHidden/>
          </w:rPr>
          <w:instrText xml:space="preserve"> PAGEREF _Toc480980091 \h </w:instrText>
        </w:r>
        <w:r>
          <w:rPr>
            <w:noProof/>
            <w:webHidden/>
          </w:rPr>
        </w:r>
        <w:r>
          <w:rPr>
            <w:noProof/>
            <w:webHidden/>
          </w:rPr>
          <w:fldChar w:fldCharType="separate"/>
        </w:r>
        <w:r>
          <w:rPr>
            <w:noProof/>
            <w:webHidden/>
          </w:rPr>
          <w:t>33</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2" w:history="1">
        <w:r w:rsidRPr="00317EE3">
          <w:rPr>
            <w:rStyle w:val="af1"/>
            <w:rFonts w:ascii="Times New Roman" w:hAnsi="Times New Roman" w:cs="Times New Roman"/>
            <w:noProof/>
            <w:w w:val="0"/>
          </w:rPr>
          <w:t>6.1.5.3</w:t>
        </w:r>
        <w:r>
          <w:rPr>
            <w:rFonts w:eastAsiaTheme="minorEastAsia" w:cstheme="minorBidi"/>
            <w:noProof/>
            <w:snapToGrid/>
            <w:kern w:val="2"/>
            <w:sz w:val="21"/>
            <w:szCs w:val="22"/>
          </w:rPr>
          <w:tab/>
        </w:r>
        <w:r w:rsidRPr="00317EE3">
          <w:rPr>
            <w:rStyle w:val="af1"/>
            <w:b/>
            <w:noProof/>
          </w:rPr>
          <w:t>Android</w:t>
        </w:r>
        <w:r w:rsidRPr="00317EE3">
          <w:rPr>
            <w:rStyle w:val="af1"/>
            <w:rFonts w:hint="eastAsia"/>
            <w:b/>
            <w:noProof/>
          </w:rPr>
          <w:t>客户端测试</w:t>
        </w:r>
        <w:r>
          <w:rPr>
            <w:noProof/>
            <w:webHidden/>
          </w:rPr>
          <w:tab/>
        </w:r>
        <w:r>
          <w:rPr>
            <w:noProof/>
            <w:webHidden/>
          </w:rPr>
          <w:fldChar w:fldCharType="begin"/>
        </w:r>
        <w:r>
          <w:rPr>
            <w:noProof/>
            <w:webHidden/>
          </w:rPr>
          <w:instrText xml:space="preserve"> PAGEREF _Toc480980092 \h </w:instrText>
        </w:r>
        <w:r>
          <w:rPr>
            <w:noProof/>
            <w:webHidden/>
          </w:rPr>
        </w:r>
        <w:r>
          <w:rPr>
            <w:noProof/>
            <w:webHidden/>
          </w:rPr>
          <w:fldChar w:fldCharType="separate"/>
        </w:r>
        <w:r>
          <w:rPr>
            <w:noProof/>
            <w:webHidden/>
          </w:rPr>
          <w:t>34</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3" w:history="1">
        <w:r w:rsidRPr="00317EE3">
          <w:rPr>
            <w:rStyle w:val="af1"/>
            <w:rFonts w:ascii="Times New Roman" w:hAnsi="Times New Roman" w:cs="Times New Roman"/>
            <w:noProof/>
            <w:w w:val="0"/>
          </w:rPr>
          <w:t>6.1.5.4</w:t>
        </w:r>
        <w:r>
          <w:rPr>
            <w:rFonts w:eastAsiaTheme="minorEastAsia" w:cstheme="minorBidi"/>
            <w:noProof/>
            <w:snapToGrid/>
            <w:kern w:val="2"/>
            <w:sz w:val="21"/>
            <w:szCs w:val="22"/>
          </w:rPr>
          <w:tab/>
        </w:r>
        <w:r w:rsidRPr="00317EE3">
          <w:rPr>
            <w:rStyle w:val="af1"/>
            <w:rFonts w:hint="eastAsia"/>
            <w:b/>
            <w:noProof/>
          </w:rPr>
          <w:t>运维安全验证</w:t>
        </w:r>
        <w:r>
          <w:rPr>
            <w:noProof/>
            <w:webHidden/>
          </w:rPr>
          <w:tab/>
        </w:r>
        <w:r>
          <w:rPr>
            <w:noProof/>
            <w:webHidden/>
          </w:rPr>
          <w:fldChar w:fldCharType="begin"/>
        </w:r>
        <w:r>
          <w:rPr>
            <w:noProof/>
            <w:webHidden/>
          </w:rPr>
          <w:instrText xml:space="preserve"> PAGEREF _Toc480980093 \h </w:instrText>
        </w:r>
        <w:r>
          <w:rPr>
            <w:noProof/>
            <w:webHidden/>
          </w:rPr>
        </w:r>
        <w:r>
          <w:rPr>
            <w:noProof/>
            <w:webHidden/>
          </w:rPr>
          <w:fldChar w:fldCharType="separate"/>
        </w:r>
        <w:r>
          <w:rPr>
            <w:noProof/>
            <w:webHidden/>
          </w:rPr>
          <w:t>34</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4" w:history="1">
        <w:r w:rsidRPr="00317EE3">
          <w:rPr>
            <w:rStyle w:val="af1"/>
            <w:rFonts w:ascii="Times New Roman" w:hAnsi="Times New Roman" w:cs="Times New Roman"/>
            <w:noProof/>
            <w:w w:val="0"/>
          </w:rPr>
          <w:t>6.1.5.5</w:t>
        </w:r>
        <w:r>
          <w:rPr>
            <w:rFonts w:eastAsiaTheme="minorEastAsia" w:cstheme="minorBidi"/>
            <w:noProof/>
            <w:snapToGrid/>
            <w:kern w:val="2"/>
            <w:sz w:val="21"/>
            <w:szCs w:val="22"/>
          </w:rPr>
          <w:tab/>
        </w:r>
        <w:r w:rsidRPr="00317EE3">
          <w:rPr>
            <w:rStyle w:val="af1"/>
            <w:rFonts w:hint="eastAsia"/>
            <w:b/>
            <w:noProof/>
          </w:rPr>
          <w:t>源码分析</w:t>
        </w:r>
        <w:r>
          <w:rPr>
            <w:noProof/>
            <w:webHidden/>
          </w:rPr>
          <w:tab/>
        </w:r>
        <w:r>
          <w:rPr>
            <w:noProof/>
            <w:webHidden/>
          </w:rPr>
          <w:fldChar w:fldCharType="begin"/>
        </w:r>
        <w:r>
          <w:rPr>
            <w:noProof/>
            <w:webHidden/>
          </w:rPr>
          <w:instrText xml:space="preserve"> PAGEREF _Toc480980094 \h </w:instrText>
        </w:r>
        <w:r>
          <w:rPr>
            <w:noProof/>
            <w:webHidden/>
          </w:rPr>
        </w:r>
        <w:r>
          <w:rPr>
            <w:noProof/>
            <w:webHidden/>
          </w:rPr>
          <w:fldChar w:fldCharType="separate"/>
        </w:r>
        <w:r>
          <w:rPr>
            <w:noProof/>
            <w:webHidden/>
          </w:rPr>
          <w:t>34</w:t>
        </w:r>
        <w:r>
          <w:rPr>
            <w:noProof/>
            <w:webHidden/>
          </w:rPr>
          <w:fldChar w:fldCharType="end"/>
        </w:r>
      </w:hyperlink>
    </w:p>
    <w:p w:rsidR="00A63DF3" w:rsidRDefault="00A63DF3">
      <w:pPr>
        <w:pStyle w:val="41"/>
        <w:tabs>
          <w:tab w:val="left" w:pos="1470"/>
          <w:tab w:val="right" w:leader="dot" w:pos="8296"/>
        </w:tabs>
        <w:rPr>
          <w:rFonts w:eastAsiaTheme="minorEastAsia" w:cstheme="minorBidi"/>
          <w:noProof/>
          <w:snapToGrid/>
          <w:kern w:val="2"/>
          <w:sz w:val="21"/>
          <w:szCs w:val="22"/>
        </w:rPr>
      </w:pPr>
      <w:hyperlink w:anchor="_Toc480980095" w:history="1">
        <w:r w:rsidRPr="00317EE3">
          <w:rPr>
            <w:rStyle w:val="af1"/>
            <w:rFonts w:ascii="Times New Roman" w:hAnsi="Times New Roman" w:cs="Times New Roman"/>
            <w:noProof/>
            <w:w w:val="0"/>
          </w:rPr>
          <w:t>6.1.5.6</w:t>
        </w:r>
        <w:r>
          <w:rPr>
            <w:rFonts w:eastAsiaTheme="minorEastAsia" w:cstheme="minorBidi"/>
            <w:noProof/>
            <w:snapToGrid/>
            <w:kern w:val="2"/>
            <w:sz w:val="21"/>
            <w:szCs w:val="22"/>
          </w:rPr>
          <w:tab/>
        </w:r>
        <w:r w:rsidRPr="00317EE3">
          <w:rPr>
            <w:rStyle w:val="af1"/>
            <w:b/>
            <w:noProof/>
          </w:rPr>
          <w:t>Fortify&amp;</w:t>
        </w:r>
        <w:r w:rsidRPr="00317EE3">
          <w:rPr>
            <w:rStyle w:val="af1"/>
            <w:rFonts w:hint="eastAsia"/>
            <w:b/>
            <w:noProof/>
          </w:rPr>
          <w:t>安全编程规范</w:t>
        </w:r>
        <w:r>
          <w:rPr>
            <w:noProof/>
            <w:webHidden/>
          </w:rPr>
          <w:tab/>
        </w:r>
        <w:r>
          <w:rPr>
            <w:noProof/>
            <w:webHidden/>
          </w:rPr>
          <w:fldChar w:fldCharType="begin"/>
        </w:r>
        <w:r>
          <w:rPr>
            <w:noProof/>
            <w:webHidden/>
          </w:rPr>
          <w:instrText xml:space="preserve"> PAGEREF _Toc480980095 \h </w:instrText>
        </w:r>
        <w:r>
          <w:rPr>
            <w:noProof/>
            <w:webHidden/>
          </w:rPr>
        </w:r>
        <w:r>
          <w:rPr>
            <w:noProof/>
            <w:webHidden/>
          </w:rPr>
          <w:fldChar w:fldCharType="separate"/>
        </w:r>
        <w:r>
          <w:rPr>
            <w:noProof/>
            <w:webHidden/>
          </w:rPr>
          <w:t>34</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096" w:history="1">
        <w:r w:rsidRPr="00317EE3">
          <w:rPr>
            <w:rStyle w:val="af1"/>
            <w:noProof/>
          </w:rPr>
          <w:t>6.2</w:t>
        </w:r>
        <w:r>
          <w:rPr>
            <w:rFonts w:eastAsiaTheme="minorEastAsia" w:cstheme="minorBidi"/>
            <w:smallCaps w:val="0"/>
            <w:noProof/>
            <w:snapToGrid/>
            <w:kern w:val="2"/>
            <w:sz w:val="21"/>
            <w:szCs w:val="22"/>
          </w:rPr>
          <w:tab/>
        </w:r>
        <w:r w:rsidRPr="00317EE3">
          <w:rPr>
            <w:rStyle w:val="af1"/>
            <w:rFonts w:hint="eastAsia"/>
            <w:noProof/>
          </w:rPr>
          <w:t>代码安全检查</w:t>
        </w:r>
        <w:r>
          <w:rPr>
            <w:noProof/>
            <w:webHidden/>
          </w:rPr>
          <w:tab/>
        </w:r>
        <w:r>
          <w:rPr>
            <w:noProof/>
            <w:webHidden/>
          </w:rPr>
          <w:fldChar w:fldCharType="begin"/>
        </w:r>
        <w:r>
          <w:rPr>
            <w:noProof/>
            <w:webHidden/>
          </w:rPr>
          <w:instrText xml:space="preserve"> PAGEREF _Toc480980096 \h </w:instrText>
        </w:r>
        <w:r>
          <w:rPr>
            <w:noProof/>
            <w:webHidden/>
          </w:rPr>
        </w:r>
        <w:r>
          <w:rPr>
            <w:noProof/>
            <w:webHidden/>
          </w:rPr>
          <w:fldChar w:fldCharType="separate"/>
        </w:r>
        <w:r>
          <w:rPr>
            <w:noProof/>
            <w:webHidden/>
          </w:rPr>
          <w:t>35</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97" w:history="1">
        <w:r w:rsidRPr="00317EE3">
          <w:rPr>
            <w:rStyle w:val="af1"/>
            <w:noProof/>
            <w:w w:val="0"/>
          </w:rPr>
          <w:t>6.2.1</w:t>
        </w:r>
        <w:r>
          <w:rPr>
            <w:rFonts w:eastAsiaTheme="minorEastAsia" w:cstheme="minorBidi"/>
            <w:i w:val="0"/>
            <w:iCs w:val="0"/>
            <w:noProof/>
            <w:snapToGrid/>
            <w:kern w:val="2"/>
            <w:sz w:val="21"/>
            <w:szCs w:val="22"/>
          </w:rPr>
          <w:tab/>
        </w:r>
        <w:r w:rsidRPr="00317EE3">
          <w:rPr>
            <w:rStyle w:val="af1"/>
            <w:rFonts w:hint="eastAsia"/>
            <w:noProof/>
          </w:rPr>
          <w:t>代码扫描</w:t>
        </w:r>
        <w:r>
          <w:rPr>
            <w:noProof/>
            <w:webHidden/>
          </w:rPr>
          <w:tab/>
        </w:r>
        <w:r>
          <w:rPr>
            <w:noProof/>
            <w:webHidden/>
          </w:rPr>
          <w:fldChar w:fldCharType="begin"/>
        </w:r>
        <w:r>
          <w:rPr>
            <w:noProof/>
            <w:webHidden/>
          </w:rPr>
          <w:instrText xml:space="preserve"> PAGEREF _Toc480980097 \h </w:instrText>
        </w:r>
        <w:r>
          <w:rPr>
            <w:noProof/>
            <w:webHidden/>
          </w:rPr>
        </w:r>
        <w:r>
          <w:rPr>
            <w:noProof/>
            <w:webHidden/>
          </w:rPr>
          <w:fldChar w:fldCharType="separate"/>
        </w:r>
        <w:r>
          <w:rPr>
            <w:noProof/>
            <w:webHidden/>
          </w:rPr>
          <w:t>35</w:t>
        </w:r>
        <w:r>
          <w:rPr>
            <w:noProof/>
            <w:webHidden/>
          </w:rPr>
          <w:fldChar w:fldCharType="end"/>
        </w:r>
      </w:hyperlink>
    </w:p>
    <w:p w:rsidR="00A63DF3" w:rsidRDefault="00A63DF3">
      <w:pPr>
        <w:pStyle w:val="30"/>
        <w:tabs>
          <w:tab w:val="left" w:pos="1050"/>
          <w:tab w:val="right" w:leader="dot" w:pos="8296"/>
        </w:tabs>
        <w:rPr>
          <w:rFonts w:eastAsiaTheme="minorEastAsia" w:cstheme="minorBidi"/>
          <w:i w:val="0"/>
          <w:iCs w:val="0"/>
          <w:noProof/>
          <w:snapToGrid/>
          <w:kern w:val="2"/>
          <w:sz w:val="21"/>
          <w:szCs w:val="22"/>
        </w:rPr>
      </w:pPr>
      <w:hyperlink w:anchor="_Toc480980098" w:history="1">
        <w:r w:rsidRPr="00317EE3">
          <w:rPr>
            <w:rStyle w:val="af1"/>
            <w:noProof/>
            <w:w w:val="0"/>
          </w:rPr>
          <w:t>6.2.2</w:t>
        </w:r>
        <w:r>
          <w:rPr>
            <w:rFonts w:eastAsiaTheme="minorEastAsia" w:cstheme="minorBidi"/>
            <w:i w:val="0"/>
            <w:iCs w:val="0"/>
            <w:noProof/>
            <w:snapToGrid/>
            <w:kern w:val="2"/>
            <w:sz w:val="21"/>
            <w:szCs w:val="22"/>
          </w:rPr>
          <w:tab/>
        </w:r>
        <w:r w:rsidRPr="00317EE3">
          <w:rPr>
            <w:rStyle w:val="af1"/>
            <w:rFonts w:hint="eastAsia"/>
            <w:noProof/>
          </w:rPr>
          <w:t>代码人工</w:t>
        </w:r>
        <w:r w:rsidRPr="00317EE3">
          <w:rPr>
            <w:rStyle w:val="af1"/>
            <w:noProof/>
          </w:rPr>
          <w:t>review</w:t>
        </w:r>
        <w:r>
          <w:rPr>
            <w:noProof/>
            <w:webHidden/>
          </w:rPr>
          <w:tab/>
        </w:r>
        <w:r>
          <w:rPr>
            <w:noProof/>
            <w:webHidden/>
          </w:rPr>
          <w:fldChar w:fldCharType="begin"/>
        </w:r>
        <w:r>
          <w:rPr>
            <w:noProof/>
            <w:webHidden/>
          </w:rPr>
          <w:instrText xml:space="preserve"> PAGEREF _Toc480980098 \h </w:instrText>
        </w:r>
        <w:r>
          <w:rPr>
            <w:noProof/>
            <w:webHidden/>
          </w:rPr>
        </w:r>
        <w:r>
          <w:rPr>
            <w:noProof/>
            <w:webHidden/>
          </w:rPr>
          <w:fldChar w:fldCharType="separate"/>
        </w:r>
        <w:r>
          <w:rPr>
            <w:noProof/>
            <w:webHidden/>
          </w:rPr>
          <w:t>35</w:t>
        </w:r>
        <w:r>
          <w:rPr>
            <w:noProof/>
            <w:webHidden/>
          </w:rPr>
          <w:fldChar w:fldCharType="end"/>
        </w:r>
      </w:hyperlink>
    </w:p>
    <w:p w:rsidR="00A63DF3" w:rsidRDefault="00A63DF3">
      <w:pPr>
        <w:pStyle w:val="10"/>
        <w:tabs>
          <w:tab w:val="left" w:pos="420"/>
          <w:tab w:val="right" w:leader="dot" w:pos="8296"/>
        </w:tabs>
        <w:rPr>
          <w:rFonts w:eastAsiaTheme="minorEastAsia" w:cstheme="minorBidi"/>
          <w:b w:val="0"/>
          <w:bCs w:val="0"/>
          <w:caps w:val="0"/>
          <w:noProof/>
          <w:snapToGrid/>
          <w:kern w:val="2"/>
          <w:sz w:val="21"/>
          <w:szCs w:val="22"/>
        </w:rPr>
      </w:pPr>
      <w:hyperlink w:anchor="_Toc480980099" w:history="1">
        <w:r w:rsidRPr="00317EE3">
          <w:rPr>
            <w:rStyle w:val="af1"/>
            <w:noProof/>
          </w:rPr>
          <w:t>7</w:t>
        </w:r>
        <w:r>
          <w:rPr>
            <w:rFonts w:eastAsiaTheme="minorEastAsia" w:cstheme="minorBidi"/>
            <w:b w:val="0"/>
            <w:bCs w:val="0"/>
            <w:caps w:val="0"/>
            <w:noProof/>
            <w:snapToGrid/>
            <w:kern w:val="2"/>
            <w:sz w:val="21"/>
            <w:szCs w:val="22"/>
          </w:rPr>
          <w:tab/>
        </w:r>
        <w:r w:rsidRPr="00317EE3">
          <w:rPr>
            <w:rStyle w:val="af1"/>
            <w:rFonts w:hint="eastAsia"/>
            <w:noProof/>
          </w:rPr>
          <w:t>附录</w:t>
        </w:r>
        <w:r>
          <w:rPr>
            <w:noProof/>
            <w:webHidden/>
          </w:rPr>
          <w:tab/>
        </w:r>
        <w:r>
          <w:rPr>
            <w:noProof/>
            <w:webHidden/>
          </w:rPr>
          <w:fldChar w:fldCharType="begin"/>
        </w:r>
        <w:r>
          <w:rPr>
            <w:noProof/>
            <w:webHidden/>
          </w:rPr>
          <w:instrText xml:space="preserve"> PAGEREF _Toc480980099 \h </w:instrText>
        </w:r>
        <w:r>
          <w:rPr>
            <w:noProof/>
            <w:webHidden/>
          </w:rPr>
        </w:r>
        <w:r>
          <w:rPr>
            <w:noProof/>
            <w:webHidden/>
          </w:rPr>
          <w:fldChar w:fldCharType="separate"/>
        </w:r>
        <w:r>
          <w:rPr>
            <w:noProof/>
            <w:webHidden/>
          </w:rPr>
          <w:t>35</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100" w:history="1">
        <w:r w:rsidRPr="00317EE3">
          <w:rPr>
            <w:rStyle w:val="af1"/>
            <w:noProof/>
          </w:rPr>
          <w:t>7.1</w:t>
        </w:r>
        <w:r>
          <w:rPr>
            <w:rFonts w:eastAsiaTheme="minorEastAsia" w:cstheme="minorBidi"/>
            <w:smallCaps w:val="0"/>
            <w:noProof/>
            <w:snapToGrid/>
            <w:kern w:val="2"/>
            <w:sz w:val="21"/>
            <w:szCs w:val="22"/>
          </w:rPr>
          <w:tab/>
        </w:r>
        <w:r w:rsidRPr="00317EE3">
          <w:rPr>
            <w:rStyle w:val="af1"/>
            <w:rFonts w:hint="eastAsia"/>
            <w:noProof/>
          </w:rPr>
          <w:t>安全评估工具清单</w:t>
        </w:r>
        <w:r>
          <w:rPr>
            <w:noProof/>
            <w:webHidden/>
          </w:rPr>
          <w:tab/>
        </w:r>
        <w:r>
          <w:rPr>
            <w:noProof/>
            <w:webHidden/>
          </w:rPr>
          <w:fldChar w:fldCharType="begin"/>
        </w:r>
        <w:r>
          <w:rPr>
            <w:noProof/>
            <w:webHidden/>
          </w:rPr>
          <w:instrText xml:space="preserve"> PAGEREF _Toc480980100 \h </w:instrText>
        </w:r>
        <w:r>
          <w:rPr>
            <w:noProof/>
            <w:webHidden/>
          </w:rPr>
        </w:r>
        <w:r>
          <w:rPr>
            <w:noProof/>
            <w:webHidden/>
          </w:rPr>
          <w:fldChar w:fldCharType="separate"/>
        </w:r>
        <w:r>
          <w:rPr>
            <w:noProof/>
            <w:webHidden/>
          </w:rPr>
          <w:t>35</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101" w:history="1">
        <w:r w:rsidRPr="00317EE3">
          <w:rPr>
            <w:rStyle w:val="af1"/>
            <w:noProof/>
          </w:rPr>
          <w:t>7.2</w:t>
        </w:r>
        <w:r>
          <w:rPr>
            <w:rFonts w:eastAsiaTheme="minorEastAsia" w:cstheme="minorBidi"/>
            <w:smallCaps w:val="0"/>
            <w:noProof/>
            <w:snapToGrid/>
            <w:kern w:val="2"/>
            <w:sz w:val="21"/>
            <w:szCs w:val="22"/>
          </w:rPr>
          <w:tab/>
        </w:r>
        <w:r w:rsidRPr="00317EE3">
          <w:rPr>
            <w:rStyle w:val="af1"/>
            <w:rFonts w:hint="eastAsia"/>
            <w:noProof/>
          </w:rPr>
          <w:t>代码安全检查结果</w:t>
        </w:r>
        <w:r>
          <w:rPr>
            <w:noProof/>
            <w:webHidden/>
          </w:rPr>
          <w:tab/>
        </w:r>
        <w:r>
          <w:rPr>
            <w:noProof/>
            <w:webHidden/>
          </w:rPr>
          <w:fldChar w:fldCharType="begin"/>
        </w:r>
        <w:r>
          <w:rPr>
            <w:noProof/>
            <w:webHidden/>
          </w:rPr>
          <w:instrText xml:space="preserve"> PAGEREF _Toc480980101 \h </w:instrText>
        </w:r>
        <w:r>
          <w:rPr>
            <w:noProof/>
            <w:webHidden/>
          </w:rPr>
        </w:r>
        <w:r>
          <w:rPr>
            <w:noProof/>
            <w:webHidden/>
          </w:rPr>
          <w:fldChar w:fldCharType="separate"/>
        </w:r>
        <w:r>
          <w:rPr>
            <w:noProof/>
            <w:webHidden/>
          </w:rPr>
          <w:t>36</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102" w:history="1">
        <w:r w:rsidRPr="00317EE3">
          <w:rPr>
            <w:rStyle w:val="af1"/>
            <w:noProof/>
          </w:rPr>
          <w:t>7.3</w:t>
        </w:r>
        <w:r>
          <w:rPr>
            <w:rFonts w:eastAsiaTheme="minorEastAsia" w:cstheme="minorBidi"/>
            <w:smallCaps w:val="0"/>
            <w:noProof/>
            <w:snapToGrid/>
            <w:kern w:val="2"/>
            <w:sz w:val="21"/>
            <w:szCs w:val="22"/>
          </w:rPr>
          <w:tab/>
        </w:r>
        <w:r w:rsidRPr="00317EE3">
          <w:rPr>
            <w:rStyle w:val="af1"/>
            <w:rFonts w:hint="eastAsia"/>
            <w:noProof/>
          </w:rPr>
          <w:t>其他安全评估工具扫描结果</w:t>
        </w:r>
        <w:r>
          <w:rPr>
            <w:noProof/>
            <w:webHidden/>
          </w:rPr>
          <w:tab/>
        </w:r>
        <w:r>
          <w:rPr>
            <w:noProof/>
            <w:webHidden/>
          </w:rPr>
          <w:fldChar w:fldCharType="begin"/>
        </w:r>
        <w:r>
          <w:rPr>
            <w:noProof/>
            <w:webHidden/>
          </w:rPr>
          <w:instrText xml:space="preserve"> PAGEREF _Toc480980102 \h </w:instrText>
        </w:r>
        <w:r>
          <w:rPr>
            <w:noProof/>
            <w:webHidden/>
          </w:rPr>
        </w:r>
        <w:r>
          <w:rPr>
            <w:noProof/>
            <w:webHidden/>
          </w:rPr>
          <w:fldChar w:fldCharType="separate"/>
        </w:r>
        <w:r>
          <w:rPr>
            <w:noProof/>
            <w:webHidden/>
          </w:rPr>
          <w:t>36</w:t>
        </w:r>
        <w:r>
          <w:rPr>
            <w:noProof/>
            <w:webHidden/>
          </w:rPr>
          <w:fldChar w:fldCharType="end"/>
        </w:r>
      </w:hyperlink>
    </w:p>
    <w:p w:rsidR="00A63DF3" w:rsidRDefault="00A63DF3">
      <w:pPr>
        <w:pStyle w:val="20"/>
        <w:tabs>
          <w:tab w:val="left" w:pos="840"/>
          <w:tab w:val="right" w:leader="dot" w:pos="8296"/>
        </w:tabs>
        <w:rPr>
          <w:rFonts w:eastAsiaTheme="minorEastAsia" w:cstheme="minorBidi"/>
          <w:smallCaps w:val="0"/>
          <w:noProof/>
          <w:snapToGrid/>
          <w:kern w:val="2"/>
          <w:sz w:val="21"/>
          <w:szCs w:val="22"/>
        </w:rPr>
      </w:pPr>
      <w:hyperlink w:anchor="_Toc480980103" w:history="1">
        <w:r w:rsidRPr="00317EE3">
          <w:rPr>
            <w:rStyle w:val="af1"/>
            <w:noProof/>
          </w:rPr>
          <w:t>7.4</w:t>
        </w:r>
        <w:r>
          <w:rPr>
            <w:rFonts w:eastAsiaTheme="minorEastAsia" w:cstheme="minorBidi"/>
            <w:smallCaps w:val="0"/>
            <w:noProof/>
            <w:snapToGrid/>
            <w:kern w:val="2"/>
            <w:sz w:val="21"/>
            <w:szCs w:val="22"/>
          </w:rPr>
          <w:tab/>
        </w:r>
        <w:r w:rsidRPr="00317EE3">
          <w:rPr>
            <w:rStyle w:val="af1"/>
            <w:rFonts w:hint="eastAsia"/>
            <w:noProof/>
          </w:rPr>
          <w:t>平台</w:t>
        </w:r>
        <w:r w:rsidRPr="00317EE3">
          <w:rPr>
            <w:rStyle w:val="af1"/>
            <w:noProof/>
          </w:rPr>
          <w:t>/</w:t>
        </w:r>
        <w:r w:rsidRPr="00317EE3">
          <w:rPr>
            <w:rStyle w:val="af1"/>
            <w:rFonts w:hint="eastAsia"/>
            <w:noProof/>
          </w:rPr>
          <w:t>组件配套关系表</w:t>
        </w:r>
        <w:r>
          <w:rPr>
            <w:noProof/>
            <w:webHidden/>
          </w:rPr>
          <w:tab/>
        </w:r>
        <w:r>
          <w:rPr>
            <w:noProof/>
            <w:webHidden/>
          </w:rPr>
          <w:fldChar w:fldCharType="begin"/>
        </w:r>
        <w:r>
          <w:rPr>
            <w:noProof/>
            <w:webHidden/>
          </w:rPr>
          <w:instrText xml:space="preserve"> PAGEREF _Toc480980103 \h </w:instrText>
        </w:r>
        <w:r>
          <w:rPr>
            <w:noProof/>
            <w:webHidden/>
          </w:rPr>
        </w:r>
        <w:r>
          <w:rPr>
            <w:noProof/>
            <w:webHidden/>
          </w:rPr>
          <w:fldChar w:fldCharType="separate"/>
        </w:r>
        <w:r>
          <w:rPr>
            <w:noProof/>
            <w:webHidden/>
          </w:rPr>
          <w:t>37</w:t>
        </w:r>
        <w:r>
          <w:rPr>
            <w:noProof/>
            <w:webHidden/>
          </w:rPr>
          <w:fldChar w:fldCharType="end"/>
        </w:r>
      </w:hyperlink>
    </w:p>
    <w:p w:rsidR="00596384" w:rsidRDefault="004A7644" w:rsidP="00596384">
      <w:pPr>
        <w:rPr>
          <w:rFonts w:ascii="Arial" w:eastAsia="黑体" w:hAnsi="Arial" w:cs="Arial"/>
          <w:snapToGrid/>
          <w:sz w:val="30"/>
          <w:szCs w:val="30"/>
        </w:rPr>
      </w:pPr>
      <w:r>
        <w:rPr>
          <w:rFonts w:ascii="Arial" w:eastAsia="黑体" w:hAnsi="Arial" w:cs="Arial"/>
          <w:b/>
          <w:bCs/>
          <w:caps/>
          <w:snapToGrid/>
          <w:sz w:val="30"/>
          <w:szCs w:val="30"/>
        </w:rPr>
        <w:fldChar w:fldCharType="end"/>
      </w:r>
    </w:p>
    <w:p w:rsidR="00596384" w:rsidRDefault="00596384" w:rsidP="00596384">
      <w:pPr>
        <w:rPr>
          <w:rFonts w:ascii="Arial" w:eastAsia="黑体" w:hAnsi="Arial" w:cs="Arial"/>
          <w:snapToGrid/>
          <w:sz w:val="30"/>
          <w:szCs w:val="30"/>
        </w:rPr>
      </w:pPr>
    </w:p>
    <w:p w:rsidR="00596384" w:rsidRDefault="00596384" w:rsidP="00596384">
      <w:pPr>
        <w:widowControl/>
        <w:autoSpaceDE/>
        <w:autoSpaceDN/>
        <w:adjustRightInd/>
        <w:spacing w:line="240" w:lineRule="auto"/>
        <w:rPr>
          <w:rFonts w:ascii="Arial" w:eastAsia="黑体" w:hAnsi="Arial" w:cs="Arial"/>
          <w:snapToGrid/>
          <w:sz w:val="30"/>
          <w:szCs w:val="30"/>
        </w:rPr>
        <w:sectPr w:rsidR="00596384" w:rsidSect="00596384">
          <w:headerReference w:type="default" r:id="rId18"/>
          <w:pgSz w:w="11906" w:h="16838"/>
          <w:pgMar w:top="1440" w:right="1800" w:bottom="1440" w:left="1800" w:header="851" w:footer="992" w:gutter="0"/>
          <w:pgNumType w:fmt="upperRoman" w:start="1"/>
          <w:cols w:space="425"/>
          <w:docGrid w:type="lines" w:linePitch="312"/>
        </w:sectPr>
      </w:pPr>
    </w:p>
    <w:p w:rsidR="00807A4D" w:rsidRPr="00F529C6" w:rsidRDefault="00807A4D" w:rsidP="00807A4D">
      <w:pPr>
        <w:pStyle w:val="1"/>
      </w:pPr>
      <w:bookmarkStart w:id="0" w:name="_Toc386552012"/>
      <w:bookmarkStart w:id="1" w:name="_Toc416789896"/>
      <w:bookmarkStart w:id="2" w:name="_Toc480980048"/>
      <w:r w:rsidRPr="00F529C6">
        <w:lastRenderedPageBreak/>
        <w:t>目的</w:t>
      </w:r>
      <w:bookmarkEnd w:id="0"/>
      <w:bookmarkEnd w:id="1"/>
      <w:bookmarkEnd w:id="2"/>
    </w:p>
    <w:p w:rsidR="00CB5328" w:rsidRPr="00CD7E3A" w:rsidRDefault="00795A36" w:rsidP="00795A36">
      <w:pPr>
        <w:pStyle w:val="WordPro"/>
        <w:spacing w:line="360" w:lineRule="auto"/>
        <w:ind w:left="0" w:firstLineChars="200" w:firstLine="420"/>
      </w:pPr>
      <w:r>
        <w:t>通过安全测试，发现</w:t>
      </w:r>
      <w:r>
        <w:rPr>
          <w:rFonts w:hint="eastAsia"/>
        </w:rPr>
        <w:t>中</w:t>
      </w:r>
      <w:r>
        <w:t>存在的安全脆弱性与风险，为产品的安全改进提供切实的依据，推动产品完成漏洞整改，从而提高产品安全性</w:t>
      </w:r>
      <w:r w:rsidR="00CB5328">
        <w:rPr>
          <w:rFonts w:hint="eastAsia"/>
        </w:rPr>
        <w:t>。</w:t>
      </w:r>
    </w:p>
    <w:p w:rsidR="00807A4D" w:rsidRPr="00F529C6" w:rsidRDefault="00807A4D" w:rsidP="00D74EAC">
      <w:pPr>
        <w:pStyle w:val="1"/>
      </w:pPr>
      <w:bookmarkStart w:id="3" w:name="_Toc386552013"/>
      <w:bookmarkStart w:id="4" w:name="_Toc416789897"/>
      <w:bookmarkStart w:id="5" w:name="_Toc480980049"/>
      <w:r w:rsidRPr="00F529C6">
        <w:rPr>
          <w:rFonts w:hint="eastAsia"/>
        </w:rPr>
        <w:t>评估</w:t>
      </w:r>
      <w:r w:rsidRPr="00F529C6">
        <w:t>对象</w:t>
      </w:r>
      <w:bookmarkEnd w:id="3"/>
      <w:r w:rsidRPr="00F529C6">
        <w:rPr>
          <w:rFonts w:hint="eastAsia"/>
        </w:rPr>
        <w:t>相关信息</w:t>
      </w:r>
      <w:bookmarkEnd w:id="4"/>
      <w:bookmarkEnd w:id="5"/>
    </w:p>
    <w:p w:rsidR="00807A4D" w:rsidRPr="0055575B" w:rsidRDefault="00807A4D" w:rsidP="00D74EAC">
      <w:pPr>
        <w:pStyle w:val="2"/>
        <w:ind w:left="636" w:right="210"/>
      </w:pPr>
      <w:bookmarkStart w:id="6" w:name="_Toc416789898"/>
      <w:bookmarkStart w:id="7" w:name="_Toc480980050"/>
      <w:r w:rsidRPr="0055575B">
        <w:rPr>
          <w:rFonts w:hint="eastAsia"/>
        </w:rPr>
        <w:t>评估对象简介</w:t>
      </w:r>
      <w:bookmarkEnd w:id="6"/>
      <w:bookmarkEnd w:id="7"/>
    </w:p>
    <w:p w:rsidR="00CB5328" w:rsidRDefault="00CB5328" w:rsidP="00CB5328">
      <w:pPr>
        <w:pStyle w:val="Default"/>
        <w:rPr>
          <w:sz w:val="21"/>
          <w:szCs w:val="21"/>
        </w:rPr>
      </w:pPr>
      <w:r w:rsidRPr="00CB5328">
        <w:rPr>
          <w:rFonts w:hint="eastAsia"/>
          <w:sz w:val="21"/>
          <w:szCs w:val="21"/>
        </w:rPr>
        <w:t>本次</w:t>
      </w:r>
      <w:r>
        <w:rPr>
          <w:rFonts w:hint="eastAsia"/>
          <w:sz w:val="21"/>
          <w:szCs w:val="21"/>
        </w:rPr>
        <w:t>送检流程为广院模式，</w:t>
      </w:r>
      <w:r w:rsidRPr="00CB5328">
        <w:rPr>
          <w:rFonts w:hint="eastAsia"/>
          <w:sz w:val="21"/>
          <w:szCs w:val="21"/>
        </w:rPr>
        <w:t>测试</w:t>
      </w:r>
      <w:r>
        <w:rPr>
          <w:rFonts w:hint="eastAsia"/>
          <w:sz w:val="21"/>
          <w:szCs w:val="21"/>
        </w:rPr>
        <w:t>对象</w:t>
      </w:r>
      <w:r w:rsidR="00F250BE">
        <w:rPr>
          <w:rFonts w:hint="eastAsia"/>
          <w:sz w:val="21"/>
          <w:szCs w:val="21"/>
        </w:rPr>
        <w:t>主要</w:t>
      </w:r>
      <w:r>
        <w:rPr>
          <w:rFonts w:hint="eastAsia"/>
          <w:sz w:val="21"/>
          <w:szCs w:val="21"/>
        </w:rPr>
        <w:t>为</w:t>
      </w:r>
      <w:r w:rsidR="00795A36">
        <w:rPr>
          <w:rFonts w:hint="eastAsia"/>
          <w:sz w:val="21"/>
          <w:szCs w:val="21"/>
        </w:rPr>
        <w:t>新广告平台</w:t>
      </w:r>
      <w:r>
        <w:rPr>
          <w:rFonts w:hint="eastAsia"/>
          <w:sz w:val="21"/>
          <w:szCs w:val="21"/>
        </w:rPr>
        <w:t>。</w:t>
      </w:r>
    </w:p>
    <w:tbl>
      <w:tblPr>
        <w:tblStyle w:val="ac"/>
        <w:tblW w:w="0" w:type="auto"/>
        <w:tblLook w:val="04A0"/>
      </w:tblPr>
      <w:tblGrid>
        <w:gridCol w:w="2840"/>
        <w:gridCol w:w="2841"/>
        <w:gridCol w:w="2841"/>
      </w:tblGrid>
      <w:tr w:rsidR="00A14759" w:rsidTr="00A14759">
        <w:tc>
          <w:tcPr>
            <w:tcW w:w="2840" w:type="dxa"/>
          </w:tcPr>
          <w:p w:rsidR="00A14759" w:rsidRDefault="00A14759" w:rsidP="00A14759">
            <w:pPr>
              <w:pStyle w:val="Default"/>
              <w:rPr>
                <w:sz w:val="21"/>
                <w:szCs w:val="21"/>
              </w:rPr>
            </w:pPr>
            <w:r>
              <w:rPr>
                <w:rFonts w:hint="eastAsia"/>
                <w:sz w:val="21"/>
                <w:szCs w:val="21"/>
              </w:rPr>
              <w:t>产品名称</w:t>
            </w:r>
            <w:r>
              <w:rPr>
                <w:sz w:val="21"/>
                <w:szCs w:val="21"/>
              </w:rPr>
              <w:t xml:space="preserve"> </w:t>
            </w:r>
          </w:p>
        </w:tc>
        <w:tc>
          <w:tcPr>
            <w:tcW w:w="2841" w:type="dxa"/>
          </w:tcPr>
          <w:p w:rsidR="00A14759" w:rsidRDefault="00CB0BC2" w:rsidP="00A14759">
            <w:pPr>
              <w:pStyle w:val="Default"/>
              <w:rPr>
                <w:sz w:val="21"/>
                <w:szCs w:val="21"/>
              </w:rPr>
            </w:pPr>
            <w:r w:rsidRPr="00CB0BC2">
              <w:rPr>
                <w:sz w:val="21"/>
                <w:szCs w:val="21"/>
              </w:rPr>
              <w:t>Wise Targeting Service ADN</w:t>
            </w:r>
          </w:p>
        </w:tc>
        <w:tc>
          <w:tcPr>
            <w:tcW w:w="2841" w:type="dxa"/>
          </w:tcPr>
          <w:p w:rsidR="00A14759" w:rsidRDefault="00A14759" w:rsidP="00A14759">
            <w:pPr>
              <w:pStyle w:val="Default"/>
              <w:rPr>
                <w:sz w:val="21"/>
                <w:szCs w:val="21"/>
              </w:rPr>
            </w:pPr>
          </w:p>
        </w:tc>
      </w:tr>
      <w:tr w:rsidR="00A14759" w:rsidTr="00A14759">
        <w:tc>
          <w:tcPr>
            <w:tcW w:w="2840" w:type="dxa"/>
          </w:tcPr>
          <w:p w:rsidR="00A14759" w:rsidRDefault="00A14759" w:rsidP="00CB5328">
            <w:pPr>
              <w:pStyle w:val="Default"/>
              <w:rPr>
                <w:sz w:val="21"/>
                <w:szCs w:val="21"/>
              </w:rPr>
            </w:pPr>
            <w:r>
              <w:rPr>
                <w:rFonts w:hint="eastAsia"/>
                <w:sz w:val="21"/>
                <w:szCs w:val="21"/>
              </w:rPr>
              <w:t>本次送测版本</w:t>
            </w:r>
          </w:p>
        </w:tc>
        <w:tc>
          <w:tcPr>
            <w:tcW w:w="2841" w:type="dxa"/>
          </w:tcPr>
          <w:p w:rsidR="00A14759" w:rsidRDefault="00795A36" w:rsidP="00A26614">
            <w:pPr>
              <w:pStyle w:val="Default"/>
              <w:rPr>
                <w:sz w:val="21"/>
                <w:szCs w:val="21"/>
              </w:rPr>
            </w:pPr>
            <w:r>
              <w:rPr>
                <w:rFonts w:hint="eastAsia"/>
                <w:sz w:val="21"/>
                <w:szCs w:val="21"/>
              </w:rPr>
              <w:t>3.4.</w:t>
            </w:r>
            <w:r w:rsidR="00F630B3">
              <w:rPr>
                <w:rFonts w:hint="eastAsia"/>
                <w:sz w:val="21"/>
                <w:szCs w:val="21"/>
              </w:rPr>
              <w:t>1</w:t>
            </w:r>
            <w:r w:rsidR="00CB0BC2">
              <w:rPr>
                <w:rFonts w:hint="eastAsia"/>
                <w:sz w:val="21"/>
                <w:szCs w:val="21"/>
              </w:rPr>
              <w:t>1</w:t>
            </w:r>
            <w:r>
              <w:rPr>
                <w:rFonts w:hint="eastAsia"/>
                <w:sz w:val="21"/>
                <w:szCs w:val="21"/>
              </w:rPr>
              <w:t>.30</w:t>
            </w:r>
            <w:r w:rsidR="00CB0BC2">
              <w:rPr>
                <w:rFonts w:hint="eastAsia"/>
                <w:sz w:val="21"/>
                <w:szCs w:val="21"/>
              </w:rPr>
              <w:t>0</w:t>
            </w:r>
          </w:p>
        </w:tc>
        <w:tc>
          <w:tcPr>
            <w:tcW w:w="2841" w:type="dxa"/>
          </w:tcPr>
          <w:p w:rsidR="00A14759" w:rsidRDefault="00A14759" w:rsidP="00CB5328">
            <w:pPr>
              <w:pStyle w:val="Default"/>
              <w:rPr>
                <w:sz w:val="21"/>
                <w:szCs w:val="21"/>
              </w:rPr>
            </w:pPr>
          </w:p>
        </w:tc>
      </w:tr>
      <w:tr w:rsidR="00A14759" w:rsidTr="00A14759">
        <w:tc>
          <w:tcPr>
            <w:tcW w:w="2840" w:type="dxa"/>
          </w:tcPr>
          <w:p w:rsidR="00A14759" w:rsidRDefault="00A14759" w:rsidP="00CB5328">
            <w:pPr>
              <w:pStyle w:val="Default"/>
              <w:rPr>
                <w:sz w:val="21"/>
                <w:szCs w:val="21"/>
              </w:rPr>
            </w:pPr>
            <w:r>
              <w:rPr>
                <w:rFonts w:hint="eastAsia"/>
                <w:sz w:val="21"/>
                <w:szCs w:val="21"/>
              </w:rPr>
              <w:t>版本阶段</w:t>
            </w:r>
          </w:p>
        </w:tc>
        <w:tc>
          <w:tcPr>
            <w:tcW w:w="2841" w:type="dxa"/>
          </w:tcPr>
          <w:p w:rsidR="00A14759" w:rsidRDefault="00A14759" w:rsidP="00795A36">
            <w:pPr>
              <w:pStyle w:val="Default"/>
              <w:rPr>
                <w:sz w:val="21"/>
                <w:szCs w:val="21"/>
              </w:rPr>
            </w:pPr>
            <w:r>
              <w:rPr>
                <w:rFonts w:hint="eastAsia"/>
                <w:sz w:val="21"/>
                <w:szCs w:val="21"/>
              </w:rPr>
              <w:t>TR</w:t>
            </w:r>
            <w:r w:rsidR="00795A36">
              <w:rPr>
                <w:rFonts w:hint="eastAsia"/>
                <w:sz w:val="21"/>
                <w:szCs w:val="21"/>
              </w:rPr>
              <w:t>5</w:t>
            </w:r>
          </w:p>
        </w:tc>
        <w:tc>
          <w:tcPr>
            <w:tcW w:w="2841" w:type="dxa"/>
          </w:tcPr>
          <w:p w:rsidR="00A14759" w:rsidRDefault="00A14759" w:rsidP="00CB5328">
            <w:pPr>
              <w:pStyle w:val="Default"/>
              <w:rPr>
                <w:sz w:val="21"/>
                <w:szCs w:val="21"/>
              </w:rPr>
            </w:pPr>
          </w:p>
        </w:tc>
      </w:tr>
    </w:tbl>
    <w:p w:rsidR="00A14759" w:rsidRPr="00A14759" w:rsidRDefault="00A14759" w:rsidP="00CB5328">
      <w:pPr>
        <w:pStyle w:val="Default"/>
        <w:rPr>
          <w:sz w:val="21"/>
          <w:szCs w:val="21"/>
        </w:rPr>
      </w:pPr>
    </w:p>
    <w:p w:rsidR="00807A4D" w:rsidRPr="0055575B" w:rsidRDefault="00807A4D" w:rsidP="00D74EAC">
      <w:pPr>
        <w:pStyle w:val="2"/>
        <w:ind w:left="636" w:right="210"/>
      </w:pPr>
      <w:bookmarkStart w:id="8" w:name="_Toc416789899"/>
      <w:bookmarkStart w:id="9" w:name="_Toc480980051"/>
      <w:r w:rsidRPr="0055575B">
        <w:rPr>
          <w:rFonts w:hint="eastAsia"/>
        </w:rPr>
        <w:t>产品典型应用组网</w:t>
      </w:r>
      <w:bookmarkEnd w:id="8"/>
      <w:bookmarkEnd w:id="9"/>
    </w:p>
    <w:p w:rsidR="00EA6E6C" w:rsidRPr="00EA6E6C" w:rsidRDefault="003B284D" w:rsidP="00EA6E6C">
      <w:pPr>
        <w:pStyle w:val="ItemList"/>
        <w:numPr>
          <w:ilvl w:val="0"/>
          <w:numId w:val="0"/>
        </w:numPr>
        <w:jc w:val="center"/>
      </w:pPr>
      <w:ins w:id="10" w:author="Heyiliang" w:date="2017-02-14T15:57:00Z">
        <w:r>
          <w:rPr>
            <w:noProof/>
          </w:rPr>
          <w:drawing>
            <wp:inline distT="0" distB="0" distL="0" distR="0">
              <wp:extent cx="5274310" cy="3164586"/>
              <wp:effectExtent l="19050" t="0" r="254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164586"/>
                      </a:xfrm>
                      <a:prstGeom prst="rect">
                        <a:avLst/>
                      </a:prstGeom>
                      <a:noFill/>
                      <a:ln>
                        <a:noFill/>
                      </a:ln>
                    </pic:spPr>
                  </pic:pic>
                </a:graphicData>
              </a:graphic>
            </wp:inline>
          </w:drawing>
        </w:r>
      </w:ins>
    </w:p>
    <w:p w:rsidR="00807A4D" w:rsidRPr="00F529C6" w:rsidRDefault="00807A4D" w:rsidP="00CF1457">
      <w:pPr>
        <w:pStyle w:val="1"/>
      </w:pPr>
      <w:bookmarkStart w:id="11" w:name="_Toc386552014"/>
      <w:bookmarkStart w:id="12" w:name="_Toc416789900"/>
      <w:bookmarkStart w:id="13" w:name="_Toc480980052"/>
      <w:r w:rsidRPr="00F529C6">
        <w:lastRenderedPageBreak/>
        <w:t>评估</w:t>
      </w:r>
      <w:bookmarkEnd w:id="11"/>
      <w:r w:rsidRPr="00F529C6">
        <w:rPr>
          <w:rFonts w:hint="eastAsia"/>
        </w:rPr>
        <w:t>策略</w:t>
      </w:r>
      <w:bookmarkEnd w:id="12"/>
      <w:bookmarkEnd w:id="13"/>
    </w:p>
    <w:p w:rsidR="00EF3136" w:rsidRPr="00E50B6B" w:rsidRDefault="00784B02" w:rsidP="0086524A">
      <w:pPr>
        <w:pStyle w:val="ItemList"/>
        <w:numPr>
          <w:ilvl w:val="0"/>
          <w:numId w:val="0"/>
        </w:numPr>
        <w:jc w:val="left"/>
      </w:pPr>
      <w:r w:rsidRPr="00E50B6B">
        <w:rPr>
          <w:rFonts w:hint="eastAsia"/>
        </w:rPr>
        <w:t>评估策略为</w:t>
      </w:r>
      <w:r w:rsidR="00212FB6">
        <w:rPr>
          <w:rFonts w:hint="eastAsia"/>
        </w:rPr>
        <w:t>执行</w:t>
      </w:r>
      <w:r w:rsidR="00212FB6" w:rsidRPr="00737CAC">
        <w:rPr>
          <w:rFonts w:hint="eastAsia"/>
        </w:rPr>
        <w:t>Web</w:t>
      </w:r>
      <w:r w:rsidR="00212FB6" w:rsidRPr="00737CAC">
        <w:rPr>
          <w:rFonts w:hint="eastAsia"/>
        </w:rPr>
        <w:t>安全测试规范</w:t>
      </w:r>
      <w:r w:rsidR="00212FB6" w:rsidRPr="00737CAC">
        <w:rPr>
          <w:rFonts w:hint="eastAsia"/>
        </w:rPr>
        <w:t>_V1.4</w:t>
      </w:r>
      <w:r w:rsidR="00212FB6">
        <w:rPr>
          <w:rFonts w:hint="eastAsia"/>
        </w:rPr>
        <w:t>和</w:t>
      </w:r>
      <w:r w:rsidR="00212FB6" w:rsidRPr="00737CAC">
        <w:rPr>
          <w:rFonts w:hint="eastAsia"/>
        </w:rPr>
        <w:t xml:space="preserve"> </w:t>
      </w:r>
      <w:proofErr w:type="spellStart"/>
      <w:r w:rsidR="00737CAC" w:rsidRPr="00737CAC">
        <w:rPr>
          <w:rFonts w:hint="eastAsia"/>
        </w:rPr>
        <w:t>ICSLWeb</w:t>
      </w:r>
      <w:proofErr w:type="spellEnd"/>
      <w:r w:rsidR="00737CAC" w:rsidRPr="00737CAC">
        <w:rPr>
          <w:rFonts w:hint="eastAsia"/>
        </w:rPr>
        <w:t>基线测试用例</w:t>
      </w:r>
      <w:r w:rsidR="00212FB6">
        <w:rPr>
          <w:rFonts w:hint="eastAsia"/>
        </w:rPr>
        <w:t>，并结合</w:t>
      </w:r>
      <w:r w:rsidRPr="00E50B6B">
        <w:rPr>
          <w:rFonts w:hint="eastAsia"/>
        </w:rPr>
        <w:t>业务安全</w:t>
      </w:r>
      <w:r w:rsidR="00212FB6">
        <w:rPr>
          <w:rFonts w:hint="eastAsia"/>
        </w:rPr>
        <w:t>进行</w:t>
      </w:r>
      <w:r w:rsidRPr="00E50B6B">
        <w:rPr>
          <w:rFonts w:hint="eastAsia"/>
        </w:rPr>
        <w:t>自检。</w:t>
      </w:r>
      <w:r w:rsidR="00F62F04" w:rsidRPr="00E50B6B">
        <w:rPr>
          <w:rFonts w:hint="eastAsia"/>
        </w:rPr>
        <w:t>测试对象为服务各部件</w:t>
      </w:r>
      <w:r w:rsidR="009501FA">
        <w:rPr>
          <w:rFonts w:hint="eastAsia"/>
        </w:rPr>
        <w:t>及</w:t>
      </w:r>
      <w:r w:rsidR="00F62F04" w:rsidRPr="00E50B6B">
        <w:rPr>
          <w:rFonts w:hint="eastAsia"/>
        </w:rPr>
        <w:t>客户端版本。</w:t>
      </w:r>
    </w:p>
    <w:p w:rsidR="00807A4D" w:rsidRPr="00F529C6" w:rsidRDefault="00807A4D" w:rsidP="00D74EAC">
      <w:pPr>
        <w:pStyle w:val="1"/>
      </w:pPr>
      <w:bookmarkStart w:id="14" w:name="_Toc338857278"/>
      <w:bookmarkStart w:id="15" w:name="_Toc386552018"/>
      <w:bookmarkStart w:id="16" w:name="_Toc416789901"/>
      <w:bookmarkStart w:id="17" w:name="_Toc480980053"/>
      <w:r w:rsidRPr="00F529C6">
        <w:t>产品</w:t>
      </w:r>
      <w:r w:rsidRPr="00F529C6">
        <w:rPr>
          <w:rFonts w:hint="eastAsia"/>
        </w:rPr>
        <w:t>网络</w:t>
      </w:r>
      <w:r w:rsidRPr="00F529C6">
        <w:t>安全</w:t>
      </w:r>
      <w:r w:rsidRPr="00F529C6">
        <w:rPr>
          <w:rFonts w:hint="eastAsia"/>
        </w:rPr>
        <w:t>与隐私保护</w:t>
      </w:r>
      <w:r w:rsidRPr="00F529C6">
        <w:t>总体评价</w:t>
      </w:r>
      <w:bookmarkEnd w:id="14"/>
      <w:bookmarkEnd w:id="15"/>
      <w:bookmarkEnd w:id="16"/>
      <w:bookmarkEnd w:id="17"/>
    </w:p>
    <w:p w:rsidR="00807A4D" w:rsidRDefault="00807A4D" w:rsidP="00CF1457">
      <w:pPr>
        <w:pStyle w:val="2"/>
        <w:ind w:left="636" w:right="210"/>
      </w:pPr>
      <w:bookmarkStart w:id="18" w:name="_Toc416789902"/>
      <w:bookmarkStart w:id="19" w:name="_Toc480980054"/>
      <w:r w:rsidRPr="0055575B">
        <w:rPr>
          <w:rFonts w:hint="eastAsia"/>
        </w:rPr>
        <w:t>评估</w:t>
      </w:r>
      <w:r w:rsidRPr="0055575B">
        <w:t>发现问题统计</w:t>
      </w:r>
      <w:bookmarkEnd w:id="18"/>
      <w:bookmarkEnd w:id="19"/>
    </w:p>
    <w:p w:rsidR="00737CAC" w:rsidRDefault="00B80D9C" w:rsidP="00211928">
      <w:pPr>
        <w:pStyle w:val="Default"/>
        <w:rPr>
          <w:rFonts w:ascii="Times New Roman" w:hAnsi="Times New Roman" w:cs="Times New Roman"/>
          <w:sz w:val="21"/>
          <w:szCs w:val="21"/>
        </w:rPr>
      </w:pPr>
      <w:r>
        <w:rPr>
          <w:rFonts w:hint="eastAsia"/>
          <w:sz w:val="21"/>
          <w:szCs w:val="21"/>
        </w:rPr>
        <w:t>本次</w:t>
      </w:r>
      <w:r w:rsidR="0060069E">
        <w:rPr>
          <w:rFonts w:hAnsi="Times New Roman" w:hint="eastAsia"/>
          <w:sz w:val="21"/>
          <w:szCs w:val="21"/>
        </w:rPr>
        <w:t>基于</w:t>
      </w:r>
      <w:r w:rsidR="009501FA">
        <w:rPr>
          <w:rFonts w:ascii="Times New Roman" w:hAnsi="Times New Roman" w:cs="Times New Roman" w:hint="eastAsia"/>
          <w:sz w:val="21"/>
          <w:szCs w:val="21"/>
        </w:rPr>
        <w:t>Advertisement</w:t>
      </w:r>
      <w:r w:rsidR="001224C2" w:rsidRPr="001224C2">
        <w:rPr>
          <w:rFonts w:ascii="Times New Roman" w:hAnsi="Times New Roman" w:cs="Times New Roman"/>
          <w:sz w:val="21"/>
          <w:szCs w:val="21"/>
        </w:rPr>
        <w:t xml:space="preserve"> Service </w:t>
      </w:r>
      <w:r w:rsidR="009501FA">
        <w:rPr>
          <w:rFonts w:ascii="Times New Roman" w:hAnsi="Times New Roman" w:cs="Times New Roman" w:hint="eastAsia"/>
          <w:sz w:val="21"/>
          <w:szCs w:val="21"/>
        </w:rPr>
        <w:t>3.4.</w:t>
      </w:r>
      <w:r w:rsidR="00A26614">
        <w:rPr>
          <w:rFonts w:ascii="Times New Roman" w:hAnsi="Times New Roman" w:cs="Times New Roman" w:hint="eastAsia"/>
          <w:sz w:val="21"/>
          <w:szCs w:val="21"/>
        </w:rPr>
        <w:t>10</w:t>
      </w:r>
      <w:r w:rsidR="00400924" w:rsidRPr="00400924">
        <w:rPr>
          <w:rFonts w:ascii="Times New Roman" w:hAnsi="Times New Roman" w:cs="Times New Roman"/>
          <w:sz w:val="21"/>
          <w:szCs w:val="21"/>
        </w:rPr>
        <w:t>.</w:t>
      </w:r>
      <w:r w:rsidR="00F630B3">
        <w:rPr>
          <w:rFonts w:ascii="Times New Roman" w:hAnsi="Times New Roman" w:cs="Times New Roman" w:hint="eastAsia"/>
          <w:sz w:val="21"/>
          <w:szCs w:val="21"/>
        </w:rPr>
        <w:t>30</w:t>
      </w:r>
      <w:r w:rsidR="00120CC5">
        <w:rPr>
          <w:rFonts w:ascii="Times New Roman" w:hAnsi="Times New Roman" w:cs="Times New Roman" w:hint="eastAsia"/>
          <w:sz w:val="21"/>
          <w:szCs w:val="21"/>
        </w:rPr>
        <w:t>0</w:t>
      </w:r>
      <w:r>
        <w:rPr>
          <w:rFonts w:hAnsi="Times New Roman" w:hint="eastAsia"/>
          <w:sz w:val="21"/>
          <w:szCs w:val="21"/>
        </w:rPr>
        <w:t>版本</w:t>
      </w:r>
      <w:r w:rsidR="00BE23A6">
        <w:rPr>
          <w:rFonts w:hAnsi="Times New Roman" w:hint="eastAsia"/>
          <w:sz w:val="21"/>
          <w:szCs w:val="21"/>
        </w:rPr>
        <w:t>基础</w:t>
      </w:r>
      <w:r>
        <w:rPr>
          <w:rFonts w:hAnsi="Times New Roman" w:hint="eastAsia"/>
          <w:sz w:val="21"/>
          <w:szCs w:val="21"/>
        </w:rPr>
        <w:t>上</w:t>
      </w:r>
      <w:r w:rsidR="00400924">
        <w:rPr>
          <w:rFonts w:hAnsi="Times New Roman" w:hint="eastAsia"/>
          <w:sz w:val="21"/>
          <w:szCs w:val="21"/>
        </w:rPr>
        <w:t>对</w:t>
      </w:r>
      <w:r w:rsidR="00F74EC1">
        <w:rPr>
          <w:rFonts w:hAnsi="Times New Roman" w:hint="eastAsia"/>
          <w:sz w:val="21"/>
          <w:szCs w:val="21"/>
        </w:rPr>
        <w:t>新增功能及问题单合入进行安全评估验证</w:t>
      </w:r>
      <w:r w:rsidR="00400924">
        <w:rPr>
          <w:rFonts w:ascii="Times New Roman" w:hAnsi="Times New Roman" w:cs="Times New Roman" w:hint="eastAsia"/>
          <w:sz w:val="21"/>
          <w:szCs w:val="21"/>
        </w:rPr>
        <w:t>。</w:t>
      </w:r>
      <w:r w:rsidR="006B49AC">
        <w:rPr>
          <w:rFonts w:ascii="Times New Roman" w:hAnsi="Times New Roman" w:cs="Times New Roman" w:hint="eastAsia"/>
          <w:sz w:val="21"/>
          <w:szCs w:val="21"/>
        </w:rPr>
        <w:t>整体测试情况为：本次测试新增问题单</w:t>
      </w:r>
      <w:r w:rsidR="00211928">
        <w:rPr>
          <w:rFonts w:ascii="Times New Roman" w:hAnsi="Times New Roman" w:cs="Times New Roman" w:hint="eastAsia"/>
          <w:sz w:val="21"/>
          <w:szCs w:val="21"/>
        </w:rPr>
        <w:t>3</w:t>
      </w:r>
      <w:r w:rsidR="006B49AC">
        <w:rPr>
          <w:rFonts w:ascii="Times New Roman" w:hAnsi="Times New Roman" w:cs="Times New Roman" w:hint="eastAsia"/>
          <w:sz w:val="21"/>
          <w:szCs w:val="21"/>
        </w:rPr>
        <w:t>个</w:t>
      </w:r>
      <w:r w:rsidR="00211928">
        <w:rPr>
          <w:rFonts w:ascii="Times New Roman" w:hAnsi="Times New Roman" w:cs="Times New Roman" w:hint="eastAsia"/>
          <w:sz w:val="21"/>
          <w:szCs w:val="21"/>
        </w:rPr>
        <w:t>，</w:t>
      </w:r>
      <w:r w:rsidR="00211928">
        <w:rPr>
          <w:rFonts w:ascii="Times New Roman" w:hAnsi="Times New Roman" w:cs="Times New Roman" w:hint="eastAsia"/>
          <w:sz w:val="21"/>
          <w:szCs w:val="21"/>
        </w:rPr>
        <w:t>1</w:t>
      </w:r>
      <w:r w:rsidR="00211928">
        <w:rPr>
          <w:rFonts w:ascii="Times New Roman" w:hAnsi="Times New Roman" w:cs="Times New Roman" w:hint="eastAsia"/>
          <w:sz w:val="21"/>
          <w:szCs w:val="21"/>
        </w:rPr>
        <w:t>个严重</w:t>
      </w:r>
      <w:r w:rsidR="00211928">
        <w:rPr>
          <w:rFonts w:ascii="Times New Roman" w:hAnsi="Times New Roman" w:cs="Times New Roman" w:hint="eastAsia"/>
          <w:sz w:val="21"/>
          <w:szCs w:val="21"/>
        </w:rPr>
        <w:t>2</w:t>
      </w:r>
      <w:r w:rsidR="00211928">
        <w:rPr>
          <w:rFonts w:ascii="Times New Roman" w:hAnsi="Times New Roman" w:cs="Times New Roman" w:hint="eastAsia"/>
          <w:sz w:val="21"/>
          <w:szCs w:val="21"/>
        </w:rPr>
        <w:t>个一般</w:t>
      </w:r>
      <w:r w:rsidR="00E70557">
        <w:rPr>
          <w:rFonts w:ascii="Times New Roman" w:hAnsi="Times New Roman" w:cs="Times New Roman" w:hint="eastAsia"/>
          <w:sz w:val="21"/>
          <w:szCs w:val="21"/>
        </w:rPr>
        <w:t>。</w:t>
      </w:r>
    </w:p>
    <w:p w:rsidR="000203EB" w:rsidRPr="00A26614" w:rsidRDefault="000203EB" w:rsidP="00B80D9C">
      <w:pPr>
        <w:pStyle w:val="Default"/>
        <w:rPr>
          <w:rFonts w:hAnsi="Times New Roman"/>
          <w:sz w:val="21"/>
          <w:szCs w:val="21"/>
        </w:rPr>
      </w:pPr>
    </w:p>
    <w:p w:rsidR="00B80D9C" w:rsidRDefault="000203EB" w:rsidP="00B80D9C">
      <w:pPr>
        <w:pStyle w:val="Default"/>
        <w:rPr>
          <w:rFonts w:hAnsi="Times New Roman"/>
          <w:sz w:val="21"/>
          <w:szCs w:val="21"/>
        </w:rPr>
      </w:pPr>
      <w:r>
        <w:rPr>
          <w:rFonts w:hAnsi="Times New Roman" w:hint="eastAsia"/>
          <w:sz w:val="21"/>
          <w:szCs w:val="21"/>
        </w:rPr>
        <w:t>问题主要集中在：</w:t>
      </w:r>
      <w:r w:rsidR="00B80D9C">
        <w:rPr>
          <w:rFonts w:hAnsi="Times New Roman"/>
          <w:sz w:val="21"/>
          <w:szCs w:val="21"/>
        </w:rPr>
        <w:t xml:space="preserve"> </w:t>
      </w:r>
    </w:p>
    <w:p w:rsidR="00A26614" w:rsidRPr="00A26614" w:rsidRDefault="00B80D9C" w:rsidP="00211928">
      <w:pPr>
        <w:pStyle w:val="Default"/>
        <w:spacing w:after="248"/>
        <w:rPr>
          <w:rFonts w:ascii="Wingdings" w:hAnsi="Wingdings" w:cs="Wingdings"/>
          <w:sz w:val="21"/>
          <w:szCs w:val="21"/>
        </w:rPr>
      </w:pPr>
      <w:r>
        <w:rPr>
          <w:rFonts w:ascii="Wingdings" w:hAnsi="Wingdings" w:cs="Wingdings"/>
          <w:sz w:val="21"/>
          <w:szCs w:val="21"/>
        </w:rPr>
        <w:t></w:t>
      </w:r>
      <w:r w:rsidR="00211928" w:rsidRPr="00211928">
        <w:rPr>
          <w:rFonts w:ascii="Times New Roman" w:hAnsi="Times New Roman" w:cs="Times New Roman" w:hint="eastAsia"/>
          <w:sz w:val="21"/>
          <w:szCs w:val="21"/>
        </w:rPr>
        <w:t>WEB</w:t>
      </w:r>
      <w:r w:rsidR="00211928">
        <w:rPr>
          <w:rFonts w:ascii="Times New Roman" w:hAnsi="Times New Roman" w:cs="Times New Roman" w:hint="eastAsia"/>
          <w:sz w:val="21"/>
          <w:szCs w:val="21"/>
        </w:rPr>
        <w:t>安全</w:t>
      </w:r>
    </w:p>
    <w:p w:rsidR="00F71B86" w:rsidRPr="00F71B86" w:rsidRDefault="00DB3120" w:rsidP="00CF1457">
      <w:pPr>
        <w:pStyle w:val="3"/>
        <w:ind w:left="635" w:right="210"/>
      </w:pPr>
      <w:bookmarkStart w:id="20" w:name="_Toc480980055"/>
      <w:r>
        <w:rPr>
          <w:rFonts w:hint="eastAsia"/>
        </w:rPr>
        <w:t>按问题严重等级分类</w:t>
      </w:r>
      <w:r w:rsidR="00F71B86" w:rsidRPr="00F71B86">
        <w:rPr>
          <w:rFonts w:hint="eastAsia"/>
        </w:rPr>
        <w:t>问题</w:t>
      </w:r>
      <w:r w:rsidR="00F71B86" w:rsidRPr="00F71B86">
        <w:t>统计</w:t>
      </w:r>
      <w:r>
        <w:rPr>
          <w:rFonts w:hint="eastAsia"/>
        </w:rPr>
        <w:t>总</w:t>
      </w:r>
      <w:r w:rsidR="00F71B86" w:rsidRPr="00F71B86">
        <w:rPr>
          <w:rFonts w:hint="eastAsia"/>
        </w:rPr>
        <w:t>表</w:t>
      </w:r>
      <w:bookmarkEnd w:id="20"/>
    </w:p>
    <w:tbl>
      <w:tblPr>
        <w:tblStyle w:val="ac"/>
        <w:tblW w:w="0" w:type="auto"/>
        <w:tblInd w:w="392" w:type="dxa"/>
        <w:tblLook w:val="04A0"/>
      </w:tblPr>
      <w:tblGrid>
        <w:gridCol w:w="1417"/>
        <w:gridCol w:w="1701"/>
        <w:gridCol w:w="1560"/>
        <w:gridCol w:w="1559"/>
        <w:gridCol w:w="1559"/>
      </w:tblGrid>
      <w:tr w:rsidR="00807A4D" w:rsidTr="00F71B86">
        <w:tc>
          <w:tcPr>
            <w:tcW w:w="1417" w:type="dxa"/>
            <w:vAlign w:val="center"/>
          </w:tcPr>
          <w:p w:rsidR="00807A4D" w:rsidRPr="00B04D25" w:rsidRDefault="00807A4D" w:rsidP="00BC7BD5">
            <w:pPr>
              <w:jc w:val="center"/>
              <w:rPr>
                <w:rFonts w:ascii="Arial" w:hAnsi="Arial" w:cs="Arial"/>
                <w:b/>
              </w:rPr>
            </w:pPr>
            <w:r w:rsidRPr="00B04D25">
              <w:rPr>
                <w:rFonts w:ascii="Arial" w:cs="Arial"/>
                <w:b/>
              </w:rPr>
              <w:t>致命问题</w:t>
            </w:r>
          </w:p>
        </w:tc>
        <w:tc>
          <w:tcPr>
            <w:tcW w:w="1701" w:type="dxa"/>
            <w:vAlign w:val="center"/>
          </w:tcPr>
          <w:p w:rsidR="00807A4D" w:rsidRPr="00B04D25" w:rsidRDefault="00807A4D" w:rsidP="00BC7BD5">
            <w:pPr>
              <w:jc w:val="center"/>
              <w:rPr>
                <w:rFonts w:ascii="Arial" w:hAnsi="Arial" w:cs="Arial"/>
                <w:b/>
              </w:rPr>
            </w:pPr>
            <w:r w:rsidRPr="00B04D25">
              <w:rPr>
                <w:rFonts w:ascii="Arial" w:cs="Arial"/>
                <w:b/>
              </w:rPr>
              <w:t>严重问题</w:t>
            </w:r>
          </w:p>
        </w:tc>
        <w:tc>
          <w:tcPr>
            <w:tcW w:w="1560" w:type="dxa"/>
            <w:vAlign w:val="center"/>
          </w:tcPr>
          <w:p w:rsidR="00807A4D" w:rsidRPr="00B04D25" w:rsidRDefault="00807A4D" w:rsidP="00BC7BD5">
            <w:pPr>
              <w:jc w:val="center"/>
              <w:rPr>
                <w:rFonts w:ascii="Arial" w:hAnsi="Arial" w:cs="Arial"/>
                <w:b/>
              </w:rPr>
            </w:pPr>
            <w:r w:rsidRPr="00B04D25">
              <w:rPr>
                <w:rFonts w:ascii="Arial" w:cs="Arial"/>
                <w:b/>
              </w:rPr>
              <w:t>一般问题</w:t>
            </w:r>
          </w:p>
        </w:tc>
        <w:tc>
          <w:tcPr>
            <w:tcW w:w="1559" w:type="dxa"/>
            <w:vAlign w:val="center"/>
          </w:tcPr>
          <w:p w:rsidR="00807A4D" w:rsidRPr="00B04D25" w:rsidRDefault="00807A4D" w:rsidP="00BC7BD5">
            <w:pPr>
              <w:jc w:val="center"/>
              <w:rPr>
                <w:rFonts w:ascii="Arial" w:hAnsi="Arial" w:cs="Arial"/>
                <w:b/>
              </w:rPr>
            </w:pPr>
            <w:r w:rsidRPr="00B04D25">
              <w:rPr>
                <w:rFonts w:ascii="Arial" w:cs="Arial"/>
                <w:b/>
              </w:rPr>
              <w:t>提示问题</w:t>
            </w:r>
          </w:p>
        </w:tc>
        <w:tc>
          <w:tcPr>
            <w:tcW w:w="1559" w:type="dxa"/>
            <w:vAlign w:val="center"/>
          </w:tcPr>
          <w:p w:rsidR="00807A4D" w:rsidRPr="00B04D25" w:rsidRDefault="00807A4D" w:rsidP="00BC7BD5">
            <w:pPr>
              <w:jc w:val="center"/>
              <w:rPr>
                <w:rFonts w:ascii="Arial" w:hAnsi="Arial" w:cs="Arial"/>
                <w:b/>
              </w:rPr>
            </w:pPr>
            <w:r w:rsidRPr="00B04D25">
              <w:rPr>
                <w:rFonts w:ascii="Arial" w:cs="Arial"/>
                <w:b/>
              </w:rPr>
              <w:t>总计</w:t>
            </w:r>
          </w:p>
        </w:tc>
      </w:tr>
      <w:tr w:rsidR="00807A4D" w:rsidTr="00F71B86">
        <w:tc>
          <w:tcPr>
            <w:tcW w:w="1417" w:type="dxa"/>
          </w:tcPr>
          <w:p w:rsidR="00807A4D" w:rsidRDefault="000D6598" w:rsidP="00BC7BD5">
            <w:pPr>
              <w:jc w:val="center"/>
              <w:rPr>
                <w:rFonts w:ascii="Arial" w:cs="Arial"/>
              </w:rPr>
            </w:pPr>
            <w:r>
              <w:rPr>
                <w:rFonts w:ascii="Arial" w:cs="Arial" w:hint="eastAsia"/>
              </w:rPr>
              <w:t>0</w:t>
            </w:r>
          </w:p>
        </w:tc>
        <w:tc>
          <w:tcPr>
            <w:tcW w:w="1701" w:type="dxa"/>
          </w:tcPr>
          <w:p w:rsidR="00807A4D" w:rsidRDefault="00211928" w:rsidP="00BC7BD5">
            <w:pPr>
              <w:jc w:val="center"/>
              <w:rPr>
                <w:rFonts w:ascii="Arial" w:cs="Arial"/>
              </w:rPr>
            </w:pPr>
            <w:r>
              <w:rPr>
                <w:rFonts w:ascii="Arial" w:cs="Arial" w:hint="eastAsia"/>
              </w:rPr>
              <w:t>1</w:t>
            </w:r>
          </w:p>
        </w:tc>
        <w:tc>
          <w:tcPr>
            <w:tcW w:w="1560" w:type="dxa"/>
          </w:tcPr>
          <w:p w:rsidR="00807A4D" w:rsidRDefault="00211928" w:rsidP="0029016C">
            <w:pPr>
              <w:jc w:val="center"/>
              <w:rPr>
                <w:rFonts w:ascii="Arial" w:cs="Arial"/>
              </w:rPr>
            </w:pPr>
            <w:r>
              <w:rPr>
                <w:rFonts w:ascii="Arial" w:cs="Arial" w:hint="eastAsia"/>
              </w:rPr>
              <w:t>2</w:t>
            </w:r>
          </w:p>
        </w:tc>
        <w:tc>
          <w:tcPr>
            <w:tcW w:w="1559" w:type="dxa"/>
          </w:tcPr>
          <w:p w:rsidR="00807A4D" w:rsidRDefault="000941A1" w:rsidP="00BC7BD5">
            <w:pPr>
              <w:jc w:val="center"/>
              <w:rPr>
                <w:rFonts w:ascii="Arial" w:cs="Arial"/>
              </w:rPr>
            </w:pPr>
            <w:r>
              <w:rPr>
                <w:rFonts w:ascii="Arial" w:cs="Arial" w:hint="eastAsia"/>
              </w:rPr>
              <w:t>0</w:t>
            </w:r>
          </w:p>
        </w:tc>
        <w:tc>
          <w:tcPr>
            <w:tcW w:w="1559" w:type="dxa"/>
          </w:tcPr>
          <w:p w:rsidR="00807A4D" w:rsidRDefault="00A26614" w:rsidP="000941A1">
            <w:pPr>
              <w:jc w:val="center"/>
              <w:rPr>
                <w:rFonts w:ascii="Arial" w:cs="Arial"/>
              </w:rPr>
            </w:pPr>
            <w:r>
              <w:rPr>
                <w:rFonts w:ascii="Arial" w:cs="Arial" w:hint="eastAsia"/>
              </w:rPr>
              <w:t>0</w:t>
            </w:r>
          </w:p>
        </w:tc>
      </w:tr>
    </w:tbl>
    <w:p w:rsidR="005D5670" w:rsidRDefault="005D5670" w:rsidP="00DB3120">
      <w:pPr>
        <w:ind w:leftChars="100" w:left="210"/>
        <w:rPr>
          <w:rFonts w:ascii="Arial" w:cs="Arial"/>
          <w:color w:val="000000" w:themeColor="text1"/>
        </w:rPr>
      </w:pPr>
      <w:r>
        <w:rPr>
          <w:rFonts w:ascii="Arial" w:cs="Arial" w:hint="eastAsia"/>
          <w:color w:val="000000" w:themeColor="text1"/>
        </w:rPr>
        <w:t>注：统计</w:t>
      </w:r>
      <w:r w:rsidR="005D4CA2">
        <w:rPr>
          <w:rFonts w:ascii="Arial" w:cs="Arial" w:hint="eastAsia"/>
          <w:color w:val="000000" w:themeColor="text1"/>
        </w:rPr>
        <w:t>数据</w:t>
      </w:r>
      <w:r>
        <w:rPr>
          <w:rFonts w:ascii="Arial" w:cs="Arial" w:hint="eastAsia"/>
          <w:color w:val="000000" w:themeColor="text1"/>
        </w:rPr>
        <w:t>包含了服务端</w:t>
      </w:r>
      <w:r w:rsidR="007643DD">
        <w:rPr>
          <w:rFonts w:ascii="Arial" w:cs="Arial" w:hint="eastAsia"/>
          <w:color w:val="000000" w:themeColor="text1"/>
        </w:rPr>
        <w:t>和客户端</w:t>
      </w:r>
      <w:r>
        <w:rPr>
          <w:rFonts w:ascii="Arial" w:cs="Arial" w:hint="eastAsia"/>
          <w:color w:val="000000" w:themeColor="text1"/>
        </w:rPr>
        <w:t>问题</w:t>
      </w:r>
      <w:r w:rsidR="005D4CA2">
        <w:rPr>
          <w:rFonts w:ascii="Arial" w:cs="Arial" w:hint="eastAsia"/>
          <w:color w:val="000000" w:themeColor="text1"/>
        </w:rPr>
        <w:t>。</w:t>
      </w:r>
    </w:p>
    <w:p w:rsidR="008B39AC" w:rsidRPr="00840F4E" w:rsidRDefault="008B39AC" w:rsidP="00DB3120">
      <w:pPr>
        <w:ind w:leftChars="100" w:left="210"/>
        <w:rPr>
          <w:rFonts w:ascii="Arial" w:hAnsi="Arial" w:cs="Arial"/>
          <w:color w:val="000000" w:themeColor="text1"/>
        </w:rPr>
      </w:pPr>
      <w:r w:rsidRPr="00840F4E">
        <w:rPr>
          <w:rFonts w:ascii="Arial" w:cs="Arial"/>
          <w:color w:val="000000" w:themeColor="text1"/>
        </w:rPr>
        <w:t>附：问题严重等级分类标准</w:t>
      </w:r>
    </w:p>
    <w:p w:rsidR="008B39AC" w:rsidRPr="008B39AC" w:rsidRDefault="008B39AC" w:rsidP="00DB3120">
      <w:pPr>
        <w:ind w:leftChars="100" w:left="210"/>
        <w:rPr>
          <w:rFonts w:ascii="Arial" w:hAnsi="Arial" w:cs="Arial"/>
          <w:color w:val="000000" w:themeColor="text1"/>
        </w:rPr>
      </w:pPr>
      <w:r w:rsidRPr="008B39AC">
        <w:rPr>
          <w:rFonts w:ascii="Arial" w:hAnsi="Arial" w:cs="Arial"/>
          <w:color w:val="000000" w:themeColor="text1"/>
        </w:rPr>
        <w:t>A/B</w:t>
      </w:r>
      <w:r w:rsidRPr="008B39AC">
        <w:rPr>
          <w:rFonts w:ascii="Arial" w:cs="Arial"/>
          <w:color w:val="000000" w:themeColor="text1"/>
        </w:rPr>
        <w:t>类问题的问题严重等级按照公司要求统一定为</w:t>
      </w:r>
      <w:r w:rsidRPr="008B39AC">
        <w:rPr>
          <w:rFonts w:ascii="Arial" w:hAnsi="Arial" w:cs="Arial"/>
          <w:color w:val="000000" w:themeColor="text1"/>
        </w:rPr>
        <w:t>“</w:t>
      </w:r>
      <w:r w:rsidRPr="008B39AC">
        <w:rPr>
          <w:rFonts w:ascii="Arial" w:cs="Arial"/>
          <w:color w:val="000000" w:themeColor="text1"/>
        </w:rPr>
        <w:t>致命</w:t>
      </w:r>
      <w:r w:rsidRPr="008B39AC">
        <w:rPr>
          <w:rFonts w:ascii="Arial" w:hAnsi="Arial" w:cs="Arial"/>
          <w:color w:val="000000" w:themeColor="text1"/>
        </w:rPr>
        <w:t>”</w:t>
      </w:r>
      <w:r w:rsidRPr="008B39AC">
        <w:rPr>
          <w:rFonts w:ascii="Arial" w:cs="Arial"/>
          <w:color w:val="000000" w:themeColor="text1"/>
        </w:rPr>
        <w:t>，</w:t>
      </w:r>
      <w:r w:rsidRPr="008B39AC">
        <w:rPr>
          <w:rFonts w:ascii="Arial" w:hAnsi="Arial" w:cs="Arial"/>
          <w:color w:val="000000" w:themeColor="text1"/>
        </w:rPr>
        <w:t xml:space="preserve"> </w:t>
      </w:r>
      <w:r w:rsidRPr="008B39AC">
        <w:rPr>
          <w:rFonts w:ascii="Arial" w:cs="Arial"/>
          <w:color w:val="000000" w:themeColor="text1"/>
        </w:rPr>
        <w:t>观察项和其他安全问题，严重等级采用业界</w:t>
      </w:r>
      <w:r w:rsidRPr="008B39AC">
        <w:rPr>
          <w:rFonts w:ascii="Arial" w:hAnsi="Arial" w:cs="Arial"/>
          <w:color w:val="000000" w:themeColor="text1"/>
        </w:rPr>
        <w:t>CVSSv2</w:t>
      </w:r>
      <w:r w:rsidRPr="008B39AC">
        <w:rPr>
          <w:rFonts w:ascii="Arial" w:cs="Arial"/>
          <w:color w:val="000000" w:themeColor="text1"/>
        </w:rPr>
        <w:t>标准评分后定级。</w:t>
      </w:r>
    </w:p>
    <w:p w:rsidR="008B39AC" w:rsidRPr="008B39AC" w:rsidRDefault="008B39AC" w:rsidP="00EC095A">
      <w:pPr>
        <w:pStyle w:val="af3"/>
        <w:numPr>
          <w:ilvl w:val="0"/>
          <w:numId w:val="6"/>
        </w:numPr>
        <w:ind w:leftChars="100" w:left="630" w:firstLineChars="0"/>
        <w:rPr>
          <w:rFonts w:ascii="Arial" w:hAnsi="Arial" w:cs="Arial"/>
          <w:color w:val="000000" w:themeColor="text1"/>
          <w:sz w:val="21"/>
        </w:rPr>
      </w:pPr>
      <w:r w:rsidRPr="008B39AC">
        <w:rPr>
          <w:rFonts w:ascii="Arial" w:cs="Arial"/>
          <w:color w:val="000000" w:themeColor="text1"/>
          <w:sz w:val="21"/>
        </w:rPr>
        <w:t>致命：</w:t>
      </w:r>
      <w:r w:rsidRPr="008B39AC">
        <w:rPr>
          <w:rFonts w:ascii="Arial" w:hAnsi="Arial" w:cs="Arial"/>
          <w:color w:val="000000" w:themeColor="text1"/>
          <w:sz w:val="21"/>
        </w:rPr>
        <w:t>A/B</w:t>
      </w:r>
      <w:r w:rsidRPr="008B39AC">
        <w:rPr>
          <w:rFonts w:ascii="Arial" w:cs="Arial"/>
          <w:color w:val="000000" w:themeColor="text1"/>
          <w:sz w:val="21"/>
        </w:rPr>
        <w:t>类问题的问题严重等级均为</w:t>
      </w:r>
      <w:r w:rsidRPr="008B39AC">
        <w:rPr>
          <w:rFonts w:ascii="Arial" w:hAnsi="Arial" w:cs="Arial"/>
          <w:color w:val="000000" w:themeColor="text1"/>
          <w:sz w:val="21"/>
        </w:rPr>
        <w:t>“</w:t>
      </w:r>
      <w:r w:rsidRPr="008B39AC">
        <w:rPr>
          <w:rFonts w:ascii="Arial" w:cs="Arial"/>
          <w:color w:val="000000" w:themeColor="text1"/>
          <w:sz w:val="21"/>
        </w:rPr>
        <w:t>致命</w:t>
      </w:r>
      <w:r w:rsidRPr="008B39AC">
        <w:rPr>
          <w:rFonts w:ascii="Arial" w:hAnsi="Arial" w:cs="Arial"/>
          <w:color w:val="000000" w:themeColor="text1"/>
          <w:sz w:val="21"/>
        </w:rPr>
        <w:t>”</w:t>
      </w:r>
      <w:r w:rsidRPr="008B39AC">
        <w:rPr>
          <w:rFonts w:ascii="Arial" w:cs="Arial"/>
          <w:color w:val="000000" w:themeColor="text1"/>
          <w:sz w:val="21"/>
        </w:rPr>
        <w:t>；观察项和其他安全问题，</w:t>
      </w:r>
      <w:r w:rsidRPr="008B39AC">
        <w:rPr>
          <w:rFonts w:ascii="Arial" w:hAnsi="Arial" w:cs="Arial"/>
          <w:color w:val="000000" w:themeColor="text1"/>
          <w:sz w:val="21"/>
        </w:rPr>
        <w:t xml:space="preserve"> CVSS</w:t>
      </w:r>
      <w:r w:rsidRPr="008B39AC">
        <w:rPr>
          <w:rFonts w:ascii="Arial" w:cs="Arial"/>
          <w:color w:val="000000" w:themeColor="text1"/>
          <w:sz w:val="21"/>
        </w:rPr>
        <w:t>基础分在</w:t>
      </w:r>
      <w:r w:rsidRPr="008B39AC">
        <w:rPr>
          <w:rFonts w:ascii="Arial" w:hAnsi="Arial" w:cs="Arial"/>
          <w:color w:val="000000" w:themeColor="text1"/>
          <w:sz w:val="21"/>
        </w:rPr>
        <w:t>9.0-10.0</w:t>
      </w:r>
      <w:r w:rsidRPr="008B39AC">
        <w:rPr>
          <w:rFonts w:ascii="Arial" w:cs="Arial"/>
          <w:color w:val="000000" w:themeColor="text1"/>
          <w:sz w:val="21"/>
        </w:rPr>
        <w:t>范围内严重等级为</w:t>
      </w:r>
      <w:r w:rsidRPr="008B39AC">
        <w:rPr>
          <w:rFonts w:ascii="Arial" w:hAnsi="Arial" w:cs="Arial"/>
          <w:color w:val="000000" w:themeColor="text1"/>
          <w:sz w:val="21"/>
        </w:rPr>
        <w:t>“</w:t>
      </w:r>
      <w:r w:rsidRPr="008B39AC">
        <w:rPr>
          <w:rFonts w:ascii="Arial" w:cs="Arial"/>
          <w:color w:val="000000" w:themeColor="text1"/>
          <w:sz w:val="21"/>
        </w:rPr>
        <w:t>致命</w:t>
      </w:r>
      <w:r w:rsidRPr="008B39AC">
        <w:rPr>
          <w:rFonts w:ascii="Arial" w:hAnsi="Arial" w:cs="Arial"/>
          <w:color w:val="000000" w:themeColor="text1"/>
          <w:sz w:val="21"/>
        </w:rPr>
        <w:t>”</w:t>
      </w:r>
      <w:r w:rsidRPr="008B39AC">
        <w:rPr>
          <w:rFonts w:ascii="Arial" w:cs="Arial"/>
          <w:color w:val="000000" w:themeColor="text1"/>
          <w:sz w:val="21"/>
        </w:rPr>
        <w:t>。</w:t>
      </w:r>
    </w:p>
    <w:p w:rsidR="008B39AC" w:rsidRPr="008B39AC" w:rsidRDefault="008B39AC" w:rsidP="00EC095A">
      <w:pPr>
        <w:pStyle w:val="af3"/>
        <w:numPr>
          <w:ilvl w:val="0"/>
          <w:numId w:val="6"/>
        </w:numPr>
        <w:ind w:leftChars="100" w:left="630" w:firstLineChars="0"/>
        <w:rPr>
          <w:rFonts w:ascii="Arial" w:hAnsi="Arial" w:cs="Arial"/>
          <w:color w:val="000000" w:themeColor="text1"/>
          <w:sz w:val="21"/>
        </w:rPr>
      </w:pPr>
      <w:r w:rsidRPr="008B39AC">
        <w:rPr>
          <w:rFonts w:ascii="Arial" w:cs="Arial"/>
          <w:color w:val="000000" w:themeColor="text1"/>
          <w:sz w:val="21"/>
        </w:rPr>
        <w:t>严重：观察项和其他安全问题，</w:t>
      </w:r>
      <w:r w:rsidRPr="008B39AC">
        <w:rPr>
          <w:rFonts w:ascii="Arial" w:hAnsi="Arial" w:cs="Arial"/>
          <w:color w:val="000000" w:themeColor="text1"/>
          <w:sz w:val="21"/>
        </w:rPr>
        <w:t xml:space="preserve"> CVSS</w:t>
      </w:r>
      <w:r w:rsidRPr="008B39AC">
        <w:rPr>
          <w:rFonts w:ascii="Arial" w:cs="Arial"/>
          <w:color w:val="000000" w:themeColor="text1"/>
          <w:sz w:val="21"/>
        </w:rPr>
        <w:t>基础分在</w:t>
      </w:r>
      <w:r w:rsidRPr="008B39AC">
        <w:rPr>
          <w:rFonts w:ascii="Arial" w:hAnsi="Arial" w:cs="Arial"/>
          <w:color w:val="000000" w:themeColor="text1"/>
          <w:sz w:val="21"/>
        </w:rPr>
        <w:t>7.0-8.9</w:t>
      </w:r>
      <w:r w:rsidRPr="008B39AC">
        <w:rPr>
          <w:rFonts w:ascii="Arial" w:cs="Arial"/>
          <w:color w:val="000000" w:themeColor="text1"/>
          <w:sz w:val="21"/>
        </w:rPr>
        <w:t>范围内严重等级为</w:t>
      </w:r>
      <w:r w:rsidRPr="008B39AC">
        <w:rPr>
          <w:rFonts w:ascii="Arial" w:hAnsi="Arial" w:cs="Arial"/>
          <w:color w:val="000000" w:themeColor="text1"/>
          <w:sz w:val="21"/>
        </w:rPr>
        <w:t>“</w:t>
      </w:r>
      <w:r w:rsidRPr="008B39AC">
        <w:rPr>
          <w:rFonts w:ascii="Arial" w:cs="Arial"/>
          <w:color w:val="000000" w:themeColor="text1"/>
          <w:sz w:val="21"/>
        </w:rPr>
        <w:t>严重</w:t>
      </w:r>
      <w:r w:rsidRPr="008B39AC">
        <w:rPr>
          <w:rFonts w:ascii="Arial" w:hAnsi="Arial" w:cs="Arial"/>
          <w:color w:val="000000" w:themeColor="text1"/>
          <w:sz w:val="21"/>
        </w:rPr>
        <w:t>”</w:t>
      </w:r>
      <w:r w:rsidRPr="008B39AC">
        <w:rPr>
          <w:rFonts w:ascii="Arial" w:cs="Arial"/>
          <w:color w:val="000000" w:themeColor="text1"/>
          <w:sz w:val="21"/>
        </w:rPr>
        <w:t>。</w:t>
      </w:r>
    </w:p>
    <w:p w:rsidR="008B39AC" w:rsidRPr="008B39AC" w:rsidRDefault="008B39AC" w:rsidP="00EC095A">
      <w:pPr>
        <w:pStyle w:val="af3"/>
        <w:numPr>
          <w:ilvl w:val="0"/>
          <w:numId w:val="6"/>
        </w:numPr>
        <w:ind w:leftChars="100" w:left="630" w:firstLineChars="0"/>
        <w:rPr>
          <w:rFonts w:ascii="Arial" w:hAnsi="Arial" w:cs="Arial"/>
          <w:color w:val="000000" w:themeColor="text1"/>
          <w:sz w:val="21"/>
        </w:rPr>
      </w:pPr>
      <w:r w:rsidRPr="008B39AC">
        <w:rPr>
          <w:rFonts w:ascii="Arial" w:cs="Arial"/>
          <w:color w:val="000000" w:themeColor="text1"/>
          <w:sz w:val="21"/>
        </w:rPr>
        <w:t>一般：观察项和其他安全问题，</w:t>
      </w:r>
      <w:r w:rsidRPr="008B39AC">
        <w:rPr>
          <w:rFonts w:ascii="Arial" w:hAnsi="Arial" w:cs="Arial"/>
          <w:color w:val="000000" w:themeColor="text1"/>
          <w:sz w:val="21"/>
        </w:rPr>
        <w:t xml:space="preserve"> CVSS</w:t>
      </w:r>
      <w:r w:rsidRPr="008B39AC">
        <w:rPr>
          <w:rFonts w:ascii="Arial" w:cs="Arial"/>
          <w:color w:val="000000" w:themeColor="text1"/>
          <w:sz w:val="21"/>
        </w:rPr>
        <w:t>基础分在</w:t>
      </w:r>
      <w:r w:rsidRPr="008B39AC">
        <w:rPr>
          <w:rFonts w:ascii="Arial" w:hAnsi="Arial" w:cs="Arial"/>
          <w:color w:val="000000" w:themeColor="text1"/>
          <w:sz w:val="21"/>
        </w:rPr>
        <w:t>4.0-6.9</w:t>
      </w:r>
      <w:r w:rsidRPr="008B39AC">
        <w:rPr>
          <w:rFonts w:ascii="Arial" w:cs="Arial"/>
          <w:color w:val="000000" w:themeColor="text1"/>
          <w:sz w:val="21"/>
        </w:rPr>
        <w:t>范围内严重等级为</w:t>
      </w:r>
      <w:r w:rsidRPr="008B39AC">
        <w:rPr>
          <w:rFonts w:ascii="Arial" w:hAnsi="Arial" w:cs="Arial"/>
          <w:color w:val="000000" w:themeColor="text1"/>
          <w:sz w:val="21"/>
        </w:rPr>
        <w:t>“</w:t>
      </w:r>
      <w:r w:rsidRPr="008B39AC">
        <w:rPr>
          <w:rFonts w:ascii="Arial" w:cs="Arial"/>
          <w:color w:val="000000" w:themeColor="text1"/>
          <w:sz w:val="21"/>
        </w:rPr>
        <w:t>一般</w:t>
      </w:r>
      <w:r w:rsidRPr="008B39AC">
        <w:rPr>
          <w:rFonts w:ascii="Arial" w:hAnsi="Arial" w:cs="Arial"/>
          <w:color w:val="000000" w:themeColor="text1"/>
          <w:sz w:val="21"/>
        </w:rPr>
        <w:t>”</w:t>
      </w:r>
      <w:r w:rsidRPr="008B39AC">
        <w:rPr>
          <w:rFonts w:ascii="Arial" w:cs="Arial"/>
          <w:color w:val="000000" w:themeColor="text1"/>
          <w:sz w:val="21"/>
        </w:rPr>
        <w:t>；观察项问题，严重等级最低为</w:t>
      </w:r>
      <w:r w:rsidRPr="008B39AC">
        <w:rPr>
          <w:rFonts w:ascii="Arial" w:hAnsi="Arial" w:cs="Arial"/>
          <w:color w:val="000000" w:themeColor="text1"/>
          <w:sz w:val="21"/>
        </w:rPr>
        <w:t>“</w:t>
      </w:r>
      <w:r w:rsidRPr="008B39AC">
        <w:rPr>
          <w:rFonts w:ascii="Arial" w:cs="Arial"/>
          <w:color w:val="000000" w:themeColor="text1"/>
          <w:sz w:val="21"/>
        </w:rPr>
        <w:t>一般</w:t>
      </w:r>
      <w:r w:rsidRPr="008B39AC">
        <w:rPr>
          <w:rFonts w:ascii="Arial" w:hAnsi="Arial" w:cs="Arial"/>
          <w:color w:val="000000" w:themeColor="text1"/>
          <w:sz w:val="21"/>
        </w:rPr>
        <w:t>”</w:t>
      </w:r>
      <w:r w:rsidRPr="008B39AC">
        <w:rPr>
          <w:rFonts w:ascii="Arial" w:cs="Arial"/>
          <w:color w:val="000000" w:themeColor="text1"/>
          <w:sz w:val="21"/>
        </w:rPr>
        <w:t>，如无法按照</w:t>
      </w:r>
      <w:r w:rsidRPr="008B39AC">
        <w:rPr>
          <w:rFonts w:ascii="Arial" w:hAnsi="Arial" w:cs="Arial"/>
          <w:color w:val="000000" w:themeColor="text1"/>
          <w:sz w:val="21"/>
        </w:rPr>
        <w:t>CVSS</w:t>
      </w:r>
      <w:r w:rsidRPr="008B39AC">
        <w:rPr>
          <w:rFonts w:ascii="Arial" w:cs="Arial"/>
          <w:color w:val="000000" w:themeColor="text1"/>
          <w:sz w:val="21"/>
        </w:rPr>
        <w:t>打分，则严重等级为</w:t>
      </w:r>
      <w:r w:rsidRPr="008B39AC">
        <w:rPr>
          <w:rFonts w:ascii="Arial" w:hAnsi="Arial" w:cs="Arial"/>
          <w:color w:val="000000" w:themeColor="text1"/>
          <w:sz w:val="21"/>
        </w:rPr>
        <w:t>“</w:t>
      </w:r>
      <w:r w:rsidRPr="008B39AC">
        <w:rPr>
          <w:rFonts w:ascii="Arial" w:cs="Arial"/>
          <w:color w:val="000000" w:themeColor="text1"/>
          <w:sz w:val="21"/>
        </w:rPr>
        <w:t>一般</w:t>
      </w:r>
      <w:r w:rsidRPr="008B39AC">
        <w:rPr>
          <w:rFonts w:ascii="Arial" w:hAnsi="Arial" w:cs="Arial"/>
          <w:color w:val="000000" w:themeColor="text1"/>
          <w:sz w:val="21"/>
        </w:rPr>
        <w:t>”</w:t>
      </w:r>
      <w:r w:rsidRPr="008B39AC">
        <w:rPr>
          <w:rFonts w:ascii="Arial" w:cs="Arial"/>
          <w:color w:val="000000" w:themeColor="text1"/>
          <w:sz w:val="21"/>
        </w:rPr>
        <w:t>。</w:t>
      </w:r>
    </w:p>
    <w:p w:rsidR="00807A4D" w:rsidRPr="008B39AC" w:rsidRDefault="008B39AC" w:rsidP="00EC095A">
      <w:pPr>
        <w:pStyle w:val="af3"/>
        <w:numPr>
          <w:ilvl w:val="0"/>
          <w:numId w:val="6"/>
        </w:numPr>
        <w:ind w:leftChars="100" w:left="630" w:firstLineChars="0"/>
        <w:rPr>
          <w:rFonts w:ascii="Arial" w:hAnsi="Arial" w:cs="Arial"/>
          <w:color w:val="000000" w:themeColor="text1"/>
        </w:rPr>
      </w:pPr>
      <w:r w:rsidRPr="008B39AC">
        <w:rPr>
          <w:rFonts w:ascii="Arial" w:cs="Arial"/>
          <w:color w:val="000000" w:themeColor="text1"/>
          <w:sz w:val="21"/>
        </w:rPr>
        <w:t>提示：其他安全问题，</w:t>
      </w:r>
      <w:r w:rsidRPr="008B39AC">
        <w:rPr>
          <w:rFonts w:ascii="Arial" w:hAnsi="Arial" w:cs="Arial"/>
          <w:color w:val="000000" w:themeColor="text1"/>
          <w:sz w:val="21"/>
        </w:rPr>
        <w:t xml:space="preserve"> CVSS</w:t>
      </w:r>
      <w:r w:rsidRPr="008B39AC">
        <w:rPr>
          <w:rFonts w:ascii="Arial" w:cs="Arial"/>
          <w:color w:val="000000" w:themeColor="text1"/>
          <w:sz w:val="21"/>
        </w:rPr>
        <w:t>基础分在</w:t>
      </w:r>
      <w:r w:rsidRPr="008B39AC">
        <w:rPr>
          <w:rFonts w:ascii="Arial" w:hAnsi="Arial" w:cs="Arial"/>
          <w:color w:val="000000" w:themeColor="text1"/>
          <w:sz w:val="21"/>
        </w:rPr>
        <w:t>0-3.9</w:t>
      </w:r>
      <w:r w:rsidRPr="008B39AC">
        <w:rPr>
          <w:rFonts w:ascii="Arial" w:cs="Arial"/>
          <w:color w:val="000000" w:themeColor="text1"/>
          <w:sz w:val="21"/>
        </w:rPr>
        <w:t>范围内严重等级为</w:t>
      </w:r>
      <w:r w:rsidRPr="008B39AC">
        <w:rPr>
          <w:rFonts w:ascii="Arial" w:hAnsi="Arial" w:cs="Arial"/>
          <w:color w:val="000000" w:themeColor="text1"/>
          <w:sz w:val="21"/>
        </w:rPr>
        <w:t>“</w:t>
      </w:r>
      <w:r w:rsidRPr="008B39AC">
        <w:rPr>
          <w:rFonts w:ascii="Arial" w:cs="Arial"/>
          <w:color w:val="000000" w:themeColor="text1"/>
          <w:sz w:val="21"/>
        </w:rPr>
        <w:t>提示</w:t>
      </w:r>
      <w:r w:rsidRPr="008B39AC">
        <w:rPr>
          <w:rFonts w:ascii="Arial" w:hAnsi="Arial" w:cs="Arial"/>
          <w:color w:val="000000" w:themeColor="text1"/>
          <w:sz w:val="21"/>
        </w:rPr>
        <w:t>”</w:t>
      </w:r>
      <w:r w:rsidRPr="008B39AC">
        <w:rPr>
          <w:rFonts w:ascii="Arial" w:cs="Arial"/>
          <w:color w:val="000000" w:themeColor="text1"/>
          <w:sz w:val="21"/>
        </w:rPr>
        <w:t>，如果无法按照</w:t>
      </w:r>
      <w:r w:rsidRPr="008B39AC">
        <w:rPr>
          <w:rFonts w:ascii="Arial" w:hAnsi="Arial" w:cs="Arial"/>
          <w:color w:val="000000" w:themeColor="text1"/>
          <w:sz w:val="21"/>
        </w:rPr>
        <w:t>CVSS</w:t>
      </w:r>
      <w:r w:rsidRPr="008B39AC">
        <w:rPr>
          <w:rFonts w:ascii="Arial" w:cs="Arial"/>
          <w:color w:val="000000" w:themeColor="text1"/>
          <w:sz w:val="21"/>
        </w:rPr>
        <w:t>打分，则定为</w:t>
      </w:r>
      <w:r w:rsidRPr="008B39AC">
        <w:rPr>
          <w:rFonts w:ascii="Arial" w:hAnsi="Arial" w:cs="Arial"/>
          <w:color w:val="000000" w:themeColor="text1"/>
          <w:sz w:val="21"/>
        </w:rPr>
        <w:t>“</w:t>
      </w:r>
      <w:r w:rsidRPr="008B39AC">
        <w:rPr>
          <w:rFonts w:ascii="Arial" w:cs="Arial"/>
          <w:color w:val="000000" w:themeColor="text1"/>
          <w:sz w:val="21"/>
        </w:rPr>
        <w:t>提示</w:t>
      </w:r>
      <w:r w:rsidRPr="008B39AC">
        <w:rPr>
          <w:rFonts w:ascii="Arial" w:hAnsi="Arial" w:cs="Arial"/>
          <w:color w:val="000000" w:themeColor="text1"/>
          <w:sz w:val="21"/>
        </w:rPr>
        <w:t>”</w:t>
      </w:r>
      <w:r w:rsidRPr="008B39AC">
        <w:rPr>
          <w:rFonts w:ascii="Arial" w:cs="Arial"/>
          <w:color w:val="000000" w:themeColor="text1"/>
          <w:sz w:val="21"/>
        </w:rPr>
        <w:t>。</w:t>
      </w:r>
    </w:p>
    <w:p w:rsidR="00807A4D" w:rsidRPr="00840F4E" w:rsidRDefault="0076261A" w:rsidP="00CF1457">
      <w:pPr>
        <w:pStyle w:val="3"/>
        <w:ind w:left="635" w:right="210"/>
      </w:pPr>
      <w:bookmarkStart w:id="21" w:name="_Toc480980056"/>
      <w:r>
        <w:rPr>
          <w:rFonts w:hint="eastAsia"/>
        </w:rPr>
        <w:lastRenderedPageBreak/>
        <w:t>按</w:t>
      </w:r>
      <w:r w:rsidR="00840F4E" w:rsidRPr="00840F4E">
        <w:t>安全属性分类</w:t>
      </w:r>
      <w:r w:rsidR="00840F4E" w:rsidRPr="00840F4E">
        <w:rPr>
          <w:rFonts w:hint="eastAsia"/>
        </w:rPr>
        <w:t>问题</w:t>
      </w:r>
      <w:r w:rsidR="00840F4E" w:rsidRPr="00840F4E">
        <w:t>统计图</w:t>
      </w:r>
      <w:bookmarkEnd w:id="21"/>
    </w:p>
    <w:p w:rsidR="007534D7" w:rsidRPr="00B04D25" w:rsidRDefault="00211928" w:rsidP="0015451D">
      <w:pPr>
        <w:spacing w:afterLines="50"/>
        <w:jc w:val="center"/>
        <w:rPr>
          <w:rFonts w:ascii="Arial" w:eastAsiaTheme="minorEastAsia" w:hAnsi="Arial" w:cs="Arial"/>
          <w:color w:val="000000"/>
          <w:szCs w:val="24"/>
        </w:rPr>
      </w:pPr>
      <w:r w:rsidRPr="00211928">
        <w:rPr>
          <w:rFonts w:ascii="Arial" w:eastAsiaTheme="minorEastAsia" w:hAnsi="Arial" w:cs="Arial"/>
          <w:noProof/>
          <w:color w:val="000000"/>
          <w:szCs w:val="24"/>
        </w:rPr>
        <w:drawing>
          <wp:inline distT="0" distB="0" distL="0" distR="0">
            <wp:extent cx="4572000" cy="2743200"/>
            <wp:effectExtent l="19050" t="0" r="19050" b="0"/>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354BB" w:rsidRPr="00840F4E" w:rsidRDefault="00840F4E" w:rsidP="00C27B1D">
      <w:pPr>
        <w:pStyle w:val="3"/>
        <w:ind w:left="635" w:right="210"/>
      </w:pPr>
      <w:bookmarkStart w:id="22" w:name="_Toc480980057"/>
      <w:r w:rsidRPr="00840F4E">
        <w:rPr>
          <w:rFonts w:hint="eastAsia"/>
        </w:rPr>
        <w:t>红线问题统计表</w:t>
      </w:r>
      <w:bookmarkEnd w:id="22"/>
    </w:p>
    <w:tbl>
      <w:tblPr>
        <w:tblStyle w:val="ac"/>
        <w:tblW w:w="0" w:type="auto"/>
        <w:tblInd w:w="392" w:type="dxa"/>
        <w:tblLook w:val="04A0"/>
      </w:tblPr>
      <w:tblGrid>
        <w:gridCol w:w="1417"/>
        <w:gridCol w:w="1134"/>
        <w:gridCol w:w="1134"/>
        <w:gridCol w:w="1560"/>
        <w:gridCol w:w="2551"/>
      </w:tblGrid>
      <w:tr w:rsidR="000354BB" w:rsidTr="00840F4E">
        <w:tc>
          <w:tcPr>
            <w:tcW w:w="1417" w:type="dxa"/>
            <w:vAlign w:val="center"/>
          </w:tcPr>
          <w:p w:rsidR="000354BB" w:rsidRPr="00B04D25" w:rsidRDefault="000354BB" w:rsidP="004C4DA1">
            <w:pPr>
              <w:jc w:val="center"/>
              <w:rPr>
                <w:rFonts w:ascii="Arial" w:hAnsi="Arial" w:cs="Arial"/>
                <w:b/>
              </w:rPr>
            </w:pPr>
            <w:r w:rsidRPr="00B04D25">
              <w:rPr>
                <w:rFonts w:ascii="Arial" w:eastAsiaTheme="minorEastAsia" w:hAnsi="Arial" w:cs="Arial"/>
                <w:b/>
              </w:rPr>
              <w:t>A1</w:t>
            </w:r>
            <w:r w:rsidRPr="00B04D25">
              <w:rPr>
                <w:rFonts w:ascii="Arial" w:eastAsiaTheme="minorEastAsia" w:hAnsiTheme="minorEastAsia" w:cs="Arial"/>
                <w:b/>
              </w:rPr>
              <w:t>类问题</w:t>
            </w:r>
          </w:p>
        </w:tc>
        <w:tc>
          <w:tcPr>
            <w:tcW w:w="1134" w:type="dxa"/>
            <w:vAlign w:val="center"/>
          </w:tcPr>
          <w:p w:rsidR="000354BB" w:rsidRPr="00B04D25" w:rsidRDefault="000354BB" w:rsidP="004C4DA1">
            <w:pPr>
              <w:jc w:val="center"/>
              <w:rPr>
                <w:rFonts w:ascii="Arial" w:hAnsi="Arial" w:cs="Arial"/>
                <w:b/>
              </w:rPr>
            </w:pPr>
            <w:r w:rsidRPr="00B04D25">
              <w:rPr>
                <w:rFonts w:ascii="Arial" w:eastAsiaTheme="minorEastAsia" w:hAnsi="Arial" w:cs="Arial"/>
                <w:b/>
              </w:rPr>
              <w:t>A2</w:t>
            </w:r>
            <w:r w:rsidRPr="00B04D25">
              <w:rPr>
                <w:rFonts w:ascii="Arial" w:eastAsiaTheme="minorEastAsia" w:hAnsiTheme="minorEastAsia" w:cs="Arial"/>
                <w:b/>
              </w:rPr>
              <w:t>类问题</w:t>
            </w:r>
          </w:p>
        </w:tc>
        <w:tc>
          <w:tcPr>
            <w:tcW w:w="1134" w:type="dxa"/>
            <w:vAlign w:val="center"/>
          </w:tcPr>
          <w:p w:rsidR="000354BB" w:rsidRPr="00B04D25" w:rsidRDefault="000354BB" w:rsidP="004C4DA1">
            <w:pPr>
              <w:jc w:val="center"/>
              <w:rPr>
                <w:rFonts w:ascii="Arial" w:hAnsi="Arial" w:cs="Arial"/>
                <w:b/>
              </w:rPr>
            </w:pPr>
            <w:r w:rsidRPr="00B04D25">
              <w:rPr>
                <w:rFonts w:ascii="Arial" w:eastAsiaTheme="minorEastAsia" w:hAnsi="Arial" w:cs="Arial"/>
                <w:b/>
              </w:rPr>
              <w:t>B</w:t>
            </w:r>
            <w:r w:rsidRPr="00B04D25">
              <w:rPr>
                <w:rFonts w:ascii="Arial" w:eastAsiaTheme="minorEastAsia" w:hAnsiTheme="minorEastAsia" w:cs="Arial"/>
                <w:b/>
              </w:rPr>
              <w:t>类问题</w:t>
            </w:r>
          </w:p>
        </w:tc>
        <w:tc>
          <w:tcPr>
            <w:tcW w:w="1560" w:type="dxa"/>
            <w:vAlign w:val="center"/>
          </w:tcPr>
          <w:p w:rsidR="000354BB" w:rsidRPr="00B04D25" w:rsidRDefault="000354BB" w:rsidP="004C4DA1">
            <w:pPr>
              <w:jc w:val="center"/>
              <w:rPr>
                <w:rFonts w:ascii="Arial" w:cs="Arial"/>
                <w:b/>
              </w:rPr>
            </w:pPr>
            <w:r>
              <w:rPr>
                <w:rFonts w:ascii="Arial" w:eastAsiaTheme="minorEastAsia" w:hAnsiTheme="minorEastAsia" w:cs="Arial" w:hint="eastAsia"/>
                <w:b/>
              </w:rPr>
              <w:t>红线</w:t>
            </w:r>
            <w:r w:rsidRPr="00B04D25">
              <w:rPr>
                <w:rFonts w:ascii="Arial" w:eastAsiaTheme="minorEastAsia" w:hAnsiTheme="minorEastAsia" w:cs="Arial"/>
                <w:b/>
              </w:rPr>
              <w:t>观察项</w:t>
            </w:r>
          </w:p>
        </w:tc>
        <w:tc>
          <w:tcPr>
            <w:tcW w:w="2551" w:type="dxa"/>
            <w:vAlign w:val="center"/>
          </w:tcPr>
          <w:p w:rsidR="000354BB" w:rsidRPr="00B04D25" w:rsidRDefault="000354BB" w:rsidP="004C4DA1">
            <w:pPr>
              <w:jc w:val="center"/>
              <w:rPr>
                <w:rFonts w:ascii="Arial" w:hAnsi="Arial" w:cs="Arial"/>
                <w:b/>
              </w:rPr>
            </w:pPr>
            <w:r>
              <w:rPr>
                <w:rFonts w:ascii="Arial" w:eastAsiaTheme="minorEastAsia" w:hAnsiTheme="minorEastAsia" w:cs="Arial" w:hint="eastAsia"/>
                <w:b/>
              </w:rPr>
              <w:t>总</w:t>
            </w:r>
            <w:r w:rsidRPr="00B04D25">
              <w:rPr>
                <w:rFonts w:ascii="Arial" w:eastAsiaTheme="minorEastAsia" w:hAnsiTheme="minorEastAsia" w:cs="Arial"/>
                <w:b/>
              </w:rPr>
              <w:t>计</w:t>
            </w:r>
          </w:p>
        </w:tc>
      </w:tr>
      <w:tr w:rsidR="000354BB" w:rsidTr="00840F4E">
        <w:tc>
          <w:tcPr>
            <w:tcW w:w="1417" w:type="dxa"/>
          </w:tcPr>
          <w:p w:rsidR="000354BB" w:rsidRDefault="000941A1" w:rsidP="004C4DA1">
            <w:pPr>
              <w:jc w:val="center"/>
              <w:rPr>
                <w:rFonts w:ascii="Arial" w:cs="Arial"/>
              </w:rPr>
            </w:pPr>
            <w:r>
              <w:rPr>
                <w:rFonts w:ascii="Arial" w:cs="Arial" w:hint="eastAsia"/>
              </w:rPr>
              <w:t>0</w:t>
            </w:r>
          </w:p>
        </w:tc>
        <w:tc>
          <w:tcPr>
            <w:tcW w:w="1134" w:type="dxa"/>
          </w:tcPr>
          <w:p w:rsidR="000354BB" w:rsidRDefault="00A26614" w:rsidP="004C4DA1">
            <w:pPr>
              <w:jc w:val="center"/>
              <w:rPr>
                <w:rFonts w:ascii="Arial" w:cs="Arial"/>
              </w:rPr>
            </w:pPr>
            <w:r>
              <w:rPr>
                <w:rFonts w:ascii="Arial" w:cs="Arial" w:hint="eastAsia"/>
              </w:rPr>
              <w:t>0</w:t>
            </w:r>
          </w:p>
        </w:tc>
        <w:tc>
          <w:tcPr>
            <w:tcW w:w="1134" w:type="dxa"/>
          </w:tcPr>
          <w:p w:rsidR="000354BB" w:rsidRDefault="00211928" w:rsidP="004C4DA1">
            <w:pPr>
              <w:jc w:val="center"/>
              <w:rPr>
                <w:rFonts w:ascii="Arial" w:cs="Arial"/>
              </w:rPr>
            </w:pPr>
            <w:r>
              <w:rPr>
                <w:rFonts w:ascii="Arial" w:cs="Arial" w:hint="eastAsia"/>
              </w:rPr>
              <w:t>3</w:t>
            </w:r>
          </w:p>
        </w:tc>
        <w:tc>
          <w:tcPr>
            <w:tcW w:w="1560" w:type="dxa"/>
          </w:tcPr>
          <w:p w:rsidR="000354BB" w:rsidRDefault="00B611C6" w:rsidP="004C4DA1">
            <w:pPr>
              <w:jc w:val="center"/>
              <w:rPr>
                <w:rFonts w:ascii="Arial" w:cs="Arial"/>
              </w:rPr>
            </w:pPr>
            <w:r>
              <w:rPr>
                <w:rFonts w:ascii="Arial" w:cs="Arial" w:hint="eastAsia"/>
              </w:rPr>
              <w:t>0</w:t>
            </w:r>
          </w:p>
        </w:tc>
        <w:tc>
          <w:tcPr>
            <w:tcW w:w="2551" w:type="dxa"/>
          </w:tcPr>
          <w:p w:rsidR="000354BB" w:rsidRDefault="00211928" w:rsidP="00AA69A3">
            <w:pPr>
              <w:jc w:val="center"/>
              <w:rPr>
                <w:rFonts w:ascii="Arial" w:cs="Arial"/>
              </w:rPr>
            </w:pPr>
            <w:r>
              <w:rPr>
                <w:rFonts w:ascii="Arial" w:cs="Arial" w:hint="eastAsia"/>
              </w:rPr>
              <w:t>3</w:t>
            </w:r>
          </w:p>
        </w:tc>
      </w:tr>
    </w:tbl>
    <w:p w:rsidR="000354BB" w:rsidRPr="00840F4E" w:rsidRDefault="00840F4E" w:rsidP="00840F4E">
      <w:pPr>
        <w:pStyle w:val="3"/>
        <w:ind w:left="635" w:right="210"/>
      </w:pPr>
      <w:bookmarkStart w:id="23" w:name="_Toc480980058"/>
      <w:r w:rsidRPr="00840F4E">
        <w:rPr>
          <w:rFonts w:hint="eastAsia"/>
        </w:rPr>
        <w:t>隐私保护问题统计表</w:t>
      </w:r>
      <w:bookmarkEnd w:id="23"/>
    </w:p>
    <w:tbl>
      <w:tblPr>
        <w:tblStyle w:val="ac"/>
        <w:tblW w:w="0" w:type="auto"/>
        <w:tblInd w:w="392" w:type="dxa"/>
        <w:tblLook w:val="04A0"/>
      </w:tblPr>
      <w:tblGrid>
        <w:gridCol w:w="5245"/>
        <w:gridCol w:w="2551"/>
      </w:tblGrid>
      <w:tr w:rsidR="000354BB" w:rsidTr="00840F4E">
        <w:tc>
          <w:tcPr>
            <w:tcW w:w="5245" w:type="dxa"/>
            <w:vAlign w:val="center"/>
          </w:tcPr>
          <w:p w:rsidR="000354BB" w:rsidRPr="00B04D25" w:rsidRDefault="000354BB" w:rsidP="004C4DA1">
            <w:pPr>
              <w:jc w:val="center"/>
              <w:rPr>
                <w:rFonts w:ascii="Arial" w:hAnsi="Arial" w:cs="Arial"/>
                <w:b/>
              </w:rPr>
            </w:pPr>
            <w:r>
              <w:rPr>
                <w:rFonts w:ascii="Arial" w:cs="Arial" w:hint="eastAsia"/>
                <w:b/>
              </w:rPr>
              <w:t>违反的规范名称</w:t>
            </w:r>
          </w:p>
        </w:tc>
        <w:tc>
          <w:tcPr>
            <w:tcW w:w="2551" w:type="dxa"/>
            <w:vAlign w:val="center"/>
          </w:tcPr>
          <w:p w:rsidR="000354BB" w:rsidRPr="00B04D25" w:rsidRDefault="000354BB" w:rsidP="004C4DA1">
            <w:pPr>
              <w:jc w:val="center"/>
              <w:rPr>
                <w:rFonts w:ascii="Arial" w:hAnsi="Arial" w:cs="Arial"/>
                <w:b/>
              </w:rPr>
            </w:pPr>
            <w:r>
              <w:rPr>
                <w:rFonts w:ascii="Arial" w:cs="Arial" w:hint="eastAsia"/>
                <w:b/>
              </w:rPr>
              <w:t>问题数</w:t>
            </w:r>
          </w:p>
        </w:tc>
      </w:tr>
      <w:tr w:rsidR="000354BB" w:rsidTr="00840F4E">
        <w:tc>
          <w:tcPr>
            <w:tcW w:w="5245" w:type="dxa"/>
          </w:tcPr>
          <w:p w:rsidR="000354BB" w:rsidRPr="00DB26EF" w:rsidRDefault="000354BB" w:rsidP="004C4DA1">
            <w:pPr>
              <w:rPr>
                <w:rFonts w:ascii="Arial" w:cs="Arial"/>
                <w:color w:val="000000" w:themeColor="text1"/>
              </w:rPr>
            </w:pPr>
            <w:r w:rsidRPr="00DB26EF">
              <w:rPr>
                <w:rFonts w:ascii="宋体" w:hAnsi="宋体" w:cs="宋体" w:hint="eastAsia"/>
                <w:snapToGrid/>
                <w:color w:val="000000" w:themeColor="text1"/>
              </w:rPr>
              <w:t>隐私保护规范</w:t>
            </w:r>
          </w:p>
        </w:tc>
        <w:tc>
          <w:tcPr>
            <w:tcW w:w="2551" w:type="dxa"/>
          </w:tcPr>
          <w:p w:rsidR="000354BB" w:rsidRPr="00E3309B" w:rsidRDefault="00A26614" w:rsidP="00E3309B">
            <w:pPr>
              <w:jc w:val="center"/>
              <w:rPr>
                <w:rFonts w:ascii="宋体" w:hAnsi="宋体" w:cs="宋体"/>
                <w:snapToGrid/>
                <w:color w:val="000000" w:themeColor="text1"/>
              </w:rPr>
            </w:pPr>
            <w:r>
              <w:rPr>
                <w:rFonts w:ascii="宋体" w:hAnsi="宋体" w:cs="宋体" w:hint="eastAsia"/>
                <w:snapToGrid/>
                <w:color w:val="000000" w:themeColor="text1"/>
              </w:rPr>
              <w:t>0</w:t>
            </w:r>
          </w:p>
        </w:tc>
      </w:tr>
      <w:tr w:rsidR="000354BB" w:rsidTr="00840F4E">
        <w:tc>
          <w:tcPr>
            <w:tcW w:w="5245" w:type="dxa"/>
          </w:tcPr>
          <w:p w:rsidR="000354BB" w:rsidRPr="00DB26EF" w:rsidRDefault="000354BB" w:rsidP="004C4DA1">
            <w:pPr>
              <w:rPr>
                <w:rFonts w:ascii="Arial" w:cs="Arial"/>
                <w:color w:val="000000" w:themeColor="text1"/>
              </w:rPr>
            </w:pPr>
            <w:r w:rsidRPr="00DB26EF">
              <w:rPr>
                <w:rFonts w:asciiTheme="minorEastAsia" w:eastAsiaTheme="minorEastAsia" w:hAnsiTheme="minorEastAsia" w:cs="宋体" w:hint="eastAsia"/>
                <w:snapToGrid/>
                <w:color w:val="000000" w:themeColor="text1"/>
              </w:rPr>
              <w:t>消费者BG隐私设计规范</w:t>
            </w:r>
          </w:p>
        </w:tc>
        <w:tc>
          <w:tcPr>
            <w:tcW w:w="2551" w:type="dxa"/>
          </w:tcPr>
          <w:p w:rsidR="000354BB" w:rsidRPr="00E3309B" w:rsidRDefault="00E3309B" w:rsidP="00E3309B">
            <w:pPr>
              <w:jc w:val="center"/>
              <w:rPr>
                <w:rFonts w:ascii="宋体" w:hAnsi="宋体" w:cs="宋体"/>
                <w:snapToGrid/>
                <w:color w:val="000000" w:themeColor="text1"/>
              </w:rPr>
            </w:pPr>
            <w:r w:rsidRPr="00E3309B">
              <w:rPr>
                <w:rFonts w:ascii="宋体" w:hAnsi="宋体" w:cs="宋体" w:hint="eastAsia"/>
                <w:snapToGrid/>
                <w:color w:val="000000" w:themeColor="text1"/>
              </w:rPr>
              <w:t>0</w:t>
            </w:r>
          </w:p>
        </w:tc>
      </w:tr>
    </w:tbl>
    <w:p w:rsidR="000354BB" w:rsidRDefault="000354BB" w:rsidP="00807A4D"/>
    <w:p w:rsidR="00807A4D" w:rsidRPr="0055575B" w:rsidRDefault="00807A4D" w:rsidP="00D74EAC">
      <w:pPr>
        <w:pStyle w:val="2"/>
        <w:ind w:left="636" w:right="210"/>
      </w:pPr>
      <w:bookmarkStart w:id="24" w:name="_Toc416789903"/>
      <w:bookmarkStart w:id="25" w:name="_Toc480980059"/>
      <w:r w:rsidRPr="0055575B">
        <w:rPr>
          <w:rFonts w:hint="eastAsia"/>
        </w:rPr>
        <w:t>隐私保护</w:t>
      </w:r>
      <w:r>
        <w:rPr>
          <w:rFonts w:hint="eastAsia"/>
        </w:rPr>
        <w:t>合规性</w:t>
      </w:r>
      <w:r w:rsidRPr="0055575B">
        <w:rPr>
          <w:rFonts w:hint="eastAsia"/>
        </w:rPr>
        <w:t>检查结果</w:t>
      </w:r>
      <w:bookmarkEnd w:id="24"/>
      <w:bookmarkEnd w:id="25"/>
    </w:p>
    <w:tbl>
      <w:tblPr>
        <w:tblW w:w="8369" w:type="dxa"/>
        <w:tblInd w:w="103" w:type="dxa"/>
        <w:tblLook w:val="04A0"/>
      </w:tblPr>
      <w:tblGrid>
        <w:gridCol w:w="559"/>
        <w:gridCol w:w="3841"/>
        <w:gridCol w:w="1134"/>
        <w:gridCol w:w="1134"/>
        <w:gridCol w:w="850"/>
        <w:gridCol w:w="851"/>
      </w:tblGrid>
      <w:tr w:rsidR="00807A4D" w:rsidRPr="00EB6753" w:rsidTr="00BC7BD5">
        <w:trPr>
          <w:trHeight w:val="780"/>
        </w:trPr>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7A4D" w:rsidRPr="00EB6753" w:rsidRDefault="00807A4D" w:rsidP="00BC7BD5">
            <w:pPr>
              <w:widowControl/>
              <w:autoSpaceDE/>
              <w:autoSpaceDN/>
              <w:adjustRightInd/>
              <w:spacing w:line="240" w:lineRule="auto"/>
              <w:jc w:val="center"/>
              <w:rPr>
                <w:rFonts w:asciiTheme="minorEastAsia" w:eastAsiaTheme="minorEastAsia" w:hAnsiTheme="minorEastAsia" w:cs="宋体"/>
                <w:b/>
                <w:bCs/>
                <w:snapToGrid/>
              </w:rPr>
            </w:pPr>
            <w:r w:rsidRPr="00EB6753">
              <w:rPr>
                <w:rFonts w:asciiTheme="minorEastAsia" w:eastAsiaTheme="minorEastAsia" w:hAnsiTheme="minorEastAsia" w:cs="宋体" w:hint="eastAsia"/>
                <w:b/>
                <w:bCs/>
                <w:snapToGrid/>
              </w:rPr>
              <w:t>序号</w:t>
            </w:r>
          </w:p>
        </w:tc>
        <w:tc>
          <w:tcPr>
            <w:tcW w:w="3841" w:type="dxa"/>
            <w:tcBorders>
              <w:top w:val="single" w:sz="4" w:space="0" w:color="auto"/>
              <w:left w:val="nil"/>
              <w:bottom w:val="single" w:sz="4" w:space="0" w:color="auto"/>
              <w:right w:val="single" w:sz="4" w:space="0" w:color="auto"/>
            </w:tcBorders>
            <w:shd w:val="clear" w:color="auto" w:fill="auto"/>
            <w:noWrap/>
            <w:vAlign w:val="center"/>
            <w:hideMark/>
          </w:tcPr>
          <w:p w:rsidR="00807A4D" w:rsidRPr="00EB6753" w:rsidRDefault="00807A4D" w:rsidP="00BC7BD5">
            <w:pPr>
              <w:widowControl/>
              <w:autoSpaceDE/>
              <w:autoSpaceDN/>
              <w:adjustRightInd/>
              <w:spacing w:line="240" w:lineRule="auto"/>
              <w:jc w:val="center"/>
              <w:rPr>
                <w:rFonts w:asciiTheme="minorEastAsia" w:eastAsiaTheme="minorEastAsia" w:hAnsiTheme="minorEastAsia" w:cs="宋体"/>
                <w:b/>
                <w:bCs/>
                <w:snapToGrid/>
              </w:rPr>
            </w:pPr>
            <w:r w:rsidRPr="00EB6753">
              <w:rPr>
                <w:rFonts w:asciiTheme="minorEastAsia" w:eastAsiaTheme="minorEastAsia" w:hAnsiTheme="minorEastAsia" w:cs="宋体" w:hint="eastAsia"/>
                <w:b/>
                <w:bCs/>
                <w:snapToGrid/>
              </w:rPr>
              <w:t>规范名称</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7A4D" w:rsidRPr="00EB6753" w:rsidRDefault="00807A4D" w:rsidP="00E87658">
            <w:pPr>
              <w:widowControl/>
              <w:autoSpaceDE/>
              <w:autoSpaceDN/>
              <w:adjustRightInd/>
              <w:spacing w:line="240" w:lineRule="auto"/>
              <w:jc w:val="center"/>
              <w:rPr>
                <w:rFonts w:asciiTheme="minorEastAsia" w:eastAsiaTheme="minorEastAsia" w:hAnsiTheme="minorEastAsia" w:cs="宋体"/>
                <w:b/>
                <w:bCs/>
                <w:snapToGrid/>
              </w:rPr>
            </w:pPr>
            <w:r>
              <w:rPr>
                <w:rFonts w:asciiTheme="minorEastAsia" w:eastAsiaTheme="minorEastAsia" w:hAnsiTheme="minorEastAsia" w:cs="宋体" w:hint="eastAsia"/>
                <w:b/>
                <w:bCs/>
                <w:snapToGrid/>
              </w:rPr>
              <w:t>规则</w:t>
            </w:r>
            <w:r w:rsidRPr="00EB6753">
              <w:rPr>
                <w:rFonts w:asciiTheme="minorEastAsia" w:eastAsiaTheme="minorEastAsia" w:hAnsiTheme="minorEastAsia" w:cs="宋体" w:hint="eastAsia"/>
                <w:b/>
                <w:bCs/>
                <w:snapToGrid/>
              </w:rPr>
              <w:t>总数</w:t>
            </w:r>
          </w:p>
        </w:tc>
        <w:tc>
          <w:tcPr>
            <w:tcW w:w="1134" w:type="dxa"/>
            <w:tcBorders>
              <w:top w:val="single" w:sz="4" w:space="0" w:color="auto"/>
              <w:left w:val="single" w:sz="4" w:space="0" w:color="auto"/>
              <w:bottom w:val="single" w:sz="4" w:space="0" w:color="auto"/>
              <w:right w:val="single" w:sz="4" w:space="0" w:color="auto"/>
            </w:tcBorders>
            <w:vAlign w:val="center"/>
          </w:tcPr>
          <w:p w:rsidR="00807A4D" w:rsidRDefault="00807A4D" w:rsidP="00BC7BD5">
            <w:pPr>
              <w:widowControl/>
              <w:autoSpaceDE/>
              <w:autoSpaceDN/>
              <w:adjustRightInd/>
              <w:spacing w:line="240" w:lineRule="auto"/>
              <w:jc w:val="center"/>
              <w:rPr>
                <w:rFonts w:asciiTheme="minorEastAsia" w:eastAsiaTheme="minorEastAsia" w:hAnsiTheme="minorEastAsia" w:cs="宋体"/>
                <w:b/>
                <w:bCs/>
                <w:snapToGrid/>
              </w:rPr>
            </w:pPr>
            <w:r>
              <w:rPr>
                <w:rFonts w:asciiTheme="minorEastAsia" w:eastAsiaTheme="minorEastAsia" w:hAnsiTheme="minorEastAsia" w:cs="宋体" w:hint="eastAsia"/>
                <w:b/>
                <w:bCs/>
                <w:snapToGrid/>
              </w:rPr>
              <w:t>未涉及数</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7A4D" w:rsidRPr="00EB6753" w:rsidRDefault="00807A4D" w:rsidP="00BC7BD5">
            <w:pPr>
              <w:widowControl/>
              <w:autoSpaceDE/>
              <w:autoSpaceDN/>
              <w:adjustRightInd/>
              <w:spacing w:line="240" w:lineRule="auto"/>
              <w:rPr>
                <w:rFonts w:asciiTheme="minorEastAsia" w:eastAsiaTheme="minorEastAsia" w:hAnsiTheme="minorEastAsia" w:cs="宋体"/>
                <w:b/>
                <w:bCs/>
                <w:snapToGrid/>
              </w:rPr>
            </w:pPr>
            <w:r>
              <w:rPr>
                <w:rFonts w:asciiTheme="minorEastAsia" w:eastAsiaTheme="minorEastAsia" w:hAnsiTheme="minorEastAsia" w:cs="宋体" w:hint="eastAsia"/>
                <w:b/>
                <w:bCs/>
                <w:snapToGrid/>
              </w:rPr>
              <w:t>违反数</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7A4D" w:rsidRPr="00EB6753" w:rsidRDefault="00F74E8F" w:rsidP="00BC7BD5">
            <w:pPr>
              <w:widowControl/>
              <w:autoSpaceDE/>
              <w:autoSpaceDN/>
              <w:adjustRightInd/>
              <w:spacing w:line="240" w:lineRule="auto"/>
              <w:rPr>
                <w:rFonts w:asciiTheme="minorEastAsia" w:eastAsiaTheme="minorEastAsia" w:hAnsiTheme="minorEastAsia" w:cs="宋体"/>
                <w:b/>
                <w:bCs/>
                <w:snapToGrid/>
              </w:rPr>
            </w:pPr>
            <w:r>
              <w:rPr>
                <w:rFonts w:asciiTheme="minorEastAsia" w:eastAsiaTheme="minorEastAsia" w:hAnsiTheme="minorEastAsia" w:cs="宋体" w:hint="eastAsia"/>
                <w:b/>
                <w:bCs/>
                <w:snapToGrid/>
              </w:rPr>
              <w:t>遵从度</w:t>
            </w:r>
          </w:p>
        </w:tc>
      </w:tr>
      <w:tr w:rsidR="00807A4D" w:rsidRPr="00C9525C" w:rsidTr="00B5220C">
        <w:trPr>
          <w:trHeight w:val="285"/>
        </w:trPr>
        <w:tc>
          <w:tcPr>
            <w:tcW w:w="559" w:type="dxa"/>
            <w:tcBorders>
              <w:top w:val="nil"/>
              <w:left w:val="single" w:sz="4" w:space="0" w:color="auto"/>
              <w:bottom w:val="single" w:sz="4" w:space="0" w:color="auto"/>
              <w:right w:val="single" w:sz="4" w:space="0" w:color="auto"/>
            </w:tcBorders>
            <w:shd w:val="clear" w:color="auto" w:fill="auto"/>
            <w:noWrap/>
            <w:vAlign w:val="center"/>
            <w:hideMark/>
          </w:tcPr>
          <w:p w:rsidR="00807A4D" w:rsidRPr="00EB6753" w:rsidRDefault="00807A4D" w:rsidP="00BC7BD5">
            <w:pPr>
              <w:widowControl/>
              <w:autoSpaceDE/>
              <w:autoSpaceDN/>
              <w:adjustRightInd/>
              <w:spacing w:line="240" w:lineRule="auto"/>
              <w:rPr>
                <w:rFonts w:asciiTheme="minorEastAsia" w:eastAsiaTheme="minorEastAsia" w:hAnsiTheme="minorEastAsia" w:cs="宋体"/>
                <w:snapToGrid/>
              </w:rPr>
            </w:pPr>
            <w:r>
              <w:rPr>
                <w:rFonts w:asciiTheme="minorEastAsia" w:eastAsiaTheme="minorEastAsia" w:hAnsiTheme="minorEastAsia" w:cs="宋体" w:hint="eastAsia"/>
                <w:snapToGrid/>
              </w:rPr>
              <w:t>1</w:t>
            </w:r>
          </w:p>
        </w:tc>
        <w:tc>
          <w:tcPr>
            <w:tcW w:w="3841" w:type="dxa"/>
            <w:tcBorders>
              <w:top w:val="nil"/>
              <w:left w:val="nil"/>
              <w:bottom w:val="single" w:sz="4" w:space="0" w:color="auto"/>
              <w:right w:val="single" w:sz="4" w:space="0" w:color="auto"/>
            </w:tcBorders>
            <w:shd w:val="clear" w:color="auto" w:fill="auto"/>
            <w:noWrap/>
            <w:vAlign w:val="center"/>
            <w:hideMark/>
          </w:tcPr>
          <w:p w:rsidR="00807A4D" w:rsidRPr="00B46757" w:rsidRDefault="00807A4D" w:rsidP="00BC7BD5">
            <w:pPr>
              <w:widowControl/>
              <w:autoSpaceDE/>
              <w:autoSpaceDN/>
              <w:adjustRightInd/>
              <w:spacing w:line="240" w:lineRule="auto"/>
              <w:rPr>
                <w:rFonts w:asciiTheme="minorEastAsia" w:eastAsiaTheme="minorEastAsia" w:hAnsiTheme="minorEastAsia" w:cs="宋体"/>
                <w:snapToGrid/>
                <w:color w:val="000000" w:themeColor="text1"/>
              </w:rPr>
            </w:pPr>
            <w:r w:rsidRPr="00B46757">
              <w:rPr>
                <w:rFonts w:ascii="宋体" w:hAnsi="宋体" w:cs="宋体" w:hint="eastAsia"/>
                <w:snapToGrid/>
                <w:color w:val="000000" w:themeColor="text1"/>
              </w:rPr>
              <w:t>隐私保护规范</w:t>
            </w:r>
          </w:p>
        </w:tc>
        <w:tc>
          <w:tcPr>
            <w:tcW w:w="1134" w:type="dxa"/>
            <w:tcBorders>
              <w:top w:val="nil"/>
              <w:left w:val="nil"/>
              <w:bottom w:val="single" w:sz="4" w:space="0" w:color="auto"/>
              <w:right w:val="single" w:sz="4" w:space="0" w:color="auto"/>
            </w:tcBorders>
            <w:shd w:val="clear" w:color="auto" w:fill="auto"/>
            <w:noWrap/>
            <w:vAlign w:val="center"/>
            <w:hideMark/>
          </w:tcPr>
          <w:p w:rsidR="00807A4D" w:rsidRPr="00B46757" w:rsidRDefault="00593564"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17</w:t>
            </w:r>
          </w:p>
        </w:tc>
        <w:tc>
          <w:tcPr>
            <w:tcW w:w="1134" w:type="dxa"/>
            <w:tcBorders>
              <w:top w:val="nil"/>
              <w:left w:val="single" w:sz="4" w:space="0" w:color="auto"/>
              <w:bottom w:val="single" w:sz="4" w:space="0" w:color="auto"/>
              <w:right w:val="single" w:sz="4" w:space="0" w:color="auto"/>
            </w:tcBorders>
            <w:vAlign w:val="center"/>
          </w:tcPr>
          <w:p w:rsidR="00807A4D" w:rsidRPr="00B46757" w:rsidRDefault="00B7137A"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2</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807A4D" w:rsidRPr="00B46757" w:rsidRDefault="00593564"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807A4D" w:rsidRPr="00B46757" w:rsidRDefault="00593564"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100</w:t>
            </w:r>
          </w:p>
        </w:tc>
      </w:tr>
      <w:tr w:rsidR="00807A4D" w:rsidRPr="00C9525C" w:rsidTr="00B5220C">
        <w:trPr>
          <w:trHeight w:val="285"/>
        </w:trPr>
        <w:tc>
          <w:tcPr>
            <w:tcW w:w="559" w:type="dxa"/>
            <w:tcBorders>
              <w:top w:val="nil"/>
              <w:left w:val="single" w:sz="4" w:space="0" w:color="auto"/>
              <w:bottom w:val="single" w:sz="4" w:space="0" w:color="auto"/>
              <w:right w:val="single" w:sz="4" w:space="0" w:color="auto"/>
            </w:tcBorders>
            <w:shd w:val="clear" w:color="auto" w:fill="auto"/>
            <w:noWrap/>
            <w:vAlign w:val="center"/>
            <w:hideMark/>
          </w:tcPr>
          <w:p w:rsidR="00807A4D" w:rsidRPr="00EB6753" w:rsidRDefault="00807A4D" w:rsidP="00BC7BD5">
            <w:pPr>
              <w:widowControl/>
              <w:autoSpaceDE/>
              <w:autoSpaceDN/>
              <w:adjustRightInd/>
              <w:spacing w:line="240" w:lineRule="auto"/>
              <w:rPr>
                <w:rFonts w:asciiTheme="minorEastAsia" w:eastAsiaTheme="minorEastAsia" w:hAnsiTheme="minorEastAsia" w:cs="宋体"/>
                <w:snapToGrid/>
              </w:rPr>
            </w:pPr>
            <w:r>
              <w:rPr>
                <w:rFonts w:asciiTheme="minorEastAsia" w:eastAsiaTheme="minorEastAsia" w:hAnsiTheme="minorEastAsia" w:cs="宋体" w:hint="eastAsia"/>
                <w:snapToGrid/>
              </w:rPr>
              <w:t>2</w:t>
            </w:r>
          </w:p>
        </w:tc>
        <w:tc>
          <w:tcPr>
            <w:tcW w:w="3841" w:type="dxa"/>
            <w:tcBorders>
              <w:top w:val="nil"/>
              <w:left w:val="nil"/>
              <w:bottom w:val="single" w:sz="4" w:space="0" w:color="auto"/>
              <w:right w:val="single" w:sz="4" w:space="0" w:color="auto"/>
            </w:tcBorders>
            <w:shd w:val="clear" w:color="auto" w:fill="auto"/>
            <w:noWrap/>
            <w:vAlign w:val="center"/>
            <w:hideMark/>
          </w:tcPr>
          <w:p w:rsidR="00807A4D" w:rsidRPr="00B46757" w:rsidRDefault="00807A4D" w:rsidP="00BC7BD5">
            <w:pPr>
              <w:widowControl/>
              <w:autoSpaceDE/>
              <w:autoSpaceDN/>
              <w:adjustRightInd/>
              <w:spacing w:line="240" w:lineRule="auto"/>
              <w:rPr>
                <w:rFonts w:asciiTheme="minorEastAsia" w:eastAsiaTheme="minorEastAsia" w:hAnsiTheme="minorEastAsia" w:cs="宋体"/>
                <w:snapToGrid/>
                <w:color w:val="000000" w:themeColor="text1"/>
              </w:rPr>
            </w:pPr>
            <w:r w:rsidRPr="00B46757">
              <w:rPr>
                <w:rFonts w:asciiTheme="minorEastAsia" w:eastAsiaTheme="minorEastAsia" w:hAnsiTheme="minorEastAsia" w:cs="宋体" w:hint="eastAsia"/>
                <w:snapToGrid/>
                <w:color w:val="000000" w:themeColor="text1"/>
              </w:rPr>
              <w:t>消费者BG隐私设计规范</w:t>
            </w:r>
          </w:p>
        </w:tc>
        <w:tc>
          <w:tcPr>
            <w:tcW w:w="1134" w:type="dxa"/>
            <w:tcBorders>
              <w:top w:val="nil"/>
              <w:left w:val="nil"/>
              <w:bottom w:val="single" w:sz="4" w:space="0" w:color="auto"/>
              <w:right w:val="single" w:sz="4" w:space="0" w:color="auto"/>
            </w:tcBorders>
            <w:shd w:val="clear" w:color="auto" w:fill="auto"/>
            <w:noWrap/>
            <w:vAlign w:val="center"/>
            <w:hideMark/>
          </w:tcPr>
          <w:p w:rsidR="00807A4D" w:rsidRPr="00B46757" w:rsidRDefault="00120DC8"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38</w:t>
            </w:r>
          </w:p>
        </w:tc>
        <w:tc>
          <w:tcPr>
            <w:tcW w:w="1134" w:type="dxa"/>
            <w:tcBorders>
              <w:top w:val="nil"/>
              <w:left w:val="single" w:sz="4" w:space="0" w:color="auto"/>
              <w:bottom w:val="single" w:sz="4" w:space="0" w:color="auto"/>
              <w:right w:val="single" w:sz="4" w:space="0" w:color="auto"/>
            </w:tcBorders>
            <w:vAlign w:val="center"/>
          </w:tcPr>
          <w:p w:rsidR="00807A4D" w:rsidRPr="00B46757" w:rsidRDefault="00120DC8"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17</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807A4D" w:rsidRPr="00B46757" w:rsidRDefault="00120DC8"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807A4D" w:rsidRPr="00B46757" w:rsidRDefault="00120DC8" w:rsidP="00B5220C">
            <w:pPr>
              <w:widowControl/>
              <w:autoSpaceDE/>
              <w:autoSpaceDN/>
              <w:adjustRightInd/>
              <w:spacing w:line="240" w:lineRule="auto"/>
              <w:jc w:val="center"/>
              <w:rPr>
                <w:rFonts w:asciiTheme="minorEastAsia" w:eastAsiaTheme="minorEastAsia" w:hAnsiTheme="minorEastAsia" w:cs="宋体"/>
                <w:snapToGrid/>
                <w:color w:val="000000" w:themeColor="text1"/>
              </w:rPr>
            </w:pPr>
            <w:r>
              <w:rPr>
                <w:rFonts w:asciiTheme="minorEastAsia" w:eastAsiaTheme="minorEastAsia" w:hAnsiTheme="minorEastAsia" w:cs="宋体" w:hint="eastAsia"/>
                <w:snapToGrid/>
                <w:color w:val="000000" w:themeColor="text1"/>
              </w:rPr>
              <w:t>100</w:t>
            </w:r>
          </w:p>
        </w:tc>
      </w:tr>
    </w:tbl>
    <w:p w:rsidR="00807A4D" w:rsidRPr="006E04AB" w:rsidRDefault="00807A4D" w:rsidP="00807A4D">
      <w:pPr>
        <w:rPr>
          <w:rFonts w:ascii="Arial" w:cs="Arial"/>
          <w:color w:val="000000" w:themeColor="text1"/>
        </w:rPr>
      </w:pPr>
      <w:r w:rsidRPr="006E04AB">
        <w:rPr>
          <w:rFonts w:ascii="Arial" w:cs="Arial" w:hint="eastAsia"/>
          <w:color w:val="000000" w:themeColor="text1"/>
        </w:rPr>
        <w:t>PS</w:t>
      </w:r>
      <w:r w:rsidRPr="006E04AB">
        <w:rPr>
          <w:rFonts w:ascii="Arial" w:cs="Arial" w:hint="eastAsia"/>
          <w:color w:val="000000" w:themeColor="text1"/>
        </w:rPr>
        <w:t>：</w:t>
      </w:r>
      <w:r w:rsidR="00F74E8F">
        <w:rPr>
          <w:rFonts w:ascii="Arial" w:cs="Arial" w:hint="eastAsia"/>
          <w:color w:val="000000" w:themeColor="text1"/>
        </w:rPr>
        <w:t>遵从度</w:t>
      </w:r>
      <w:r>
        <w:rPr>
          <w:rFonts w:ascii="Arial" w:cs="Arial" w:hint="eastAsia"/>
          <w:color w:val="000000" w:themeColor="text1"/>
        </w:rPr>
        <w:t>=</w:t>
      </w:r>
      <w:r>
        <w:rPr>
          <w:rFonts w:ascii="Arial" w:cs="Arial" w:hint="eastAsia"/>
          <w:color w:val="000000" w:themeColor="text1"/>
        </w:rPr>
        <w:t>（规则总数</w:t>
      </w:r>
      <w:r>
        <w:rPr>
          <w:rFonts w:ascii="Arial" w:cs="Arial" w:hint="eastAsia"/>
          <w:color w:val="000000" w:themeColor="text1"/>
        </w:rPr>
        <w:t>-</w:t>
      </w:r>
      <w:r>
        <w:rPr>
          <w:rFonts w:ascii="Arial" w:cs="Arial" w:hint="eastAsia"/>
          <w:color w:val="000000" w:themeColor="text1"/>
        </w:rPr>
        <w:t>违反数）</w:t>
      </w:r>
      <w:r>
        <w:rPr>
          <w:rFonts w:ascii="Arial" w:cs="Arial" w:hint="eastAsia"/>
          <w:color w:val="000000" w:themeColor="text1"/>
        </w:rPr>
        <w:t xml:space="preserve">/ </w:t>
      </w:r>
      <w:r>
        <w:rPr>
          <w:rFonts w:ascii="Arial" w:cs="Arial" w:hint="eastAsia"/>
          <w:color w:val="000000" w:themeColor="text1"/>
        </w:rPr>
        <w:t>规则总数</w:t>
      </w:r>
      <w:r>
        <w:rPr>
          <w:rFonts w:ascii="Arial" w:cs="Arial" w:hint="eastAsia"/>
          <w:color w:val="000000" w:themeColor="text1"/>
        </w:rPr>
        <w:t>*100%</w:t>
      </w:r>
    </w:p>
    <w:p w:rsidR="00807A4D" w:rsidRDefault="00807A4D" w:rsidP="00807A4D">
      <w:pPr>
        <w:ind w:firstLineChars="200" w:firstLine="420"/>
      </w:pPr>
    </w:p>
    <w:p w:rsidR="00807A4D" w:rsidRPr="0055575B" w:rsidRDefault="00807A4D" w:rsidP="00D74EAC">
      <w:pPr>
        <w:pStyle w:val="2"/>
        <w:ind w:left="636" w:right="210"/>
      </w:pPr>
      <w:bookmarkStart w:id="26" w:name="_Toc416789907"/>
      <w:bookmarkStart w:id="27" w:name="_Toc480980060"/>
      <w:r>
        <w:rPr>
          <w:rFonts w:hint="eastAsia"/>
        </w:rPr>
        <w:t>网络安全</w:t>
      </w:r>
      <w:r w:rsidRPr="0055575B">
        <w:rPr>
          <w:rFonts w:hint="eastAsia"/>
        </w:rPr>
        <w:t>合规性检查结果</w:t>
      </w:r>
      <w:bookmarkEnd w:id="26"/>
      <w:bookmarkEnd w:id="27"/>
    </w:p>
    <w:tbl>
      <w:tblPr>
        <w:tblStyle w:val="ac"/>
        <w:tblW w:w="0" w:type="auto"/>
        <w:tblLook w:val="04A0"/>
      </w:tblPr>
      <w:tblGrid>
        <w:gridCol w:w="2660"/>
        <w:gridCol w:w="1600"/>
        <w:gridCol w:w="2131"/>
        <w:gridCol w:w="1797"/>
      </w:tblGrid>
      <w:tr w:rsidR="00B7137A" w:rsidRPr="00B36E99" w:rsidTr="002A5580">
        <w:tc>
          <w:tcPr>
            <w:tcW w:w="2660" w:type="dxa"/>
          </w:tcPr>
          <w:p w:rsidR="00B7137A" w:rsidRPr="00B36E99" w:rsidRDefault="00B7137A" w:rsidP="002A5580">
            <w:r w:rsidRPr="00B35D11">
              <w:rPr>
                <w:rFonts w:hint="eastAsia"/>
              </w:rPr>
              <w:t>规范名称</w:t>
            </w:r>
          </w:p>
        </w:tc>
        <w:tc>
          <w:tcPr>
            <w:tcW w:w="1600" w:type="dxa"/>
          </w:tcPr>
          <w:p w:rsidR="00B7137A" w:rsidRPr="00B36E99" w:rsidRDefault="00B7137A" w:rsidP="002A5580">
            <w:r w:rsidRPr="00B35D11">
              <w:rPr>
                <w:rFonts w:hint="eastAsia"/>
              </w:rPr>
              <w:t>规则满足度</w:t>
            </w:r>
          </w:p>
        </w:tc>
        <w:tc>
          <w:tcPr>
            <w:tcW w:w="2131" w:type="dxa"/>
          </w:tcPr>
          <w:p w:rsidR="00B7137A" w:rsidRPr="00B36E99" w:rsidRDefault="00B7137A" w:rsidP="002A5580">
            <w:r w:rsidRPr="00B35D11">
              <w:rPr>
                <w:rFonts w:hint="eastAsia"/>
              </w:rPr>
              <w:t>建议满足度</w:t>
            </w:r>
          </w:p>
        </w:tc>
        <w:tc>
          <w:tcPr>
            <w:tcW w:w="1797" w:type="dxa"/>
          </w:tcPr>
          <w:p w:rsidR="00B7137A" w:rsidRPr="00B36E99" w:rsidRDefault="00B7137A" w:rsidP="002A5580">
            <w:r w:rsidRPr="00B35D11">
              <w:rPr>
                <w:rFonts w:hint="eastAsia"/>
              </w:rPr>
              <w:t>总体满足度</w:t>
            </w:r>
          </w:p>
        </w:tc>
      </w:tr>
      <w:tr w:rsidR="00B7137A" w:rsidRPr="00B36E99" w:rsidTr="002A5580">
        <w:tc>
          <w:tcPr>
            <w:tcW w:w="2660" w:type="dxa"/>
            <w:vAlign w:val="center"/>
          </w:tcPr>
          <w:p w:rsidR="00B7137A" w:rsidRPr="00B36E99" w:rsidRDefault="00B7137A" w:rsidP="002A5580">
            <w:r>
              <w:rPr>
                <w:rFonts w:hint="eastAsia"/>
              </w:rPr>
              <w:t>身份和访问管理设计规范</w:t>
            </w:r>
            <w:r>
              <w:t>v1.0</w:t>
            </w:r>
          </w:p>
        </w:tc>
        <w:tc>
          <w:tcPr>
            <w:tcW w:w="1600" w:type="dxa"/>
            <w:vAlign w:val="center"/>
          </w:tcPr>
          <w:p w:rsidR="00B7137A" w:rsidRPr="00B36E99" w:rsidRDefault="00B7137A" w:rsidP="002A5580">
            <w:r w:rsidRPr="00B36E99">
              <w:rPr>
                <w:rFonts w:hint="eastAsia"/>
              </w:rPr>
              <w:t>98.65%</w:t>
            </w:r>
          </w:p>
        </w:tc>
        <w:tc>
          <w:tcPr>
            <w:tcW w:w="2131" w:type="dxa"/>
            <w:vAlign w:val="center"/>
          </w:tcPr>
          <w:p w:rsidR="00B7137A" w:rsidRPr="00B36E99" w:rsidRDefault="00B7137A" w:rsidP="002A5580">
            <w:r w:rsidRPr="00B36E99">
              <w:rPr>
                <w:rFonts w:hint="eastAsia"/>
              </w:rPr>
              <w:t>75.00%</w:t>
            </w:r>
          </w:p>
        </w:tc>
        <w:tc>
          <w:tcPr>
            <w:tcW w:w="1797" w:type="dxa"/>
            <w:vAlign w:val="center"/>
          </w:tcPr>
          <w:p w:rsidR="00B7137A" w:rsidRPr="00B36E99" w:rsidRDefault="00B7137A" w:rsidP="002A5580">
            <w:r w:rsidRPr="00B36E99">
              <w:rPr>
                <w:rFonts w:hint="eastAsia"/>
              </w:rPr>
              <w:t>92.86%</w:t>
            </w:r>
          </w:p>
        </w:tc>
      </w:tr>
      <w:tr w:rsidR="00B7137A" w:rsidRPr="00B36E99" w:rsidTr="002A5580">
        <w:tc>
          <w:tcPr>
            <w:tcW w:w="2660" w:type="dxa"/>
            <w:vAlign w:val="center"/>
          </w:tcPr>
          <w:p w:rsidR="00B7137A" w:rsidRPr="00B36E99" w:rsidRDefault="00B7137A" w:rsidP="002A5580">
            <w:r>
              <w:rPr>
                <w:rFonts w:hint="eastAsia"/>
              </w:rPr>
              <w:t>密码算法应用规范</w:t>
            </w:r>
            <w:r>
              <w:t>v1.1</w:t>
            </w:r>
          </w:p>
        </w:tc>
        <w:tc>
          <w:tcPr>
            <w:tcW w:w="1600" w:type="dxa"/>
            <w:vAlign w:val="center"/>
          </w:tcPr>
          <w:p w:rsidR="00B7137A" w:rsidRPr="00B36E99" w:rsidRDefault="00B7137A" w:rsidP="002A5580">
            <w:r w:rsidRPr="00B36E99">
              <w:rPr>
                <w:rFonts w:hint="eastAsia"/>
              </w:rPr>
              <w:t>100.00%</w:t>
            </w:r>
          </w:p>
        </w:tc>
        <w:tc>
          <w:tcPr>
            <w:tcW w:w="2131" w:type="dxa"/>
            <w:vAlign w:val="center"/>
          </w:tcPr>
          <w:p w:rsidR="00B7137A" w:rsidRPr="00B36E99" w:rsidRDefault="00B7137A" w:rsidP="002A5580">
            <w:r w:rsidRPr="00B36E99">
              <w:rPr>
                <w:rFonts w:hint="eastAsia"/>
              </w:rPr>
              <w:t>100.00%</w:t>
            </w:r>
          </w:p>
        </w:tc>
        <w:tc>
          <w:tcPr>
            <w:tcW w:w="1797" w:type="dxa"/>
            <w:vAlign w:val="center"/>
          </w:tcPr>
          <w:p w:rsidR="00B7137A" w:rsidRPr="00B36E99" w:rsidRDefault="00B7137A" w:rsidP="00B7137A">
            <w:r w:rsidRPr="00B36E99">
              <w:rPr>
                <w:rFonts w:hint="eastAsia"/>
              </w:rPr>
              <w:t>100.00%</w:t>
            </w:r>
          </w:p>
        </w:tc>
      </w:tr>
      <w:tr w:rsidR="00B7137A" w:rsidRPr="00B36E99" w:rsidTr="002A5580">
        <w:tc>
          <w:tcPr>
            <w:tcW w:w="2660" w:type="dxa"/>
            <w:vAlign w:val="center"/>
          </w:tcPr>
          <w:p w:rsidR="00B7137A" w:rsidRPr="00B36E99" w:rsidRDefault="00B7137A" w:rsidP="002A5580">
            <w:r>
              <w:rPr>
                <w:rFonts w:hint="eastAsia"/>
              </w:rPr>
              <w:t>会话管理规范</w:t>
            </w:r>
            <w:r>
              <w:t>v1.0</w:t>
            </w:r>
          </w:p>
        </w:tc>
        <w:tc>
          <w:tcPr>
            <w:tcW w:w="1600" w:type="dxa"/>
            <w:vAlign w:val="center"/>
          </w:tcPr>
          <w:p w:rsidR="00B7137A" w:rsidRPr="00B36E99" w:rsidRDefault="00B7137A" w:rsidP="002A5580">
            <w:r w:rsidRPr="00B36E99">
              <w:rPr>
                <w:rFonts w:hint="eastAsia"/>
              </w:rPr>
              <w:t>100.00%</w:t>
            </w:r>
          </w:p>
        </w:tc>
        <w:tc>
          <w:tcPr>
            <w:tcW w:w="2131" w:type="dxa"/>
            <w:vAlign w:val="center"/>
          </w:tcPr>
          <w:p w:rsidR="00B7137A" w:rsidRPr="00B36E99" w:rsidRDefault="00B7137A" w:rsidP="002A5580">
            <w:r w:rsidRPr="00B36E99">
              <w:rPr>
                <w:rFonts w:hint="eastAsia"/>
              </w:rPr>
              <w:t>66.67%</w:t>
            </w:r>
          </w:p>
        </w:tc>
        <w:tc>
          <w:tcPr>
            <w:tcW w:w="1797" w:type="dxa"/>
            <w:vAlign w:val="center"/>
          </w:tcPr>
          <w:p w:rsidR="00B7137A" w:rsidRPr="00B36E99" w:rsidRDefault="00B7137A" w:rsidP="002A5580">
            <w:r w:rsidRPr="00B36E99">
              <w:rPr>
                <w:rFonts w:hint="eastAsia"/>
              </w:rPr>
              <w:t>87.50%</w:t>
            </w:r>
          </w:p>
        </w:tc>
      </w:tr>
      <w:tr w:rsidR="00B7137A" w:rsidRPr="00B36E99" w:rsidTr="002A5580">
        <w:tc>
          <w:tcPr>
            <w:tcW w:w="2660" w:type="dxa"/>
            <w:vAlign w:val="center"/>
          </w:tcPr>
          <w:p w:rsidR="00B7137A" w:rsidRPr="00B36E99" w:rsidRDefault="00B7137A" w:rsidP="002A5580">
            <w:r>
              <w:rPr>
                <w:rFonts w:hint="eastAsia"/>
              </w:rPr>
              <w:t>密钥管理安全规范</w:t>
            </w:r>
            <w:r>
              <w:t>v1.1</w:t>
            </w:r>
          </w:p>
        </w:tc>
        <w:tc>
          <w:tcPr>
            <w:tcW w:w="1600" w:type="dxa"/>
            <w:vAlign w:val="center"/>
          </w:tcPr>
          <w:p w:rsidR="00B7137A" w:rsidRPr="00B36E99" w:rsidRDefault="00B7137A" w:rsidP="002A5580">
            <w:r w:rsidRPr="00B36E99">
              <w:rPr>
                <w:rFonts w:hint="eastAsia"/>
              </w:rPr>
              <w:t>92.86%</w:t>
            </w:r>
          </w:p>
        </w:tc>
        <w:tc>
          <w:tcPr>
            <w:tcW w:w="2131" w:type="dxa"/>
            <w:vAlign w:val="center"/>
          </w:tcPr>
          <w:p w:rsidR="00B7137A" w:rsidRPr="00B36E99" w:rsidRDefault="00B7137A" w:rsidP="002A5580">
            <w:r w:rsidRPr="00B36E99">
              <w:rPr>
                <w:rFonts w:hint="eastAsia"/>
              </w:rPr>
              <w:t>100.00%</w:t>
            </w:r>
          </w:p>
        </w:tc>
        <w:tc>
          <w:tcPr>
            <w:tcW w:w="1797" w:type="dxa"/>
            <w:vAlign w:val="center"/>
          </w:tcPr>
          <w:p w:rsidR="00B7137A" w:rsidRPr="00B36E99" w:rsidRDefault="00B7137A" w:rsidP="002A5580">
            <w:r w:rsidRPr="00B36E99">
              <w:rPr>
                <w:rFonts w:hint="eastAsia"/>
              </w:rPr>
              <w:t>94.44%</w:t>
            </w:r>
          </w:p>
        </w:tc>
      </w:tr>
      <w:tr w:rsidR="00B7137A" w:rsidRPr="00B36E99" w:rsidTr="002A5580">
        <w:tc>
          <w:tcPr>
            <w:tcW w:w="2660" w:type="dxa"/>
            <w:vAlign w:val="center"/>
          </w:tcPr>
          <w:p w:rsidR="00B7137A" w:rsidRPr="00B36E99" w:rsidRDefault="00B7137A" w:rsidP="002A5580">
            <w:r>
              <w:rPr>
                <w:rFonts w:hint="eastAsia"/>
              </w:rPr>
              <w:t>隐私保护规范</w:t>
            </w:r>
            <w:r>
              <w:t>v1.0</w:t>
            </w:r>
          </w:p>
        </w:tc>
        <w:tc>
          <w:tcPr>
            <w:tcW w:w="1600" w:type="dxa"/>
            <w:vAlign w:val="center"/>
          </w:tcPr>
          <w:p w:rsidR="00B7137A" w:rsidRPr="00B36E99" w:rsidRDefault="00B7137A" w:rsidP="002A5580">
            <w:r w:rsidRPr="00B36E99">
              <w:rPr>
                <w:rFonts w:hint="eastAsia"/>
              </w:rPr>
              <w:t>100.00%</w:t>
            </w:r>
          </w:p>
        </w:tc>
        <w:tc>
          <w:tcPr>
            <w:tcW w:w="2131" w:type="dxa"/>
            <w:vAlign w:val="center"/>
          </w:tcPr>
          <w:p w:rsidR="00B7137A" w:rsidRPr="00B36E99" w:rsidRDefault="00B7137A" w:rsidP="002A5580">
            <w:r w:rsidRPr="00B36E99">
              <w:rPr>
                <w:rFonts w:hint="eastAsia"/>
              </w:rPr>
              <w:t>100.00%</w:t>
            </w:r>
          </w:p>
        </w:tc>
        <w:tc>
          <w:tcPr>
            <w:tcW w:w="1797" w:type="dxa"/>
            <w:vAlign w:val="center"/>
          </w:tcPr>
          <w:p w:rsidR="00B7137A" w:rsidRPr="00B36E99" w:rsidRDefault="00B7137A" w:rsidP="002A5580">
            <w:r w:rsidRPr="00B36E99">
              <w:rPr>
                <w:rFonts w:hint="eastAsia"/>
              </w:rPr>
              <w:t>100.00%</w:t>
            </w:r>
          </w:p>
        </w:tc>
      </w:tr>
      <w:tr w:rsidR="00B7137A" w:rsidRPr="00B36E99" w:rsidTr="002A5580">
        <w:tc>
          <w:tcPr>
            <w:tcW w:w="2660" w:type="dxa"/>
          </w:tcPr>
          <w:p w:rsidR="00B7137A" w:rsidRPr="00B36E99" w:rsidRDefault="00B7137A" w:rsidP="002A5580">
            <w:r w:rsidRPr="00B35D11">
              <w:rPr>
                <w:rFonts w:hint="eastAsia"/>
              </w:rPr>
              <w:t>总计</w:t>
            </w:r>
          </w:p>
        </w:tc>
        <w:tc>
          <w:tcPr>
            <w:tcW w:w="1600" w:type="dxa"/>
            <w:vAlign w:val="center"/>
          </w:tcPr>
          <w:p w:rsidR="00B7137A" w:rsidRPr="00B36E99" w:rsidRDefault="00B7137A" w:rsidP="002A5580">
            <w:r w:rsidRPr="00B36E99">
              <w:rPr>
                <w:rFonts w:hint="eastAsia"/>
              </w:rPr>
              <w:t>98.65%</w:t>
            </w:r>
          </w:p>
        </w:tc>
        <w:tc>
          <w:tcPr>
            <w:tcW w:w="2131" w:type="dxa"/>
            <w:vAlign w:val="center"/>
          </w:tcPr>
          <w:p w:rsidR="00B7137A" w:rsidRPr="00B36E99" w:rsidRDefault="00B7137A" w:rsidP="002A5580">
            <w:r w:rsidRPr="00B36E99">
              <w:rPr>
                <w:rFonts w:hint="eastAsia"/>
              </w:rPr>
              <w:t>77.27%</w:t>
            </w:r>
          </w:p>
        </w:tc>
        <w:tc>
          <w:tcPr>
            <w:tcW w:w="1797" w:type="dxa"/>
            <w:vAlign w:val="center"/>
          </w:tcPr>
          <w:p w:rsidR="00B7137A" w:rsidRPr="00B36E99" w:rsidRDefault="00B7137A" w:rsidP="002A5580">
            <w:r w:rsidRPr="00B36E99">
              <w:rPr>
                <w:rFonts w:hint="eastAsia"/>
              </w:rPr>
              <w:t>93.75%</w:t>
            </w:r>
          </w:p>
        </w:tc>
      </w:tr>
    </w:tbl>
    <w:p w:rsidR="00593564" w:rsidRDefault="00593564" w:rsidP="00807A4D">
      <w:pPr>
        <w:rPr>
          <w:rFonts w:ascii="Arial" w:cs="Arial"/>
          <w:color w:val="000000" w:themeColor="text1"/>
        </w:rPr>
      </w:pPr>
    </w:p>
    <w:p w:rsidR="00807A4D" w:rsidRPr="0044251D" w:rsidRDefault="00807A4D" w:rsidP="00807A4D">
      <w:pPr>
        <w:rPr>
          <w:rFonts w:ascii="Arial" w:cs="Arial"/>
          <w:color w:val="000000" w:themeColor="text1"/>
        </w:rPr>
      </w:pPr>
      <w:r w:rsidRPr="006E04AB">
        <w:rPr>
          <w:rFonts w:ascii="Arial" w:cs="Arial" w:hint="eastAsia"/>
          <w:color w:val="000000" w:themeColor="text1"/>
        </w:rPr>
        <w:t>PS</w:t>
      </w:r>
      <w:r w:rsidRPr="006E04AB">
        <w:rPr>
          <w:rFonts w:ascii="Arial" w:cs="Arial" w:hint="eastAsia"/>
          <w:color w:val="000000" w:themeColor="text1"/>
        </w:rPr>
        <w:t>：</w:t>
      </w:r>
      <w:r w:rsidR="00F74E8F">
        <w:rPr>
          <w:rFonts w:ascii="Arial" w:cs="Arial" w:hint="eastAsia"/>
          <w:color w:val="000000" w:themeColor="text1"/>
        </w:rPr>
        <w:t>遵从度</w:t>
      </w:r>
      <w:r>
        <w:rPr>
          <w:rFonts w:ascii="Arial" w:cs="Arial" w:hint="eastAsia"/>
          <w:color w:val="000000" w:themeColor="text1"/>
        </w:rPr>
        <w:t>=</w:t>
      </w:r>
      <w:r>
        <w:rPr>
          <w:rFonts w:ascii="Arial" w:cs="Arial" w:hint="eastAsia"/>
          <w:color w:val="000000" w:themeColor="text1"/>
        </w:rPr>
        <w:t>（规则总数</w:t>
      </w:r>
      <w:r>
        <w:rPr>
          <w:rFonts w:ascii="Arial" w:cs="Arial" w:hint="eastAsia"/>
          <w:color w:val="000000" w:themeColor="text1"/>
        </w:rPr>
        <w:t>-</w:t>
      </w:r>
      <w:r>
        <w:rPr>
          <w:rFonts w:ascii="Arial" w:cs="Arial" w:hint="eastAsia"/>
          <w:color w:val="000000" w:themeColor="text1"/>
        </w:rPr>
        <w:t>违反数）</w:t>
      </w:r>
      <w:r>
        <w:rPr>
          <w:rFonts w:ascii="Arial" w:cs="Arial" w:hint="eastAsia"/>
          <w:color w:val="000000" w:themeColor="text1"/>
        </w:rPr>
        <w:t xml:space="preserve">/ </w:t>
      </w:r>
      <w:r>
        <w:rPr>
          <w:rFonts w:ascii="Arial" w:cs="Arial" w:hint="eastAsia"/>
          <w:color w:val="000000" w:themeColor="text1"/>
        </w:rPr>
        <w:t>规则总数</w:t>
      </w:r>
      <w:r>
        <w:rPr>
          <w:rFonts w:ascii="Arial" w:cs="Arial" w:hint="eastAsia"/>
          <w:color w:val="000000" w:themeColor="text1"/>
        </w:rPr>
        <w:t>*100%</w:t>
      </w:r>
    </w:p>
    <w:p w:rsidR="00807A4D" w:rsidRPr="00BA52E9" w:rsidRDefault="00807A4D" w:rsidP="00807A4D">
      <w:pPr>
        <w:rPr>
          <w:rFonts w:ascii="Arial" w:cs="Arial"/>
          <w:color w:val="0000CC"/>
        </w:rPr>
      </w:pPr>
    </w:p>
    <w:p w:rsidR="00807A4D" w:rsidRPr="00F529C6" w:rsidRDefault="00807A4D" w:rsidP="00807A4D">
      <w:pPr>
        <w:pStyle w:val="1"/>
      </w:pPr>
      <w:bookmarkStart w:id="28" w:name="_Toc386552033"/>
      <w:bookmarkStart w:id="29" w:name="_Toc416789908"/>
      <w:bookmarkStart w:id="30" w:name="_Toc480980061"/>
      <w:r w:rsidRPr="00F529C6">
        <w:rPr>
          <w:rFonts w:hint="eastAsia"/>
        </w:rPr>
        <w:t>评估</w:t>
      </w:r>
      <w:r w:rsidRPr="00F529C6">
        <w:t>发现问题描述</w:t>
      </w:r>
      <w:bookmarkEnd w:id="28"/>
      <w:bookmarkEnd w:id="29"/>
      <w:bookmarkEnd w:id="30"/>
    </w:p>
    <w:p w:rsidR="00807A4D" w:rsidRPr="0055575B" w:rsidRDefault="00807A4D" w:rsidP="00D74EAC">
      <w:pPr>
        <w:pStyle w:val="2"/>
        <w:ind w:left="636" w:right="210"/>
      </w:pPr>
      <w:bookmarkStart w:id="31" w:name="_Toc386552034"/>
      <w:bookmarkStart w:id="32" w:name="_Toc416789909"/>
      <w:bookmarkStart w:id="33" w:name="_Toc480980062"/>
      <w:r w:rsidRPr="0055575B">
        <w:t>问题概要描述</w:t>
      </w:r>
      <w:bookmarkEnd w:id="31"/>
      <w:bookmarkEnd w:id="32"/>
      <w:bookmarkEnd w:id="3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7"/>
        <w:gridCol w:w="1232"/>
        <w:gridCol w:w="2268"/>
        <w:gridCol w:w="709"/>
        <w:gridCol w:w="1134"/>
        <w:gridCol w:w="1410"/>
        <w:gridCol w:w="1142"/>
      </w:tblGrid>
      <w:tr w:rsidR="00807A4D" w:rsidRPr="00B04D25" w:rsidTr="00EA7043">
        <w:trPr>
          <w:trHeight w:val="495"/>
        </w:trPr>
        <w:tc>
          <w:tcPr>
            <w:tcW w:w="577" w:type="dxa"/>
            <w:shd w:val="clear" w:color="auto" w:fill="auto"/>
            <w:vAlign w:val="center"/>
            <w:hideMark/>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序号</w:t>
            </w:r>
          </w:p>
        </w:tc>
        <w:tc>
          <w:tcPr>
            <w:tcW w:w="1232" w:type="dxa"/>
            <w:shd w:val="clear" w:color="auto" w:fill="auto"/>
            <w:vAlign w:val="center"/>
            <w:hideMark/>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问题</w:t>
            </w:r>
          </w:p>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类别</w:t>
            </w:r>
          </w:p>
        </w:tc>
        <w:tc>
          <w:tcPr>
            <w:tcW w:w="2268" w:type="dxa"/>
            <w:shd w:val="clear" w:color="auto" w:fill="auto"/>
            <w:vAlign w:val="center"/>
            <w:hideMark/>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问题描述</w:t>
            </w:r>
          </w:p>
        </w:tc>
        <w:tc>
          <w:tcPr>
            <w:tcW w:w="709" w:type="dxa"/>
            <w:shd w:val="clear" w:color="auto" w:fill="auto"/>
            <w:vAlign w:val="center"/>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严重等级</w:t>
            </w:r>
          </w:p>
        </w:tc>
        <w:tc>
          <w:tcPr>
            <w:tcW w:w="1134" w:type="dxa"/>
            <w:shd w:val="clear" w:color="auto" w:fill="auto"/>
            <w:vAlign w:val="center"/>
            <w:hideMark/>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定级依据</w:t>
            </w:r>
          </w:p>
        </w:tc>
        <w:tc>
          <w:tcPr>
            <w:tcW w:w="1410" w:type="dxa"/>
            <w:vAlign w:val="center"/>
          </w:tcPr>
          <w:p w:rsidR="00807A4D" w:rsidRPr="00B04D25" w:rsidRDefault="00807A4D" w:rsidP="00BC7BD5">
            <w:pPr>
              <w:widowControl/>
              <w:autoSpaceDE/>
              <w:autoSpaceDN/>
              <w:adjustRightInd/>
              <w:spacing w:line="240" w:lineRule="auto"/>
              <w:jc w:val="center"/>
              <w:rPr>
                <w:rFonts w:ascii="Arial" w:hAnsi="Arial" w:cs="Arial"/>
                <w:b/>
                <w:bCs/>
                <w:snapToGrid/>
                <w:color w:val="000000"/>
              </w:rPr>
            </w:pPr>
            <w:r w:rsidRPr="00B04D25">
              <w:rPr>
                <w:rFonts w:ascii="Arial" w:hAnsi="宋体" w:cs="Arial"/>
                <w:b/>
                <w:bCs/>
                <w:snapToGrid/>
                <w:color w:val="000000"/>
              </w:rPr>
              <w:t>问题单号</w:t>
            </w:r>
          </w:p>
        </w:tc>
        <w:tc>
          <w:tcPr>
            <w:tcW w:w="1142" w:type="dxa"/>
            <w:shd w:val="clear" w:color="auto" w:fill="auto"/>
            <w:vAlign w:val="center"/>
            <w:hideMark/>
          </w:tcPr>
          <w:p w:rsidR="00807A4D" w:rsidRPr="00B04D25" w:rsidRDefault="00807A4D" w:rsidP="00BC7BD5">
            <w:pPr>
              <w:widowControl/>
              <w:autoSpaceDE/>
              <w:autoSpaceDN/>
              <w:adjustRightInd/>
              <w:spacing w:line="240" w:lineRule="auto"/>
              <w:jc w:val="center"/>
              <w:rPr>
                <w:rFonts w:ascii="Arial" w:hAnsi="Arial" w:cs="Arial"/>
                <w:b/>
                <w:bCs/>
                <w:snapToGrid/>
                <w:color w:val="000000"/>
                <w:highlight w:val="lightGray"/>
              </w:rPr>
            </w:pPr>
            <w:r w:rsidRPr="00B04D25">
              <w:rPr>
                <w:rFonts w:ascii="Arial" w:hAnsi="宋体" w:cs="Arial"/>
                <w:b/>
                <w:bCs/>
                <w:snapToGrid/>
                <w:color w:val="000000"/>
              </w:rPr>
              <w:t>问题状态</w:t>
            </w:r>
          </w:p>
        </w:tc>
      </w:tr>
      <w:tr w:rsidR="00A80735" w:rsidRPr="00B04D25" w:rsidTr="00EA7043">
        <w:trPr>
          <w:trHeight w:val="735"/>
        </w:trPr>
        <w:tc>
          <w:tcPr>
            <w:tcW w:w="577" w:type="dxa"/>
            <w:shd w:val="clear" w:color="auto" w:fill="auto"/>
            <w:vAlign w:val="center"/>
            <w:hideMark/>
          </w:tcPr>
          <w:p w:rsidR="00A80735" w:rsidRPr="00B04D25" w:rsidRDefault="00EA7043" w:rsidP="00BC7BD5">
            <w:pPr>
              <w:widowControl/>
              <w:autoSpaceDE/>
              <w:autoSpaceDN/>
              <w:adjustRightInd/>
              <w:spacing w:line="240" w:lineRule="auto"/>
              <w:jc w:val="center"/>
              <w:rPr>
                <w:rFonts w:ascii="Arial" w:hAnsi="Arial" w:cs="Arial"/>
                <w:snapToGrid/>
                <w:color w:val="000000"/>
              </w:rPr>
            </w:pPr>
            <w:r>
              <w:rPr>
                <w:rFonts w:ascii="Arial" w:hAnsi="Arial" w:cs="Arial" w:hint="eastAsia"/>
                <w:snapToGrid/>
                <w:color w:val="000000"/>
              </w:rPr>
              <w:t>1</w:t>
            </w:r>
          </w:p>
        </w:tc>
        <w:tc>
          <w:tcPr>
            <w:tcW w:w="1232" w:type="dxa"/>
            <w:shd w:val="clear" w:color="auto" w:fill="auto"/>
            <w:vAlign w:val="center"/>
            <w:hideMark/>
          </w:tcPr>
          <w:p w:rsidR="00A80735" w:rsidRPr="00B04D25" w:rsidRDefault="00EA7043" w:rsidP="005604D6">
            <w:pPr>
              <w:rPr>
                <w:snapToGrid/>
              </w:rPr>
            </w:pPr>
            <w:r>
              <w:rPr>
                <w:rFonts w:hint="eastAsia"/>
                <w:snapToGrid/>
              </w:rPr>
              <w:t>WEB</w:t>
            </w:r>
            <w:r>
              <w:rPr>
                <w:rFonts w:hint="eastAsia"/>
                <w:snapToGrid/>
              </w:rPr>
              <w:t>安全</w:t>
            </w:r>
          </w:p>
        </w:tc>
        <w:tc>
          <w:tcPr>
            <w:tcW w:w="2268" w:type="dxa"/>
            <w:shd w:val="clear" w:color="auto" w:fill="auto"/>
            <w:vAlign w:val="center"/>
            <w:hideMark/>
          </w:tcPr>
          <w:p w:rsidR="00FF4F9A" w:rsidRPr="005604D6" w:rsidRDefault="00EA7043" w:rsidP="00FF4F9A">
            <w:pPr>
              <w:widowControl/>
              <w:autoSpaceDE/>
              <w:autoSpaceDN/>
              <w:adjustRightInd/>
              <w:spacing w:line="240" w:lineRule="auto"/>
              <w:rPr>
                <w:rFonts w:ascii="Arial" w:hAnsi="Arial" w:cs="Arial"/>
                <w:snapToGrid/>
                <w:color w:val="000000"/>
                <w:sz w:val="20"/>
                <w:szCs w:val="20"/>
              </w:rPr>
            </w:pPr>
            <w:r>
              <w:rPr>
                <w:rFonts w:ascii="Arial" w:hAnsi="Arial" w:cs="Arial"/>
                <w:sz w:val="16"/>
                <w:szCs w:val="16"/>
              </w:rPr>
              <w:t>【</w:t>
            </w:r>
            <w:r>
              <w:rPr>
                <w:rFonts w:ascii="Arial" w:hAnsi="Arial" w:cs="Arial"/>
                <w:sz w:val="16"/>
                <w:szCs w:val="16"/>
              </w:rPr>
              <w:t>N/SDV1</w:t>
            </w:r>
            <w:r>
              <w:rPr>
                <w:rFonts w:ascii="Arial" w:hAnsi="Arial" w:cs="Arial"/>
                <w:sz w:val="16"/>
                <w:szCs w:val="16"/>
              </w:rPr>
              <w:t>】【安全测试】【国内版本】【优易点广告主</w:t>
            </w:r>
            <w:r>
              <w:rPr>
                <w:rFonts w:ascii="Arial" w:hAnsi="Arial" w:cs="Arial"/>
                <w:sz w:val="16"/>
                <w:szCs w:val="16"/>
              </w:rPr>
              <w:t>Portal</w:t>
            </w:r>
            <w:r>
              <w:rPr>
                <w:rFonts w:ascii="Arial" w:hAnsi="Arial" w:cs="Arial"/>
                <w:sz w:val="16"/>
                <w:szCs w:val="16"/>
              </w:rPr>
              <w:t>】</w:t>
            </w:r>
            <w:proofErr w:type="spellStart"/>
            <w:r>
              <w:rPr>
                <w:rFonts w:ascii="Arial" w:hAnsi="Arial" w:cs="Arial"/>
                <w:sz w:val="16"/>
                <w:szCs w:val="16"/>
              </w:rPr>
              <w:t>appscan</w:t>
            </w:r>
            <w:proofErr w:type="spellEnd"/>
            <w:r>
              <w:rPr>
                <w:rFonts w:ascii="Arial" w:hAnsi="Arial" w:cs="Arial"/>
                <w:sz w:val="16"/>
                <w:szCs w:val="16"/>
              </w:rPr>
              <w:t>扫描优易点广告主</w:t>
            </w:r>
            <w:r>
              <w:rPr>
                <w:rFonts w:ascii="Arial" w:hAnsi="Arial" w:cs="Arial"/>
                <w:sz w:val="16"/>
                <w:szCs w:val="16"/>
              </w:rPr>
              <w:t>Portal</w:t>
            </w:r>
            <w:r>
              <w:rPr>
                <w:rFonts w:ascii="Arial" w:hAnsi="Arial" w:cs="Arial"/>
                <w:sz w:val="16"/>
                <w:szCs w:val="16"/>
              </w:rPr>
              <w:t>，存在高危漏洞</w:t>
            </w:r>
          </w:p>
        </w:tc>
        <w:tc>
          <w:tcPr>
            <w:tcW w:w="709" w:type="dxa"/>
            <w:shd w:val="clear" w:color="auto" w:fill="auto"/>
            <w:vAlign w:val="center"/>
          </w:tcPr>
          <w:p w:rsidR="00A80735" w:rsidRPr="00836B2C" w:rsidRDefault="00EA7043" w:rsidP="0029016C">
            <w:pPr>
              <w:widowControl/>
              <w:autoSpaceDE/>
              <w:autoSpaceDN/>
              <w:adjustRightInd/>
              <w:spacing w:line="240" w:lineRule="auto"/>
              <w:jc w:val="center"/>
              <w:rPr>
                <w:rFonts w:ascii="Arial" w:hAnsi="Arial" w:cs="Arial"/>
                <w:b/>
                <w:bCs/>
                <w:color w:val="000000"/>
              </w:rPr>
            </w:pPr>
            <w:r>
              <w:rPr>
                <w:rFonts w:ascii="Arial" w:hAnsi="Arial" w:cs="Arial" w:hint="eastAsia"/>
                <w:b/>
                <w:bCs/>
                <w:color w:val="000000"/>
              </w:rPr>
              <w:t>严重</w:t>
            </w:r>
          </w:p>
        </w:tc>
        <w:tc>
          <w:tcPr>
            <w:tcW w:w="1134" w:type="dxa"/>
            <w:shd w:val="clear" w:color="auto" w:fill="auto"/>
            <w:vAlign w:val="center"/>
            <w:hideMark/>
          </w:tcPr>
          <w:p w:rsidR="00A80735" w:rsidRPr="00B04D25" w:rsidRDefault="00A80735" w:rsidP="00BC7BD5">
            <w:pPr>
              <w:widowControl/>
              <w:autoSpaceDE/>
              <w:autoSpaceDN/>
              <w:adjustRightInd/>
              <w:spacing w:line="240" w:lineRule="auto"/>
              <w:rPr>
                <w:rFonts w:ascii="Arial" w:hAnsi="Arial" w:cs="Arial"/>
                <w:i/>
                <w:snapToGrid/>
                <w:color w:val="0000CC"/>
              </w:rPr>
            </w:pPr>
          </w:p>
        </w:tc>
        <w:tc>
          <w:tcPr>
            <w:tcW w:w="1410" w:type="dxa"/>
            <w:vAlign w:val="center"/>
          </w:tcPr>
          <w:p w:rsidR="00A80735" w:rsidRPr="00E26A57" w:rsidRDefault="00EA7043" w:rsidP="008D1682">
            <w:pPr>
              <w:widowControl/>
              <w:autoSpaceDE/>
              <w:autoSpaceDN/>
              <w:adjustRightInd/>
              <w:spacing w:line="240" w:lineRule="auto"/>
              <w:rPr>
                <w:rFonts w:ascii="Arial" w:hAnsi="Arial" w:cs="Arial"/>
                <w:snapToGrid/>
                <w:color w:val="000000"/>
              </w:rPr>
            </w:pPr>
            <w:r>
              <w:rPr>
                <w:rFonts w:ascii="Arial" w:hAnsi="Arial" w:cs="Arial"/>
                <w:sz w:val="16"/>
                <w:szCs w:val="16"/>
              </w:rPr>
              <w:t>DTS2017041201318</w:t>
            </w:r>
          </w:p>
        </w:tc>
        <w:tc>
          <w:tcPr>
            <w:tcW w:w="1142" w:type="dxa"/>
            <w:shd w:val="clear" w:color="auto" w:fill="auto"/>
            <w:vAlign w:val="center"/>
            <w:hideMark/>
          </w:tcPr>
          <w:p w:rsidR="00A80735" w:rsidRPr="00EA7043" w:rsidRDefault="00EA7043" w:rsidP="00BC7BD5">
            <w:pPr>
              <w:widowControl/>
              <w:autoSpaceDE/>
              <w:autoSpaceDN/>
              <w:adjustRightInd/>
              <w:spacing w:line="240" w:lineRule="auto"/>
              <w:rPr>
                <w:rFonts w:ascii="Arial" w:hAnsi="Arial" w:cs="Arial"/>
                <w:iCs/>
                <w:snapToGrid/>
                <w:color w:val="0000CC"/>
              </w:rPr>
            </w:pPr>
            <w:r w:rsidRPr="00EA7043">
              <w:rPr>
                <w:rFonts w:ascii="Arial" w:hAnsi="Arial" w:cs="Arial" w:hint="eastAsia"/>
                <w:snapToGrid/>
                <w:color w:val="000000"/>
              </w:rPr>
              <w:t>关闭</w:t>
            </w:r>
          </w:p>
        </w:tc>
      </w:tr>
      <w:tr w:rsidR="007B00C5" w:rsidRPr="00B04D25" w:rsidTr="00EA7043">
        <w:trPr>
          <w:trHeight w:val="735"/>
        </w:trPr>
        <w:tc>
          <w:tcPr>
            <w:tcW w:w="577" w:type="dxa"/>
            <w:shd w:val="clear" w:color="auto" w:fill="auto"/>
            <w:vAlign w:val="center"/>
            <w:hideMark/>
          </w:tcPr>
          <w:p w:rsidR="007B00C5" w:rsidRDefault="00EA7043" w:rsidP="00BC7BD5">
            <w:pPr>
              <w:widowControl/>
              <w:autoSpaceDE/>
              <w:autoSpaceDN/>
              <w:adjustRightInd/>
              <w:spacing w:line="240" w:lineRule="auto"/>
              <w:jc w:val="center"/>
              <w:rPr>
                <w:rFonts w:ascii="Arial" w:hAnsi="Arial" w:cs="Arial"/>
                <w:snapToGrid/>
                <w:color w:val="000000"/>
              </w:rPr>
            </w:pPr>
            <w:r>
              <w:rPr>
                <w:rFonts w:ascii="Arial" w:hAnsi="Arial" w:cs="Arial" w:hint="eastAsia"/>
                <w:snapToGrid/>
                <w:color w:val="000000"/>
              </w:rPr>
              <w:t>2</w:t>
            </w:r>
          </w:p>
        </w:tc>
        <w:tc>
          <w:tcPr>
            <w:tcW w:w="1232" w:type="dxa"/>
            <w:shd w:val="clear" w:color="auto" w:fill="auto"/>
            <w:vAlign w:val="center"/>
            <w:hideMark/>
          </w:tcPr>
          <w:p w:rsidR="007B00C5" w:rsidRDefault="00EA7043" w:rsidP="00BF1AE2">
            <w:pPr>
              <w:rPr>
                <w:snapToGrid/>
              </w:rPr>
            </w:pPr>
            <w:r>
              <w:rPr>
                <w:rFonts w:hint="eastAsia"/>
                <w:snapToGrid/>
              </w:rPr>
              <w:t>WEB</w:t>
            </w:r>
            <w:r>
              <w:rPr>
                <w:rFonts w:hint="eastAsia"/>
                <w:snapToGrid/>
              </w:rPr>
              <w:t>安全</w:t>
            </w:r>
          </w:p>
        </w:tc>
        <w:tc>
          <w:tcPr>
            <w:tcW w:w="2268" w:type="dxa"/>
            <w:shd w:val="clear" w:color="auto" w:fill="auto"/>
            <w:vAlign w:val="center"/>
            <w:hideMark/>
          </w:tcPr>
          <w:p w:rsidR="007B00C5" w:rsidRPr="005604D6" w:rsidRDefault="00EA7043" w:rsidP="00FF4F9A">
            <w:pPr>
              <w:widowControl/>
              <w:autoSpaceDE/>
              <w:autoSpaceDN/>
              <w:adjustRightInd/>
              <w:spacing w:line="240" w:lineRule="auto"/>
              <w:rPr>
                <w:rFonts w:ascii="Arial" w:hAnsi="Arial" w:cs="Arial"/>
                <w:sz w:val="20"/>
                <w:szCs w:val="20"/>
              </w:rPr>
            </w:pPr>
            <w:r>
              <w:rPr>
                <w:rFonts w:ascii="Arial" w:hAnsi="Arial" w:cs="Arial"/>
                <w:sz w:val="16"/>
                <w:szCs w:val="16"/>
              </w:rPr>
              <w:t>【</w:t>
            </w:r>
            <w:r>
              <w:rPr>
                <w:rFonts w:ascii="Arial" w:hAnsi="Arial" w:cs="Arial"/>
                <w:sz w:val="16"/>
                <w:szCs w:val="16"/>
              </w:rPr>
              <w:t>N/SDV1</w:t>
            </w:r>
            <w:r>
              <w:rPr>
                <w:rFonts w:ascii="Arial" w:hAnsi="Arial" w:cs="Arial"/>
                <w:sz w:val="16"/>
                <w:szCs w:val="16"/>
              </w:rPr>
              <w:t>】【安全测试】【国内版本】【</w:t>
            </w:r>
            <w:proofErr w:type="spellStart"/>
            <w:r>
              <w:rPr>
                <w:rFonts w:ascii="Arial" w:hAnsi="Arial" w:cs="Arial"/>
                <w:sz w:val="16"/>
                <w:szCs w:val="16"/>
              </w:rPr>
              <w:t>SDKServer</w:t>
            </w:r>
            <w:proofErr w:type="spellEnd"/>
            <w:r>
              <w:rPr>
                <w:rFonts w:ascii="Arial" w:hAnsi="Arial" w:cs="Arial"/>
                <w:sz w:val="16"/>
                <w:szCs w:val="16"/>
              </w:rPr>
              <w:t>/PD</w:t>
            </w:r>
            <w:r>
              <w:rPr>
                <w:rFonts w:ascii="Arial" w:hAnsi="Arial" w:cs="Arial"/>
                <w:sz w:val="16"/>
                <w:szCs w:val="16"/>
              </w:rPr>
              <w:t>】</w:t>
            </w:r>
            <w:proofErr w:type="spellStart"/>
            <w:r>
              <w:rPr>
                <w:rFonts w:ascii="Arial" w:hAnsi="Arial" w:cs="Arial"/>
                <w:sz w:val="16"/>
                <w:szCs w:val="16"/>
              </w:rPr>
              <w:t>SDKServer</w:t>
            </w:r>
            <w:proofErr w:type="spellEnd"/>
            <w:r>
              <w:rPr>
                <w:rFonts w:ascii="Arial" w:hAnsi="Arial" w:cs="Arial"/>
                <w:sz w:val="16"/>
                <w:szCs w:val="16"/>
              </w:rPr>
              <w:t>和</w:t>
            </w:r>
            <w:r>
              <w:rPr>
                <w:rFonts w:ascii="Arial" w:hAnsi="Arial" w:cs="Arial"/>
                <w:sz w:val="16"/>
                <w:szCs w:val="16"/>
              </w:rPr>
              <w:t>Pd</w:t>
            </w:r>
            <w:r>
              <w:rPr>
                <w:rFonts w:ascii="Arial" w:hAnsi="Arial" w:cs="Arial"/>
                <w:sz w:val="16"/>
                <w:szCs w:val="16"/>
              </w:rPr>
              <w:t>的</w:t>
            </w:r>
            <w:proofErr w:type="spellStart"/>
            <w:r>
              <w:rPr>
                <w:rFonts w:ascii="Arial" w:hAnsi="Arial" w:cs="Arial"/>
                <w:sz w:val="16"/>
                <w:szCs w:val="16"/>
              </w:rPr>
              <w:t>fastjson</w:t>
            </w:r>
            <w:proofErr w:type="spellEnd"/>
            <w:r>
              <w:rPr>
                <w:rFonts w:ascii="Arial" w:hAnsi="Arial" w:cs="Arial"/>
                <w:sz w:val="16"/>
                <w:szCs w:val="16"/>
              </w:rPr>
              <w:t>未升级到优选版本</w:t>
            </w:r>
            <w:r>
              <w:rPr>
                <w:rFonts w:ascii="Arial" w:hAnsi="Arial" w:cs="Arial"/>
                <w:sz w:val="16"/>
                <w:szCs w:val="16"/>
              </w:rPr>
              <w:t>1.2.29</w:t>
            </w:r>
          </w:p>
        </w:tc>
        <w:tc>
          <w:tcPr>
            <w:tcW w:w="709" w:type="dxa"/>
            <w:shd w:val="clear" w:color="auto" w:fill="auto"/>
            <w:vAlign w:val="center"/>
          </w:tcPr>
          <w:p w:rsidR="007B00C5" w:rsidRDefault="00EA7043" w:rsidP="00BC7BD5">
            <w:pPr>
              <w:widowControl/>
              <w:autoSpaceDE/>
              <w:autoSpaceDN/>
              <w:adjustRightInd/>
              <w:spacing w:line="240" w:lineRule="auto"/>
              <w:jc w:val="center"/>
              <w:rPr>
                <w:rFonts w:ascii="Arial" w:hAnsi="Arial" w:cs="Arial"/>
                <w:b/>
                <w:bCs/>
                <w:color w:val="000000"/>
              </w:rPr>
            </w:pPr>
            <w:r>
              <w:rPr>
                <w:rFonts w:ascii="Arial" w:hAnsi="Arial" w:cs="Arial" w:hint="eastAsia"/>
                <w:b/>
                <w:bCs/>
                <w:color w:val="000000"/>
              </w:rPr>
              <w:t>一般</w:t>
            </w:r>
          </w:p>
        </w:tc>
        <w:tc>
          <w:tcPr>
            <w:tcW w:w="1134" w:type="dxa"/>
            <w:shd w:val="clear" w:color="auto" w:fill="auto"/>
            <w:vAlign w:val="center"/>
            <w:hideMark/>
          </w:tcPr>
          <w:p w:rsidR="007B00C5" w:rsidRPr="00B04D25" w:rsidRDefault="007B00C5" w:rsidP="00BC7BD5">
            <w:pPr>
              <w:widowControl/>
              <w:autoSpaceDE/>
              <w:autoSpaceDN/>
              <w:adjustRightInd/>
              <w:spacing w:line="240" w:lineRule="auto"/>
              <w:rPr>
                <w:rFonts w:ascii="Arial" w:hAnsi="Arial" w:cs="Arial"/>
                <w:i/>
                <w:snapToGrid/>
                <w:color w:val="0000CC"/>
              </w:rPr>
            </w:pPr>
          </w:p>
        </w:tc>
        <w:tc>
          <w:tcPr>
            <w:tcW w:w="1410" w:type="dxa"/>
            <w:vAlign w:val="center"/>
          </w:tcPr>
          <w:p w:rsidR="007B00C5" w:rsidRPr="00FA7A06" w:rsidRDefault="00EA7043" w:rsidP="008D1682">
            <w:pPr>
              <w:widowControl/>
              <w:autoSpaceDE/>
              <w:autoSpaceDN/>
              <w:adjustRightInd/>
              <w:spacing w:line="240" w:lineRule="auto"/>
              <w:rPr>
                <w:snapToGrid/>
                <w:color w:val="000000"/>
              </w:rPr>
            </w:pPr>
            <w:r>
              <w:rPr>
                <w:rFonts w:ascii="Arial" w:hAnsi="Arial" w:cs="Arial"/>
                <w:sz w:val="16"/>
                <w:szCs w:val="16"/>
              </w:rPr>
              <w:t>DTS2017040607605</w:t>
            </w:r>
          </w:p>
        </w:tc>
        <w:tc>
          <w:tcPr>
            <w:tcW w:w="1142" w:type="dxa"/>
            <w:shd w:val="clear" w:color="auto" w:fill="auto"/>
            <w:vAlign w:val="center"/>
            <w:hideMark/>
          </w:tcPr>
          <w:p w:rsidR="007B00C5" w:rsidRPr="00932556" w:rsidRDefault="00EA7043" w:rsidP="00BC7BD5">
            <w:pPr>
              <w:widowControl/>
              <w:autoSpaceDE/>
              <w:autoSpaceDN/>
              <w:adjustRightInd/>
              <w:spacing w:line="240" w:lineRule="auto"/>
              <w:rPr>
                <w:rFonts w:ascii="Arial" w:hAnsi="Arial" w:cs="Arial"/>
                <w:snapToGrid/>
                <w:color w:val="000000"/>
              </w:rPr>
            </w:pPr>
            <w:r>
              <w:rPr>
                <w:rFonts w:ascii="Arial" w:hAnsi="Arial" w:cs="Arial" w:hint="eastAsia"/>
                <w:snapToGrid/>
                <w:color w:val="000000"/>
              </w:rPr>
              <w:t>关闭</w:t>
            </w:r>
          </w:p>
        </w:tc>
      </w:tr>
      <w:tr w:rsidR="007B00C5" w:rsidRPr="00B04D25" w:rsidTr="00EA7043">
        <w:trPr>
          <w:trHeight w:val="735"/>
        </w:trPr>
        <w:tc>
          <w:tcPr>
            <w:tcW w:w="577" w:type="dxa"/>
            <w:shd w:val="clear" w:color="auto" w:fill="auto"/>
            <w:vAlign w:val="center"/>
            <w:hideMark/>
          </w:tcPr>
          <w:p w:rsidR="007B00C5" w:rsidRDefault="00EA7043" w:rsidP="00BC7BD5">
            <w:pPr>
              <w:widowControl/>
              <w:autoSpaceDE/>
              <w:autoSpaceDN/>
              <w:adjustRightInd/>
              <w:spacing w:line="240" w:lineRule="auto"/>
              <w:jc w:val="center"/>
              <w:rPr>
                <w:rFonts w:ascii="Arial" w:hAnsi="Arial" w:cs="Arial"/>
                <w:snapToGrid/>
                <w:color w:val="000000"/>
              </w:rPr>
            </w:pPr>
            <w:r>
              <w:rPr>
                <w:rFonts w:ascii="Arial" w:hAnsi="Arial" w:cs="Arial" w:hint="eastAsia"/>
                <w:snapToGrid/>
                <w:color w:val="000000"/>
              </w:rPr>
              <w:t>3</w:t>
            </w:r>
          </w:p>
        </w:tc>
        <w:tc>
          <w:tcPr>
            <w:tcW w:w="1232" w:type="dxa"/>
            <w:shd w:val="clear" w:color="auto" w:fill="auto"/>
            <w:vAlign w:val="center"/>
            <w:hideMark/>
          </w:tcPr>
          <w:p w:rsidR="007B00C5" w:rsidRDefault="00EA7043" w:rsidP="00BF1AE2">
            <w:pPr>
              <w:rPr>
                <w:snapToGrid/>
              </w:rPr>
            </w:pPr>
            <w:r>
              <w:rPr>
                <w:rFonts w:hint="eastAsia"/>
                <w:snapToGrid/>
              </w:rPr>
              <w:t>WEB</w:t>
            </w:r>
            <w:r>
              <w:rPr>
                <w:rFonts w:hint="eastAsia"/>
                <w:snapToGrid/>
              </w:rPr>
              <w:t>安全</w:t>
            </w:r>
          </w:p>
        </w:tc>
        <w:tc>
          <w:tcPr>
            <w:tcW w:w="2268" w:type="dxa"/>
            <w:shd w:val="clear" w:color="auto" w:fill="auto"/>
            <w:vAlign w:val="center"/>
            <w:hideMark/>
          </w:tcPr>
          <w:p w:rsidR="007B00C5" w:rsidRPr="005604D6" w:rsidRDefault="00EA7043" w:rsidP="00FF4F9A">
            <w:pPr>
              <w:widowControl/>
              <w:autoSpaceDE/>
              <w:autoSpaceDN/>
              <w:adjustRightInd/>
              <w:spacing w:line="240" w:lineRule="auto"/>
              <w:rPr>
                <w:rFonts w:ascii="Arial" w:hAnsi="Arial" w:cs="Arial"/>
                <w:sz w:val="20"/>
                <w:szCs w:val="20"/>
              </w:rPr>
            </w:pPr>
            <w:r>
              <w:rPr>
                <w:rFonts w:ascii="Arial" w:hAnsi="Arial" w:cs="Arial"/>
                <w:sz w:val="16"/>
                <w:szCs w:val="16"/>
              </w:rPr>
              <w:t>【</w:t>
            </w:r>
            <w:r>
              <w:rPr>
                <w:rFonts w:ascii="Arial" w:hAnsi="Arial" w:cs="Arial"/>
                <w:sz w:val="16"/>
                <w:szCs w:val="16"/>
              </w:rPr>
              <w:t>N/SDV</w:t>
            </w:r>
            <w:r>
              <w:rPr>
                <w:rFonts w:ascii="Arial" w:hAnsi="Arial" w:cs="Arial"/>
                <w:sz w:val="16"/>
                <w:szCs w:val="16"/>
              </w:rPr>
              <w:t>】【安全测试】【国内版本】【联盟云文件夹】修改运行中云问价广告任务的出价能修改为低于</w:t>
            </w:r>
            <w:r>
              <w:rPr>
                <w:rFonts w:ascii="Arial" w:hAnsi="Arial" w:cs="Arial"/>
                <w:sz w:val="16"/>
                <w:szCs w:val="16"/>
              </w:rPr>
              <w:t>0.8</w:t>
            </w:r>
            <w:r>
              <w:rPr>
                <w:rFonts w:ascii="Arial" w:hAnsi="Arial" w:cs="Arial"/>
                <w:sz w:val="16"/>
                <w:szCs w:val="16"/>
              </w:rPr>
              <w:t>的值</w:t>
            </w:r>
          </w:p>
        </w:tc>
        <w:tc>
          <w:tcPr>
            <w:tcW w:w="709" w:type="dxa"/>
            <w:shd w:val="clear" w:color="auto" w:fill="auto"/>
            <w:vAlign w:val="center"/>
          </w:tcPr>
          <w:p w:rsidR="007B00C5" w:rsidRDefault="00EA7043" w:rsidP="00BC7BD5">
            <w:pPr>
              <w:widowControl/>
              <w:autoSpaceDE/>
              <w:autoSpaceDN/>
              <w:adjustRightInd/>
              <w:spacing w:line="240" w:lineRule="auto"/>
              <w:jc w:val="center"/>
              <w:rPr>
                <w:rFonts w:ascii="Arial" w:hAnsi="Arial" w:cs="Arial"/>
                <w:b/>
                <w:bCs/>
                <w:color w:val="000000"/>
              </w:rPr>
            </w:pPr>
            <w:r>
              <w:rPr>
                <w:rFonts w:ascii="Arial" w:hAnsi="Arial" w:cs="Arial" w:hint="eastAsia"/>
                <w:b/>
                <w:bCs/>
                <w:color w:val="000000"/>
              </w:rPr>
              <w:t>一般</w:t>
            </w:r>
          </w:p>
        </w:tc>
        <w:tc>
          <w:tcPr>
            <w:tcW w:w="1134" w:type="dxa"/>
            <w:shd w:val="clear" w:color="auto" w:fill="auto"/>
            <w:vAlign w:val="center"/>
            <w:hideMark/>
          </w:tcPr>
          <w:p w:rsidR="007B00C5" w:rsidRPr="00B04D25" w:rsidRDefault="007B00C5" w:rsidP="00BC7BD5">
            <w:pPr>
              <w:widowControl/>
              <w:autoSpaceDE/>
              <w:autoSpaceDN/>
              <w:adjustRightInd/>
              <w:spacing w:line="240" w:lineRule="auto"/>
              <w:rPr>
                <w:rFonts w:ascii="Arial" w:hAnsi="Arial" w:cs="Arial"/>
                <w:i/>
                <w:snapToGrid/>
                <w:color w:val="0000CC"/>
              </w:rPr>
            </w:pPr>
          </w:p>
        </w:tc>
        <w:tc>
          <w:tcPr>
            <w:tcW w:w="1410" w:type="dxa"/>
            <w:vAlign w:val="center"/>
          </w:tcPr>
          <w:p w:rsidR="007B00C5" w:rsidRPr="00FA7A06" w:rsidRDefault="00EA7043" w:rsidP="00FA7A06">
            <w:pPr>
              <w:widowControl/>
              <w:autoSpaceDE/>
              <w:autoSpaceDN/>
              <w:adjustRightInd/>
              <w:spacing w:line="240" w:lineRule="auto"/>
              <w:rPr>
                <w:rFonts w:ascii="Arial" w:hAnsi="Arial" w:cs="Arial"/>
                <w:snapToGrid/>
                <w:sz w:val="16"/>
                <w:szCs w:val="16"/>
              </w:rPr>
            </w:pPr>
            <w:r>
              <w:rPr>
                <w:rFonts w:ascii="Arial" w:hAnsi="Arial" w:cs="Arial"/>
                <w:sz w:val="16"/>
                <w:szCs w:val="16"/>
              </w:rPr>
              <w:t>DTS2017041015469</w:t>
            </w:r>
          </w:p>
        </w:tc>
        <w:tc>
          <w:tcPr>
            <w:tcW w:w="1142" w:type="dxa"/>
            <w:shd w:val="clear" w:color="auto" w:fill="auto"/>
            <w:vAlign w:val="center"/>
            <w:hideMark/>
          </w:tcPr>
          <w:p w:rsidR="007B00C5" w:rsidRPr="00932556" w:rsidRDefault="00EA7043" w:rsidP="00BC7BD5">
            <w:pPr>
              <w:widowControl/>
              <w:autoSpaceDE/>
              <w:autoSpaceDN/>
              <w:adjustRightInd/>
              <w:spacing w:line="240" w:lineRule="auto"/>
              <w:rPr>
                <w:rFonts w:ascii="Arial" w:hAnsi="Arial" w:cs="Arial"/>
                <w:snapToGrid/>
                <w:color w:val="000000"/>
              </w:rPr>
            </w:pPr>
            <w:r>
              <w:rPr>
                <w:rFonts w:ascii="Arial" w:hAnsi="Arial" w:cs="Arial" w:hint="eastAsia"/>
                <w:snapToGrid/>
                <w:color w:val="000000"/>
              </w:rPr>
              <w:t>关闭</w:t>
            </w:r>
          </w:p>
        </w:tc>
      </w:tr>
      <w:tr w:rsidR="007B00C5" w:rsidRPr="00B04D25" w:rsidTr="00EA7043">
        <w:trPr>
          <w:trHeight w:val="735"/>
        </w:trPr>
        <w:tc>
          <w:tcPr>
            <w:tcW w:w="577" w:type="dxa"/>
            <w:shd w:val="clear" w:color="auto" w:fill="auto"/>
            <w:vAlign w:val="center"/>
            <w:hideMark/>
          </w:tcPr>
          <w:p w:rsidR="007B00C5" w:rsidRDefault="007B00C5" w:rsidP="00BC7BD5">
            <w:pPr>
              <w:widowControl/>
              <w:autoSpaceDE/>
              <w:autoSpaceDN/>
              <w:adjustRightInd/>
              <w:spacing w:line="240" w:lineRule="auto"/>
              <w:jc w:val="center"/>
              <w:rPr>
                <w:rFonts w:ascii="Arial" w:hAnsi="Arial" w:cs="Arial"/>
                <w:snapToGrid/>
                <w:color w:val="000000"/>
              </w:rPr>
            </w:pPr>
          </w:p>
        </w:tc>
        <w:tc>
          <w:tcPr>
            <w:tcW w:w="1232" w:type="dxa"/>
            <w:shd w:val="clear" w:color="auto" w:fill="auto"/>
            <w:vAlign w:val="center"/>
            <w:hideMark/>
          </w:tcPr>
          <w:p w:rsidR="007B00C5" w:rsidRDefault="007B00C5" w:rsidP="00BF1AE2">
            <w:pPr>
              <w:rPr>
                <w:snapToGrid/>
              </w:rPr>
            </w:pPr>
          </w:p>
        </w:tc>
        <w:tc>
          <w:tcPr>
            <w:tcW w:w="2268" w:type="dxa"/>
            <w:shd w:val="clear" w:color="auto" w:fill="auto"/>
            <w:vAlign w:val="center"/>
            <w:hideMark/>
          </w:tcPr>
          <w:p w:rsidR="007B00C5" w:rsidRPr="005604D6" w:rsidRDefault="007B00C5" w:rsidP="00FF4F9A">
            <w:pPr>
              <w:widowControl/>
              <w:autoSpaceDE/>
              <w:autoSpaceDN/>
              <w:adjustRightInd/>
              <w:spacing w:line="240" w:lineRule="auto"/>
              <w:rPr>
                <w:rFonts w:ascii="Arial" w:hAnsi="Arial" w:cs="Arial"/>
                <w:sz w:val="20"/>
                <w:szCs w:val="20"/>
              </w:rPr>
            </w:pPr>
          </w:p>
        </w:tc>
        <w:tc>
          <w:tcPr>
            <w:tcW w:w="709" w:type="dxa"/>
            <w:shd w:val="clear" w:color="auto" w:fill="auto"/>
            <w:vAlign w:val="center"/>
          </w:tcPr>
          <w:p w:rsidR="007B00C5" w:rsidRDefault="007B00C5" w:rsidP="00BC7BD5">
            <w:pPr>
              <w:widowControl/>
              <w:autoSpaceDE/>
              <w:autoSpaceDN/>
              <w:adjustRightInd/>
              <w:spacing w:line="240" w:lineRule="auto"/>
              <w:jc w:val="center"/>
              <w:rPr>
                <w:rFonts w:ascii="Arial" w:hAnsi="Arial" w:cs="Arial"/>
                <w:b/>
                <w:bCs/>
                <w:color w:val="000000"/>
              </w:rPr>
            </w:pPr>
          </w:p>
        </w:tc>
        <w:tc>
          <w:tcPr>
            <w:tcW w:w="1134" w:type="dxa"/>
            <w:shd w:val="clear" w:color="auto" w:fill="auto"/>
            <w:vAlign w:val="center"/>
            <w:hideMark/>
          </w:tcPr>
          <w:p w:rsidR="007B00C5" w:rsidRPr="00B04D25" w:rsidRDefault="007B00C5" w:rsidP="00BC7BD5">
            <w:pPr>
              <w:widowControl/>
              <w:autoSpaceDE/>
              <w:autoSpaceDN/>
              <w:adjustRightInd/>
              <w:spacing w:line="240" w:lineRule="auto"/>
              <w:rPr>
                <w:rFonts w:ascii="Arial" w:hAnsi="Arial" w:cs="Arial"/>
                <w:i/>
                <w:snapToGrid/>
                <w:color w:val="0000CC"/>
              </w:rPr>
            </w:pPr>
          </w:p>
        </w:tc>
        <w:tc>
          <w:tcPr>
            <w:tcW w:w="1410" w:type="dxa"/>
            <w:vAlign w:val="center"/>
          </w:tcPr>
          <w:p w:rsidR="007B00C5" w:rsidRPr="00991C4E" w:rsidRDefault="007B00C5" w:rsidP="008D1682">
            <w:pPr>
              <w:widowControl/>
              <w:autoSpaceDE/>
              <w:autoSpaceDN/>
              <w:adjustRightInd/>
              <w:spacing w:line="240" w:lineRule="auto"/>
              <w:rPr>
                <w:rFonts w:ascii="Arial" w:hAnsi="Arial" w:cs="Arial"/>
                <w:snapToGrid/>
                <w:color w:val="000000"/>
              </w:rPr>
            </w:pPr>
          </w:p>
        </w:tc>
        <w:tc>
          <w:tcPr>
            <w:tcW w:w="1142" w:type="dxa"/>
            <w:shd w:val="clear" w:color="auto" w:fill="auto"/>
            <w:vAlign w:val="center"/>
            <w:hideMark/>
          </w:tcPr>
          <w:p w:rsidR="007B00C5" w:rsidRPr="00932556" w:rsidRDefault="007B00C5" w:rsidP="00BC7BD5">
            <w:pPr>
              <w:widowControl/>
              <w:autoSpaceDE/>
              <w:autoSpaceDN/>
              <w:adjustRightInd/>
              <w:spacing w:line="240" w:lineRule="auto"/>
              <w:rPr>
                <w:rFonts w:ascii="Arial" w:hAnsi="Arial" w:cs="Arial"/>
                <w:snapToGrid/>
                <w:color w:val="000000"/>
              </w:rPr>
            </w:pPr>
          </w:p>
        </w:tc>
      </w:tr>
      <w:tr w:rsidR="007B00C5" w:rsidRPr="00B04D25" w:rsidTr="00EA7043">
        <w:trPr>
          <w:trHeight w:val="735"/>
        </w:trPr>
        <w:tc>
          <w:tcPr>
            <w:tcW w:w="577" w:type="dxa"/>
            <w:shd w:val="clear" w:color="auto" w:fill="auto"/>
            <w:vAlign w:val="center"/>
            <w:hideMark/>
          </w:tcPr>
          <w:p w:rsidR="007B00C5" w:rsidRDefault="007B00C5" w:rsidP="00BC7BD5">
            <w:pPr>
              <w:widowControl/>
              <w:autoSpaceDE/>
              <w:autoSpaceDN/>
              <w:adjustRightInd/>
              <w:spacing w:line="240" w:lineRule="auto"/>
              <w:jc w:val="center"/>
              <w:rPr>
                <w:rFonts w:ascii="Arial" w:hAnsi="Arial" w:cs="Arial"/>
                <w:snapToGrid/>
                <w:color w:val="000000"/>
              </w:rPr>
            </w:pPr>
          </w:p>
        </w:tc>
        <w:tc>
          <w:tcPr>
            <w:tcW w:w="1232" w:type="dxa"/>
            <w:shd w:val="clear" w:color="auto" w:fill="auto"/>
            <w:vAlign w:val="center"/>
            <w:hideMark/>
          </w:tcPr>
          <w:p w:rsidR="007B00C5" w:rsidRDefault="007B00C5" w:rsidP="00BF1AE2">
            <w:pPr>
              <w:rPr>
                <w:snapToGrid/>
              </w:rPr>
            </w:pPr>
          </w:p>
        </w:tc>
        <w:tc>
          <w:tcPr>
            <w:tcW w:w="2268" w:type="dxa"/>
            <w:shd w:val="clear" w:color="auto" w:fill="auto"/>
            <w:vAlign w:val="center"/>
            <w:hideMark/>
          </w:tcPr>
          <w:p w:rsidR="007B00C5" w:rsidRPr="005604D6" w:rsidRDefault="007B00C5" w:rsidP="00FF4F9A">
            <w:pPr>
              <w:widowControl/>
              <w:autoSpaceDE/>
              <w:autoSpaceDN/>
              <w:adjustRightInd/>
              <w:spacing w:line="240" w:lineRule="auto"/>
              <w:rPr>
                <w:rFonts w:ascii="Arial" w:hAnsi="Arial" w:cs="Arial"/>
                <w:sz w:val="20"/>
                <w:szCs w:val="20"/>
              </w:rPr>
            </w:pPr>
          </w:p>
        </w:tc>
        <w:tc>
          <w:tcPr>
            <w:tcW w:w="709" w:type="dxa"/>
            <w:shd w:val="clear" w:color="auto" w:fill="auto"/>
            <w:vAlign w:val="center"/>
          </w:tcPr>
          <w:p w:rsidR="007B00C5" w:rsidRDefault="007B00C5" w:rsidP="00BC7BD5">
            <w:pPr>
              <w:widowControl/>
              <w:autoSpaceDE/>
              <w:autoSpaceDN/>
              <w:adjustRightInd/>
              <w:spacing w:line="240" w:lineRule="auto"/>
              <w:jc w:val="center"/>
              <w:rPr>
                <w:rFonts w:ascii="Arial" w:hAnsi="Arial" w:cs="Arial"/>
                <w:b/>
                <w:bCs/>
                <w:color w:val="000000"/>
              </w:rPr>
            </w:pPr>
          </w:p>
        </w:tc>
        <w:tc>
          <w:tcPr>
            <w:tcW w:w="1134" w:type="dxa"/>
            <w:shd w:val="clear" w:color="auto" w:fill="auto"/>
            <w:vAlign w:val="center"/>
            <w:hideMark/>
          </w:tcPr>
          <w:p w:rsidR="007B00C5" w:rsidRPr="00B04D25" w:rsidRDefault="007B00C5" w:rsidP="00BC7BD5">
            <w:pPr>
              <w:widowControl/>
              <w:autoSpaceDE/>
              <w:autoSpaceDN/>
              <w:adjustRightInd/>
              <w:spacing w:line="240" w:lineRule="auto"/>
              <w:rPr>
                <w:rFonts w:ascii="Arial" w:hAnsi="Arial" w:cs="Arial"/>
                <w:i/>
                <w:snapToGrid/>
                <w:color w:val="0000CC"/>
              </w:rPr>
            </w:pPr>
          </w:p>
        </w:tc>
        <w:tc>
          <w:tcPr>
            <w:tcW w:w="1410" w:type="dxa"/>
            <w:vAlign w:val="center"/>
          </w:tcPr>
          <w:p w:rsidR="007B00C5" w:rsidRPr="00991C4E" w:rsidRDefault="007B00C5" w:rsidP="008D1682">
            <w:pPr>
              <w:widowControl/>
              <w:autoSpaceDE/>
              <w:autoSpaceDN/>
              <w:adjustRightInd/>
              <w:spacing w:line="240" w:lineRule="auto"/>
              <w:rPr>
                <w:rFonts w:ascii="Arial" w:hAnsi="Arial" w:cs="Arial"/>
                <w:snapToGrid/>
                <w:color w:val="000000"/>
              </w:rPr>
            </w:pPr>
          </w:p>
        </w:tc>
        <w:tc>
          <w:tcPr>
            <w:tcW w:w="1142" w:type="dxa"/>
            <w:shd w:val="clear" w:color="auto" w:fill="auto"/>
            <w:vAlign w:val="center"/>
            <w:hideMark/>
          </w:tcPr>
          <w:p w:rsidR="007B00C5" w:rsidRPr="00932556" w:rsidRDefault="007B00C5" w:rsidP="00BC7BD5">
            <w:pPr>
              <w:widowControl/>
              <w:autoSpaceDE/>
              <w:autoSpaceDN/>
              <w:adjustRightInd/>
              <w:spacing w:line="240" w:lineRule="auto"/>
              <w:rPr>
                <w:rFonts w:ascii="Arial" w:hAnsi="Arial" w:cs="Arial"/>
                <w:snapToGrid/>
                <w:color w:val="000000"/>
              </w:rPr>
            </w:pPr>
          </w:p>
        </w:tc>
      </w:tr>
    </w:tbl>
    <w:p w:rsidR="00807A4D" w:rsidRPr="00B04D25" w:rsidRDefault="00807A4D" w:rsidP="00807A4D">
      <w:pPr>
        <w:jc w:val="center"/>
        <w:rPr>
          <w:rFonts w:ascii="Arial" w:hAnsi="Arial" w:cs="Arial"/>
          <w:color w:val="000000" w:themeColor="text1"/>
        </w:rPr>
      </w:pPr>
      <w:r w:rsidRPr="00B04D25">
        <w:rPr>
          <w:rFonts w:ascii="Arial" w:cs="Arial"/>
          <w:color w:val="000000" w:themeColor="text1"/>
        </w:rPr>
        <w:t>表</w:t>
      </w:r>
      <w:r>
        <w:rPr>
          <w:rFonts w:ascii="Arial" w:cs="Arial" w:hint="eastAsia"/>
          <w:color w:val="000000" w:themeColor="text1"/>
        </w:rPr>
        <w:t xml:space="preserve">5.1 </w:t>
      </w:r>
      <w:r w:rsidRPr="00B04D25">
        <w:rPr>
          <w:rFonts w:ascii="Arial" w:cs="Arial"/>
          <w:color w:val="000000" w:themeColor="text1"/>
        </w:rPr>
        <w:t>问题概要描述表</w:t>
      </w:r>
    </w:p>
    <w:p w:rsidR="00A26614" w:rsidRDefault="00807A4D" w:rsidP="00A26614">
      <w:pPr>
        <w:pStyle w:val="2"/>
        <w:ind w:left="636" w:right="210"/>
      </w:pPr>
      <w:bookmarkStart w:id="34" w:name="_Toc386552035"/>
      <w:bookmarkStart w:id="35" w:name="_Toc416789910"/>
      <w:bookmarkStart w:id="36" w:name="_Toc480980063"/>
      <w:r w:rsidRPr="0055575B">
        <w:t>问题详细描述</w:t>
      </w:r>
      <w:bookmarkEnd w:id="34"/>
      <w:bookmarkEnd w:id="35"/>
      <w:bookmarkEnd w:id="36"/>
    </w:p>
    <w:p w:rsidR="00EA7043" w:rsidRPr="00285154" w:rsidRDefault="00EA7043" w:rsidP="00EA7043">
      <w:pPr>
        <w:pStyle w:val="3"/>
        <w:ind w:right="210"/>
      </w:pPr>
      <w:bookmarkStart w:id="37" w:name="_Toc474937511"/>
      <w:bookmarkStart w:id="38" w:name="_Toc480980064"/>
      <w:r w:rsidRPr="00EA7043">
        <w:t>【</w:t>
      </w:r>
      <w:r w:rsidRPr="00EA7043">
        <w:t>N/SDV1</w:t>
      </w:r>
      <w:r w:rsidRPr="00EA7043">
        <w:t>】【安全测试】【国内版本】【优易点广告主</w:t>
      </w:r>
      <w:r w:rsidRPr="00EA7043">
        <w:t>Portal</w:t>
      </w:r>
      <w:r w:rsidRPr="00EA7043">
        <w:t>】</w:t>
      </w:r>
      <w:proofErr w:type="spellStart"/>
      <w:r w:rsidRPr="00EA7043">
        <w:t>appscan</w:t>
      </w:r>
      <w:proofErr w:type="spellEnd"/>
      <w:r w:rsidRPr="00EA7043">
        <w:t>扫描优易点广告主</w:t>
      </w:r>
      <w:r w:rsidRPr="00EA7043">
        <w:t>Portal</w:t>
      </w:r>
      <w:r w:rsidRPr="00EA7043">
        <w:t>，存在高危漏洞</w:t>
      </w:r>
      <w:bookmarkEnd w:id="37"/>
      <w:bookmarkEnd w:id="38"/>
    </w:p>
    <w:p w:rsidR="00EA7043" w:rsidRPr="00285154" w:rsidRDefault="00EA7043" w:rsidP="00EA7043">
      <w:pPr>
        <w:rPr>
          <w:rFonts w:ascii="Arial" w:hAnsi="Arial" w:cs="Arial"/>
          <w:szCs w:val="24"/>
        </w:rPr>
      </w:pPr>
      <w:r w:rsidRPr="00285154">
        <w:rPr>
          <w:rFonts w:ascii="Arial" w:cs="Arial"/>
          <w:szCs w:val="24"/>
        </w:rPr>
        <w:t>【问题严重等级】</w:t>
      </w:r>
    </w:p>
    <w:p w:rsidR="00EA7043" w:rsidRPr="00285154" w:rsidRDefault="00EA7043" w:rsidP="00EA7043">
      <w:r>
        <w:rPr>
          <w:rFonts w:hint="eastAsia"/>
        </w:rPr>
        <w:t>严重</w:t>
      </w:r>
    </w:p>
    <w:p w:rsidR="00EA7043" w:rsidRPr="00285154" w:rsidRDefault="00EA7043" w:rsidP="00EA7043">
      <w:pPr>
        <w:rPr>
          <w:rFonts w:ascii="Arial" w:hAnsi="Arial" w:cs="Arial"/>
          <w:szCs w:val="24"/>
        </w:rPr>
      </w:pPr>
      <w:r w:rsidRPr="00285154">
        <w:rPr>
          <w:rFonts w:ascii="Arial" w:hAnsi="Arial" w:cs="Arial"/>
          <w:szCs w:val="24"/>
        </w:rPr>
        <w:t>【问题现象】</w:t>
      </w:r>
    </w:p>
    <w:p w:rsidR="00EA7043" w:rsidRPr="001C1E8C" w:rsidRDefault="001C1E8C" w:rsidP="001C1E8C">
      <w:pPr>
        <w:rPr>
          <w:rFonts w:ascii="Arial" w:hAnsi="Arial" w:cs="Arial"/>
          <w:sz w:val="18"/>
          <w:szCs w:val="18"/>
        </w:rPr>
      </w:pPr>
      <w:r w:rsidRPr="001C1E8C">
        <w:rPr>
          <w:bCs/>
          <w:snapToGrid/>
          <w:kern w:val="2"/>
          <w:szCs w:val="24"/>
        </w:rPr>
        <w:t>使用</w:t>
      </w:r>
      <w:proofErr w:type="spellStart"/>
      <w:r w:rsidRPr="001C1E8C">
        <w:rPr>
          <w:bCs/>
          <w:snapToGrid/>
          <w:kern w:val="2"/>
          <w:szCs w:val="24"/>
        </w:rPr>
        <w:t>appscan</w:t>
      </w:r>
      <w:proofErr w:type="spellEnd"/>
      <w:r w:rsidRPr="001C1E8C">
        <w:rPr>
          <w:bCs/>
          <w:snapToGrid/>
          <w:kern w:val="2"/>
          <w:szCs w:val="24"/>
        </w:rPr>
        <w:t>工具扫描优易点广告主</w:t>
      </w:r>
      <w:r w:rsidRPr="001C1E8C">
        <w:rPr>
          <w:bCs/>
          <w:snapToGrid/>
          <w:kern w:val="2"/>
          <w:szCs w:val="24"/>
        </w:rPr>
        <w:t>Portal</w:t>
      </w:r>
      <w:r w:rsidRPr="001C1E8C">
        <w:rPr>
          <w:rFonts w:hint="eastAsia"/>
          <w:bCs/>
          <w:snapToGrid/>
          <w:kern w:val="2"/>
          <w:szCs w:val="24"/>
        </w:rPr>
        <w:t>，有高危漏洞</w:t>
      </w:r>
      <w:r>
        <w:rPr>
          <w:rFonts w:ascii="Arial" w:hAnsi="Arial" w:cs="Arial"/>
          <w:sz w:val="16"/>
          <w:szCs w:val="16"/>
        </w:rPr>
        <w:br/>
      </w:r>
      <w:r>
        <w:rPr>
          <w:rFonts w:ascii="Arial" w:hAnsi="Arial" w:cs="Arial"/>
          <w:noProof/>
          <w:snapToGrid/>
          <w:sz w:val="16"/>
          <w:szCs w:val="16"/>
        </w:rPr>
        <w:drawing>
          <wp:inline distT="0" distB="0" distL="0" distR="0">
            <wp:extent cx="5158132" cy="931653"/>
            <wp:effectExtent l="19050" t="0" r="4418" b="0"/>
            <wp:docPr id="20" name="图片 20" descr="http://dts.huawei.com/net/dts/fckeditor/download.ashx?Path=kpPV0ZRJMOpxUGncsGdGGvnZO9C8hJeyPYsgzAnsIDg%2bPfdyqYQmPafGzv24Wx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ts.huawei.com/net/dts/fckeditor/download.ashx?Path=kpPV0ZRJMOpxUGncsGdGGvnZO9C8hJeyPYsgzAnsIDg%2bPfdyqYQmPafGzv24Wx03"/>
                    <pic:cNvPicPr>
                      <a:picLocks noChangeAspect="1" noChangeArrowheads="1"/>
                    </pic:cNvPicPr>
                  </pic:nvPicPr>
                  <pic:blipFill>
                    <a:blip r:embed="rId21" cstate="print"/>
                    <a:srcRect/>
                    <a:stretch>
                      <a:fillRect/>
                    </a:stretch>
                  </pic:blipFill>
                  <pic:spPr bwMode="auto">
                    <a:xfrm>
                      <a:off x="0" y="0"/>
                      <a:ext cx="5181791" cy="935926"/>
                    </a:xfrm>
                    <a:prstGeom prst="rect">
                      <a:avLst/>
                    </a:prstGeom>
                    <a:noFill/>
                    <a:ln w="9525">
                      <a:noFill/>
                      <a:miter lim="800000"/>
                      <a:headEnd/>
                      <a:tailEnd/>
                    </a:ln>
                  </pic:spPr>
                </pic:pic>
              </a:graphicData>
            </a:graphic>
          </wp:inline>
        </w:drawing>
      </w:r>
      <w:r>
        <w:rPr>
          <w:rFonts w:ascii="Arial" w:hAnsi="Arial" w:cs="Arial"/>
          <w:sz w:val="16"/>
          <w:szCs w:val="16"/>
        </w:rPr>
        <w:br/>
      </w:r>
      <w:r>
        <w:rPr>
          <w:rFonts w:ascii="Arial" w:hAnsi="Arial" w:cs="Arial"/>
          <w:noProof/>
          <w:snapToGrid/>
          <w:sz w:val="16"/>
          <w:szCs w:val="16"/>
        </w:rPr>
        <w:drawing>
          <wp:inline distT="0" distB="0" distL="0" distR="0">
            <wp:extent cx="4725480" cy="1140676"/>
            <wp:effectExtent l="19050" t="0" r="0" b="0"/>
            <wp:docPr id="21" name="图片 21" descr="http://dts.huawei.com/net/dts/fckeditor/download.ashx?Path=kpPV0ZRJMOpxUGncsGdGGvnZO9C8hJeyPYsgzAnsIDhyOUfefCbs8HoZqX9hm%2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ts.huawei.com/net/dts/fckeditor/download.ashx?Path=kpPV0ZRJMOpxUGncsGdGGvnZO9C8hJeyPYsgzAnsIDhyOUfefCbs8HoZqX9hm%2bWr"/>
                    <pic:cNvPicPr>
                      <a:picLocks noChangeAspect="1" noChangeArrowheads="1"/>
                    </pic:cNvPicPr>
                  </pic:nvPicPr>
                  <pic:blipFill>
                    <a:blip r:embed="rId22" cstate="print"/>
                    <a:srcRect/>
                    <a:stretch>
                      <a:fillRect/>
                    </a:stretch>
                  </pic:blipFill>
                  <pic:spPr bwMode="auto">
                    <a:xfrm>
                      <a:off x="0" y="0"/>
                      <a:ext cx="4730398" cy="1141863"/>
                    </a:xfrm>
                    <a:prstGeom prst="rect">
                      <a:avLst/>
                    </a:prstGeom>
                    <a:noFill/>
                    <a:ln w="9525">
                      <a:noFill/>
                      <a:miter lim="800000"/>
                      <a:headEnd/>
                      <a:tailEnd/>
                    </a:ln>
                  </pic:spPr>
                </pic:pic>
              </a:graphicData>
            </a:graphic>
          </wp:inline>
        </w:drawing>
      </w:r>
    </w:p>
    <w:p w:rsidR="00EA7043" w:rsidRPr="00D140E3" w:rsidRDefault="00EA7043" w:rsidP="001C1E8C"/>
    <w:p w:rsidR="00EA7043" w:rsidRPr="00285154" w:rsidRDefault="00EA7043" w:rsidP="00EA7043">
      <w:r w:rsidRPr="00285154">
        <w:t>【问题单号及状态】</w:t>
      </w:r>
    </w:p>
    <w:p w:rsidR="00EA7043" w:rsidRPr="00953B17" w:rsidRDefault="00EA7043" w:rsidP="001C1E8C">
      <w:pPr>
        <w:wordWrap w:val="0"/>
        <w:rPr>
          <w:rFonts w:ascii="Arial" w:hAnsi="Arial" w:cs="Arial"/>
          <w:sz w:val="16"/>
          <w:szCs w:val="16"/>
        </w:rPr>
      </w:pPr>
      <w:r w:rsidRPr="00285154">
        <w:rPr>
          <w:rFonts w:hint="eastAsia"/>
        </w:rPr>
        <w:t xml:space="preserve"> </w:t>
      </w:r>
      <w:r w:rsidR="001C1E8C" w:rsidRPr="001C1E8C">
        <w:t>DTS2017041201318</w:t>
      </w:r>
      <w:r w:rsidRPr="00285154">
        <w:rPr>
          <w:rFonts w:ascii="Arial" w:hAnsi="Arial" w:cs="Arial" w:hint="eastAsia"/>
          <w:snapToGrid/>
          <w:color w:val="000000"/>
        </w:rPr>
        <w:t>，</w:t>
      </w:r>
      <w:r w:rsidRPr="00285154">
        <w:rPr>
          <w:rFonts w:hint="eastAsia"/>
        </w:rPr>
        <w:t>关闭</w:t>
      </w:r>
    </w:p>
    <w:p w:rsidR="00EA7043" w:rsidRDefault="00EA7043" w:rsidP="001C1E8C">
      <w:pPr>
        <w:pStyle w:val="3"/>
        <w:ind w:right="210"/>
      </w:pPr>
      <w:bookmarkStart w:id="39" w:name="_Toc474937512"/>
      <w:bookmarkStart w:id="40" w:name="_Toc480980065"/>
      <w:r w:rsidRPr="00D140E3">
        <w:lastRenderedPageBreak/>
        <w:t>【</w:t>
      </w:r>
      <w:bookmarkEnd w:id="39"/>
      <w:r w:rsidR="001C1E8C" w:rsidRPr="001C1E8C">
        <w:t>N/SDV1</w:t>
      </w:r>
      <w:r w:rsidR="001C1E8C" w:rsidRPr="001C1E8C">
        <w:t>】【安全测试】【国内版本】【</w:t>
      </w:r>
      <w:proofErr w:type="spellStart"/>
      <w:r w:rsidR="001C1E8C" w:rsidRPr="001C1E8C">
        <w:t>SDKServer</w:t>
      </w:r>
      <w:proofErr w:type="spellEnd"/>
      <w:r w:rsidR="001C1E8C" w:rsidRPr="001C1E8C">
        <w:t>/PD</w:t>
      </w:r>
      <w:r w:rsidR="001C1E8C" w:rsidRPr="001C1E8C">
        <w:t>】</w:t>
      </w:r>
      <w:proofErr w:type="spellStart"/>
      <w:r w:rsidR="001C1E8C" w:rsidRPr="001C1E8C">
        <w:t>SDKServer</w:t>
      </w:r>
      <w:proofErr w:type="spellEnd"/>
      <w:r w:rsidR="001C1E8C" w:rsidRPr="001C1E8C">
        <w:t>和</w:t>
      </w:r>
      <w:r w:rsidR="001C1E8C" w:rsidRPr="001C1E8C">
        <w:t>Pd</w:t>
      </w:r>
      <w:r w:rsidR="001C1E8C" w:rsidRPr="001C1E8C">
        <w:t>的</w:t>
      </w:r>
      <w:proofErr w:type="spellStart"/>
      <w:r w:rsidR="001C1E8C" w:rsidRPr="001C1E8C">
        <w:t>fastjson</w:t>
      </w:r>
      <w:proofErr w:type="spellEnd"/>
      <w:r w:rsidR="001C1E8C" w:rsidRPr="001C1E8C">
        <w:t>未升级到优选版本</w:t>
      </w:r>
      <w:r w:rsidR="001C1E8C" w:rsidRPr="001C1E8C">
        <w:t>1.2.29</w:t>
      </w:r>
      <w:bookmarkEnd w:id="40"/>
    </w:p>
    <w:p w:rsidR="00EA7043" w:rsidRPr="00285154" w:rsidRDefault="00EA7043" w:rsidP="00EA7043">
      <w:pPr>
        <w:pStyle w:val="afb"/>
        <w:ind w:firstLine="420"/>
      </w:pPr>
      <w:r w:rsidRPr="00285154">
        <w:t>【问题严重等级】</w:t>
      </w:r>
    </w:p>
    <w:p w:rsidR="00EA7043" w:rsidRPr="00285154" w:rsidRDefault="00EA7043" w:rsidP="00EA7043">
      <w:pPr>
        <w:pStyle w:val="afb"/>
        <w:ind w:firstLine="420"/>
      </w:pPr>
      <w:r>
        <w:rPr>
          <w:rFonts w:hint="eastAsia"/>
        </w:rPr>
        <w:t>一般</w:t>
      </w:r>
    </w:p>
    <w:p w:rsidR="00EA7043" w:rsidRPr="00285154" w:rsidRDefault="00EA7043" w:rsidP="00EA7043">
      <w:pPr>
        <w:pStyle w:val="afb"/>
        <w:ind w:firstLine="420"/>
      </w:pPr>
      <w:r w:rsidRPr="00285154">
        <w:t>【问题现象】</w:t>
      </w:r>
    </w:p>
    <w:p w:rsidR="00EA7043" w:rsidRPr="004B3F56" w:rsidRDefault="001C1E8C" w:rsidP="00C65E1A">
      <w:pPr>
        <w:pStyle w:val="afb"/>
        <w:ind w:firstLine="420"/>
      </w:pPr>
      <w:r w:rsidRPr="001C1E8C">
        <w:rPr>
          <w:rFonts w:ascii="Arial" w:hAnsi="Arial" w:cs="Arial"/>
          <w:color w:val="000000"/>
        </w:rPr>
        <w:t>1.</w:t>
      </w:r>
      <w:r w:rsidR="00C65E1A">
        <w:rPr>
          <w:rFonts w:ascii="Arial" w:hAnsi="Arial" w:cs="Arial"/>
          <w:color w:val="000000"/>
        </w:rPr>
        <w:t>环境正常升级，检查新的包</w:t>
      </w:r>
      <w:r w:rsidR="00C65E1A">
        <w:rPr>
          <w:rFonts w:ascii="Arial" w:hAnsi="Arial" w:cs="Arial" w:hint="eastAsia"/>
          <w:color w:val="000000"/>
        </w:rPr>
        <w:t>，</w:t>
      </w:r>
      <w:proofErr w:type="spellStart"/>
      <w:r w:rsidRPr="001C1E8C">
        <w:rPr>
          <w:rFonts w:ascii="Arial" w:hAnsi="Arial" w:cs="Arial"/>
          <w:color w:val="000000"/>
        </w:rPr>
        <w:t>fastjson</w:t>
      </w:r>
      <w:proofErr w:type="spellEnd"/>
      <w:r w:rsidRPr="001C1E8C">
        <w:rPr>
          <w:rFonts w:ascii="Arial" w:hAnsi="Arial" w:cs="Arial"/>
          <w:color w:val="000000"/>
        </w:rPr>
        <w:t>版本未升级</w:t>
      </w:r>
      <w:r w:rsidR="00C65E1A">
        <w:rPr>
          <w:rFonts w:ascii="Arial" w:hAnsi="Arial" w:cs="Arial" w:hint="eastAsia"/>
          <w:color w:val="000000"/>
        </w:rPr>
        <w:t>到</w:t>
      </w:r>
      <w:r w:rsidR="00C65E1A">
        <w:rPr>
          <w:rFonts w:ascii="Arial" w:hAnsi="Arial" w:cs="Arial" w:hint="eastAsia"/>
          <w:color w:val="000000"/>
        </w:rPr>
        <w:t>1.2.9</w:t>
      </w:r>
      <w:r w:rsidR="00C65E1A">
        <w:rPr>
          <w:rFonts w:ascii="Arial" w:hAnsi="Arial" w:cs="Arial" w:hint="eastAsia"/>
          <w:color w:val="000000"/>
        </w:rPr>
        <w:t>版本</w:t>
      </w:r>
      <w:r>
        <w:rPr>
          <w:rFonts w:ascii="Arial" w:hAnsi="Arial" w:cs="Arial"/>
          <w:sz w:val="16"/>
          <w:szCs w:val="16"/>
        </w:rPr>
        <w:br/>
      </w:r>
      <w:r>
        <w:rPr>
          <w:rFonts w:ascii="Arial" w:hAnsi="Arial" w:cs="Arial"/>
          <w:noProof/>
          <w:sz w:val="16"/>
          <w:szCs w:val="16"/>
        </w:rPr>
        <w:drawing>
          <wp:inline distT="0" distB="0" distL="0" distR="0">
            <wp:extent cx="4563110" cy="293370"/>
            <wp:effectExtent l="19050" t="0" r="8890" b="0"/>
            <wp:docPr id="30" name="图片 30" descr="http://dts.huawei.com/net/dts/fckeditor/download.ashx?Path=kpPV0ZRJMOpxUGncsGdGGvnZO9C8hJeyrijsGYMDbtRIacsBnCXt0VvVbvGtw5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ts.huawei.com/net/dts/fckeditor/download.ashx?Path=kpPV0ZRJMOpxUGncsGdGGvnZO9C8hJeyrijsGYMDbtRIacsBnCXt0VvVbvGtw5mE"/>
                    <pic:cNvPicPr>
                      <a:picLocks noChangeAspect="1" noChangeArrowheads="1"/>
                    </pic:cNvPicPr>
                  </pic:nvPicPr>
                  <pic:blipFill>
                    <a:blip r:embed="rId23" cstate="print"/>
                    <a:srcRect/>
                    <a:stretch>
                      <a:fillRect/>
                    </a:stretch>
                  </pic:blipFill>
                  <pic:spPr bwMode="auto">
                    <a:xfrm>
                      <a:off x="0" y="0"/>
                      <a:ext cx="4563110" cy="293370"/>
                    </a:xfrm>
                    <a:prstGeom prst="rect">
                      <a:avLst/>
                    </a:prstGeom>
                    <a:noFill/>
                    <a:ln w="9525">
                      <a:noFill/>
                      <a:miter lim="800000"/>
                      <a:headEnd/>
                      <a:tailEnd/>
                    </a:ln>
                  </pic:spPr>
                </pic:pic>
              </a:graphicData>
            </a:graphic>
          </wp:inline>
        </w:drawing>
      </w:r>
      <w:r>
        <w:rPr>
          <w:rFonts w:ascii="Arial" w:hAnsi="Arial" w:cs="Arial"/>
          <w:sz w:val="16"/>
          <w:szCs w:val="16"/>
        </w:rPr>
        <w:br/>
      </w:r>
      <w:r>
        <w:rPr>
          <w:rFonts w:ascii="Arial" w:hAnsi="Arial" w:cs="Arial"/>
          <w:sz w:val="16"/>
          <w:szCs w:val="16"/>
        </w:rPr>
        <w:br/>
      </w:r>
      <w:r>
        <w:rPr>
          <w:rFonts w:ascii="Arial" w:hAnsi="Arial" w:cs="Arial"/>
          <w:noProof/>
          <w:sz w:val="16"/>
          <w:szCs w:val="16"/>
        </w:rPr>
        <w:drawing>
          <wp:inline distT="0" distB="0" distL="0" distR="0">
            <wp:extent cx="4779010" cy="422910"/>
            <wp:effectExtent l="19050" t="0" r="2540" b="0"/>
            <wp:docPr id="31" name="图片 31" descr="http://dts.huawei.com/net/dts/fckeditor/download.ashx?Path=kpPV0ZRJMOpxUGncsGdGGvnZO9C8hJeyrijsGYMDbtQtBT9iJIjkafZOXMJT9v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ts.huawei.com/net/dts/fckeditor/download.ashx?Path=kpPV0ZRJMOpxUGncsGdGGvnZO9C8hJeyrijsGYMDbtQtBT9iJIjkafZOXMJT9vRD"/>
                    <pic:cNvPicPr>
                      <a:picLocks noChangeAspect="1" noChangeArrowheads="1"/>
                    </pic:cNvPicPr>
                  </pic:nvPicPr>
                  <pic:blipFill>
                    <a:blip r:embed="rId24" cstate="print"/>
                    <a:srcRect/>
                    <a:stretch>
                      <a:fillRect/>
                    </a:stretch>
                  </pic:blipFill>
                  <pic:spPr bwMode="auto">
                    <a:xfrm>
                      <a:off x="0" y="0"/>
                      <a:ext cx="4779010" cy="422910"/>
                    </a:xfrm>
                    <a:prstGeom prst="rect">
                      <a:avLst/>
                    </a:prstGeom>
                    <a:noFill/>
                    <a:ln w="9525">
                      <a:noFill/>
                      <a:miter lim="800000"/>
                      <a:headEnd/>
                      <a:tailEnd/>
                    </a:ln>
                  </pic:spPr>
                </pic:pic>
              </a:graphicData>
            </a:graphic>
          </wp:inline>
        </w:drawing>
      </w:r>
      <w:r w:rsidR="00EA7043" w:rsidRPr="00FB36C9">
        <w:rPr>
          <w:bCs/>
        </w:rPr>
        <w:br/>
      </w:r>
    </w:p>
    <w:p w:rsidR="00EA7043" w:rsidRPr="00285154" w:rsidRDefault="00EA7043" w:rsidP="00EA7043">
      <w:pPr>
        <w:pStyle w:val="afb"/>
        <w:ind w:firstLine="420"/>
      </w:pPr>
      <w:r w:rsidRPr="00285154">
        <w:t>【问题单号及状态】</w:t>
      </w:r>
    </w:p>
    <w:p w:rsidR="00EA7043" w:rsidRPr="00285154" w:rsidRDefault="00EA7043" w:rsidP="00C65E1A">
      <w:pPr>
        <w:pStyle w:val="afb"/>
        <w:ind w:firstLine="420"/>
      </w:pPr>
      <w:r w:rsidRPr="00285154">
        <w:rPr>
          <w:rFonts w:hint="eastAsia"/>
        </w:rPr>
        <w:t xml:space="preserve"> </w:t>
      </w:r>
      <w:r w:rsidR="00C65E1A" w:rsidRPr="00C65E1A">
        <w:t>DTS2017040607605</w:t>
      </w:r>
      <w:r w:rsidRPr="00285154">
        <w:rPr>
          <w:rFonts w:hint="eastAsia"/>
        </w:rPr>
        <w:t>，关闭</w:t>
      </w:r>
    </w:p>
    <w:p w:rsidR="00EA7043" w:rsidRPr="00285154" w:rsidRDefault="00C65E1A" w:rsidP="00C65E1A">
      <w:pPr>
        <w:pStyle w:val="3"/>
        <w:ind w:right="210"/>
        <w:rPr>
          <w:szCs w:val="24"/>
        </w:rPr>
      </w:pPr>
      <w:bookmarkStart w:id="41" w:name="_Toc480980066"/>
      <w:r w:rsidRPr="00C65E1A">
        <w:t>【</w:t>
      </w:r>
      <w:r w:rsidRPr="00C65E1A">
        <w:t>N/SDV</w:t>
      </w:r>
      <w:r w:rsidRPr="00C65E1A">
        <w:t>】【安全测试】【国内版本】【联盟云文件夹】修改运行中云问价广告任务的出价能修改为低于</w:t>
      </w:r>
      <w:r w:rsidRPr="00C65E1A">
        <w:t>0.8</w:t>
      </w:r>
      <w:r w:rsidRPr="00C65E1A">
        <w:t>的值</w:t>
      </w:r>
      <w:bookmarkEnd w:id="41"/>
    </w:p>
    <w:p w:rsidR="00EA7043" w:rsidRDefault="00EA7043" w:rsidP="00EA7043">
      <w:pPr>
        <w:pStyle w:val="afb"/>
        <w:ind w:firstLine="420"/>
      </w:pPr>
      <w:r w:rsidRPr="00285154">
        <w:t>【问题严重等级】</w:t>
      </w:r>
    </w:p>
    <w:p w:rsidR="00EA7043" w:rsidRPr="00285154" w:rsidRDefault="00C65E1A" w:rsidP="00EA7043">
      <w:pPr>
        <w:ind w:firstLineChars="250" w:firstLine="525"/>
      </w:pPr>
      <w:r>
        <w:rPr>
          <w:rFonts w:hint="eastAsia"/>
        </w:rPr>
        <w:t>一般</w:t>
      </w:r>
    </w:p>
    <w:p w:rsidR="00EA7043" w:rsidRDefault="00EA7043" w:rsidP="00EA7043">
      <w:pPr>
        <w:ind w:firstLineChars="200" w:firstLine="420"/>
        <w:rPr>
          <w:rFonts w:ascii="Arial" w:hAnsi="Arial" w:cs="Arial"/>
          <w:szCs w:val="24"/>
        </w:rPr>
      </w:pPr>
      <w:r w:rsidRPr="00285154">
        <w:rPr>
          <w:rFonts w:ascii="Arial" w:hAnsi="Arial" w:cs="Arial"/>
          <w:szCs w:val="24"/>
        </w:rPr>
        <w:t>【问题现象】</w:t>
      </w:r>
    </w:p>
    <w:p w:rsidR="00EA7043" w:rsidRPr="00FB36C9" w:rsidRDefault="00C65E1A" w:rsidP="00C65E1A">
      <w:r w:rsidRPr="00C65E1A">
        <w:rPr>
          <w:snapToGrid/>
          <w:kern w:val="2"/>
          <w:szCs w:val="24"/>
        </w:rPr>
        <w:t>1.</w:t>
      </w:r>
      <w:r w:rsidRPr="00C65E1A">
        <w:rPr>
          <w:snapToGrid/>
          <w:kern w:val="2"/>
          <w:szCs w:val="24"/>
        </w:rPr>
        <w:t>登录联盟，并创建云文件夹广告任务</w:t>
      </w:r>
      <w:r w:rsidRPr="00C65E1A">
        <w:rPr>
          <w:snapToGrid/>
          <w:kern w:val="2"/>
          <w:szCs w:val="24"/>
        </w:rPr>
        <w:br/>
        <w:t>2.</w:t>
      </w:r>
      <w:r w:rsidRPr="00C65E1A">
        <w:rPr>
          <w:snapToGrid/>
          <w:kern w:val="2"/>
          <w:szCs w:val="24"/>
        </w:rPr>
        <w:t>审核通过后，广告任务在运行状态</w:t>
      </w:r>
      <w:r w:rsidRPr="00C65E1A">
        <w:rPr>
          <w:snapToGrid/>
          <w:kern w:val="2"/>
          <w:szCs w:val="24"/>
        </w:rPr>
        <w:br/>
        <w:t>3.</w:t>
      </w:r>
      <w:r w:rsidRPr="00C65E1A">
        <w:rPr>
          <w:snapToGrid/>
          <w:kern w:val="2"/>
          <w:szCs w:val="24"/>
        </w:rPr>
        <w:t>修改运行状态的广告任务，修改出价，并使用拦截工具拦截，修改出价为</w:t>
      </w:r>
      <w:r w:rsidRPr="00C65E1A">
        <w:rPr>
          <w:snapToGrid/>
          <w:kern w:val="2"/>
          <w:szCs w:val="24"/>
        </w:rPr>
        <w:t>0.78</w:t>
      </w:r>
      <w:r w:rsidRPr="00C65E1A">
        <w:rPr>
          <w:snapToGrid/>
          <w:kern w:val="2"/>
          <w:szCs w:val="24"/>
        </w:rPr>
        <w:t>，提交成功</w:t>
      </w:r>
      <w:r>
        <w:rPr>
          <w:rFonts w:ascii="Arial" w:hAnsi="Arial" w:cs="Arial" w:hint="eastAsia"/>
          <w:sz w:val="16"/>
          <w:szCs w:val="16"/>
        </w:rPr>
        <w:t>：</w:t>
      </w:r>
      <w:r>
        <w:rPr>
          <w:rFonts w:ascii="Arial" w:hAnsi="Arial" w:cs="Arial"/>
          <w:sz w:val="16"/>
          <w:szCs w:val="16"/>
        </w:rPr>
        <w:br/>
      </w:r>
      <w:r>
        <w:rPr>
          <w:rFonts w:ascii="Arial" w:hAnsi="Arial" w:cs="Arial"/>
          <w:noProof/>
          <w:snapToGrid/>
          <w:sz w:val="16"/>
          <w:szCs w:val="16"/>
        </w:rPr>
        <w:lastRenderedPageBreak/>
        <w:drawing>
          <wp:inline distT="0" distB="0" distL="0" distR="0">
            <wp:extent cx="5316038" cy="1893184"/>
            <wp:effectExtent l="19050" t="0" r="0" b="0"/>
            <wp:docPr id="40" name="图片 40" descr="http://dts.huawei.com/net/dts/fckeditor/download.ashx?Path=takTNp7ps7xel8ri%2bK6n4dYMYuhnNFVestWydchv5gJCBoo%2fMvHd6Fs8m5dD%2fY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ts.huawei.com/net/dts/fckeditor/download.ashx?Path=takTNp7ps7xel8ri%2bK6n4dYMYuhnNFVestWydchv5gJCBoo%2fMvHd6Fs8m5dD%2fYuN"/>
                    <pic:cNvPicPr>
                      <a:picLocks noChangeAspect="1" noChangeArrowheads="1"/>
                    </pic:cNvPicPr>
                  </pic:nvPicPr>
                  <pic:blipFill>
                    <a:blip r:embed="rId25" cstate="print"/>
                    <a:srcRect/>
                    <a:stretch>
                      <a:fillRect/>
                    </a:stretch>
                  </pic:blipFill>
                  <pic:spPr bwMode="auto">
                    <a:xfrm>
                      <a:off x="0" y="0"/>
                      <a:ext cx="5316806" cy="1893458"/>
                    </a:xfrm>
                    <a:prstGeom prst="rect">
                      <a:avLst/>
                    </a:prstGeom>
                    <a:noFill/>
                    <a:ln w="9525">
                      <a:noFill/>
                      <a:miter lim="800000"/>
                      <a:headEnd/>
                      <a:tailEnd/>
                    </a:ln>
                  </pic:spPr>
                </pic:pic>
              </a:graphicData>
            </a:graphic>
          </wp:inline>
        </w:drawing>
      </w:r>
      <w:r w:rsidRPr="00C65E1A">
        <w:rPr>
          <w:noProof/>
          <w:snapToGrid/>
          <w:kern w:val="2"/>
          <w:szCs w:val="24"/>
        </w:rPr>
        <w:drawing>
          <wp:inline distT="0" distB="0" distL="0" distR="0">
            <wp:extent cx="4829142" cy="1424302"/>
            <wp:effectExtent l="19050" t="0" r="0" b="0"/>
            <wp:docPr id="43" name="图片 43" descr="http://dts.huawei.com/net/dts/fckeditor/download.ashx?Path=takTNp7ps7xel8ri%2bK6n4dYMYuhnNFVestWydchv5gIAMyp1zzk5dVsprbt7WI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ts.huawei.com/net/dts/fckeditor/download.ashx?Path=takTNp7ps7xel8ri%2bK6n4dYMYuhnNFVestWydchv5gIAMyp1zzk5dVsprbt7WIvc"/>
                    <pic:cNvPicPr>
                      <a:picLocks noChangeAspect="1" noChangeArrowheads="1"/>
                    </pic:cNvPicPr>
                  </pic:nvPicPr>
                  <pic:blipFill>
                    <a:blip r:embed="rId26" cstate="print"/>
                    <a:srcRect/>
                    <a:stretch>
                      <a:fillRect/>
                    </a:stretch>
                  </pic:blipFill>
                  <pic:spPr bwMode="auto">
                    <a:xfrm>
                      <a:off x="0" y="0"/>
                      <a:ext cx="4826301" cy="1423464"/>
                    </a:xfrm>
                    <a:prstGeom prst="rect">
                      <a:avLst/>
                    </a:prstGeom>
                    <a:noFill/>
                    <a:ln w="9525">
                      <a:noFill/>
                      <a:miter lim="800000"/>
                      <a:headEnd/>
                      <a:tailEnd/>
                    </a:ln>
                  </pic:spPr>
                </pic:pic>
              </a:graphicData>
            </a:graphic>
          </wp:inline>
        </w:drawing>
      </w:r>
      <w:r w:rsidRPr="00C65E1A">
        <w:rPr>
          <w:snapToGrid/>
          <w:kern w:val="2"/>
          <w:szCs w:val="24"/>
        </w:rPr>
        <w:br/>
      </w:r>
      <w:r w:rsidRPr="00C65E1A">
        <w:rPr>
          <w:snapToGrid/>
          <w:kern w:val="2"/>
          <w:szCs w:val="24"/>
        </w:rPr>
        <w:t>出价不能低于</w:t>
      </w:r>
      <w:r w:rsidRPr="00C65E1A">
        <w:rPr>
          <w:snapToGrid/>
          <w:kern w:val="2"/>
          <w:szCs w:val="24"/>
        </w:rPr>
        <w:t>0.8</w:t>
      </w:r>
      <w:r w:rsidR="00EA7043" w:rsidRPr="00C65E1A">
        <w:rPr>
          <w:snapToGrid/>
          <w:kern w:val="2"/>
          <w:szCs w:val="24"/>
        </w:rPr>
        <w:br/>
      </w:r>
    </w:p>
    <w:p w:rsidR="00EA7043" w:rsidRPr="00285154" w:rsidRDefault="00EA7043" w:rsidP="00EA7043">
      <w:r w:rsidRPr="00285154">
        <w:t>【问题单号及状态】</w:t>
      </w:r>
    </w:p>
    <w:p w:rsidR="00A26614" w:rsidRPr="0055575B" w:rsidRDefault="00EA7043" w:rsidP="00C65E1A">
      <w:pPr>
        <w:pStyle w:val="afb"/>
        <w:ind w:firstLine="420"/>
      </w:pPr>
      <w:r w:rsidRPr="00285154">
        <w:rPr>
          <w:rFonts w:hint="eastAsia"/>
        </w:rPr>
        <w:t xml:space="preserve"> </w:t>
      </w:r>
      <w:r w:rsidR="00C65E1A" w:rsidRPr="00C65E1A">
        <w:t>DTS2017041015469</w:t>
      </w:r>
      <w:r w:rsidRPr="00285154">
        <w:rPr>
          <w:rFonts w:ascii="Arial" w:hAnsi="Arial" w:cs="Arial" w:hint="eastAsia"/>
          <w:color w:val="000000"/>
        </w:rPr>
        <w:t>，</w:t>
      </w:r>
      <w:r w:rsidRPr="00285154">
        <w:rPr>
          <w:rFonts w:hint="eastAsia"/>
        </w:rPr>
        <w:t>关闭</w:t>
      </w:r>
    </w:p>
    <w:p w:rsidR="002D0E6C" w:rsidRPr="00F529C6" w:rsidRDefault="002D0E6C" w:rsidP="002D0E6C">
      <w:pPr>
        <w:pStyle w:val="1"/>
      </w:pPr>
      <w:bookmarkStart w:id="42" w:name="_Toc386552025"/>
      <w:bookmarkStart w:id="43" w:name="_Toc416789916"/>
      <w:bookmarkStart w:id="44" w:name="_Toc417568311"/>
      <w:bookmarkStart w:id="45" w:name="_Toc426014009"/>
      <w:bookmarkStart w:id="46" w:name="_Toc480980067"/>
      <w:r w:rsidRPr="00F529C6">
        <w:rPr>
          <w:rFonts w:hint="eastAsia"/>
        </w:rPr>
        <w:lastRenderedPageBreak/>
        <w:t>网络安全及隐私保护评估</w:t>
      </w:r>
      <w:r w:rsidRPr="00F529C6">
        <w:t>内容</w:t>
      </w:r>
      <w:bookmarkEnd w:id="42"/>
      <w:r w:rsidRPr="00F529C6">
        <w:rPr>
          <w:rFonts w:hint="eastAsia"/>
        </w:rPr>
        <w:t>及方法</w:t>
      </w:r>
      <w:bookmarkEnd w:id="43"/>
      <w:bookmarkEnd w:id="44"/>
      <w:bookmarkEnd w:id="45"/>
      <w:bookmarkEnd w:id="46"/>
    </w:p>
    <w:p w:rsidR="002D0E6C" w:rsidRPr="0055575B" w:rsidRDefault="002D0E6C" w:rsidP="002D0E6C">
      <w:pPr>
        <w:pStyle w:val="2"/>
        <w:ind w:left="636" w:right="210"/>
      </w:pPr>
      <w:bookmarkStart w:id="47" w:name="_Toc386552026"/>
      <w:bookmarkStart w:id="48" w:name="_Toc416789917"/>
      <w:bookmarkStart w:id="49" w:name="_Toc417568312"/>
      <w:bookmarkStart w:id="50" w:name="_Toc426014010"/>
      <w:bookmarkStart w:id="51" w:name="_Toc480980068"/>
      <w:r w:rsidRPr="0055575B">
        <w:t>网络安全</w:t>
      </w:r>
      <w:r w:rsidRPr="0055575B">
        <w:rPr>
          <w:rFonts w:hint="eastAsia"/>
        </w:rPr>
        <w:t>与隐私保护</w:t>
      </w:r>
      <w:r w:rsidRPr="0055575B">
        <w:t>验证</w:t>
      </w:r>
      <w:bookmarkEnd w:id="47"/>
      <w:bookmarkEnd w:id="48"/>
      <w:bookmarkEnd w:id="49"/>
      <w:bookmarkEnd w:id="50"/>
      <w:bookmarkEnd w:id="51"/>
    </w:p>
    <w:p w:rsidR="002D0E6C" w:rsidRDefault="002D0E6C" w:rsidP="00E2258B">
      <w:pPr>
        <w:pStyle w:val="3"/>
        <w:ind w:leftChars="100" w:left="635" w:right="210"/>
      </w:pPr>
      <w:bookmarkStart w:id="52" w:name="_Toc416789918"/>
      <w:bookmarkStart w:id="53" w:name="_Toc417568313"/>
      <w:bookmarkStart w:id="54" w:name="_Toc426014011"/>
      <w:bookmarkStart w:id="55" w:name="_Toc480980069"/>
      <w:r>
        <w:rPr>
          <w:rFonts w:hint="eastAsia"/>
        </w:rPr>
        <w:t>验证</w:t>
      </w:r>
      <w:r w:rsidRPr="004C3C8E">
        <w:rPr>
          <w:rFonts w:hint="eastAsia"/>
        </w:rPr>
        <w:t>组网</w:t>
      </w:r>
      <w:bookmarkEnd w:id="52"/>
      <w:bookmarkEnd w:id="53"/>
      <w:bookmarkEnd w:id="54"/>
      <w:bookmarkEnd w:id="55"/>
    </w:p>
    <w:p w:rsidR="00A564D8" w:rsidRDefault="003B284D" w:rsidP="00C06B94">
      <w:pPr>
        <w:jc w:val="center"/>
      </w:pPr>
      <w:ins w:id="56" w:author="Heyiliang" w:date="2017-02-14T15:57:00Z">
        <w:r>
          <w:rPr>
            <w:noProof/>
          </w:rPr>
          <w:drawing>
            <wp:inline distT="0" distB="0" distL="0" distR="0">
              <wp:extent cx="5274310" cy="3164586"/>
              <wp:effectExtent l="19050" t="0" r="254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164586"/>
                      </a:xfrm>
                      <a:prstGeom prst="rect">
                        <a:avLst/>
                      </a:prstGeom>
                      <a:noFill/>
                      <a:ln>
                        <a:noFill/>
                      </a:ln>
                    </pic:spPr>
                  </pic:pic>
                </a:graphicData>
              </a:graphic>
            </wp:inline>
          </w:drawing>
        </w:r>
      </w:ins>
    </w:p>
    <w:p w:rsidR="00C06B94" w:rsidRPr="00C06B94" w:rsidRDefault="00C06B94" w:rsidP="00E2258B">
      <w:pPr>
        <w:pStyle w:val="3"/>
        <w:ind w:leftChars="100" w:left="635" w:right="210"/>
      </w:pPr>
      <w:bookmarkStart w:id="57" w:name="_Toc386009210"/>
      <w:bookmarkStart w:id="58" w:name="_Toc418593180"/>
      <w:bookmarkStart w:id="59" w:name="_Toc386552027"/>
      <w:bookmarkStart w:id="60" w:name="_Toc416789920"/>
      <w:bookmarkStart w:id="61" w:name="_Toc417568314"/>
      <w:bookmarkStart w:id="62" w:name="_Toc426014012"/>
      <w:bookmarkStart w:id="63" w:name="_Toc480980070"/>
      <w:r w:rsidRPr="00C06B94">
        <w:rPr>
          <w:rFonts w:hint="eastAsia"/>
        </w:rPr>
        <w:t>系统分析</w:t>
      </w:r>
      <w:bookmarkEnd w:id="57"/>
      <w:bookmarkEnd w:id="58"/>
      <w:bookmarkEnd w:id="63"/>
    </w:p>
    <w:p w:rsidR="00C06B94" w:rsidRDefault="00C06B94" w:rsidP="001C00BE">
      <w:pPr>
        <w:pStyle w:val="a2"/>
        <w:ind w:leftChars="100" w:left="352" w:right="210" w:hanging="142"/>
      </w:pPr>
      <w:bookmarkStart w:id="64" w:name="_Toc418593181"/>
      <w:bookmarkStart w:id="65" w:name="_Toc480980071"/>
      <w:r>
        <w:rPr>
          <w:rFonts w:hint="eastAsia"/>
        </w:rPr>
        <w:t>差异点分析</w:t>
      </w:r>
      <w:bookmarkEnd w:id="64"/>
      <w:bookmarkEnd w:id="65"/>
    </w:p>
    <w:p w:rsidR="001D433B" w:rsidRDefault="00B77DF5" w:rsidP="00C06B94">
      <w:bookmarkStart w:id="66" w:name="_Toc418593182"/>
      <w:r>
        <w:rPr>
          <w:rFonts w:hint="eastAsia"/>
        </w:rPr>
        <w:t>服务器</w:t>
      </w:r>
      <w:r w:rsidR="001D433B">
        <w:rPr>
          <w:rFonts w:hint="eastAsia"/>
        </w:rPr>
        <w:t>新增需求：</w:t>
      </w:r>
    </w:p>
    <w:tbl>
      <w:tblPr>
        <w:tblW w:w="8340" w:type="dxa"/>
        <w:tblInd w:w="94" w:type="dxa"/>
        <w:tblLook w:val="04A0"/>
      </w:tblPr>
      <w:tblGrid>
        <w:gridCol w:w="1110"/>
        <w:gridCol w:w="2148"/>
        <w:gridCol w:w="5170"/>
      </w:tblGrid>
      <w:tr w:rsidR="001D433B" w:rsidRPr="001D433B" w:rsidTr="001D433B">
        <w:trPr>
          <w:trHeight w:val="285"/>
        </w:trPr>
        <w:tc>
          <w:tcPr>
            <w:tcW w:w="1660" w:type="dxa"/>
            <w:tcBorders>
              <w:top w:val="single" w:sz="4" w:space="0" w:color="auto"/>
              <w:left w:val="single" w:sz="4" w:space="0" w:color="auto"/>
              <w:bottom w:val="single" w:sz="4" w:space="0" w:color="auto"/>
              <w:right w:val="single" w:sz="4" w:space="0" w:color="auto"/>
            </w:tcBorders>
            <w:shd w:val="clear" w:color="000000" w:fill="FFCC99"/>
            <w:noWrap/>
            <w:vAlign w:val="center"/>
            <w:hideMark/>
          </w:tcPr>
          <w:p w:rsidR="001D433B" w:rsidRPr="001D433B" w:rsidRDefault="001D433B" w:rsidP="001D433B">
            <w:pPr>
              <w:widowControl/>
              <w:autoSpaceDE/>
              <w:autoSpaceDN/>
              <w:adjustRightInd/>
              <w:spacing w:line="240" w:lineRule="auto"/>
              <w:rPr>
                <w:rFonts w:ascii="宋体" w:hAnsi="宋体" w:cs="宋体"/>
                <w:b/>
                <w:bCs/>
                <w:snapToGrid/>
                <w:color w:val="333399"/>
              </w:rPr>
            </w:pPr>
            <w:r w:rsidRPr="001D433B">
              <w:rPr>
                <w:rFonts w:ascii="宋体" w:hAnsi="宋体" w:cs="宋体" w:hint="eastAsia"/>
                <w:b/>
                <w:bCs/>
                <w:snapToGrid/>
                <w:color w:val="333399"/>
              </w:rPr>
              <w:t>需求编号</w:t>
            </w:r>
          </w:p>
        </w:tc>
        <w:tc>
          <w:tcPr>
            <w:tcW w:w="3340" w:type="dxa"/>
            <w:tcBorders>
              <w:top w:val="single" w:sz="4" w:space="0" w:color="auto"/>
              <w:left w:val="nil"/>
              <w:bottom w:val="single" w:sz="4" w:space="0" w:color="auto"/>
              <w:right w:val="single" w:sz="4" w:space="0" w:color="auto"/>
            </w:tcBorders>
            <w:shd w:val="clear" w:color="000000" w:fill="FFCC99"/>
            <w:noWrap/>
            <w:vAlign w:val="center"/>
            <w:hideMark/>
          </w:tcPr>
          <w:p w:rsidR="001D433B" w:rsidRPr="001D433B" w:rsidRDefault="001D433B" w:rsidP="001D433B">
            <w:pPr>
              <w:widowControl/>
              <w:autoSpaceDE/>
              <w:autoSpaceDN/>
              <w:adjustRightInd/>
              <w:spacing w:line="240" w:lineRule="auto"/>
              <w:rPr>
                <w:rFonts w:ascii="宋体" w:hAnsi="宋体" w:cs="宋体"/>
                <w:b/>
                <w:bCs/>
                <w:snapToGrid/>
                <w:color w:val="333399"/>
              </w:rPr>
            </w:pPr>
            <w:r w:rsidRPr="001D433B">
              <w:rPr>
                <w:rFonts w:ascii="宋体" w:hAnsi="宋体" w:cs="宋体" w:hint="eastAsia"/>
                <w:b/>
                <w:bCs/>
                <w:snapToGrid/>
                <w:color w:val="333399"/>
              </w:rPr>
              <w:t>需求描述</w:t>
            </w:r>
          </w:p>
        </w:tc>
        <w:tc>
          <w:tcPr>
            <w:tcW w:w="3340" w:type="dxa"/>
            <w:tcBorders>
              <w:top w:val="single" w:sz="4" w:space="0" w:color="auto"/>
              <w:left w:val="nil"/>
              <w:bottom w:val="single" w:sz="4" w:space="0" w:color="auto"/>
              <w:right w:val="single" w:sz="4" w:space="0" w:color="auto"/>
            </w:tcBorders>
            <w:shd w:val="clear" w:color="000000" w:fill="FFCC99"/>
            <w:noWrap/>
            <w:vAlign w:val="center"/>
            <w:hideMark/>
          </w:tcPr>
          <w:p w:rsidR="001D433B" w:rsidRPr="001D433B" w:rsidRDefault="001D433B" w:rsidP="001D433B">
            <w:pPr>
              <w:widowControl/>
              <w:autoSpaceDE/>
              <w:autoSpaceDN/>
              <w:adjustRightInd/>
              <w:spacing w:line="240" w:lineRule="auto"/>
              <w:rPr>
                <w:rFonts w:ascii="宋体" w:hAnsi="宋体" w:cs="宋体"/>
                <w:b/>
                <w:bCs/>
                <w:snapToGrid/>
                <w:color w:val="333399"/>
              </w:rPr>
            </w:pPr>
            <w:r w:rsidRPr="001D433B">
              <w:rPr>
                <w:rFonts w:ascii="宋体" w:hAnsi="宋体" w:cs="宋体" w:hint="eastAsia"/>
                <w:b/>
                <w:bCs/>
                <w:snapToGrid/>
                <w:color w:val="333399"/>
              </w:rPr>
              <w:t>说明</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数据库敏感信息排查</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数据库敏感信息排查</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日志敏感信息信息排查</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日志敏感信息信息排查</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ICSL用例开发和测试交叉测试</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ICSL用例开发和测试交叉测试(660用例)</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安全红线排查&amp;测试</w:t>
            </w:r>
          </w:p>
        </w:tc>
        <w:tc>
          <w:tcPr>
            <w:tcW w:w="3340" w:type="dxa"/>
            <w:tcBorders>
              <w:top w:val="nil"/>
              <w:left w:val="nil"/>
              <w:bottom w:val="single" w:sz="4" w:space="0" w:color="auto"/>
              <w:right w:val="single" w:sz="4" w:space="0" w:color="auto"/>
            </w:tcBorders>
            <w:shd w:val="clear" w:color="auto" w:fill="auto"/>
            <w:noWrap/>
            <w:vAlign w:val="center"/>
            <w:hideMark/>
          </w:tcPr>
          <w:tbl>
            <w:tblPr>
              <w:tblW w:w="7860" w:type="dxa"/>
              <w:tblLook w:val="04A0"/>
            </w:tblPr>
            <w:tblGrid>
              <w:gridCol w:w="4944"/>
            </w:tblGrid>
            <w:tr w:rsidR="00AD1242" w:rsidRPr="00AD1242" w:rsidTr="00AD1242">
              <w:trPr>
                <w:trHeight w:val="285"/>
              </w:trPr>
              <w:tc>
                <w:tcPr>
                  <w:tcW w:w="7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1 管理通道安全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2 操作系统安全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lastRenderedPageBreak/>
                    <w:t>3 协议与接口防攻击</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4 Web安全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5 产品开发、发布和安装安全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6 数据库安全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7 敏感数据保护</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8 系统管理和维护安全</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10 监听接口及防止非法监听</w:t>
                  </w:r>
                </w:p>
              </w:tc>
            </w:tr>
            <w:tr w:rsidR="00AD1242" w:rsidRPr="00AD1242" w:rsidTr="00AD1242">
              <w:trPr>
                <w:trHeight w:val="285"/>
              </w:trPr>
              <w:tc>
                <w:tcPr>
                  <w:tcW w:w="7860" w:type="dxa"/>
                  <w:tcBorders>
                    <w:top w:val="nil"/>
                    <w:left w:val="single" w:sz="4" w:space="0" w:color="auto"/>
                    <w:bottom w:val="single" w:sz="4" w:space="0" w:color="auto"/>
                    <w:right w:val="single" w:sz="4" w:space="0" w:color="auto"/>
                  </w:tcBorders>
                  <w:shd w:val="clear" w:color="auto" w:fill="auto"/>
                  <w:noWrap/>
                  <w:vAlign w:val="center"/>
                  <w:hideMark/>
                </w:tcPr>
                <w:p w:rsidR="00AD1242" w:rsidRPr="00AD1242" w:rsidRDefault="00AD1242" w:rsidP="00AD1242">
                  <w:pPr>
                    <w:widowControl/>
                    <w:autoSpaceDE/>
                    <w:autoSpaceDN/>
                    <w:adjustRightInd/>
                    <w:spacing w:line="240" w:lineRule="auto"/>
                    <w:rPr>
                      <w:rFonts w:ascii="宋体" w:hAnsi="宋体" w:cs="宋体"/>
                      <w:snapToGrid/>
                      <w:sz w:val="24"/>
                      <w:szCs w:val="24"/>
                    </w:rPr>
                  </w:pPr>
                  <w:r w:rsidRPr="00AD1242">
                    <w:rPr>
                      <w:rFonts w:ascii="宋体" w:hAnsi="宋体" w:cs="宋体" w:hint="eastAsia"/>
                      <w:snapToGrid/>
                      <w:sz w:val="24"/>
                      <w:szCs w:val="24"/>
                    </w:rPr>
                    <w:t>11 隐私保护</w:t>
                  </w:r>
                </w:p>
              </w:tc>
            </w:tr>
          </w:tbl>
          <w:p w:rsidR="002F71E2" w:rsidRDefault="002F71E2">
            <w:pPr>
              <w:rPr>
                <w:rFonts w:ascii="微软雅黑" w:eastAsia="微软雅黑" w:hAnsi="微软雅黑" w:cs="宋体"/>
                <w:sz w:val="18"/>
                <w:szCs w:val="18"/>
              </w:rPr>
            </w:pP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ICSL共性问题排查</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ICSL共性问题排查</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客户端排查工作</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客户端排查工作</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安全用例讲解(每日)</w:t>
            </w: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AD1242">
            <w:pPr>
              <w:rPr>
                <w:rFonts w:ascii="微软雅黑" w:eastAsia="微软雅黑" w:hAnsi="微软雅黑" w:cs="宋体"/>
                <w:sz w:val="18"/>
                <w:szCs w:val="18"/>
              </w:rPr>
            </w:pPr>
            <w:r w:rsidRPr="00AD1242">
              <w:rPr>
                <w:rFonts w:ascii="微软雅黑" w:eastAsia="微软雅黑" w:hAnsi="微软雅黑" w:cs="宋体" w:hint="eastAsia"/>
                <w:sz w:val="18"/>
                <w:szCs w:val="18"/>
              </w:rPr>
              <w:t>安全用例讲解(每日)</w:t>
            </w: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Default="002F71E2">
            <w:pPr>
              <w:rPr>
                <w:rFonts w:ascii="微软雅黑" w:eastAsia="微软雅黑" w:hAnsi="微软雅黑" w:cs="宋体"/>
                <w:sz w:val="18"/>
                <w:szCs w:val="18"/>
              </w:rPr>
            </w:pP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r>
      <w:tr w:rsidR="002F71E2" w:rsidRPr="001D433B" w:rsidTr="001D433B">
        <w:trPr>
          <w:trHeight w:val="28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c>
          <w:tcPr>
            <w:tcW w:w="3340" w:type="dxa"/>
            <w:tcBorders>
              <w:top w:val="nil"/>
              <w:left w:val="nil"/>
              <w:bottom w:val="single" w:sz="4" w:space="0" w:color="auto"/>
              <w:right w:val="single" w:sz="4" w:space="0" w:color="auto"/>
            </w:tcBorders>
            <w:shd w:val="clear" w:color="auto" w:fill="auto"/>
            <w:noWrap/>
            <w:vAlign w:val="center"/>
            <w:hideMark/>
          </w:tcPr>
          <w:p w:rsidR="002F71E2" w:rsidRPr="002F71E2" w:rsidRDefault="002F71E2">
            <w:pPr>
              <w:rPr>
                <w:rFonts w:ascii="微软雅黑" w:eastAsia="微软雅黑" w:hAnsi="微软雅黑"/>
                <w:sz w:val="18"/>
                <w:szCs w:val="18"/>
              </w:rPr>
            </w:pPr>
          </w:p>
        </w:tc>
      </w:tr>
    </w:tbl>
    <w:p w:rsidR="00036EC6" w:rsidRDefault="00036EC6" w:rsidP="00CA3964"/>
    <w:p w:rsidR="00C06B94" w:rsidRDefault="00C06B94" w:rsidP="001C00BE">
      <w:pPr>
        <w:pStyle w:val="a2"/>
        <w:ind w:leftChars="100" w:left="352" w:right="210" w:hanging="142"/>
      </w:pPr>
      <w:bookmarkStart w:id="67" w:name="_Toc480980072"/>
      <w:r>
        <w:rPr>
          <w:rFonts w:hint="eastAsia"/>
        </w:rPr>
        <w:t>系统架构</w:t>
      </w:r>
      <w:bookmarkEnd w:id="66"/>
      <w:bookmarkEnd w:id="67"/>
    </w:p>
    <w:p w:rsidR="00C06B94" w:rsidRDefault="002271EE" w:rsidP="00C06B94">
      <w:pPr>
        <w:pStyle w:val="af4"/>
        <w:jc w:val="center"/>
      </w:pPr>
      <w:r w:rsidRPr="002271EE">
        <w:rPr>
          <w:noProof/>
        </w:rPr>
        <w:drawing>
          <wp:inline distT="0" distB="0" distL="0" distR="0">
            <wp:extent cx="5053560" cy="2289658"/>
            <wp:effectExtent l="19050" t="0" r="0" b="0"/>
            <wp:docPr id="3"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657184" cy="4680521"/>
                      <a:chOff x="552971" y="1196752"/>
                      <a:chExt cx="10657184" cy="4680521"/>
                    </a:xfrm>
                  </a:grpSpPr>
                  <a:sp>
                    <a:nvSpPr>
                      <a:cNvPr id="125" name="Rectangle 23"/>
                      <a:cNvSpPr>
                        <a:spLocks noChangeArrowheads="1"/>
                      </a:cNvSpPr>
                    </a:nvSpPr>
                    <a:spPr bwMode="auto">
                      <a:xfrm>
                        <a:off x="6286941" y="2293516"/>
                        <a:ext cx="1136126" cy="1535896"/>
                      </a:xfrm>
                      <a:prstGeom prst="rect">
                        <a:avLst/>
                      </a:prstGeom>
                      <a:solidFill>
                        <a:srgbClr val="00B0F0">
                          <a:alpha val="7000"/>
                        </a:srgbClr>
                      </a:solidFill>
                      <a:ln w="25400" cap="flat" cmpd="sng" algn="ctr">
                        <a:solidFill>
                          <a:srgbClr val="B2B2B2">
                            <a:lumMod val="60000"/>
                            <a:lumOff val="40000"/>
                          </a:srgbClr>
                        </a:solidFill>
                        <a:prstDash val="solid"/>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26" name="Rectangle 64"/>
                      <a:cNvSpPr>
                        <a:spLocks noChangeArrowheads="1"/>
                      </a:cNvSpPr>
                    </a:nvSpPr>
                    <a:spPr bwMode="auto">
                      <a:xfrm>
                        <a:off x="1818599" y="2292691"/>
                        <a:ext cx="3029249" cy="1536769"/>
                      </a:xfrm>
                      <a:prstGeom prst="rect">
                        <a:avLst/>
                      </a:prstGeom>
                      <a:solidFill>
                        <a:srgbClr val="00B0F0">
                          <a:alpha val="7000"/>
                        </a:srgbClr>
                      </a:solidFill>
                      <a:ln w="25400" cap="flat" cmpd="sng" algn="ctr">
                        <a:solidFill>
                          <a:srgbClr val="B2B2B2">
                            <a:lumMod val="60000"/>
                            <a:lumOff val="40000"/>
                          </a:srgbClr>
                        </a:solidFill>
                        <a:prstDash val="solid"/>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zh-CN" altLang="en-US" sz="1000" b="1" i="0" u="none" strike="noStrike" kern="0" cap="none" spc="0" normalizeH="0" baseline="0" noProof="0" dirty="0" smtClean="0">
                            <a:ln>
                              <a:noFill/>
                            </a:ln>
                            <a:solidFill>
                              <a:srgbClr val="000000"/>
                            </a:solidFill>
                            <a:effectLst/>
                            <a:uLnTx/>
                            <a:uFillTx/>
                            <a:latin typeface="微软雅黑" pitchFamily="34" charset="-122"/>
                            <a:ea typeface="微软雅黑" pitchFamily="34" charset="-122"/>
                          </a:endParaRPr>
                        </a:p>
                      </a:txBody>
                      <a:useSpRect/>
                    </a:txSp>
                  </a:sp>
                  <a:sp>
                    <a:nvSpPr>
                      <a:cNvPr id="128" name="Oval 46"/>
                      <a:cNvSpPr>
                        <a:spLocks noChangeArrowheads="1"/>
                      </a:cNvSpPr>
                    </a:nvSpPr>
                    <a:spPr bwMode="auto">
                      <a:xfrm>
                        <a:off x="2015188" y="1269584"/>
                        <a:ext cx="1060387"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lang="en-US" altLang="zh-CN" sz="900" kern="0" dirty="0" smtClean="0">
                              <a:solidFill>
                                <a:sysClr val="windowText" lastClr="000000"/>
                              </a:solidFill>
                              <a:latin typeface="Arial" pitchFamily="34" charset="0"/>
                              <a:ea typeface="微软雅黑" pitchFamily="34" charset="-122"/>
                              <a:cs typeface="Arial" pitchFamily="34" charset="0"/>
                            </a:rPr>
                            <a:t>App</a:t>
                          </a:r>
                          <a:r>
                            <a:rPr lang="zh-CN" altLang="en-US" sz="900" kern="0" dirty="0" smtClean="0">
                              <a:solidFill>
                                <a:sysClr val="windowText" lastClr="000000"/>
                              </a:solidFill>
                              <a:latin typeface="Arial" pitchFamily="34" charset="0"/>
                              <a:ea typeface="微软雅黑" pitchFamily="34" charset="-122"/>
                              <a:cs typeface="Arial" pitchFamily="34" charset="0"/>
                            </a:rPr>
                            <a:t>（广告）</a:t>
                          </a:r>
                          <a:endParaRPr kumimoji="0" lang="en-US" altLang="zh-CN" sz="9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29" name="Text Box 5"/>
                      <a:cNvSpPr txBox="1">
                        <a:spLocks noChangeArrowheads="1"/>
                      </a:cNvSpPr>
                    </a:nvSpPr>
                    <a:spPr bwMode="auto">
                      <a:xfrm>
                        <a:off x="1818178" y="2293515"/>
                        <a:ext cx="986573"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zh-CN" altLang="en-US"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广告实时投放</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33" name="Rectangle 23"/>
                      <a:cNvSpPr>
                        <a:spLocks noChangeArrowheads="1"/>
                      </a:cNvSpPr>
                    </a:nvSpPr>
                    <a:spPr bwMode="auto">
                      <a:xfrm>
                        <a:off x="1136502" y="2293515"/>
                        <a:ext cx="541020" cy="2901138"/>
                      </a:xfrm>
                      <a:prstGeom prst="rect">
                        <a:avLst/>
                      </a:prstGeom>
                      <a:solidFill>
                        <a:srgbClr val="FFFFFF">
                          <a:lumMod val="75000"/>
                        </a:srgbClr>
                      </a:solidFill>
                      <a:ln w="38100" cap="flat" cmpd="sng" algn="ctr">
                        <a:solidFill>
                          <a:srgbClr val="FFFFFF"/>
                        </a:solidFill>
                        <a:prstDash val="solid"/>
                        <a:headEnd/>
                        <a:tailEnd/>
                      </a:ln>
                      <a:effectLst>
                        <a:outerShdw blurRad="40000" dist="20000" dir="5400000" rotWithShape="0">
                          <a:srgbClr val="000000">
                            <a:alpha val="38000"/>
                          </a:srgbClr>
                        </a:outerShdw>
                      </a:effectLst>
                    </a:spPr>
                    <a:txSp>
                      <a:txBody>
                        <a:bodyPr lIns="79200" tIns="39600" rIns="79200" bIns="39600" anchor="ctr" anchorCtr="1"/>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01688" eaLnBrk="1" fontAlgn="auto" latinLnBrk="0" hangingPunct="1">
                            <a:lnSpc>
                              <a:spcPct val="100000"/>
                            </a:lnSpc>
                            <a:spcBef>
                              <a:spcPts val="0"/>
                            </a:spcBef>
                            <a:spcAft>
                              <a:spcPts val="0"/>
                            </a:spcAft>
                            <a:buClrTx/>
                            <a:buSzTx/>
                            <a:buFontTx/>
                            <a:buNone/>
                            <a:tabLst/>
                            <a:defRPr/>
                          </a:pPr>
                          <a:r>
                            <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Zabbix</a:t>
                          </a:r>
                          <a:r>
                            <a:rPr kumimoji="0" lang="zh-CN" altLang="en-US"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网管</a:t>
                          </a:r>
                          <a:endPar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34" name="Oval 46"/>
                      <a:cNvSpPr>
                        <a:spLocks noChangeArrowheads="1"/>
                      </a:cNvSpPr>
                    </a:nvSpPr>
                    <a:spPr bwMode="auto">
                      <a:xfrm>
                        <a:off x="7574551" y="1268760"/>
                        <a:ext cx="1136128"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kumimoji="0" lang="zh-CN" altLang="en-US" sz="9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广告主</a:t>
                          </a:r>
                          <a:endParaRPr kumimoji="0" lang="en-US" altLang="zh-CN" sz="9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35" name="Oval 46"/>
                      <a:cNvSpPr>
                        <a:spLocks noChangeArrowheads="1"/>
                      </a:cNvSpPr>
                    </a:nvSpPr>
                    <a:spPr bwMode="auto">
                      <a:xfrm>
                        <a:off x="3333011" y="1269584"/>
                        <a:ext cx="1060387"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kumimoji="0" lang="en-US" altLang="zh-CN" sz="8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App</a:t>
                          </a:r>
                          <a:r>
                            <a:rPr lang="zh-CN" altLang="en-US" sz="800" kern="0" dirty="0" smtClean="0">
                              <a:solidFill>
                                <a:sysClr val="windowText" lastClr="000000"/>
                              </a:solidFill>
                              <a:latin typeface="Arial" pitchFamily="34" charset="0"/>
                              <a:ea typeface="微软雅黑" pitchFamily="34" charset="-122"/>
                              <a:cs typeface="Arial" pitchFamily="34" charset="0"/>
                            </a:rPr>
                            <a:t>（</a:t>
                          </a:r>
                          <a:r>
                            <a:rPr lang="en-US" altLang="zh-CN" sz="800" kern="0" dirty="0" smtClean="0">
                              <a:solidFill>
                                <a:sysClr val="windowText" lastClr="000000"/>
                              </a:solidFill>
                              <a:latin typeface="Arial" pitchFamily="34" charset="0"/>
                              <a:ea typeface="微软雅黑" pitchFamily="34" charset="-122"/>
                              <a:cs typeface="Arial" pitchFamily="34" charset="0"/>
                            </a:rPr>
                            <a:t>PUSH</a:t>
                          </a:r>
                          <a:r>
                            <a:rPr lang="zh-CN" altLang="en-US" sz="800" kern="0" dirty="0" smtClean="0">
                              <a:solidFill>
                                <a:sysClr val="windowText" lastClr="000000"/>
                              </a:solidFill>
                              <a:latin typeface="Arial" pitchFamily="34" charset="0"/>
                              <a:ea typeface="微软雅黑" pitchFamily="34" charset="-122"/>
                              <a:cs typeface="Arial" pitchFamily="34" charset="0"/>
                            </a:rPr>
                            <a:t>）</a:t>
                          </a:r>
                          <a:endParaRPr kumimoji="0" lang="en-US" altLang="zh-CN" sz="8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36" name="Oval 46"/>
                      <a:cNvSpPr>
                        <a:spLocks noChangeArrowheads="1"/>
                      </a:cNvSpPr>
                    </a:nvSpPr>
                    <a:spPr bwMode="auto">
                      <a:xfrm>
                        <a:off x="6286941" y="1269584"/>
                        <a:ext cx="1136126"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kumimoji="0" lang="zh-CN" altLang="en-US" sz="9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开发者</a:t>
                          </a:r>
                          <a:endParaRPr kumimoji="0" lang="en-US" altLang="zh-CN" sz="9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37" name="AutoShape 27"/>
                      <a:cNvSpPr>
                        <a:spLocks noChangeArrowheads="1"/>
                      </a:cNvSpPr>
                    </a:nvSpPr>
                    <a:spPr bwMode="auto">
                      <a:xfrm rot="16200000">
                        <a:off x="10140185" y="3260875"/>
                        <a:ext cx="170655" cy="454450"/>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42" name="Rectangle 67"/>
                      <a:cNvSpPr>
                        <a:spLocks noChangeArrowheads="1"/>
                      </a:cNvSpPr>
                    </a:nvSpPr>
                    <a:spPr bwMode="auto">
                      <a:xfrm>
                        <a:off x="1136502" y="5535963"/>
                        <a:ext cx="8861783" cy="170654"/>
                      </a:xfrm>
                      <a:prstGeom prst="rect">
                        <a:avLst/>
                      </a:prstGeom>
                      <a:solidFill>
                        <a:srgbClr val="FFFFFF">
                          <a:lumMod val="85000"/>
                        </a:srgbClr>
                      </a:solidFill>
                      <a:ln w="3175" algn="ctr">
                        <a:solidFill>
                          <a:srgbClr val="000000"/>
                        </a:solidFill>
                        <a:miter lim="800000"/>
                        <a:headEnd/>
                        <a:tailEnd/>
                      </a:ln>
                      <a:effectLst>
                        <a:outerShdw blurRad="50800" dist="38100" dir="2700000" algn="tl" rotWithShape="0">
                          <a:prstClr val="black">
                            <a:alpha val="40000"/>
                          </a:prstClr>
                        </a:outerShdw>
                      </a:effectLst>
                    </a:spPr>
                    <a:txSp>
                      <a:txBody>
                        <a:bodyPr lIns="83296" tIns="41646" rIns="83296" bIns="41646"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35025" eaLnBrk="0" fontAlgn="auto" latinLnBrk="0" hangingPunct="0">
                            <a:lnSpc>
                              <a:spcPct val="100000"/>
                            </a:lnSpc>
                            <a:spcBef>
                              <a:spcPts val="0"/>
                            </a:spcBef>
                            <a:spcAft>
                              <a:spcPts val="0"/>
                            </a:spcAft>
                            <a:buClrTx/>
                            <a:buSzTx/>
                            <a:buFontTx/>
                            <a:buNone/>
                            <a:tabLst/>
                            <a:defRPr/>
                          </a:pPr>
                          <a:r>
                            <a:rPr kumimoji="0" lang="en-US" altLang="zh-CN" sz="800" b="0" i="0" u="none" strike="noStrike" kern="0" cap="none" spc="0" normalizeH="0" baseline="0" noProof="0" dirty="0" err="1" smtClean="0">
                              <a:ln>
                                <a:noFill/>
                              </a:ln>
                              <a:solidFill>
                                <a:srgbClr val="000000"/>
                              </a:solidFill>
                              <a:effectLst/>
                              <a:uLnTx/>
                              <a:uFillTx/>
                              <a:latin typeface="Arial" pitchFamily="34" charset="0"/>
                              <a:ea typeface="微软雅黑" pitchFamily="34" charset="-122"/>
                              <a:cs typeface="Arial" pitchFamily="34" charset="0"/>
                            </a:rPr>
                            <a:t>Hareware</a:t>
                          </a: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t>
                          </a:r>
                          <a:r>
                            <a:rPr kumimoji="0" lang="en-US" altLang="zh-CN"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RH2285</a:t>
                          </a: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t>
                          </a:r>
                          <a:r>
                            <a:rPr kumimoji="0" lang="en-US" altLang="zh-CN"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E6000</a:t>
                          </a: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等）</a:t>
                          </a:r>
                          <a:endParaRPr kumimoji="0" lang="en-US" altLang="zh-CN" sz="800" b="0"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44" name="Text Box 5"/>
                      <a:cNvSpPr txBox="1">
                        <a:spLocks noChangeArrowheads="1"/>
                      </a:cNvSpPr>
                    </a:nvSpPr>
                    <a:spPr bwMode="auto">
                      <a:xfrm>
                        <a:off x="985019" y="1866877"/>
                        <a:ext cx="1310309" cy="355127"/>
                      </a:xfrm>
                      <a:prstGeom prst="rect">
                        <a:avLst/>
                      </a:prstGeom>
                      <a:noFill/>
                      <a:ln w="9525" algn="ctr">
                        <a:noFill/>
                        <a:miter lim="800000"/>
                        <a:headEnd/>
                        <a:tailEnd/>
                      </a:ln>
                    </a:spPr>
                    <a:txSp>
                      <a:txBody>
                        <a:bodyPr wrap="none" lIns="83434" tIns="41717" rIns="83434" bIns="41717">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zh-CN" altLang="en-US" sz="1400" b="1" i="0" u="none" strike="noStrike" kern="0" cap="none" spc="0" normalizeH="0" baseline="0" noProof="0" dirty="0" smtClean="0">
                              <a:ln>
                                <a:noFill/>
                              </a:ln>
                              <a:solidFill>
                                <a:srgbClr val="990000"/>
                              </a:solidFill>
                              <a:effectLst/>
                              <a:uLnTx/>
                              <a:uFillTx/>
                              <a:latin typeface="Arial" pitchFamily="34" charset="0"/>
                              <a:ea typeface="微软雅黑" pitchFamily="34" charset="-122"/>
                              <a:cs typeface="Arial" pitchFamily="34" charset="0"/>
                            </a:rPr>
                            <a:t>广告业务平台</a:t>
                          </a:r>
                          <a:endParaRPr kumimoji="0" lang="en-US" altLang="zh-CN" sz="1400" b="1" i="0" u="none" strike="noStrike" kern="0" cap="none" spc="0" normalizeH="0" baseline="0" noProof="0" dirty="0">
                            <a:ln>
                              <a:noFill/>
                            </a:ln>
                            <a:solidFill>
                              <a:srgbClr val="990000"/>
                            </a:solidFill>
                            <a:effectLst/>
                            <a:uLnTx/>
                            <a:uFillTx/>
                            <a:latin typeface="Arial" pitchFamily="34" charset="0"/>
                            <a:ea typeface="微软雅黑" pitchFamily="34" charset="-122"/>
                            <a:cs typeface="Arial" pitchFamily="34" charset="0"/>
                          </a:endParaRPr>
                        </a:p>
                      </a:txBody>
                      <a:useSpRect/>
                    </a:txSp>
                  </a:sp>
                  <a:sp>
                    <a:nvSpPr>
                      <a:cNvPr id="146" name="Oval 46"/>
                      <a:cNvSpPr>
                        <a:spLocks noChangeArrowheads="1"/>
                      </a:cNvSpPr>
                    </a:nvSpPr>
                    <a:spPr bwMode="auto">
                      <a:xfrm>
                        <a:off x="8862161" y="1268760"/>
                        <a:ext cx="1136126"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kumimoji="0" lang="zh-CN" altLang="en-US" sz="7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运营人员</a:t>
                          </a:r>
                          <a:endParaRPr kumimoji="0" lang="en-US" altLang="zh-CN" sz="7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147" name="Text Box 5"/>
                      <a:cNvSpPr txBox="1">
                        <a:spLocks noChangeArrowheads="1"/>
                      </a:cNvSpPr>
                    </a:nvSpPr>
                    <a:spPr bwMode="auto">
                      <a:xfrm>
                        <a:off x="6287362" y="2293515"/>
                        <a:ext cx="445329"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SSP</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49" name="AutoShape 27"/>
                      <a:cNvSpPr>
                        <a:spLocks noChangeArrowheads="1"/>
                      </a:cNvSpPr>
                    </a:nvSpPr>
                    <a:spPr bwMode="auto">
                      <a:xfrm>
                        <a:off x="2469638" y="1610894"/>
                        <a:ext cx="151483" cy="682621"/>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169" name="Rectangle 70"/>
                      <a:cNvSpPr>
                        <a:spLocks noChangeArrowheads="1"/>
                      </a:cNvSpPr>
                    </a:nvSpPr>
                    <a:spPr bwMode="auto">
                      <a:xfrm>
                        <a:off x="1893920" y="2982655"/>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SDKServer</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70" name="Rectangle 70"/>
                      <a:cNvSpPr>
                        <a:spLocks noChangeArrowheads="1"/>
                      </a:cNvSpPr>
                    </a:nvSpPr>
                    <a:spPr bwMode="auto">
                      <a:xfrm>
                        <a:off x="1897720" y="3402920"/>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FTP</a:t>
                          </a:r>
                        </a:p>
                      </a:txBody>
                      <a:useSpRect/>
                    </a:txSp>
                  </a:sp>
                  <a:sp>
                    <a:nvSpPr>
                      <a:cNvPr id="173" name="矩形 172"/>
                      <a:cNvSpPr/>
                    </a:nvSpPr>
                    <a:spPr bwMode="gray">
                      <a:xfrm>
                        <a:off x="985019" y="1866877"/>
                        <a:ext cx="9164752" cy="4010396"/>
                      </a:xfrm>
                      <a:prstGeom prst="rect">
                        <a:avLst/>
                      </a:prstGeom>
                      <a:noFill/>
                      <a:ln w="12700">
                        <a:solidFill>
                          <a:srgbClr val="0000FF"/>
                        </a:solidFill>
                        <a:prstDash val="sysDash"/>
                        <a:round/>
                        <a:headEnd/>
                        <a:tailEnd/>
                      </a:ln>
                      <a:effectLst>
                        <a:outerShdw sx="1000" sy="1000" algn="ctr" rotWithShape="0">
                          <a:srgbClr val="000000"/>
                        </a:outerShdw>
                      </a:effectLst>
                    </a:spPr>
                    <a:txSp>
                      <a:txBody>
                        <a:bodyPr wrap="none" lIns="91348" tIns="45677" rIns="91348" bIns="45677"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algn="ctr" fontAlgn="auto">
                            <a:spcBef>
                              <a:spcPts val="0"/>
                            </a:spcBef>
                            <a:spcAft>
                              <a:spcPts val="0"/>
                            </a:spcAft>
                            <a:defRPr/>
                          </a:pPr>
                          <a:endParaRPr lang="zh-CN" altLang="en-US" sz="900" b="1" kern="0" dirty="0">
                            <a:solidFill>
                              <a:srgbClr val="000000"/>
                            </a:solidFill>
                            <a:latin typeface="Arial" pitchFamily="34" charset="0"/>
                            <a:ea typeface="微软雅黑" pitchFamily="34" charset="-122"/>
                            <a:cs typeface="Arial" pitchFamily="34" charset="0"/>
                          </a:endParaRPr>
                        </a:p>
                      </a:txBody>
                      <a:useSpRect/>
                    </a:txSp>
                  </a:sp>
                  <a:sp>
                    <a:nvSpPr>
                      <a:cNvPr id="174" name="Rectangle 70"/>
                      <a:cNvSpPr>
                        <a:spLocks noChangeArrowheads="1"/>
                      </a:cNvSpPr>
                    </a:nvSpPr>
                    <a:spPr bwMode="auto">
                      <a:xfrm>
                        <a:off x="2878563" y="2982655"/>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ACD</a:t>
                          </a:r>
                        </a:p>
                      </a:txBody>
                      <a:useSpRect/>
                    </a:txSp>
                  </a:sp>
                  <a:sp>
                    <a:nvSpPr>
                      <a:cNvPr id="175" name="Rectangle 70"/>
                      <a:cNvSpPr>
                        <a:spLocks noChangeArrowheads="1"/>
                      </a:cNvSpPr>
                    </a:nvSpPr>
                    <a:spPr bwMode="auto">
                      <a:xfrm>
                        <a:off x="2878563" y="3402773"/>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CountServer</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78" name="Rectangle 70"/>
                      <a:cNvSpPr>
                        <a:spLocks noChangeArrowheads="1"/>
                      </a:cNvSpPr>
                    </a:nvSpPr>
                    <a:spPr bwMode="auto">
                      <a:xfrm>
                        <a:off x="3863205" y="2982655"/>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800" b="1" i="0" u="none" strike="noStrike" kern="0" cap="none" spc="0" normalizeH="0" baseline="0" noProof="0" dirty="0" err="1" smtClean="0">
                              <a:ln>
                                <a:noFill/>
                              </a:ln>
                              <a:solidFill>
                                <a:srgbClr val="000000"/>
                              </a:solidFill>
                              <a:effectLst/>
                              <a:uLnTx/>
                              <a:uFillTx/>
                              <a:latin typeface="华文细黑"/>
                              <a:ea typeface="宋体" pitchFamily="2" charset="-122"/>
                            </a:rPr>
                            <a:t>ContentServer</a:t>
                          </a:r>
                          <a:endParaRPr kumimoji="0" lang="en-US" altLang="zh-CN" sz="8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80" name="Rectangle 70"/>
                      <a:cNvSpPr>
                        <a:spLocks noChangeArrowheads="1"/>
                      </a:cNvSpPr>
                    </a:nvSpPr>
                    <a:spPr bwMode="auto">
                      <a:xfrm>
                        <a:off x="3863205" y="3402773"/>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FCServer</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85" name="Rectangle 67"/>
                      <a:cNvSpPr>
                        <a:spLocks noChangeArrowheads="1"/>
                      </a:cNvSpPr>
                    </a:nvSpPr>
                    <a:spPr bwMode="auto">
                      <a:xfrm>
                        <a:off x="1136502" y="5279980"/>
                        <a:ext cx="8861783" cy="255982"/>
                      </a:xfrm>
                      <a:prstGeom prst="rect">
                        <a:avLst/>
                      </a:prstGeom>
                      <a:solidFill>
                        <a:srgbClr val="FFFFFF">
                          <a:lumMod val="85000"/>
                        </a:srgbClr>
                      </a:solidFill>
                      <a:ln w="3175" algn="ctr">
                        <a:solidFill>
                          <a:srgbClr val="000000"/>
                        </a:solidFill>
                        <a:miter lim="800000"/>
                        <a:headEnd/>
                        <a:tailEnd/>
                      </a:ln>
                      <a:effectLst>
                        <a:outerShdw blurRad="50800" dist="38100" dir="2700000" algn="tl" rotWithShape="0">
                          <a:prstClr val="black">
                            <a:alpha val="40000"/>
                          </a:prstClr>
                        </a:outerShdw>
                      </a:effectLst>
                    </a:spPr>
                    <a:txSp>
                      <a:txBody>
                        <a:bodyPr lIns="83296" tIns="41646" rIns="83296" bIns="41646"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35025" eaLnBrk="0" fontAlgn="auto" latinLnBrk="0" hangingPunct="0">
                            <a:lnSpc>
                              <a:spcPct val="100000"/>
                            </a:lnSpc>
                            <a:spcBef>
                              <a:spcPts val="0"/>
                            </a:spcBef>
                            <a:spcAft>
                              <a:spcPts val="0"/>
                            </a:spcAft>
                            <a:buClrTx/>
                            <a:buSzTx/>
                            <a:buFontTx/>
                            <a:buNone/>
                            <a:tabLst/>
                            <a:defRPr/>
                          </a:pP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虚拟机</a:t>
                          </a:r>
                          <a:r>
                            <a:rPr kumimoji="0" lang="en-US" altLang="zh-CN"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&amp;OS</a:t>
                          </a: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t>
                          </a:r>
                          <a:r>
                            <a:rPr kumimoji="0" lang="en-US" altLang="zh-CN" sz="800" b="0" i="0" u="none" strike="noStrike" kern="0" cap="none" spc="0" normalizeH="0" baseline="0" noProof="0" dirty="0" err="1" smtClean="0">
                              <a:ln>
                                <a:noFill/>
                              </a:ln>
                              <a:solidFill>
                                <a:srgbClr val="000000"/>
                              </a:solidFill>
                              <a:effectLst/>
                              <a:uLnTx/>
                              <a:uFillTx/>
                              <a:latin typeface="Arial" pitchFamily="34" charset="0"/>
                              <a:ea typeface="微软雅黑" pitchFamily="34" charset="-122"/>
                              <a:cs typeface="Arial" pitchFamily="34" charset="0"/>
                            </a:rPr>
                            <a:t>Suse</a:t>
                          </a:r>
                          <a:r>
                            <a:rPr kumimoji="0" lang="en-US" altLang="zh-CN"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 Linux 11 SP3</a:t>
                          </a:r>
                          <a:r>
                            <a:rPr kumimoji="0" lang="zh-CN" altLang="en-US" sz="8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t>
                          </a:r>
                          <a:endParaRPr kumimoji="0" lang="en-US" altLang="zh-CN" sz="800" b="0"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196" name="Rectangle 70"/>
                      <a:cNvSpPr>
                        <a:spLocks noChangeArrowheads="1"/>
                      </a:cNvSpPr>
                    </a:nvSpPr>
                    <a:spPr bwMode="auto">
                      <a:xfrm>
                        <a:off x="6442225" y="2549497"/>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zh-CN" altLang="en-US" sz="900" b="1" i="0" u="none" strike="noStrike" kern="0" cap="none" spc="0" normalizeH="0" baseline="0" noProof="0" dirty="0" smtClean="0">
                              <a:ln>
                                <a:noFill/>
                              </a:ln>
                              <a:solidFill>
                                <a:srgbClr val="000000"/>
                              </a:solidFill>
                              <a:effectLst/>
                              <a:uLnTx/>
                              <a:uFillTx/>
                              <a:latin typeface="华文细黑"/>
                              <a:ea typeface="宋体" pitchFamily="2" charset="-122"/>
                            </a:rPr>
                            <a:t>开发者联盟</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97" name="Rectangle 70"/>
                      <a:cNvSpPr>
                        <a:spLocks noChangeArrowheads="1"/>
                      </a:cNvSpPr>
                    </a:nvSpPr>
                    <a:spPr bwMode="auto">
                      <a:xfrm>
                        <a:off x="6442225" y="2976282"/>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InApp</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198" name="Rectangle 70"/>
                      <a:cNvSpPr>
                        <a:spLocks noChangeArrowheads="1"/>
                      </a:cNvSpPr>
                    </a:nvSpPr>
                    <a:spPr bwMode="auto">
                      <a:xfrm>
                        <a:off x="6442225" y="3402920"/>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CC</a:t>
                          </a:r>
                        </a:p>
                      </a:txBody>
                      <a:useSpRect/>
                    </a:txSp>
                  </a:sp>
                  <a:sp>
                    <a:nvSpPr>
                      <a:cNvPr id="212" name="Rectangle 23"/>
                      <a:cNvSpPr>
                        <a:spLocks noChangeArrowheads="1"/>
                      </a:cNvSpPr>
                    </a:nvSpPr>
                    <a:spPr bwMode="auto">
                      <a:xfrm>
                        <a:off x="7574551" y="2293515"/>
                        <a:ext cx="1136126" cy="1535896"/>
                      </a:xfrm>
                      <a:prstGeom prst="rect">
                        <a:avLst/>
                      </a:prstGeom>
                      <a:solidFill>
                        <a:srgbClr val="00B0F0">
                          <a:alpha val="7000"/>
                        </a:srgbClr>
                      </a:solidFill>
                      <a:ln w="25400" cap="flat" cmpd="sng" algn="ctr">
                        <a:solidFill>
                          <a:srgbClr val="B2B2B2">
                            <a:lumMod val="60000"/>
                            <a:lumOff val="40000"/>
                          </a:srgbClr>
                        </a:solidFill>
                        <a:prstDash val="solid"/>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13" name="Text Box 5"/>
                      <a:cNvSpPr txBox="1">
                        <a:spLocks noChangeArrowheads="1"/>
                      </a:cNvSpPr>
                    </a:nvSpPr>
                    <a:spPr bwMode="auto">
                      <a:xfrm>
                        <a:off x="7574972" y="2293515"/>
                        <a:ext cx="453758"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lang="en-US" altLang="zh-CN" sz="1000" b="1" kern="0" dirty="0" smtClean="0">
                              <a:solidFill>
                                <a:srgbClr val="000000"/>
                              </a:solidFill>
                              <a:latin typeface="Arial" pitchFamily="34" charset="0"/>
                              <a:ea typeface="微软雅黑" pitchFamily="34" charset="-122"/>
                              <a:cs typeface="Arial" pitchFamily="34" charset="0"/>
                            </a:rPr>
                            <a:t>D</a:t>
                          </a:r>
                          <a:r>
                            <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SP</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15" name="Rectangle 70"/>
                      <a:cNvSpPr>
                        <a:spLocks noChangeArrowheads="1"/>
                      </a:cNvSpPr>
                    </a:nvSpPr>
                    <a:spPr bwMode="auto">
                      <a:xfrm>
                        <a:off x="7729835" y="2976281"/>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InApp</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216" name="Rectangle 70"/>
                      <a:cNvSpPr>
                        <a:spLocks noChangeArrowheads="1"/>
                      </a:cNvSpPr>
                    </a:nvSpPr>
                    <a:spPr bwMode="auto">
                      <a:xfrm>
                        <a:off x="7729835" y="3402919"/>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CC</a:t>
                          </a:r>
                        </a:p>
                      </a:txBody>
                      <a:useSpRect/>
                    </a:txSp>
                  </a:sp>
                  <a:sp>
                    <a:nvSpPr>
                      <a:cNvPr id="217" name="Rectangle 23"/>
                      <a:cNvSpPr>
                        <a:spLocks noChangeArrowheads="1"/>
                      </a:cNvSpPr>
                    </a:nvSpPr>
                    <a:spPr bwMode="auto">
                      <a:xfrm>
                        <a:off x="8862161" y="2293515"/>
                        <a:ext cx="1136126" cy="1535896"/>
                      </a:xfrm>
                      <a:prstGeom prst="rect">
                        <a:avLst/>
                      </a:prstGeom>
                      <a:solidFill>
                        <a:srgbClr val="00B0F0">
                          <a:alpha val="7000"/>
                        </a:srgbClr>
                      </a:solidFill>
                      <a:ln w="25400" cap="flat" cmpd="sng" algn="ctr">
                        <a:solidFill>
                          <a:srgbClr val="B2B2B2">
                            <a:lumMod val="60000"/>
                            <a:lumOff val="40000"/>
                          </a:srgbClr>
                        </a:solidFill>
                        <a:prstDash val="solid"/>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18" name="Text Box 5"/>
                      <a:cNvSpPr txBox="1">
                        <a:spLocks noChangeArrowheads="1"/>
                      </a:cNvSpPr>
                    </a:nvSpPr>
                    <a:spPr bwMode="auto">
                      <a:xfrm>
                        <a:off x="8862582" y="2293515"/>
                        <a:ext cx="821333"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PUSH</a:t>
                          </a:r>
                          <a:r>
                            <a:rPr kumimoji="0" lang="zh-CN" altLang="en-US"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对接</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19" name="Rectangle 70"/>
                      <a:cNvSpPr>
                        <a:spLocks noChangeArrowheads="1"/>
                      </a:cNvSpPr>
                    </a:nvSpPr>
                    <a:spPr bwMode="auto">
                      <a:xfrm>
                        <a:off x="9017445" y="2976281"/>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ADPS</a:t>
                          </a:r>
                        </a:p>
                      </a:txBody>
                      <a:useSpRect/>
                    </a:txSp>
                  </a:sp>
                  <a:sp>
                    <a:nvSpPr>
                      <a:cNvPr id="220" name="Rectangle 70"/>
                      <a:cNvSpPr>
                        <a:spLocks noChangeArrowheads="1"/>
                      </a:cNvSpPr>
                    </a:nvSpPr>
                    <a:spPr bwMode="auto">
                      <a:xfrm>
                        <a:off x="9017445" y="3402919"/>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PEN</a:t>
                          </a:r>
                        </a:p>
                      </a:txBody>
                      <a:useSpRect/>
                    </a:txSp>
                  </a:sp>
                  <a:sp>
                    <a:nvSpPr>
                      <a:cNvPr id="221" name="Rectangle 23"/>
                      <a:cNvSpPr>
                        <a:spLocks noChangeArrowheads="1"/>
                      </a:cNvSpPr>
                    </a:nvSpPr>
                    <a:spPr bwMode="auto">
                      <a:xfrm>
                        <a:off x="4999332" y="2293515"/>
                        <a:ext cx="1136126" cy="1535896"/>
                      </a:xfrm>
                      <a:prstGeom prst="rect">
                        <a:avLst/>
                      </a:prstGeom>
                      <a:solidFill>
                        <a:srgbClr val="00B0F0">
                          <a:alpha val="7000"/>
                        </a:srgbClr>
                      </a:solidFill>
                      <a:ln w="25400" cap="flat" cmpd="sng" algn="ctr">
                        <a:solidFill>
                          <a:srgbClr val="B2B2B2">
                            <a:lumMod val="60000"/>
                            <a:lumOff val="40000"/>
                          </a:srgbClr>
                        </a:solidFill>
                        <a:prstDash val="dash"/>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22" name="Text Box 5"/>
                      <a:cNvSpPr txBox="1">
                        <a:spLocks noChangeArrowheads="1"/>
                      </a:cNvSpPr>
                    </a:nvSpPr>
                    <a:spPr bwMode="auto">
                      <a:xfrm>
                        <a:off x="4999332" y="2293515"/>
                        <a:ext cx="1043901"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AD</a:t>
                          </a:r>
                          <a:r>
                            <a:rPr kumimoji="0" lang="en-US" altLang="zh-CN" sz="1000" b="1" i="0" u="none" strike="noStrike" kern="0" cap="none" spc="0" normalizeH="0" noProof="0" dirty="0" smtClean="0">
                              <a:ln>
                                <a:noFill/>
                              </a:ln>
                              <a:solidFill>
                                <a:srgbClr val="000000"/>
                              </a:solidFill>
                              <a:effectLst/>
                              <a:uLnTx/>
                              <a:uFillTx/>
                              <a:latin typeface="Arial" pitchFamily="34" charset="0"/>
                              <a:ea typeface="微软雅黑" pitchFamily="34" charset="-122"/>
                              <a:cs typeface="Arial" pitchFamily="34" charset="0"/>
                            </a:rPr>
                            <a:t> Exchange</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23" name="Rectangle 64"/>
                      <a:cNvSpPr>
                        <a:spLocks noChangeArrowheads="1"/>
                      </a:cNvSpPr>
                    </a:nvSpPr>
                    <a:spPr bwMode="auto">
                      <a:xfrm>
                        <a:off x="1818178" y="4000066"/>
                        <a:ext cx="4317280" cy="1194586"/>
                      </a:xfrm>
                      <a:prstGeom prst="rect">
                        <a:avLst/>
                      </a:prstGeom>
                      <a:solidFill>
                        <a:srgbClr val="00B0F0">
                          <a:alpha val="7000"/>
                        </a:srgbClr>
                      </a:solidFill>
                      <a:ln w="25400" cap="flat" cmpd="sng" algn="ctr">
                        <a:solidFill>
                          <a:srgbClr val="B2B2B2">
                            <a:lumMod val="60000"/>
                            <a:lumOff val="40000"/>
                          </a:srgbClr>
                        </a:solidFill>
                        <a:prstDash val="solid"/>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zh-CN" altLang="en-US" sz="1000" b="1" i="0" u="none" strike="noStrike" kern="0" cap="none" spc="0" normalizeH="0" baseline="0" noProof="0" dirty="0" smtClean="0">
                            <a:ln>
                              <a:noFill/>
                            </a:ln>
                            <a:solidFill>
                              <a:srgbClr val="000000"/>
                            </a:solidFill>
                            <a:effectLst/>
                            <a:uLnTx/>
                            <a:uFillTx/>
                            <a:latin typeface="微软雅黑" pitchFamily="34" charset="-122"/>
                            <a:ea typeface="微软雅黑" pitchFamily="34" charset="-122"/>
                          </a:endParaRPr>
                        </a:p>
                      </a:txBody>
                      <a:useSpRect/>
                    </a:txSp>
                  </a:sp>
                  <a:sp>
                    <a:nvSpPr>
                      <a:cNvPr id="224" name="Text Box 5"/>
                      <a:cNvSpPr txBox="1">
                        <a:spLocks noChangeArrowheads="1"/>
                      </a:cNvSpPr>
                    </a:nvSpPr>
                    <a:spPr bwMode="auto">
                      <a:xfrm>
                        <a:off x="1817757" y="4000066"/>
                        <a:ext cx="716794"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zh-CN" altLang="en-US"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后台调度</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25" name="Rectangle 70"/>
                      <a:cNvSpPr>
                        <a:spLocks noChangeArrowheads="1"/>
                      </a:cNvSpPr>
                    </a:nvSpPr>
                    <a:spPr bwMode="auto">
                      <a:xfrm>
                        <a:off x="1893499" y="4348720"/>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Workflow</a:t>
                          </a:r>
                        </a:p>
                      </a:txBody>
                      <a:useSpRect/>
                    </a:txSp>
                  </a:sp>
                  <a:sp>
                    <a:nvSpPr>
                      <a:cNvPr id="226" name="Rectangle 70"/>
                      <a:cNvSpPr>
                        <a:spLocks noChangeArrowheads="1"/>
                      </a:cNvSpPr>
                    </a:nvSpPr>
                    <a:spPr bwMode="auto">
                      <a:xfrm>
                        <a:off x="1897300" y="4768985"/>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Charging</a:t>
                          </a:r>
                        </a:p>
                      </a:txBody>
                      <a:useSpRect/>
                    </a:txSp>
                  </a:sp>
                  <a:sp>
                    <a:nvSpPr>
                      <a:cNvPr id="227" name="Rectangle 70"/>
                      <a:cNvSpPr>
                        <a:spLocks noChangeArrowheads="1"/>
                      </a:cNvSpPr>
                    </a:nvSpPr>
                    <a:spPr bwMode="auto">
                      <a:xfrm>
                        <a:off x="2878142" y="4348720"/>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800" b="1" i="0" u="none" strike="noStrike" kern="0" cap="none" spc="0" normalizeH="0" baseline="0" noProof="0" dirty="0" err="1" smtClean="0">
                              <a:ln>
                                <a:noFill/>
                              </a:ln>
                              <a:solidFill>
                                <a:srgbClr val="000000"/>
                              </a:solidFill>
                              <a:effectLst/>
                              <a:uLnTx/>
                              <a:uFillTx/>
                              <a:latin typeface="华文细黑"/>
                              <a:ea typeface="宋体" pitchFamily="2" charset="-122"/>
                            </a:rPr>
                            <a:t>IndexorCreate</a:t>
                          </a:r>
                          <a:endParaRPr kumimoji="0" lang="en-US" altLang="zh-CN" sz="8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228" name="Rectangle 70"/>
                      <a:cNvSpPr>
                        <a:spLocks noChangeArrowheads="1"/>
                      </a:cNvSpPr>
                    </a:nvSpPr>
                    <a:spPr bwMode="auto">
                      <a:xfrm>
                        <a:off x="4847848" y="4341377"/>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rPr>
                            <a:t>Report</a:t>
                          </a:r>
                        </a:p>
                      </a:txBody>
                      <a:useSpRect/>
                    </a:txSp>
                  </a:sp>
                  <a:sp>
                    <a:nvSpPr>
                      <a:cNvPr id="229" name="Rectangle 70"/>
                      <a:cNvSpPr>
                        <a:spLocks noChangeArrowheads="1"/>
                      </a:cNvSpPr>
                    </a:nvSpPr>
                    <a:spPr bwMode="auto">
                      <a:xfrm>
                        <a:off x="3862785" y="4348720"/>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800" b="1" i="0" u="none" strike="noStrike" kern="0" cap="none" spc="0" normalizeH="0" baseline="0" noProof="0" dirty="0" smtClean="0">
                              <a:ln>
                                <a:noFill/>
                              </a:ln>
                              <a:solidFill>
                                <a:srgbClr val="000000"/>
                              </a:solidFill>
                              <a:effectLst/>
                              <a:uLnTx/>
                              <a:uFillTx/>
                              <a:latin typeface="华文细黑"/>
                              <a:ea typeface="宋体" pitchFamily="2" charset="-122"/>
                            </a:rPr>
                            <a:t>Connector</a:t>
                          </a:r>
                        </a:p>
                      </a:txBody>
                      <a:useSpRect/>
                    </a:txSp>
                  </a:sp>
                  <a:sp>
                    <a:nvSpPr>
                      <a:cNvPr id="230" name="Rectangle 70"/>
                      <a:cNvSpPr>
                        <a:spLocks noChangeArrowheads="1"/>
                      </a:cNvSpPr>
                    </a:nvSpPr>
                    <a:spPr bwMode="auto">
                      <a:xfrm>
                        <a:off x="3862785" y="4768838"/>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Hadoop</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a:sp>
                    <a:nvSpPr>
                      <a:cNvPr id="231" name="Rectangle 23"/>
                      <a:cNvSpPr>
                        <a:spLocks noChangeArrowheads="1"/>
                      </a:cNvSpPr>
                    </a:nvSpPr>
                    <a:spPr bwMode="auto">
                      <a:xfrm>
                        <a:off x="6286941" y="4000066"/>
                        <a:ext cx="3711346" cy="1194586"/>
                      </a:xfrm>
                      <a:prstGeom prst="rect">
                        <a:avLst/>
                      </a:prstGeom>
                      <a:solidFill>
                        <a:srgbClr val="00B0F0">
                          <a:alpha val="7000"/>
                        </a:srgbClr>
                      </a:solidFill>
                      <a:ln w="25400" cap="flat" cmpd="sng" algn="ctr">
                        <a:solidFill>
                          <a:srgbClr val="B2B2B2">
                            <a:lumMod val="60000"/>
                            <a:lumOff val="40000"/>
                          </a:srgbClr>
                        </a:solidFill>
                        <a:prstDash val="dash"/>
                      </a:ln>
                      <a:effectLst/>
                    </a:spPr>
                    <a:txSp>
                      <a:txBody>
                        <a:bodyPr anchor="t"/>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300038" algn="ctr" defTabSz="801688" eaLnBrk="0" fontAlgn="auto" latinLnBrk="0" hangingPunct="0">
                            <a:lnSpc>
                              <a:spcPct val="100000"/>
                            </a:lnSpc>
                            <a:spcBef>
                              <a:spcPts val="0"/>
                            </a:spcBef>
                            <a:spcAft>
                              <a:spcPts val="0"/>
                            </a:spcAft>
                            <a:buClr>
                              <a:srgbClr val="990000"/>
                            </a:buClr>
                            <a:buSzPct val="60000"/>
                            <a:buFontTx/>
                            <a:buNone/>
                            <a:tabLst/>
                            <a:defRPr/>
                          </a:pPr>
                          <a:endPar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32" name="Text Box 5"/>
                      <a:cNvSpPr txBox="1">
                        <a:spLocks noChangeArrowheads="1"/>
                      </a:cNvSpPr>
                    </a:nvSpPr>
                    <a:spPr bwMode="auto">
                      <a:xfrm>
                        <a:off x="6313611" y="4005064"/>
                        <a:ext cx="477364" cy="282186"/>
                      </a:xfrm>
                      <a:prstGeom prst="rect">
                        <a:avLst/>
                      </a:prstGeom>
                      <a:noFill/>
                      <a:ln w="9525" algn="ctr">
                        <a:noFill/>
                        <a:miter lim="800000"/>
                        <a:headEnd/>
                        <a:tailEnd/>
                      </a:ln>
                    </a:spPr>
                    <a:txSp>
                      <a:txBody>
                        <a:bodyPr wrap="none" lIns="83434" tIns="41717" rIns="83434" bIns="41717" anchor="ctr">
                          <a:sp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801688" eaLnBrk="0" fontAlgn="auto" latinLnBrk="0" hangingPunct="0">
                            <a:lnSpc>
                              <a:spcPct val="100000"/>
                            </a:lnSpc>
                            <a:spcBef>
                              <a:spcPct val="50000"/>
                            </a:spcBef>
                            <a:spcAft>
                              <a:spcPts val="0"/>
                            </a:spcAft>
                            <a:buClrTx/>
                            <a:buSzTx/>
                            <a:buFontTx/>
                            <a:buNone/>
                            <a:tabLst/>
                            <a:defRPr/>
                          </a:pPr>
                          <a:r>
                            <a:rPr kumimoji="0" lang="en-US" altLang="zh-CN" sz="1000" b="1"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DMP</a:t>
                          </a:r>
                          <a:endParaRPr kumimoji="0" lang="en-US" altLang="zh-CN" sz="1000" b="1" i="0" u="none" strike="noStrike" kern="0" cap="none" spc="0" normalizeH="0" baseline="0" noProof="0" dirty="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33" name="Rectangle 23"/>
                      <a:cNvSpPr>
                        <a:spLocks noChangeArrowheads="1"/>
                      </a:cNvSpPr>
                    </a:nvSpPr>
                    <a:spPr bwMode="auto">
                      <a:xfrm>
                        <a:off x="10452738" y="4512032"/>
                        <a:ext cx="757417" cy="341310"/>
                      </a:xfrm>
                      <a:prstGeom prst="rect">
                        <a:avLst/>
                      </a:prstGeom>
                      <a:solidFill>
                        <a:srgbClr val="FFFFFF">
                          <a:lumMod val="75000"/>
                        </a:srgbClr>
                      </a:solidFill>
                      <a:ln w="38100" cap="flat" cmpd="sng" algn="ctr">
                        <a:solidFill>
                          <a:srgbClr val="FFFFFF"/>
                        </a:solidFill>
                        <a:prstDash val="solid"/>
                        <a:headEnd/>
                        <a:tailEnd/>
                      </a:ln>
                      <a:effectLst>
                        <a:outerShdw blurRad="40000" dist="20000" dir="5400000" rotWithShape="0">
                          <a:srgbClr val="000000">
                            <a:alpha val="38000"/>
                          </a:srgbClr>
                        </a:outerShdw>
                      </a:effectLst>
                    </a:spPr>
                    <a:txSp>
                      <a:txBody>
                        <a:bodyPr lIns="79200" tIns="39600" rIns="79200" bIns="39600" anchor="ctr" anchorCtr="1"/>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01688" eaLnBrk="1" fontAlgn="auto" latinLnBrk="0" hangingPunct="1">
                            <a:lnSpc>
                              <a:spcPct val="100000"/>
                            </a:lnSpc>
                            <a:spcBef>
                              <a:spcPts val="0"/>
                            </a:spcBef>
                            <a:spcAft>
                              <a:spcPts val="0"/>
                            </a:spcAft>
                            <a:buClrTx/>
                            <a:buSzTx/>
                            <a:buFontTx/>
                            <a:buNone/>
                            <a:tabLst/>
                            <a:defRPr/>
                          </a:pPr>
                          <a:r>
                            <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BI</a:t>
                          </a:r>
                        </a:p>
                      </a:txBody>
                      <a:useSpRect/>
                    </a:txSp>
                  </a:sp>
                  <a:sp>
                    <a:nvSpPr>
                      <a:cNvPr id="234" name="Rectangle 23"/>
                      <a:cNvSpPr>
                        <a:spLocks noChangeArrowheads="1"/>
                      </a:cNvSpPr>
                    </a:nvSpPr>
                    <a:spPr bwMode="auto">
                      <a:xfrm>
                        <a:off x="10452738" y="2549497"/>
                        <a:ext cx="757417" cy="511965"/>
                      </a:xfrm>
                      <a:prstGeom prst="rect">
                        <a:avLst/>
                      </a:prstGeom>
                      <a:solidFill>
                        <a:srgbClr val="FFFFFF">
                          <a:lumMod val="75000"/>
                        </a:srgbClr>
                      </a:solidFill>
                      <a:ln w="38100" cap="flat" cmpd="sng" algn="ctr">
                        <a:solidFill>
                          <a:srgbClr val="FFFFFF"/>
                        </a:solidFill>
                        <a:prstDash val="solid"/>
                        <a:headEnd/>
                        <a:tailEnd/>
                      </a:ln>
                      <a:effectLst>
                        <a:outerShdw blurRad="40000" dist="20000" dir="5400000" rotWithShape="0">
                          <a:srgbClr val="000000">
                            <a:alpha val="38000"/>
                          </a:srgbClr>
                        </a:outerShdw>
                      </a:effectLst>
                    </a:spPr>
                    <a:txSp>
                      <a:txBody>
                        <a:bodyPr lIns="79200" tIns="39600" rIns="79200" bIns="39600" anchor="ctr" anchorCtr="1"/>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01688" eaLnBrk="1" fontAlgn="auto" latinLnBrk="0" hangingPunct="1">
                            <a:lnSpc>
                              <a:spcPct val="100000"/>
                            </a:lnSpc>
                            <a:spcBef>
                              <a:spcPts val="0"/>
                            </a:spcBef>
                            <a:spcAft>
                              <a:spcPts val="0"/>
                            </a:spcAft>
                            <a:buClrTx/>
                            <a:buSzTx/>
                            <a:buFontTx/>
                            <a:buNone/>
                            <a:tabLst/>
                            <a:defRPr/>
                          </a:pPr>
                          <a:r>
                            <a:rPr kumimoji="0" lang="zh-CN" altLang="en-US"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精准推送系统</a:t>
                          </a:r>
                          <a:endPar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35" name="Rectangle 23"/>
                      <a:cNvSpPr>
                        <a:spLocks noChangeArrowheads="1"/>
                      </a:cNvSpPr>
                    </a:nvSpPr>
                    <a:spPr bwMode="auto">
                      <a:xfrm>
                        <a:off x="10452738" y="3232118"/>
                        <a:ext cx="757417" cy="511965"/>
                      </a:xfrm>
                      <a:prstGeom prst="rect">
                        <a:avLst/>
                      </a:prstGeom>
                      <a:solidFill>
                        <a:srgbClr val="FFFFFF">
                          <a:lumMod val="75000"/>
                        </a:srgbClr>
                      </a:solidFill>
                      <a:ln w="38100" cap="flat" cmpd="sng" algn="ctr">
                        <a:solidFill>
                          <a:srgbClr val="FFFFFF"/>
                        </a:solidFill>
                        <a:prstDash val="solid"/>
                        <a:headEnd/>
                        <a:tailEnd/>
                      </a:ln>
                      <a:effectLst>
                        <a:outerShdw blurRad="40000" dist="20000" dir="5400000" rotWithShape="0">
                          <a:srgbClr val="000000">
                            <a:alpha val="38000"/>
                          </a:srgbClr>
                        </a:outerShdw>
                      </a:effectLst>
                    </a:spPr>
                    <a:txSp>
                      <a:txBody>
                        <a:bodyPr lIns="79200" tIns="39600" rIns="79200" bIns="39600" anchor="ctr" anchorCtr="1"/>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01688" eaLnBrk="1" fontAlgn="auto" latinLnBrk="0" hangingPunct="1">
                            <a:lnSpc>
                              <a:spcPct val="100000"/>
                            </a:lnSpc>
                            <a:spcBef>
                              <a:spcPts val="0"/>
                            </a:spcBef>
                            <a:spcAft>
                              <a:spcPts val="0"/>
                            </a:spcAft>
                            <a:buClrTx/>
                            <a:buSzTx/>
                            <a:buFontTx/>
                            <a:buNone/>
                            <a:tabLst/>
                            <a:defRPr/>
                          </a:pPr>
                          <a:r>
                            <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PUSH Server</a:t>
                          </a:r>
                        </a:p>
                      </a:txBody>
                      <a:useSpRect/>
                    </a:txSp>
                  </a:sp>
                  <a:sp>
                    <a:nvSpPr>
                      <a:cNvPr id="236" name="AutoShape 27"/>
                      <a:cNvSpPr>
                        <a:spLocks noChangeArrowheads="1"/>
                      </a:cNvSpPr>
                    </a:nvSpPr>
                    <a:spPr bwMode="auto">
                      <a:xfrm rot="16200000">
                        <a:off x="10140185" y="2578255"/>
                        <a:ext cx="170655" cy="454450"/>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237" name="AutoShape 27"/>
                      <a:cNvSpPr>
                        <a:spLocks noChangeArrowheads="1"/>
                      </a:cNvSpPr>
                    </a:nvSpPr>
                    <a:spPr bwMode="auto">
                      <a:xfrm rot="16200000">
                        <a:off x="10140185" y="4455462"/>
                        <a:ext cx="170655" cy="454450"/>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238" name="AutoShape 27"/>
                      <a:cNvSpPr>
                        <a:spLocks noChangeArrowheads="1"/>
                      </a:cNvSpPr>
                    </a:nvSpPr>
                    <a:spPr bwMode="auto">
                      <a:xfrm>
                        <a:off x="3832990" y="1610894"/>
                        <a:ext cx="151483" cy="682621"/>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239" name="AutoShape 27"/>
                      <a:cNvSpPr>
                        <a:spLocks noChangeArrowheads="1"/>
                      </a:cNvSpPr>
                    </a:nvSpPr>
                    <a:spPr bwMode="auto">
                      <a:xfrm>
                        <a:off x="6817134" y="1610894"/>
                        <a:ext cx="151483" cy="682621"/>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240" name="AutoShape 27"/>
                      <a:cNvSpPr>
                        <a:spLocks noChangeArrowheads="1"/>
                      </a:cNvSpPr>
                    </a:nvSpPr>
                    <a:spPr bwMode="auto">
                      <a:xfrm>
                        <a:off x="8074532" y="1610894"/>
                        <a:ext cx="151483" cy="682621"/>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241" name="AutoShape 27"/>
                      <a:cNvSpPr>
                        <a:spLocks noChangeArrowheads="1"/>
                      </a:cNvSpPr>
                    </a:nvSpPr>
                    <a:spPr bwMode="auto">
                      <a:xfrm rot="3678337">
                        <a:off x="8818088" y="1451110"/>
                        <a:ext cx="190667" cy="1060384"/>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242" name="Oval 46"/>
                      <a:cNvSpPr>
                        <a:spLocks noChangeArrowheads="1"/>
                      </a:cNvSpPr>
                    </a:nvSpPr>
                    <a:spPr bwMode="auto">
                      <a:xfrm>
                        <a:off x="4999332" y="1269584"/>
                        <a:ext cx="1060387" cy="340487"/>
                      </a:xfrm>
                      <a:prstGeom prst="ellipse">
                        <a:avLst/>
                      </a:prstGeom>
                      <a:solidFill>
                        <a:srgbClr val="FFFFFF">
                          <a:lumMod val="65000"/>
                        </a:srgbClr>
                      </a:solidFill>
                      <a:ln w="9525" algn="ctr">
                        <a:noFill/>
                        <a:round/>
                        <a:headEnd/>
                        <a:tailEnd/>
                      </a:ln>
                      <a:effectLst>
                        <a:outerShdw dist="35921" dir="2700000" algn="ctr" rotWithShape="0">
                          <a:srgbClr val="808080"/>
                        </a:outerShdw>
                      </a:effectLst>
                    </a:spPr>
                    <a:txSp>
                      <a:txBody>
                        <a:bodyPr lIns="0" tIns="0" rIns="0" bIns="0"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933198" eaLnBrk="0" fontAlgn="auto" latinLnBrk="0" hangingPunct="0">
                            <a:lnSpc>
                              <a:spcPct val="100000"/>
                            </a:lnSpc>
                            <a:spcBef>
                              <a:spcPts val="0"/>
                            </a:spcBef>
                            <a:spcAft>
                              <a:spcPts val="0"/>
                            </a:spcAft>
                            <a:buClrTx/>
                            <a:buSzTx/>
                            <a:buFontTx/>
                            <a:buNone/>
                            <a:tabLst/>
                            <a:defRPr/>
                          </a:pPr>
                          <a:r>
                            <a:rPr kumimoji="0" lang="zh-CN" altLang="en-US" sz="8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第三方</a:t>
                          </a:r>
                          <a:r>
                            <a:rPr kumimoji="0" lang="en-US" altLang="zh-CN" sz="800" b="0" i="0" u="none" strike="noStrike" kern="0" cap="none" spc="0" normalizeH="0" baseline="0" noProof="0" dirty="0" smtClean="0">
                              <a:ln>
                                <a:noFill/>
                              </a:ln>
                              <a:solidFill>
                                <a:sysClr val="windowText" lastClr="000000"/>
                              </a:solidFill>
                              <a:effectLst/>
                              <a:uLnTx/>
                              <a:uFillTx/>
                              <a:latin typeface="Arial" pitchFamily="34" charset="0"/>
                              <a:ea typeface="微软雅黑" pitchFamily="34" charset="-122"/>
                              <a:cs typeface="Arial" pitchFamily="34" charset="0"/>
                            </a:rPr>
                            <a:t>DSP/SSP</a:t>
                          </a:r>
                          <a:endParaRPr kumimoji="0" lang="en-US" altLang="zh-CN" sz="800" b="0" i="0" u="none" strike="noStrike" kern="0" cap="none" spc="0" normalizeH="0" baseline="0" noProof="0" dirty="0">
                            <a:ln>
                              <a:noFill/>
                            </a:ln>
                            <a:solidFill>
                              <a:sysClr val="windowText" lastClr="000000"/>
                            </a:solidFill>
                            <a:effectLst/>
                            <a:uLnTx/>
                            <a:uFillTx/>
                            <a:latin typeface="Arial" pitchFamily="34" charset="0"/>
                            <a:ea typeface="微软雅黑" pitchFamily="34" charset="-122"/>
                            <a:cs typeface="Arial" pitchFamily="34" charset="0"/>
                          </a:endParaRPr>
                        </a:p>
                      </a:txBody>
                      <a:useSpRect/>
                    </a:txSp>
                  </a:sp>
                  <a:sp>
                    <a:nvSpPr>
                      <a:cNvPr id="244" name="AutoShape 27"/>
                      <a:cNvSpPr>
                        <a:spLocks noChangeArrowheads="1"/>
                      </a:cNvSpPr>
                    </a:nvSpPr>
                    <a:spPr bwMode="auto">
                      <a:xfrm>
                        <a:off x="5449515" y="1628800"/>
                        <a:ext cx="151483" cy="682621"/>
                      </a:xfrm>
                      <a:prstGeom prst="upDownArrow">
                        <a:avLst>
                          <a:gd name="adj1" fmla="val 50000"/>
                          <a:gd name="adj2" fmla="val 50196"/>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900" b="0" i="0" u="none" strike="noStrike" kern="0" cap="none" spc="0" normalizeH="0" baseline="0" noProof="0">
                            <a:ln>
                              <a:noFill/>
                            </a:ln>
                            <a:solidFill>
                              <a:sysClr val="windowText" lastClr="000000"/>
                            </a:solidFill>
                            <a:effectLst/>
                            <a:uLnTx/>
                            <a:uFillTx/>
                          </a:endParaRPr>
                        </a:p>
                      </a:txBody>
                      <a:useSpRect/>
                    </a:txSp>
                  </a:sp>
                  <a:sp>
                    <a:nvSpPr>
                      <a:cNvPr id="245" name="Rectangle 23"/>
                      <a:cNvSpPr>
                        <a:spLocks noChangeArrowheads="1"/>
                      </a:cNvSpPr>
                    </a:nvSpPr>
                    <a:spPr bwMode="auto">
                      <a:xfrm>
                        <a:off x="552971" y="1196752"/>
                        <a:ext cx="757417" cy="511965"/>
                      </a:xfrm>
                      <a:prstGeom prst="rect">
                        <a:avLst/>
                      </a:prstGeom>
                      <a:solidFill>
                        <a:srgbClr val="FFFFFF">
                          <a:lumMod val="75000"/>
                        </a:srgbClr>
                      </a:solidFill>
                      <a:ln w="38100" cap="flat" cmpd="sng" algn="ctr">
                        <a:solidFill>
                          <a:srgbClr val="FFFFFF"/>
                        </a:solidFill>
                        <a:prstDash val="solid"/>
                        <a:headEnd/>
                        <a:tailEnd/>
                      </a:ln>
                      <a:effectLst>
                        <a:outerShdw blurRad="40000" dist="20000" dir="5400000" rotWithShape="0">
                          <a:srgbClr val="000000">
                            <a:alpha val="38000"/>
                          </a:srgbClr>
                        </a:outerShdw>
                      </a:effectLst>
                    </a:spPr>
                    <a:txSp>
                      <a:txBody>
                        <a:bodyPr lIns="79200" tIns="39600" rIns="79200" bIns="39600" anchor="ctr" anchorCtr="1"/>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0" marR="0" lvl="0" indent="0" algn="ctr" defTabSz="801688" eaLnBrk="1" fontAlgn="auto" latinLnBrk="0" hangingPunct="1">
                            <a:lnSpc>
                              <a:spcPct val="100000"/>
                            </a:lnSpc>
                            <a:spcBef>
                              <a:spcPts val="0"/>
                            </a:spcBef>
                            <a:spcAft>
                              <a:spcPts val="0"/>
                            </a:spcAft>
                            <a:buClrTx/>
                            <a:buSzTx/>
                            <a:buFontTx/>
                            <a:buNone/>
                            <a:tabLst/>
                            <a:defRPr/>
                          </a:pPr>
                          <a:r>
                            <a:rPr kumimoji="0" lang="zh-CN" altLang="en-US"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rPr>
                            <a:t>第三方监测系统</a:t>
                          </a:r>
                          <a:endParaRPr kumimoji="0" lang="en-US" altLang="zh-CN" sz="1100" b="0" i="0" u="none" strike="noStrike" kern="0" cap="none" spc="0" normalizeH="0" baseline="0" noProof="0" dirty="0" smtClean="0">
                            <a:ln>
                              <a:noFill/>
                            </a:ln>
                            <a:solidFill>
                              <a:srgbClr val="000000"/>
                            </a:solidFill>
                            <a:effectLst/>
                            <a:uLnTx/>
                            <a:uFillTx/>
                            <a:latin typeface="Arial" pitchFamily="34" charset="0"/>
                            <a:ea typeface="微软雅黑" pitchFamily="34" charset="-122"/>
                            <a:cs typeface="Arial" pitchFamily="34" charset="0"/>
                          </a:endParaRPr>
                        </a:p>
                      </a:txBody>
                      <a:useSpRect/>
                    </a:txSp>
                  </a:sp>
                  <a:sp>
                    <a:nvSpPr>
                      <a:cNvPr id="246" name="左右箭头 245"/>
                      <a:cNvSpPr/>
                    </a:nvSpPr>
                    <a:spPr bwMode="auto">
                      <a:xfrm>
                        <a:off x="1345059" y="1412776"/>
                        <a:ext cx="648072" cy="144016"/>
                      </a:xfrm>
                      <a:prstGeom prst="leftRightArrow">
                        <a:avLst/>
                      </a:prstGeom>
                      <a:solidFill>
                        <a:schemeClr val="bg1"/>
                      </a:solidFill>
                      <a:ln w="9525" algn="ctr">
                        <a:solidFill>
                          <a:srgbClr val="000000"/>
                        </a:solidFill>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fontAlgn="auto">
                            <a:spcBef>
                              <a:spcPts val="0"/>
                            </a:spcBef>
                            <a:spcAft>
                              <a:spcPts val="0"/>
                            </a:spcAft>
                            <a:defRPr/>
                          </a:pPr>
                          <a:endParaRPr lang="zh-CN" altLang="en-US" sz="900" kern="0" dirty="0" smtClean="0">
                            <a:solidFill>
                              <a:sysClr val="windowText" lastClr="000000"/>
                            </a:solidFill>
                          </a:endParaRPr>
                        </a:p>
                      </a:txBody>
                      <a:useSpRect/>
                    </a:txSp>
                  </a:sp>
                  <a:sp>
                    <a:nvSpPr>
                      <a:cNvPr id="247" name="Rectangle 70"/>
                      <a:cNvSpPr>
                        <a:spLocks noChangeArrowheads="1"/>
                      </a:cNvSpPr>
                    </a:nvSpPr>
                    <a:spPr bwMode="auto">
                      <a:xfrm>
                        <a:off x="2857227" y="4797152"/>
                        <a:ext cx="829359" cy="255836"/>
                      </a:xfrm>
                      <a:prstGeom prst="roundRect">
                        <a:avLst>
                          <a:gd name="adj" fmla="val 16667"/>
                        </a:avLst>
                      </a:prstGeom>
                      <a:solidFill>
                        <a:srgbClr val="99CCFF"/>
                      </a:solidFill>
                      <a:ln w="9525" cap="flat" cmpd="sng" algn="ctr">
                        <a:solidFill>
                          <a:srgbClr val="FFFFFF">
                            <a:lumMod val="65000"/>
                          </a:srgbClr>
                        </a:solidFill>
                        <a:prstDash val="solid"/>
                        <a:round/>
                        <a:headEnd type="none" w="med" len="med"/>
                        <a:tailEnd type="none" w="med" len="med"/>
                      </a:ln>
                      <a:effectLst>
                        <a:outerShdw blurRad="44450" dist="27940" dir="5400000" algn="ctr">
                          <a:srgbClr val="000000">
                            <a:alpha val="32000"/>
                          </a:srgbClr>
                        </a:outerShdw>
                      </a:effectLst>
                    </a:spPr>
                    <a:txSp>
                      <a:txBody>
                        <a:bodyPr lIns="0" tIns="0" rIns="0" bIns="0" anchor="ctr" anchorCtr="0">
                          <a:noAutofit/>
                        </a:bodyPr>
                        <a:lstStyle>
                          <a:defPPr>
                            <a:defRPr lang="en-US"/>
                          </a:defPPr>
                          <a:lvl1pPr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1pPr>
                          <a:lvl2pPr marL="45712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2pPr>
                          <a:lvl3pPr marL="91424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3pPr>
                          <a:lvl4pPr marL="137136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4pPr>
                          <a:lvl5pPr marL="1828480" algn="l" rtl="0" fontAlgn="base">
                            <a:spcBef>
                              <a:spcPct val="0"/>
                            </a:spcBef>
                            <a:spcAft>
                              <a:spcPct val="0"/>
                            </a:spcAft>
                            <a:defRPr sz="1400" kern="1200">
                              <a:solidFill>
                                <a:schemeClr val="bg1"/>
                              </a:solidFill>
                              <a:latin typeface="FrutigerNext LT Regular" pitchFamily="34" charset="0"/>
                              <a:ea typeface="ＭＳ Ｐゴシック" pitchFamily="34" charset="-128"/>
                              <a:cs typeface="+mn-cs"/>
                            </a:defRPr>
                          </a:lvl5pPr>
                          <a:lvl6pPr marL="2285600" algn="l" defTabSz="914240" rtl="0" eaLnBrk="1" latinLnBrk="0" hangingPunct="1">
                            <a:defRPr sz="1400" kern="1200">
                              <a:solidFill>
                                <a:schemeClr val="bg1"/>
                              </a:solidFill>
                              <a:latin typeface="FrutigerNext LT Regular" pitchFamily="34" charset="0"/>
                              <a:ea typeface="ＭＳ Ｐゴシック" pitchFamily="34" charset="-128"/>
                              <a:cs typeface="+mn-cs"/>
                            </a:defRPr>
                          </a:lvl6pPr>
                          <a:lvl7pPr marL="2742720" algn="l" defTabSz="914240" rtl="0" eaLnBrk="1" latinLnBrk="0" hangingPunct="1">
                            <a:defRPr sz="1400" kern="1200">
                              <a:solidFill>
                                <a:schemeClr val="bg1"/>
                              </a:solidFill>
                              <a:latin typeface="FrutigerNext LT Regular" pitchFamily="34" charset="0"/>
                              <a:ea typeface="ＭＳ Ｐゴシック" pitchFamily="34" charset="-128"/>
                              <a:cs typeface="+mn-cs"/>
                            </a:defRPr>
                          </a:lvl7pPr>
                          <a:lvl8pPr marL="3199840" algn="l" defTabSz="914240" rtl="0" eaLnBrk="1" latinLnBrk="0" hangingPunct="1">
                            <a:defRPr sz="1400" kern="1200">
                              <a:solidFill>
                                <a:schemeClr val="bg1"/>
                              </a:solidFill>
                              <a:latin typeface="FrutigerNext LT Regular" pitchFamily="34" charset="0"/>
                              <a:ea typeface="ＭＳ Ｐゴシック" pitchFamily="34" charset="-128"/>
                              <a:cs typeface="+mn-cs"/>
                            </a:defRPr>
                          </a:lvl8pPr>
                          <a:lvl9pPr marL="3656960" algn="l" defTabSz="914240" rtl="0" eaLnBrk="1" latinLnBrk="0" hangingPunct="1">
                            <a:defRPr sz="1400" kern="1200">
                              <a:solidFill>
                                <a:schemeClr val="bg1"/>
                              </a:solidFill>
                              <a:latin typeface="FrutigerNext LT Regular" pitchFamily="34" charset="0"/>
                              <a:ea typeface="ＭＳ Ｐゴシック" pitchFamily="34" charset="-128"/>
                              <a:cs typeface="+mn-cs"/>
                            </a:defRPr>
                          </a:lvl9pPr>
                        </a:lstStyle>
                        <a:p>
                          <a:pPr marL="300038" marR="0" lvl="0" indent="-457146" algn="ctr" defTabSz="1023854" eaLnBrk="0" fontAlgn="auto" latinLnBrk="0" hangingPunct="0">
                            <a:lnSpc>
                              <a:spcPct val="100000"/>
                            </a:lnSpc>
                            <a:spcBef>
                              <a:spcPts val="0"/>
                            </a:spcBef>
                            <a:spcAft>
                              <a:spcPts val="0"/>
                            </a:spcAft>
                            <a:buClrTx/>
                            <a:buSzPct val="100000"/>
                            <a:buFontTx/>
                            <a:buNone/>
                            <a:tabLst/>
                            <a:defRPr/>
                          </a:pPr>
                          <a:r>
                            <a:rPr kumimoji="0" lang="en-US" altLang="zh-CN" sz="900" b="1" i="0" u="none" strike="noStrike" kern="0" cap="none" spc="0" normalizeH="0" baseline="0" noProof="0" dirty="0" err="1" smtClean="0">
                              <a:ln>
                                <a:noFill/>
                              </a:ln>
                              <a:solidFill>
                                <a:srgbClr val="000000"/>
                              </a:solidFill>
                              <a:effectLst/>
                              <a:uLnTx/>
                              <a:uFillTx/>
                              <a:latin typeface="华文细黑"/>
                              <a:ea typeface="宋体" pitchFamily="2" charset="-122"/>
                            </a:rPr>
                            <a:t>HBase</a:t>
                          </a:r>
                          <a:endParaRPr kumimoji="0" lang="en-US" altLang="zh-CN" sz="900" b="1" i="0" u="none" strike="noStrike" kern="0" cap="none" spc="0" normalizeH="0" baseline="0" noProof="0" dirty="0" smtClean="0">
                            <a:ln>
                              <a:noFill/>
                            </a:ln>
                            <a:solidFill>
                              <a:srgbClr val="000000"/>
                            </a:solidFill>
                            <a:effectLst/>
                            <a:uLnTx/>
                            <a:uFillTx/>
                            <a:latin typeface="华文细黑"/>
                            <a:ea typeface="宋体" pitchFamily="2" charset="-122"/>
                          </a:endParaRPr>
                        </a:p>
                      </a:txBody>
                      <a:useSpRect/>
                    </a:txSp>
                  </a:sp>
                </lc:lockedCanvas>
              </a:graphicData>
            </a:graphic>
          </wp:inline>
        </w:drawing>
      </w:r>
    </w:p>
    <w:p w:rsidR="00C06B94" w:rsidRDefault="00C06B94" w:rsidP="00C06B94">
      <w:pPr>
        <w:pStyle w:val="af4"/>
        <w:jc w:val="center"/>
      </w:pPr>
      <w:bookmarkStart w:id="68" w:name="_Toc418593246"/>
      <w:r>
        <w:rPr>
          <w:rFonts w:hint="eastAsia"/>
        </w:rPr>
        <w:t>图</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A7644">
        <w:fldChar w:fldCharType="separate"/>
      </w:r>
      <w:r>
        <w:rPr>
          <w:noProof/>
        </w:rPr>
        <w:t>5</w:t>
      </w:r>
      <w:r w:rsidR="004A7644">
        <w:fldChar w:fldCharType="end"/>
      </w:r>
      <w:r>
        <w:rPr>
          <w:rFonts w:hint="eastAsia"/>
        </w:rPr>
        <w:t xml:space="preserve"> </w:t>
      </w:r>
      <w:r>
        <w:rPr>
          <w:rFonts w:hint="eastAsia"/>
        </w:rPr>
        <w:t>系统结构</w:t>
      </w:r>
      <w:bookmarkEnd w:id="68"/>
    </w:p>
    <w:p w:rsidR="00C06B94" w:rsidRDefault="00C06B94" w:rsidP="00DB5A4D">
      <w:pPr>
        <w:pStyle w:val="a2"/>
        <w:ind w:leftChars="100" w:left="352" w:right="210" w:hanging="142"/>
      </w:pPr>
      <w:bookmarkStart w:id="69" w:name="_Toc418593183"/>
      <w:bookmarkStart w:id="70" w:name="_Toc480980073"/>
      <w:r>
        <w:rPr>
          <w:rFonts w:hint="eastAsia"/>
        </w:rPr>
        <w:lastRenderedPageBreak/>
        <w:t>业务整体流程</w:t>
      </w:r>
      <w:bookmarkEnd w:id="69"/>
      <w:bookmarkEnd w:id="70"/>
    </w:p>
    <w:p w:rsidR="00C06B94" w:rsidRDefault="00404C04" w:rsidP="00C06B94">
      <w:pPr>
        <w:pStyle w:val="af4"/>
        <w:jc w:val="center"/>
      </w:pPr>
      <w:r>
        <w:object w:dxaOrig="11583"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3pt;height:413.65pt" o:ole="">
            <v:imagedata r:id="rId27" o:title=""/>
          </v:shape>
          <o:OLEObject Type="Embed" ProgID="Visio.Drawing.11" ShapeID="_x0000_i1025" DrawAspect="Content" ObjectID="_1554721901" r:id="rId28"/>
        </w:object>
      </w:r>
    </w:p>
    <w:p w:rsidR="00814511" w:rsidRDefault="00404C04" w:rsidP="00661970">
      <w:pPr>
        <w:pStyle w:val="af3"/>
        <w:numPr>
          <w:ilvl w:val="0"/>
          <w:numId w:val="31"/>
        </w:numPr>
        <w:ind w:firstLineChars="0"/>
      </w:pPr>
      <w:r>
        <w:rPr>
          <w:rFonts w:hint="eastAsia"/>
        </w:rPr>
        <w:t>开发者添加广告应用</w:t>
      </w:r>
      <w:r>
        <w:object w:dxaOrig="15674" w:dyaOrig="5566">
          <v:shape id="_x0000_i1026" type="#_x0000_t75" style="width:392.6pt;height:139.9pt" o:ole="">
            <v:imagedata r:id="rId29" o:title=""/>
          </v:shape>
          <o:OLEObject Type="Embed" ProgID="Visio.Drawing.11" ShapeID="_x0000_i1026" DrawAspect="Content" ObjectID="_1554721902" r:id="rId30"/>
        </w:object>
      </w:r>
    </w:p>
    <w:p w:rsidR="00404C04" w:rsidRDefault="00404C04" w:rsidP="00661970">
      <w:pPr>
        <w:pStyle w:val="af3"/>
        <w:numPr>
          <w:ilvl w:val="0"/>
          <w:numId w:val="31"/>
        </w:numPr>
        <w:ind w:firstLineChars="0"/>
      </w:pPr>
      <w:r>
        <w:rPr>
          <w:rFonts w:hint="eastAsia"/>
        </w:rPr>
        <w:t>开发者修改广告应用，提交审核</w:t>
      </w:r>
      <w:r>
        <w:object w:dxaOrig="16838" w:dyaOrig="5990">
          <v:shape id="_x0000_i1027" type="#_x0000_t75" style="width:396pt;height:139.9pt" o:ole="">
            <v:imagedata r:id="rId31" o:title=""/>
          </v:shape>
          <o:OLEObject Type="Embed" ProgID="Visio.Drawing.11" ShapeID="_x0000_i1027" DrawAspect="Content" ObjectID="_1554721903" r:id="rId32"/>
        </w:object>
      </w:r>
    </w:p>
    <w:p w:rsidR="00404C04" w:rsidRDefault="00404C04" w:rsidP="00661970">
      <w:pPr>
        <w:pStyle w:val="af3"/>
        <w:numPr>
          <w:ilvl w:val="0"/>
          <w:numId w:val="31"/>
        </w:numPr>
        <w:ind w:firstLineChars="0"/>
      </w:pPr>
      <w:r>
        <w:rPr>
          <w:rFonts w:hint="eastAsia"/>
        </w:rPr>
        <w:t>开发者进行广告设置</w:t>
      </w:r>
      <w:r>
        <w:object w:dxaOrig="12934" w:dyaOrig="5566">
          <v:shape id="_x0000_i1028" type="#_x0000_t75" style="width:366.1pt;height:156.9pt" o:ole="">
            <v:imagedata r:id="rId33" o:title=""/>
          </v:shape>
          <o:OLEObject Type="Embed" ProgID="Visio.Drawing.11" ShapeID="_x0000_i1028" DrawAspect="Content" ObjectID="_1554721904" r:id="rId34"/>
        </w:object>
      </w:r>
    </w:p>
    <w:p w:rsidR="00404C04" w:rsidRDefault="00404C04" w:rsidP="00661970">
      <w:pPr>
        <w:pStyle w:val="af3"/>
        <w:numPr>
          <w:ilvl w:val="0"/>
          <w:numId w:val="31"/>
        </w:numPr>
        <w:ind w:firstLineChars="0"/>
      </w:pPr>
      <w:r>
        <w:rPr>
          <w:rFonts w:hint="eastAsia"/>
        </w:rPr>
        <w:t>开发者查看广告效果报表和收入报表</w:t>
      </w:r>
      <w:r>
        <w:object w:dxaOrig="14020" w:dyaOrig="5566">
          <v:shape id="_x0000_i1029" type="#_x0000_t75" style="width:389.9pt;height:155.55pt" o:ole="">
            <v:imagedata r:id="rId35" o:title=""/>
          </v:shape>
          <o:OLEObject Type="Embed" ProgID="Visio.Drawing.11" ShapeID="_x0000_i1029" DrawAspect="Content" ObjectID="_1554721905" r:id="rId36"/>
        </w:object>
      </w:r>
    </w:p>
    <w:p w:rsidR="00404C04" w:rsidRDefault="00404C04" w:rsidP="00661970">
      <w:pPr>
        <w:pStyle w:val="af3"/>
        <w:numPr>
          <w:ilvl w:val="0"/>
          <w:numId w:val="31"/>
        </w:numPr>
        <w:ind w:firstLineChars="0"/>
      </w:pPr>
      <w:r>
        <w:rPr>
          <w:rFonts w:hint="eastAsia"/>
        </w:rPr>
        <w:t>开发者下载广告</w:t>
      </w:r>
      <w:r>
        <w:rPr>
          <w:rFonts w:hint="eastAsia"/>
        </w:rPr>
        <w:t>SDK</w:t>
      </w:r>
    </w:p>
    <w:p w:rsidR="00404C04" w:rsidRDefault="00404C04" w:rsidP="00404C04">
      <w:pPr>
        <w:pStyle w:val="af3"/>
        <w:ind w:left="360" w:firstLineChars="0" w:firstLine="0"/>
      </w:pPr>
      <w:r>
        <w:object w:dxaOrig="3598" w:dyaOrig="4261">
          <v:shape id="_x0000_i1030" type="#_x0000_t75" style="width:144.7pt;height:116.15pt" o:ole="">
            <v:imagedata r:id="rId37" o:title=""/>
          </v:shape>
          <o:OLEObject Type="Embed" ProgID="Visio.Drawing.11" ShapeID="_x0000_i1030" DrawAspect="Content" ObjectID="_1554721906" r:id="rId38"/>
        </w:object>
      </w:r>
    </w:p>
    <w:p w:rsidR="00404C04" w:rsidRDefault="00404C04" w:rsidP="00661970">
      <w:pPr>
        <w:pStyle w:val="af3"/>
        <w:numPr>
          <w:ilvl w:val="0"/>
          <w:numId w:val="31"/>
        </w:numPr>
        <w:ind w:firstLineChars="0"/>
      </w:pPr>
      <w:r>
        <w:rPr>
          <w:rFonts w:hint="eastAsia"/>
        </w:rPr>
        <w:lastRenderedPageBreak/>
        <w:t>广告主创建广告任务</w:t>
      </w:r>
      <w:r>
        <w:object w:dxaOrig="9536" w:dyaOrig="5094">
          <v:shape id="_x0000_i1031" type="#_x0000_t75" style="width:357.3pt;height:191.55pt" o:ole="">
            <v:imagedata r:id="rId39" o:title=""/>
          </v:shape>
          <o:OLEObject Type="Embed" ProgID="Visio.Drawing.11" ShapeID="_x0000_i1031" DrawAspect="Content" ObjectID="_1554721907" r:id="rId40"/>
        </w:object>
      </w:r>
    </w:p>
    <w:p w:rsidR="00404C04" w:rsidRDefault="00404C04" w:rsidP="00661970">
      <w:pPr>
        <w:pStyle w:val="af3"/>
        <w:numPr>
          <w:ilvl w:val="0"/>
          <w:numId w:val="31"/>
        </w:numPr>
        <w:ind w:firstLineChars="0"/>
      </w:pPr>
      <w:r>
        <w:rPr>
          <w:rFonts w:hint="eastAsia"/>
        </w:rPr>
        <w:t>广告主</w:t>
      </w:r>
      <w:r w:rsidR="005604D6">
        <w:rPr>
          <w:rFonts w:hint="eastAsia"/>
        </w:rPr>
        <w:t>线下</w:t>
      </w:r>
      <w:r>
        <w:rPr>
          <w:rFonts w:hint="eastAsia"/>
        </w:rPr>
        <w:t>充值</w:t>
      </w:r>
    </w:p>
    <w:p w:rsidR="00404C04" w:rsidRDefault="00404C04" w:rsidP="00404C04">
      <w:pPr>
        <w:ind w:firstLineChars="100" w:firstLine="210"/>
      </w:pPr>
      <w:r>
        <w:object w:dxaOrig="6702" w:dyaOrig="4301">
          <v:shape id="_x0000_i1032" type="#_x0000_t75" style="width:264.9pt;height:169.15pt" o:ole="">
            <v:imagedata r:id="rId41" o:title=""/>
          </v:shape>
          <o:OLEObject Type="Embed" ProgID="Visio.Drawing.11" ShapeID="_x0000_i1032" DrawAspect="Content" ObjectID="_1554721908" r:id="rId42"/>
        </w:object>
      </w:r>
    </w:p>
    <w:p w:rsidR="005604D6" w:rsidRDefault="005604D6" w:rsidP="00661970">
      <w:pPr>
        <w:pStyle w:val="af3"/>
        <w:numPr>
          <w:ilvl w:val="0"/>
          <w:numId w:val="31"/>
        </w:numPr>
        <w:ind w:firstLineChars="0"/>
      </w:pPr>
      <w:r>
        <w:rPr>
          <w:rFonts w:hint="eastAsia"/>
        </w:rPr>
        <w:t>广告主线上充值</w:t>
      </w:r>
    </w:p>
    <w:p w:rsidR="005604D6" w:rsidRDefault="005604D6" w:rsidP="005604D6">
      <w:pPr>
        <w:pStyle w:val="af3"/>
        <w:ind w:left="360" w:firstLineChars="0" w:firstLine="0"/>
      </w:pPr>
      <w:r w:rsidRPr="005604D6">
        <w:rPr>
          <w:noProof/>
        </w:rPr>
        <w:lastRenderedPageBreak/>
        <w:drawing>
          <wp:inline distT="0" distB="0" distL="0" distR="0">
            <wp:extent cx="5274310" cy="6110871"/>
            <wp:effectExtent l="19050" t="0" r="2540" b="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6110871"/>
                    </a:xfrm>
                    <a:prstGeom prst="rect">
                      <a:avLst/>
                    </a:prstGeom>
                    <a:noFill/>
                    <a:ln>
                      <a:noFill/>
                    </a:ln>
                  </pic:spPr>
                </pic:pic>
              </a:graphicData>
            </a:graphic>
          </wp:inline>
        </w:drawing>
      </w:r>
    </w:p>
    <w:p w:rsidR="00404C04" w:rsidRDefault="00404C04" w:rsidP="00661970">
      <w:pPr>
        <w:pStyle w:val="af3"/>
        <w:numPr>
          <w:ilvl w:val="0"/>
          <w:numId w:val="31"/>
        </w:numPr>
        <w:ind w:firstLineChars="0"/>
      </w:pPr>
      <w:r>
        <w:rPr>
          <w:rFonts w:hint="eastAsia"/>
        </w:rPr>
        <w:t>广告主查看报表</w:t>
      </w:r>
    </w:p>
    <w:p w:rsidR="00404C04" w:rsidRDefault="00404C04" w:rsidP="00404C04">
      <w:pPr>
        <w:pStyle w:val="af3"/>
        <w:ind w:left="360" w:firstLineChars="0" w:firstLine="0"/>
      </w:pPr>
      <w:r>
        <w:object w:dxaOrig="7782" w:dyaOrig="4301">
          <v:shape id="_x0000_i1033" type="#_x0000_t75" style="width:313.8pt;height:172.55pt" o:ole="">
            <v:imagedata r:id="rId44" o:title=""/>
          </v:shape>
          <o:OLEObject Type="Embed" ProgID="Visio.Drawing.11" ShapeID="_x0000_i1033" DrawAspect="Content" ObjectID="_1554721909" r:id="rId45"/>
        </w:object>
      </w:r>
    </w:p>
    <w:p w:rsidR="00404C04" w:rsidRDefault="00404C04" w:rsidP="00661970">
      <w:pPr>
        <w:pStyle w:val="af3"/>
        <w:numPr>
          <w:ilvl w:val="0"/>
          <w:numId w:val="31"/>
        </w:numPr>
        <w:ind w:firstLineChars="0"/>
      </w:pPr>
      <w:r>
        <w:rPr>
          <w:rFonts w:hint="eastAsia"/>
        </w:rPr>
        <w:t>广告运营人员审核充值单</w:t>
      </w:r>
      <w:r>
        <w:object w:dxaOrig="7151" w:dyaOrig="4287">
          <v:shape id="_x0000_i1034" type="#_x0000_t75" style="width:281.9pt;height:168.45pt" o:ole="">
            <v:imagedata r:id="rId46" o:title=""/>
          </v:shape>
          <o:OLEObject Type="Embed" ProgID="Visio.Drawing.11" ShapeID="_x0000_i1034" DrawAspect="Content" ObjectID="_1554721910" r:id="rId47"/>
        </w:object>
      </w:r>
    </w:p>
    <w:p w:rsidR="00404C04" w:rsidRDefault="00404C04" w:rsidP="00661970">
      <w:pPr>
        <w:pStyle w:val="af3"/>
        <w:numPr>
          <w:ilvl w:val="0"/>
          <w:numId w:val="31"/>
        </w:numPr>
        <w:ind w:firstLineChars="0"/>
      </w:pPr>
      <w:r>
        <w:rPr>
          <w:rFonts w:hint="eastAsia"/>
        </w:rPr>
        <w:t>广告运营人员查看报表</w:t>
      </w:r>
      <w:r>
        <w:object w:dxaOrig="7782" w:dyaOrig="4287">
          <v:shape id="_x0000_i1035" type="#_x0000_t75" style="width:319.25pt;height:177.3pt" o:ole="">
            <v:imagedata r:id="rId48" o:title=""/>
          </v:shape>
          <o:OLEObject Type="Embed" ProgID="Visio.Drawing.11" ShapeID="_x0000_i1035" DrawAspect="Content" ObjectID="_1554721911" r:id="rId49"/>
        </w:object>
      </w:r>
    </w:p>
    <w:p w:rsidR="00404C04" w:rsidRDefault="00404C04" w:rsidP="00661970">
      <w:pPr>
        <w:pStyle w:val="af3"/>
        <w:numPr>
          <w:ilvl w:val="0"/>
          <w:numId w:val="31"/>
        </w:numPr>
        <w:ind w:firstLineChars="0"/>
      </w:pPr>
      <w:r>
        <w:rPr>
          <w:rFonts w:hint="eastAsia"/>
        </w:rPr>
        <w:t>广告运营人员进行系统参数配置</w:t>
      </w:r>
      <w:r>
        <w:object w:dxaOrig="6203" w:dyaOrig="4287">
          <v:shape id="_x0000_i1036" type="#_x0000_t75" style="width:254.7pt;height:175.9pt" o:ole="">
            <v:imagedata r:id="rId50" o:title=""/>
          </v:shape>
          <o:OLEObject Type="Embed" ProgID="Visio.Drawing.11" ShapeID="_x0000_i1036" DrawAspect="Content" ObjectID="_1554721912" r:id="rId51"/>
        </w:object>
      </w:r>
    </w:p>
    <w:p w:rsidR="00404C04" w:rsidRDefault="00404C04" w:rsidP="00661970">
      <w:pPr>
        <w:pStyle w:val="af3"/>
        <w:numPr>
          <w:ilvl w:val="0"/>
          <w:numId w:val="31"/>
        </w:numPr>
        <w:ind w:firstLineChars="0"/>
      </w:pPr>
      <w:r>
        <w:rPr>
          <w:rFonts w:hint="eastAsia"/>
        </w:rPr>
        <w:t>广告运营人员审核广告应用</w:t>
      </w:r>
      <w:r>
        <w:object w:dxaOrig="9341" w:dyaOrig="4443">
          <v:shape id="_x0000_i1037" type="#_x0000_t75" style="width:357.95pt;height:171.15pt" o:ole="">
            <v:imagedata r:id="rId52" o:title=""/>
          </v:shape>
          <o:OLEObject Type="Embed" ProgID="Visio.Drawing.11" ShapeID="_x0000_i1037" DrawAspect="Content" ObjectID="_1554721913" r:id="rId53"/>
        </w:object>
      </w:r>
    </w:p>
    <w:p w:rsidR="00404C04" w:rsidRDefault="00404C04" w:rsidP="00661970">
      <w:pPr>
        <w:pStyle w:val="af3"/>
        <w:numPr>
          <w:ilvl w:val="0"/>
          <w:numId w:val="31"/>
        </w:numPr>
        <w:ind w:firstLineChars="0"/>
      </w:pPr>
      <w:r>
        <w:rPr>
          <w:rFonts w:hint="eastAsia"/>
        </w:rPr>
        <w:t>广告运营人员审核广告任务</w:t>
      </w:r>
      <w:r>
        <w:object w:dxaOrig="8629" w:dyaOrig="3224">
          <v:shape id="_x0000_i1038" type="#_x0000_t75" style="width:299.55pt;height:111.4pt" o:ole="">
            <v:imagedata r:id="rId54" o:title=""/>
          </v:shape>
          <o:OLEObject Type="Embed" ProgID="Visio.Drawing.11" ShapeID="_x0000_i1038" DrawAspect="Content" ObjectID="_1554721914" r:id="rId55"/>
        </w:object>
      </w:r>
    </w:p>
    <w:p w:rsidR="00404C04" w:rsidRDefault="00404C04" w:rsidP="00661970">
      <w:pPr>
        <w:pStyle w:val="af3"/>
        <w:numPr>
          <w:ilvl w:val="0"/>
          <w:numId w:val="31"/>
        </w:numPr>
        <w:ind w:firstLineChars="0"/>
      </w:pPr>
      <w:r>
        <w:rPr>
          <w:rFonts w:hint="eastAsia"/>
        </w:rPr>
        <w:t>广告</w:t>
      </w:r>
      <w:r>
        <w:rPr>
          <w:rFonts w:hint="eastAsia"/>
        </w:rPr>
        <w:t>SDK</w:t>
      </w:r>
      <w:r>
        <w:rPr>
          <w:rFonts w:hint="eastAsia"/>
        </w:rPr>
        <w:t>从服务端获取系统配置参数</w:t>
      </w:r>
      <w:r>
        <w:object w:dxaOrig="11548" w:dyaOrig="6385">
          <v:shape id="_x0000_i1039" type="#_x0000_t75" style="width:354.55pt;height:195.6pt" o:ole="">
            <v:imagedata r:id="rId56" o:title=""/>
          </v:shape>
          <o:OLEObject Type="Embed" ProgID="Visio.Drawing.11" ShapeID="_x0000_i1039" DrawAspect="Content" ObjectID="_1554721915" r:id="rId57"/>
        </w:object>
      </w:r>
    </w:p>
    <w:p w:rsidR="00404C04" w:rsidRPr="00814511" w:rsidRDefault="00404C04" w:rsidP="00661970">
      <w:pPr>
        <w:pStyle w:val="af3"/>
        <w:numPr>
          <w:ilvl w:val="0"/>
          <w:numId w:val="31"/>
        </w:numPr>
        <w:ind w:firstLineChars="0"/>
      </w:pPr>
      <w:r>
        <w:rPr>
          <w:rFonts w:hint="eastAsia"/>
        </w:rPr>
        <w:t>广告</w:t>
      </w:r>
      <w:r>
        <w:rPr>
          <w:rFonts w:hint="eastAsia"/>
        </w:rPr>
        <w:t>SDK</w:t>
      </w:r>
      <w:r>
        <w:rPr>
          <w:rFonts w:hint="eastAsia"/>
        </w:rPr>
        <w:t>请求及展示开屏广告</w:t>
      </w:r>
      <w:r>
        <w:object w:dxaOrig="13514" w:dyaOrig="11858">
          <v:shape id="_x0000_i1040" type="#_x0000_t75" style="width:386.5pt;height:338.95pt" o:ole="">
            <v:imagedata r:id="rId58" o:title=""/>
          </v:shape>
          <o:OLEObject Type="Embed" ProgID="Visio.Drawing.11" ShapeID="_x0000_i1040" DrawAspect="Content" ObjectID="_1554721916" r:id="rId59"/>
        </w:object>
      </w:r>
    </w:p>
    <w:p w:rsidR="00C06B94" w:rsidRPr="00625738" w:rsidRDefault="00C06B94" w:rsidP="00C06B94">
      <w:pPr>
        <w:pStyle w:val="af4"/>
        <w:jc w:val="center"/>
      </w:pPr>
      <w:bookmarkStart w:id="71" w:name="_Toc418593247"/>
      <w:r>
        <w:rPr>
          <w:rFonts w:hint="eastAsia"/>
        </w:rPr>
        <w:t>图</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A7644">
        <w:fldChar w:fldCharType="separate"/>
      </w:r>
      <w:r>
        <w:rPr>
          <w:noProof/>
        </w:rPr>
        <w:t>6</w:t>
      </w:r>
      <w:r w:rsidR="004A7644">
        <w:fldChar w:fldCharType="end"/>
      </w:r>
      <w:r w:rsidR="00453AB3">
        <w:rPr>
          <w:rFonts w:hint="eastAsia"/>
        </w:rPr>
        <w:t>广告</w:t>
      </w:r>
      <w:r>
        <w:rPr>
          <w:rFonts w:hint="eastAsia"/>
        </w:rPr>
        <w:t>总体流程</w:t>
      </w:r>
      <w:bookmarkEnd w:id="71"/>
    </w:p>
    <w:p w:rsidR="00C06B94" w:rsidRDefault="00C06B94" w:rsidP="001C00BE">
      <w:pPr>
        <w:pStyle w:val="a2"/>
        <w:ind w:leftChars="100" w:left="352" w:right="210" w:hanging="142"/>
      </w:pPr>
      <w:bookmarkStart w:id="72" w:name="_Toc418593184"/>
      <w:bookmarkStart w:id="73" w:name="_Toc480980074"/>
      <w:r>
        <w:rPr>
          <w:rFonts w:hint="eastAsia"/>
        </w:rPr>
        <w:lastRenderedPageBreak/>
        <w:t>外部接口分析</w:t>
      </w:r>
      <w:bookmarkEnd w:id="72"/>
      <w:bookmarkEnd w:id="73"/>
    </w:p>
    <w:p w:rsidR="00453AB3" w:rsidRPr="0093354A" w:rsidRDefault="00453AB3" w:rsidP="00453AB3">
      <w:pPr>
        <w:pStyle w:val="a3"/>
        <w:ind w:right="210"/>
      </w:pPr>
      <w:bookmarkStart w:id="74" w:name="_Ref427333605"/>
      <w:bookmarkStart w:id="75" w:name="_Toc462414459"/>
      <w:bookmarkStart w:id="76" w:name="_Toc386566383"/>
      <w:bookmarkStart w:id="77" w:name="_Toc417470379"/>
      <w:bookmarkStart w:id="78" w:name="_Toc480980075"/>
      <w:r>
        <w:rPr>
          <w:rFonts w:hint="eastAsia"/>
        </w:rPr>
        <w:t>集成广告</w:t>
      </w:r>
      <w:r>
        <w:rPr>
          <w:rFonts w:hint="eastAsia"/>
        </w:rPr>
        <w:t>SDK</w:t>
      </w:r>
      <w:r>
        <w:rPr>
          <w:rFonts w:hint="eastAsia"/>
        </w:rPr>
        <w:t>的</w:t>
      </w:r>
      <w:r>
        <w:rPr>
          <w:rFonts w:hint="eastAsia"/>
        </w:rPr>
        <w:t>App</w:t>
      </w:r>
      <w:bookmarkEnd w:id="74"/>
      <w:bookmarkEnd w:id="75"/>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7"/>
        <w:gridCol w:w="1696"/>
        <w:gridCol w:w="5429"/>
      </w:tblGrid>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元素名称</w:t>
            </w:r>
          </w:p>
        </w:tc>
        <w:tc>
          <w:tcPr>
            <w:tcW w:w="7125" w:type="dxa"/>
            <w:gridSpan w:val="2"/>
            <w:shd w:val="clear" w:color="auto" w:fill="auto"/>
          </w:tcPr>
          <w:p w:rsidR="00453AB3" w:rsidRPr="00915624" w:rsidRDefault="00453AB3" w:rsidP="001916E2">
            <w:pPr>
              <w:spacing w:line="300" w:lineRule="auto"/>
              <w:jc w:val="center"/>
              <w:rPr>
                <w:rFonts w:cs="Arial"/>
              </w:rPr>
            </w:pPr>
            <w:r>
              <w:rPr>
                <w:rFonts w:hint="eastAsia"/>
              </w:rPr>
              <w:t>集成广告</w:t>
            </w:r>
            <w:r>
              <w:rPr>
                <w:rFonts w:hint="eastAsia"/>
              </w:rPr>
              <w:t>SDK</w:t>
            </w:r>
            <w:r>
              <w:rPr>
                <w:rFonts w:hint="eastAsia"/>
              </w:rPr>
              <w:t>的</w:t>
            </w:r>
            <w:r>
              <w:rPr>
                <w:rFonts w:hint="eastAsia"/>
              </w:rPr>
              <w:t>App</w:t>
            </w:r>
          </w:p>
        </w:tc>
      </w:tr>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w:t>
            </w:r>
            <w:r w:rsidRPr="00915624">
              <w:rPr>
                <w:rFonts w:cs="Arial"/>
              </w:rPr>
              <w:t>素</w:t>
            </w:r>
            <w:r w:rsidRPr="00915624">
              <w:rPr>
                <w:rFonts w:cs="Arial" w:hint="eastAsia"/>
              </w:rPr>
              <w:t>概述</w:t>
            </w:r>
          </w:p>
        </w:tc>
        <w:tc>
          <w:tcPr>
            <w:tcW w:w="7125" w:type="dxa"/>
            <w:gridSpan w:val="2"/>
            <w:shd w:val="clear" w:color="auto" w:fill="auto"/>
          </w:tcPr>
          <w:p w:rsidR="00453AB3" w:rsidRPr="00915624" w:rsidRDefault="00453AB3" w:rsidP="001916E2">
            <w:pPr>
              <w:spacing w:line="300" w:lineRule="auto"/>
              <w:rPr>
                <w:rFonts w:cs="Arial"/>
              </w:rPr>
            </w:pPr>
            <w:r>
              <w:rPr>
                <w:rFonts w:cs="Arial" w:hint="eastAsia"/>
              </w:rPr>
              <w:t>App</w:t>
            </w:r>
            <w:r>
              <w:rPr>
                <w:rFonts w:cs="Arial" w:hint="eastAsia"/>
              </w:rPr>
              <w:t>通过集成广告</w:t>
            </w:r>
            <w:r>
              <w:rPr>
                <w:rFonts w:cs="Arial" w:hint="eastAsia"/>
              </w:rPr>
              <w:t>SDK</w:t>
            </w:r>
            <w:r>
              <w:rPr>
                <w:rFonts w:cs="Arial" w:hint="eastAsia"/>
              </w:rPr>
              <w:t>，可以从广告平台请求广告并展示给最终用户，同时上报展示、点击、用户跳过等各种事件给广告平台以及第三方监测系统（秒针），后续开发者可以通过这些广告的展示、点击等获得收益。</w:t>
            </w:r>
          </w:p>
        </w:tc>
      </w:tr>
      <w:tr w:rsidR="00453AB3" w:rsidRPr="00915624" w:rsidTr="001916E2">
        <w:trPr>
          <w:trHeight w:val="320"/>
        </w:trPr>
        <w:tc>
          <w:tcPr>
            <w:tcW w:w="1397" w:type="dxa"/>
            <w:shd w:val="clear" w:color="auto" w:fill="auto"/>
          </w:tcPr>
          <w:p w:rsidR="00453AB3" w:rsidRPr="00915624" w:rsidRDefault="00453AB3" w:rsidP="001916E2">
            <w:pPr>
              <w:spacing w:line="300" w:lineRule="auto"/>
              <w:rPr>
                <w:rFonts w:cs="Arial"/>
              </w:rPr>
            </w:pPr>
            <w:r w:rsidRPr="00915624">
              <w:rPr>
                <w:rFonts w:cs="Arial" w:hint="eastAsia"/>
              </w:rPr>
              <w:t>威胁</w:t>
            </w:r>
          </w:p>
        </w:tc>
        <w:tc>
          <w:tcPr>
            <w:tcW w:w="7125" w:type="dxa"/>
            <w:gridSpan w:val="2"/>
            <w:shd w:val="clear" w:color="auto" w:fill="auto"/>
          </w:tcPr>
          <w:p w:rsidR="00453AB3" w:rsidRPr="00915624" w:rsidRDefault="00453AB3" w:rsidP="001916E2">
            <w:pPr>
              <w:spacing w:line="300" w:lineRule="auto"/>
              <w:rPr>
                <w:rFonts w:cs="Arial"/>
              </w:rPr>
            </w:pPr>
            <w:r w:rsidRPr="00915624">
              <w:rPr>
                <w:rFonts w:cs="Arial" w:hint="eastAsia"/>
              </w:rPr>
              <w:t>SR</w:t>
            </w:r>
          </w:p>
        </w:tc>
      </w:tr>
      <w:tr w:rsidR="00453AB3" w:rsidRPr="00915624" w:rsidTr="001916E2">
        <w:trPr>
          <w:trHeight w:val="508"/>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rPr>
              <w:br w:type="page"/>
            </w:r>
            <w:r w:rsidRPr="00915624">
              <w:rPr>
                <w:rFonts w:cs="Arial" w:hint="eastAsia"/>
              </w:rPr>
              <w:t>仿冒（</w:t>
            </w:r>
            <w:r w:rsidRPr="00915624">
              <w:rPr>
                <w:rFonts w:cs="Arial" w:hint="eastAsia"/>
              </w:rPr>
              <w:t>S</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Pr="00915624" w:rsidRDefault="00453AB3" w:rsidP="001916E2">
            <w:pPr>
              <w:spacing w:line="300" w:lineRule="auto"/>
              <w:rPr>
                <w:rFonts w:cs="Arial"/>
              </w:rPr>
            </w:pPr>
            <w:r>
              <w:rPr>
                <w:rFonts w:cs="Arial" w:hint="eastAsia"/>
              </w:rPr>
              <w:t>风险：高。</w:t>
            </w:r>
          </w:p>
          <w:p w:rsidR="00453AB3" w:rsidRPr="00915624" w:rsidRDefault="00453AB3" w:rsidP="001916E2">
            <w:pPr>
              <w:spacing w:line="300" w:lineRule="auto"/>
              <w:rPr>
                <w:rFonts w:cs="Arial"/>
              </w:rPr>
            </w:pPr>
            <w:r w:rsidRPr="00915624">
              <w:rPr>
                <w:rFonts w:cs="Arial" w:hint="eastAsia"/>
              </w:rPr>
              <w:t>影响：</w:t>
            </w:r>
            <w:r>
              <w:rPr>
                <w:rFonts w:cs="Arial" w:hint="eastAsia"/>
              </w:rPr>
              <w:t>客户端被仿冒后，对最终用户可能会导致广告内容和应用不相符之类的体验困扰，同时可能导致上报的事件不正确影响开发者的收益，或者恶意作弊获得更多的收益。</w:t>
            </w:r>
          </w:p>
          <w:p w:rsidR="00453AB3" w:rsidRDefault="00453AB3" w:rsidP="001916E2">
            <w:pPr>
              <w:spacing w:line="300" w:lineRule="auto"/>
              <w:rPr>
                <w:rFonts w:cs="Arial"/>
              </w:rPr>
            </w:pPr>
            <w:r w:rsidRPr="00915624">
              <w:rPr>
                <w:rFonts w:cs="Arial" w:hint="eastAsia"/>
              </w:rPr>
              <w:t>可能性：</w:t>
            </w:r>
          </w:p>
          <w:p w:rsidR="00453AB3" w:rsidRDefault="00453AB3" w:rsidP="00661970">
            <w:pPr>
              <w:pStyle w:val="af3"/>
              <w:widowControl/>
              <w:numPr>
                <w:ilvl w:val="0"/>
                <w:numId w:val="17"/>
              </w:numPr>
              <w:autoSpaceDE/>
              <w:autoSpaceDN/>
              <w:adjustRightInd/>
              <w:spacing w:after="160" w:line="300" w:lineRule="auto"/>
              <w:ind w:firstLineChars="0"/>
              <w:contextualSpacing/>
              <w:rPr>
                <w:rFonts w:cs="Arial"/>
              </w:rPr>
            </w:pPr>
            <w:r>
              <w:rPr>
                <w:rFonts w:cs="Arial" w:hint="eastAsia"/>
              </w:rPr>
              <w:t>开发者在使用广告之前需要到广告平台申请广告位</w:t>
            </w:r>
            <w:r>
              <w:rPr>
                <w:rFonts w:cs="Arial" w:hint="eastAsia"/>
              </w:rPr>
              <w:t>ID</w:t>
            </w:r>
            <w:r>
              <w:rPr>
                <w:rFonts w:cs="Arial" w:hint="eastAsia"/>
              </w:rPr>
              <w:t>，在此过程中需要提交包名和</w:t>
            </w:r>
            <w:r>
              <w:rPr>
                <w:rFonts w:cs="Arial" w:hint="eastAsia"/>
              </w:rPr>
              <w:t>APK</w:t>
            </w:r>
            <w:r>
              <w:rPr>
                <w:rFonts w:cs="Arial" w:hint="eastAsia"/>
              </w:rPr>
              <w:t>文件，服务器端审核时会将包名和广告位</w:t>
            </w:r>
            <w:r>
              <w:rPr>
                <w:rFonts w:cs="Arial" w:hint="eastAsia"/>
              </w:rPr>
              <w:t>ID</w:t>
            </w:r>
            <w:r>
              <w:rPr>
                <w:rFonts w:cs="Arial" w:hint="eastAsia"/>
              </w:rPr>
              <w:t>进行关联，但无法阻止开发者在审核通过后，保持包名不变但改变了</w:t>
            </w:r>
            <w:r>
              <w:rPr>
                <w:rFonts w:cs="Arial" w:hint="eastAsia"/>
              </w:rPr>
              <w:t>App</w:t>
            </w:r>
            <w:r>
              <w:rPr>
                <w:rFonts w:cs="Arial" w:hint="eastAsia"/>
              </w:rPr>
              <w:t>的类别、主要功能等，从而变相的绕过审核</w:t>
            </w:r>
            <w:r w:rsidRPr="00BA0D39">
              <w:rPr>
                <w:rFonts w:cs="Arial" w:hint="eastAsia"/>
              </w:rPr>
              <w:t>；</w:t>
            </w:r>
          </w:p>
        </w:tc>
      </w:tr>
      <w:tr w:rsidR="00453AB3" w:rsidRPr="00915624" w:rsidTr="001916E2">
        <w:trPr>
          <w:trHeight w:val="60"/>
        </w:trPr>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已有消减措施</w:t>
            </w:r>
          </w:p>
        </w:tc>
        <w:tc>
          <w:tcPr>
            <w:tcW w:w="5429" w:type="dxa"/>
            <w:shd w:val="clear" w:color="auto" w:fill="auto"/>
          </w:tcPr>
          <w:p w:rsidR="00453AB3" w:rsidRDefault="00453AB3" w:rsidP="00661970">
            <w:pPr>
              <w:pStyle w:val="af3"/>
              <w:widowControl/>
              <w:numPr>
                <w:ilvl w:val="0"/>
                <w:numId w:val="18"/>
              </w:numPr>
              <w:autoSpaceDE/>
              <w:autoSpaceDN/>
              <w:adjustRightInd/>
              <w:spacing w:after="160" w:line="300" w:lineRule="auto"/>
              <w:ind w:firstLineChars="0"/>
              <w:contextualSpacing/>
              <w:rPr>
                <w:rFonts w:cs="Arial"/>
              </w:rPr>
            </w:pPr>
            <w:r w:rsidRPr="00A07772">
              <w:rPr>
                <w:rFonts w:cs="Arial" w:hint="eastAsia"/>
              </w:rPr>
              <w:t>客户端与</w:t>
            </w:r>
            <w:proofErr w:type="spellStart"/>
            <w:r>
              <w:rPr>
                <w:rFonts w:cs="Arial" w:hint="eastAsia"/>
              </w:rPr>
              <w:t>SDKServer</w:t>
            </w:r>
            <w:proofErr w:type="spellEnd"/>
            <w:r>
              <w:rPr>
                <w:rFonts w:cs="Arial" w:hint="eastAsia"/>
              </w:rPr>
              <w:t>、</w:t>
            </w:r>
            <w:r>
              <w:rPr>
                <w:rFonts w:cs="Arial" w:hint="eastAsia"/>
              </w:rPr>
              <w:t>ACD</w:t>
            </w:r>
            <w:r>
              <w:rPr>
                <w:rFonts w:cs="Arial" w:hint="eastAsia"/>
              </w:rPr>
              <w:t>、</w:t>
            </w:r>
            <w:proofErr w:type="spellStart"/>
            <w:r>
              <w:rPr>
                <w:rFonts w:cs="Arial" w:hint="eastAsia"/>
              </w:rPr>
              <w:t>ContentSever</w:t>
            </w:r>
            <w:proofErr w:type="spellEnd"/>
            <w:r>
              <w:rPr>
                <w:rFonts w:cs="Arial" w:hint="eastAsia"/>
              </w:rPr>
              <w:t>的事件之间</w:t>
            </w:r>
            <w:r w:rsidRPr="00A07772">
              <w:rPr>
                <w:rFonts w:cs="Arial" w:hint="eastAsia"/>
              </w:rPr>
              <w:t>交互使用</w:t>
            </w:r>
            <w:r w:rsidRPr="00A07772">
              <w:rPr>
                <w:rFonts w:cs="Arial" w:hint="eastAsia"/>
              </w:rPr>
              <w:t>HTTPS</w:t>
            </w:r>
            <w:r w:rsidRPr="00A07772">
              <w:rPr>
                <w:rFonts w:cs="Arial" w:hint="eastAsia"/>
              </w:rPr>
              <w:t>，避免被仿冒造成</w:t>
            </w:r>
            <w:r>
              <w:rPr>
                <w:rFonts w:cs="Arial" w:hint="eastAsia"/>
              </w:rPr>
              <w:t>广告请求或事件上报的错误；</w:t>
            </w:r>
          </w:p>
          <w:p w:rsidR="00453AB3" w:rsidRDefault="00453AB3" w:rsidP="00661970">
            <w:pPr>
              <w:pStyle w:val="af3"/>
              <w:widowControl/>
              <w:numPr>
                <w:ilvl w:val="0"/>
                <w:numId w:val="18"/>
              </w:numPr>
              <w:autoSpaceDE/>
              <w:autoSpaceDN/>
              <w:adjustRightInd/>
              <w:spacing w:after="160" w:line="300" w:lineRule="auto"/>
              <w:ind w:firstLineChars="0"/>
              <w:contextualSpacing/>
              <w:rPr>
                <w:rFonts w:cs="Arial"/>
              </w:rPr>
            </w:pPr>
            <w:r>
              <w:rPr>
                <w:rFonts w:cs="Arial" w:hint="eastAsia"/>
              </w:rPr>
              <w:t>服务器端对包名和广告位</w:t>
            </w:r>
            <w:r>
              <w:rPr>
                <w:rFonts w:cs="Arial" w:hint="eastAsia"/>
              </w:rPr>
              <w:t>ID</w:t>
            </w:r>
            <w:r>
              <w:rPr>
                <w:rFonts w:cs="Arial" w:hint="eastAsia"/>
              </w:rPr>
              <w:t>进行了关联，无效请求将被拒绝；</w:t>
            </w:r>
          </w:p>
          <w:p w:rsidR="00453AB3" w:rsidRDefault="00453AB3" w:rsidP="00661970">
            <w:pPr>
              <w:pStyle w:val="af3"/>
              <w:widowControl/>
              <w:numPr>
                <w:ilvl w:val="0"/>
                <w:numId w:val="18"/>
              </w:numPr>
              <w:autoSpaceDE/>
              <w:autoSpaceDN/>
              <w:adjustRightInd/>
              <w:spacing w:after="160" w:line="300" w:lineRule="auto"/>
              <w:ind w:firstLineChars="0"/>
              <w:contextualSpacing/>
              <w:rPr>
                <w:rFonts w:cs="Arial"/>
              </w:rPr>
            </w:pPr>
            <w:r>
              <w:rPr>
                <w:rFonts w:cs="Arial" w:hint="eastAsia"/>
              </w:rPr>
              <w:t>SDK</w:t>
            </w:r>
            <w:r>
              <w:rPr>
                <w:rFonts w:cs="Arial" w:hint="eastAsia"/>
              </w:rPr>
              <w:t>从</w:t>
            </w:r>
            <w:proofErr w:type="spellStart"/>
            <w:r>
              <w:rPr>
                <w:rFonts w:cs="Arial" w:hint="eastAsia"/>
              </w:rPr>
              <w:t>ContentServer</w:t>
            </w:r>
            <w:proofErr w:type="spellEnd"/>
            <w:r>
              <w:rPr>
                <w:rFonts w:cs="Arial" w:hint="eastAsia"/>
              </w:rPr>
              <w:t>下载素材使用了</w:t>
            </w:r>
            <w:r>
              <w:rPr>
                <w:rFonts w:cs="Arial" w:hint="eastAsia"/>
              </w:rPr>
              <w:t>HTTP</w:t>
            </w:r>
            <w:r>
              <w:rPr>
                <w:rFonts w:cs="Arial" w:hint="eastAsia"/>
              </w:rPr>
              <w:t>协议，攻击者容易仿冒进行素材的而下载，但素材为公开信息，允许用户任意下载；</w:t>
            </w:r>
          </w:p>
          <w:p w:rsidR="00453AB3" w:rsidRDefault="00453AB3" w:rsidP="00661970">
            <w:pPr>
              <w:pStyle w:val="af3"/>
              <w:widowControl/>
              <w:numPr>
                <w:ilvl w:val="0"/>
                <w:numId w:val="18"/>
              </w:numPr>
              <w:autoSpaceDE/>
              <w:autoSpaceDN/>
              <w:adjustRightInd/>
              <w:spacing w:after="160" w:line="300" w:lineRule="auto"/>
              <w:ind w:firstLineChars="0"/>
              <w:contextualSpacing/>
              <w:rPr>
                <w:rFonts w:cs="Arial"/>
              </w:rPr>
            </w:pPr>
            <w:r>
              <w:rPr>
                <w:rFonts w:cs="Arial" w:hint="eastAsia"/>
              </w:rPr>
              <w:t>SDK</w:t>
            </w:r>
            <w:r>
              <w:rPr>
                <w:rFonts w:cs="Arial" w:hint="eastAsia"/>
              </w:rPr>
              <w:t>在官网提供下载地址，并提供了</w:t>
            </w:r>
            <w:r>
              <w:rPr>
                <w:rFonts w:cs="Arial" w:hint="eastAsia"/>
              </w:rPr>
              <w:t>MD5</w:t>
            </w:r>
            <w:r>
              <w:rPr>
                <w:rFonts w:cs="Arial" w:hint="eastAsia"/>
              </w:rPr>
              <w:t>摘要值供开发者核对，避免开发者下载到山寨</w:t>
            </w:r>
            <w:r>
              <w:rPr>
                <w:rFonts w:cs="Arial" w:hint="eastAsia"/>
              </w:rPr>
              <w:t>SDK</w:t>
            </w:r>
            <w:r>
              <w:rPr>
                <w:rFonts w:cs="Arial" w:hint="eastAsia"/>
              </w:rPr>
              <w:t>；</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Default="00453AB3" w:rsidP="00661970">
            <w:pPr>
              <w:pStyle w:val="af3"/>
              <w:widowControl/>
              <w:numPr>
                <w:ilvl w:val="0"/>
                <w:numId w:val="19"/>
              </w:numPr>
              <w:autoSpaceDE/>
              <w:autoSpaceDN/>
              <w:adjustRightInd/>
              <w:spacing w:after="160" w:line="300" w:lineRule="auto"/>
              <w:ind w:firstLineChars="0"/>
              <w:contextualSpacing/>
              <w:rPr>
                <w:rFonts w:cs="Arial"/>
              </w:rPr>
            </w:pPr>
            <w:r>
              <w:rPr>
                <w:rFonts w:cs="Arial" w:hint="eastAsia"/>
              </w:rPr>
              <w:t>由于广告推广的需要，无法通过严格的签名校</w:t>
            </w:r>
            <w:r>
              <w:rPr>
                <w:rFonts w:cs="Arial" w:hint="eastAsia"/>
              </w:rPr>
              <w:lastRenderedPageBreak/>
              <w:t>验等方式进行限制，因此建议采用如下方式应对：</w:t>
            </w:r>
          </w:p>
          <w:p w:rsidR="00453AB3" w:rsidRDefault="00453AB3" w:rsidP="00661970">
            <w:pPr>
              <w:pStyle w:val="af3"/>
              <w:widowControl/>
              <w:numPr>
                <w:ilvl w:val="1"/>
                <w:numId w:val="19"/>
              </w:numPr>
              <w:autoSpaceDE/>
              <w:autoSpaceDN/>
              <w:adjustRightInd/>
              <w:spacing w:after="160" w:line="300" w:lineRule="auto"/>
              <w:ind w:firstLineChars="0"/>
              <w:contextualSpacing/>
              <w:rPr>
                <w:rFonts w:cs="Arial"/>
              </w:rPr>
            </w:pPr>
            <w:r>
              <w:rPr>
                <w:rFonts w:cs="Arial" w:hint="eastAsia"/>
              </w:rPr>
              <w:t>通过开发者的行为分析、应用的获利情况分析，结合会员制度识别高信任度、高危的应用；</w:t>
            </w:r>
          </w:p>
          <w:p w:rsidR="00453AB3" w:rsidRDefault="00453AB3" w:rsidP="00661970">
            <w:pPr>
              <w:pStyle w:val="af3"/>
              <w:widowControl/>
              <w:numPr>
                <w:ilvl w:val="1"/>
                <w:numId w:val="19"/>
              </w:numPr>
              <w:autoSpaceDE/>
              <w:autoSpaceDN/>
              <w:adjustRightInd/>
              <w:spacing w:after="160" w:line="300" w:lineRule="auto"/>
              <w:ind w:firstLineChars="0"/>
              <w:contextualSpacing/>
              <w:rPr>
                <w:rFonts w:cs="Arial"/>
              </w:rPr>
            </w:pPr>
            <w:r>
              <w:rPr>
                <w:rFonts w:cs="Arial" w:hint="eastAsia"/>
              </w:rPr>
              <w:t>对于高危的应用，人工方式重点监控，如有变相绕过审核的行为则进行事后惩罚（例如没收所有未提取的广告收入等）</w:t>
            </w:r>
            <w:r w:rsidRPr="00A07772">
              <w:rPr>
                <w:rFonts w:cs="Arial" w:hint="eastAsia"/>
              </w:rPr>
              <w:t>；</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详见“安全设计”章节</w:t>
            </w:r>
          </w:p>
        </w:tc>
      </w:tr>
      <w:tr w:rsidR="00453AB3" w:rsidRPr="00915624" w:rsidTr="001916E2">
        <w:trPr>
          <w:trHeight w:val="90"/>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hint="eastAsia"/>
              </w:rPr>
              <w:t>抵赖（</w:t>
            </w:r>
            <w:r w:rsidRPr="00915624">
              <w:rPr>
                <w:rFonts w:cs="Arial" w:hint="eastAsia"/>
              </w:rPr>
              <w:t>R</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Default="00453AB3" w:rsidP="001916E2">
            <w:pPr>
              <w:spacing w:line="300" w:lineRule="auto"/>
              <w:rPr>
                <w:rFonts w:cs="Arial"/>
              </w:rPr>
            </w:pPr>
            <w:r>
              <w:rPr>
                <w:rFonts w:cs="Arial" w:hint="eastAsia"/>
              </w:rPr>
              <w:t>风险：低。</w:t>
            </w:r>
          </w:p>
          <w:p w:rsidR="00453AB3" w:rsidRDefault="00453AB3" w:rsidP="001916E2">
            <w:pPr>
              <w:spacing w:line="300" w:lineRule="auto"/>
              <w:rPr>
                <w:rFonts w:cs="Arial"/>
              </w:rPr>
            </w:pPr>
            <w:r>
              <w:rPr>
                <w:rFonts w:cs="Arial" w:hint="eastAsia"/>
              </w:rPr>
              <w:t>影响：客户端否认自己的操作，主要可能是声称进行了更多的广告展示次数的方式企图获得更多的收益，如果成功可能会导致广告平台的经济损失。</w:t>
            </w:r>
          </w:p>
          <w:p w:rsidR="00453AB3" w:rsidRDefault="00453AB3" w:rsidP="001916E2">
            <w:pPr>
              <w:spacing w:line="300" w:lineRule="auto"/>
              <w:rPr>
                <w:rFonts w:cs="Arial"/>
              </w:rPr>
            </w:pPr>
            <w:r>
              <w:rPr>
                <w:rFonts w:cs="Arial" w:hint="eastAsia"/>
              </w:rPr>
              <w:t>可能性：服务器侧对广告相关的事件进行了记录。</w:t>
            </w:r>
          </w:p>
        </w:tc>
      </w:tr>
      <w:tr w:rsidR="00453AB3" w:rsidRPr="00915624" w:rsidTr="001916E2">
        <w:trPr>
          <w:trHeight w:val="199"/>
        </w:trPr>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已有消减措施</w:t>
            </w:r>
          </w:p>
        </w:tc>
        <w:tc>
          <w:tcPr>
            <w:tcW w:w="5429" w:type="dxa"/>
            <w:shd w:val="clear" w:color="auto" w:fill="auto"/>
          </w:tcPr>
          <w:p w:rsidR="00453AB3" w:rsidRDefault="00453AB3" w:rsidP="00661970">
            <w:pPr>
              <w:pStyle w:val="af3"/>
              <w:widowControl/>
              <w:numPr>
                <w:ilvl w:val="0"/>
                <w:numId w:val="20"/>
              </w:numPr>
              <w:autoSpaceDE/>
              <w:autoSpaceDN/>
              <w:adjustRightInd/>
              <w:spacing w:after="160" w:line="300" w:lineRule="auto"/>
              <w:ind w:firstLineChars="0"/>
              <w:contextualSpacing/>
              <w:rPr>
                <w:rFonts w:cs="Arial"/>
              </w:rPr>
            </w:pPr>
            <w:r>
              <w:rPr>
                <w:rFonts w:cs="Arial" w:hint="eastAsia"/>
              </w:rPr>
              <w:t>SDK</w:t>
            </w:r>
            <w:r>
              <w:rPr>
                <w:rFonts w:cs="Arial" w:hint="eastAsia"/>
              </w:rPr>
              <w:t>对广告相关的事件均上报服务器，并通过</w:t>
            </w:r>
            <w:r>
              <w:rPr>
                <w:rFonts w:cs="Arial" w:hint="eastAsia"/>
              </w:rPr>
              <w:t>HTTPS</w:t>
            </w:r>
            <w:r>
              <w:rPr>
                <w:rFonts w:cs="Arial" w:hint="eastAsia"/>
              </w:rPr>
              <w:t>方式保证可靠传输；</w:t>
            </w:r>
          </w:p>
          <w:p w:rsidR="00453AB3" w:rsidRDefault="00453AB3" w:rsidP="00661970">
            <w:pPr>
              <w:pStyle w:val="af3"/>
              <w:widowControl/>
              <w:numPr>
                <w:ilvl w:val="0"/>
                <w:numId w:val="20"/>
              </w:numPr>
              <w:autoSpaceDE/>
              <w:autoSpaceDN/>
              <w:adjustRightInd/>
              <w:spacing w:after="160" w:line="300" w:lineRule="auto"/>
              <w:ind w:firstLineChars="0"/>
              <w:contextualSpacing/>
              <w:rPr>
                <w:rFonts w:cs="Arial"/>
              </w:rPr>
            </w:pPr>
            <w:r w:rsidRPr="00835AA3">
              <w:rPr>
                <w:rFonts w:cs="Arial" w:hint="eastAsia"/>
              </w:rPr>
              <w:t>服务器</w:t>
            </w:r>
            <w:r>
              <w:rPr>
                <w:rFonts w:cs="Arial" w:hint="eastAsia"/>
              </w:rPr>
              <w:t>侧通过话单方式对广告相关事件进行了记录；</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Default="00453AB3" w:rsidP="001916E2">
            <w:pPr>
              <w:spacing w:line="300" w:lineRule="auto"/>
              <w:rPr>
                <w:rFonts w:cs="Arial"/>
              </w:rPr>
            </w:pPr>
            <w:r w:rsidRPr="002718AF">
              <w:rPr>
                <w:rFonts w:cs="Arial" w:hint="eastAsia"/>
              </w:rPr>
              <w:t>无</w:t>
            </w:r>
            <w:r w:rsidRPr="006348D3">
              <w:rPr>
                <w:rFonts w:cs="Arial" w:hint="eastAsia"/>
              </w:rPr>
              <w:t>。</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不涉及。</w:t>
            </w:r>
          </w:p>
        </w:tc>
      </w:tr>
    </w:tbl>
    <w:p w:rsidR="00453AB3" w:rsidRDefault="00453AB3" w:rsidP="00453AB3">
      <w:pPr>
        <w:pStyle w:val="afa"/>
        <w:ind w:firstLineChars="150" w:firstLine="315"/>
        <w:rPr>
          <w:rFonts w:cs="Arial"/>
          <w:i/>
          <w:color w:val="0000FF"/>
          <w:szCs w:val="21"/>
        </w:rPr>
      </w:pPr>
    </w:p>
    <w:p w:rsidR="00453AB3" w:rsidRDefault="00453AB3" w:rsidP="00453AB3">
      <w:pPr>
        <w:pStyle w:val="a3"/>
        <w:ind w:right="210"/>
      </w:pPr>
      <w:bookmarkStart w:id="79" w:name="_Toc462414461"/>
      <w:bookmarkStart w:id="80" w:name="_Toc480980076"/>
      <w:r>
        <w:rPr>
          <w:rFonts w:hint="eastAsia"/>
        </w:rPr>
        <w:t>开发者浏览器</w:t>
      </w:r>
      <w:bookmarkEnd w:id="79"/>
      <w:bookmarkEnd w:id="80"/>
    </w:p>
    <w:p w:rsidR="00453AB3" w:rsidRDefault="00453AB3" w:rsidP="00453AB3">
      <w:pPr>
        <w:pStyle w:val="afa"/>
      </w:pPr>
      <w:r>
        <w:rPr>
          <w:rFonts w:hint="eastAsia"/>
        </w:rPr>
        <w:t>开发者通过浏览器登录开发者联盟网站上传应用相关的信息并获取广告位</w:t>
      </w:r>
      <w:r>
        <w:rPr>
          <w:rFonts w:hint="eastAsia"/>
        </w:rPr>
        <w:t>ID</w:t>
      </w:r>
      <w:r>
        <w:rPr>
          <w:rFonts w:hint="eastAsia"/>
        </w:rPr>
        <w:t>，因此不是广告业务直接的外部交互方，该功能也是在开发者联盟业务版本中实现的，因此将在开发者联盟的安全威胁分析文档中说明。</w:t>
      </w:r>
    </w:p>
    <w:p w:rsidR="00453AB3" w:rsidRPr="0093354A" w:rsidRDefault="00453AB3" w:rsidP="00453AB3">
      <w:pPr>
        <w:pStyle w:val="a3"/>
        <w:ind w:right="210"/>
      </w:pPr>
      <w:bookmarkStart w:id="81" w:name="_Ref427593188"/>
      <w:bookmarkStart w:id="82" w:name="_Toc462414462"/>
      <w:bookmarkStart w:id="83" w:name="_Toc480980077"/>
      <w:r>
        <w:rPr>
          <w:rFonts w:hint="eastAsia"/>
        </w:rPr>
        <w:t>广告主浏览器</w:t>
      </w:r>
      <w:bookmarkEnd w:id="81"/>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7"/>
        <w:gridCol w:w="1696"/>
        <w:gridCol w:w="5429"/>
      </w:tblGrid>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元素名称</w:t>
            </w:r>
          </w:p>
        </w:tc>
        <w:tc>
          <w:tcPr>
            <w:tcW w:w="7125" w:type="dxa"/>
            <w:gridSpan w:val="2"/>
            <w:shd w:val="clear" w:color="auto" w:fill="auto"/>
          </w:tcPr>
          <w:p w:rsidR="00453AB3" w:rsidRPr="00915624" w:rsidRDefault="00453AB3" w:rsidP="001916E2">
            <w:pPr>
              <w:spacing w:line="300" w:lineRule="auto"/>
              <w:jc w:val="center"/>
              <w:rPr>
                <w:rFonts w:cs="Arial"/>
              </w:rPr>
            </w:pPr>
            <w:r>
              <w:rPr>
                <w:rFonts w:cs="Arial" w:hint="eastAsia"/>
              </w:rPr>
              <w:t>广告主浏览器</w:t>
            </w:r>
          </w:p>
        </w:tc>
      </w:tr>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w:t>
            </w:r>
            <w:r w:rsidRPr="00915624">
              <w:rPr>
                <w:rFonts w:cs="Arial"/>
              </w:rPr>
              <w:t>素</w:t>
            </w:r>
            <w:r w:rsidRPr="00915624">
              <w:rPr>
                <w:rFonts w:cs="Arial" w:hint="eastAsia"/>
              </w:rPr>
              <w:t>概述</w:t>
            </w:r>
          </w:p>
        </w:tc>
        <w:tc>
          <w:tcPr>
            <w:tcW w:w="7125" w:type="dxa"/>
            <w:gridSpan w:val="2"/>
            <w:shd w:val="clear" w:color="auto" w:fill="auto"/>
          </w:tcPr>
          <w:p w:rsidR="00453AB3" w:rsidRPr="00915624" w:rsidRDefault="00453AB3" w:rsidP="001916E2">
            <w:pPr>
              <w:spacing w:line="300" w:lineRule="auto"/>
              <w:rPr>
                <w:rFonts w:cs="Arial"/>
              </w:rPr>
            </w:pPr>
            <w:r>
              <w:rPr>
                <w:rFonts w:cs="Arial" w:hint="eastAsia"/>
              </w:rPr>
              <w:t>广告主通过浏览器登录</w:t>
            </w:r>
            <w:proofErr w:type="spellStart"/>
            <w:r>
              <w:rPr>
                <w:rFonts w:cs="Arial" w:hint="eastAsia"/>
              </w:rPr>
              <w:t>InApp</w:t>
            </w:r>
            <w:proofErr w:type="spellEnd"/>
            <w:r>
              <w:rPr>
                <w:rFonts w:cs="Arial" w:hint="eastAsia"/>
              </w:rPr>
              <w:t xml:space="preserve"> for </w:t>
            </w:r>
            <w:r>
              <w:rPr>
                <w:rFonts w:cs="Arial" w:hint="eastAsia"/>
              </w:rPr>
              <w:t>广告主，完成广告任务的创建和管理，根据线下合同的充值录入，以及查看报表等。</w:t>
            </w:r>
          </w:p>
        </w:tc>
      </w:tr>
      <w:tr w:rsidR="00453AB3" w:rsidRPr="00915624" w:rsidTr="001916E2">
        <w:trPr>
          <w:trHeight w:val="320"/>
        </w:trPr>
        <w:tc>
          <w:tcPr>
            <w:tcW w:w="1397" w:type="dxa"/>
            <w:shd w:val="clear" w:color="auto" w:fill="auto"/>
          </w:tcPr>
          <w:p w:rsidR="00453AB3" w:rsidRPr="00915624" w:rsidRDefault="00453AB3" w:rsidP="001916E2">
            <w:pPr>
              <w:spacing w:line="300" w:lineRule="auto"/>
              <w:rPr>
                <w:rFonts w:cs="Arial"/>
              </w:rPr>
            </w:pPr>
            <w:r w:rsidRPr="00915624">
              <w:rPr>
                <w:rFonts w:cs="Arial" w:hint="eastAsia"/>
              </w:rPr>
              <w:t>威胁</w:t>
            </w:r>
          </w:p>
        </w:tc>
        <w:tc>
          <w:tcPr>
            <w:tcW w:w="7125" w:type="dxa"/>
            <w:gridSpan w:val="2"/>
            <w:shd w:val="clear" w:color="auto" w:fill="auto"/>
          </w:tcPr>
          <w:p w:rsidR="00453AB3" w:rsidRPr="00915624" w:rsidRDefault="00453AB3" w:rsidP="001916E2">
            <w:pPr>
              <w:spacing w:line="300" w:lineRule="auto"/>
              <w:rPr>
                <w:rFonts w:cs="Arial"/>
              </w:rPr>
            </w:pPr>
            <w:r w:rsidRPr="00915624">
              <w:rPr>
                <w:rFonts w:cs="Arial" w:hint="eastAsia"/>
              </w:rPr>
              <w:t>SR</w:t>
            </w:r>
          </w:p>
        </w:tc>
      </w:tr>
      <w:tr w:rsidR="00453AB3" w:rsidRPr="00915624" w:rsidTr="001916E2">
        <w:trPr>
          <w:trHeight w:val="508"/>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rPr>
              <w:lastRenderedPageBreak/>
              <w:br w:type="page"/>
            </w:r>
            <w:r w:rsidRPr="00915624">
              <w:rPr>
                <w:rFonts w:cs="Arial" w:hint="eastAsia"/>
              </w:rPr>
              <w:t>仿冒（</w:t>
            </w:r>
            <w:r w:rsidRPr="00915624">
              <w:rPr>
                <w:rFonts w:cs="Arial" w:hint="eastAsia"/>
              </w:rPr>
              <w:t>S</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Pr="00915624" w:rsidRDefault="00453AB3" w:rsidP="001916E2">
            <w:pPr>
              <w:spacing w:line="300" w:lineRule="auto"/>
              <w:rPr>
                <w:rFonts w:cs="Arial"/>
              </w:rPr>
            </w:pPr>
            <w:r>
              <w:rPr>
                <w:rFonts w:cs="Arial" w:hint="eastAsia"/>
              </w:rPr>
              <w:t>中</w:t>
            </w:r>
            <w:r w:rsidRPr="00915624">
              <w:rPr>
                <w:rFonts w:cs="Arial" w:hint="eastAsia"/>
              </w:rPr>
              <w:t>：</w:t>
            </w:r>
          </w:p>
          <w:p w:rsidR="00453AB3" w:rsidRPr="00915624" w:rsidRDefault="00453AB3" w:rsidP="001916E2">
            <w:pPr>
              <w:spacing w:line="300" w:lineRule="auto"/>
              <w:rPr>
                <w:rFonts w:cs="Arial"/>
              </w:rPr>
            </w:pPr>
            <w:r w:rsidRPr="00915624">
              <w:rPr>
                <w:rFonts w:cs="Arial" w:hint="eastAsia"/>
              </w:rPr>
              <w:t>影响：</w:t>
            </w:r>
            <w:r>
              <w:rPr>
                <w:rFonts w:cs="Arial" w:hint="eastAsia"/>
              </w:rPr>
              <w:t>广告主被仿冒后，攻击者可冒用广告主身份登录</w:t>
            </w:r>
            <w:proofErr w:type="spellStart"/>
            <w:r>
              <w:rPr>
                <w:rFonts w:cs="Arial" w:hint="eastAsia"/>
              </w:rPr>
              <w:t>InApp</w:t>
            </w:r>
            <w:proofErr w:type="spellEnd"/>
            <w:r>
              <w:rPr>
                <w:rFonts w:cs="Arial" w:hint="eastAsia"/>
              </w:rPr>
              <w:t>，恶意发布广告任务、管理广告任务列表等干扰业务的正常使用。</w:t>
            </w:r>
          </w:p>
          <w:p w:rsidR="00453AB3" w:rsidRDefault="00453AB3" w:rsidP="001916E2">
            <w:pPr>
              <w:spacing w:line="300" w:lineRule="auto"/>
              <w:rPr>
                <w:rFonts w:cs="Arial"/>
              </w:rPr>
            </w:pPr>
            <w:r w:rsidRPr="00915624">
              <w:rPr>
                <w:rFonts w:cs="Arial" w:hint="eastAsia"/>
              </w:rPr>
              <w:t>可能性：</w:t>
            </w:r>
          </w:p>
          <w:p w:rsidR="00453AB3" w:rsidRDefault="00453AB3" w:rsidP="00661970">
            <w:pPr>
              <w:pStyle w:val="af3"/>
              <w:widowControl/>
              <w:numPr>
                <w:ilvl w:val="0"/>
                <w:numId w:val="29"/>
              </w:numPr>
              <w:autoSpaceDE/>
              <w:autoSpaceDN/>
              <w:adjustRightInd/>
              <w:spacing w:after="160" w:line="300" w:lineRule="auto"/>
              <w:ind w:firstLineChars="0"/>
              <w:contextualSpacing/>
              <w:rPr>
                <w:rFonts w:cs="Arial"/>
              </w:rPr>
            </w:pPr>
            <w:r w:rsidRPr="0071760B">
              <w:rPr>
                <w:rFonts w:cs="Arial" w:hint="eastAsia"/>
              </w:rPr>
              <w:t>没有使用</w:t>
            </w:r>
            <w:r>
              <w:rPr>
                <w:rFonts w:cs="Arial" w:hint="eastAsia"/>
              </w:rPr>
              <w:t>统一</w:t>
            </w:r>
            <w:r w:rsidRPr="0071760B">
              <w:rPr>
                <w:rFonts w:cs="Arial" w:hint="eastAsia"/>
              </w:rPr>
              <w:t>的华为</w:t>
            </w:r>
            <w:r w:rsidRPr="00B35D11">
              <w:rPr>
                <w:rFonts w:cs="Arial" w:hint="eastAsia"/>
              </w:rPr>
              <w:t>账号体系，存在被用户质疑的可能性；</w:t>
            </w:r>
          </w:p>
          <w:p w:rsidR="00453AB3" w:rsidRDefault="00453AB3" w:rsidP="00661970">
            <w:pPr>
              <w:pStyle w:val="af3"/>
              <w:widowControl/>
              <w:numPr>
                <w:ilvl w:val="0"/>
                <w:numId w:val="29"/>
              </w:numPr>
              <w:autoSpaceDE/>
              <w:autoSpaceDN/>
              <w:adjustRightInd/>
              <w:spacing w:after="160" w:line="300" w:lineRule="auto"/>
              <w:ind w:firstLineChars="0"/>
              <w:contextualSpacing/>
              <w:rPr>
                <w:rFonts w:cs="Arial"/>
              </w:rPr>
            </w:pPr>
            <w:r>
              <w:rPr>
                <w:rFonts w:cs="Arial" w:hint="eastAsia"/>
              </w:rPr>
              <w:t>对广告主的真实性缺少验证，例如某客户声称是</w:t>
            </w:r>
            <w:r>
              <w:rPr>
                <w:rFonts w:cs="Arial" w:hint="eastAsia"/>
              </w:rPr>
              <w:t>A</w:t>
            </w:r>
            <w:r>
              <w:rPr>
                <w:rFonts w:cs="Arial" w:hint="eastAsia"/>
              </w:rPr>
              <w:t>汽车公司员工，目前没有对其进行真实性验证；</w:t>
            </w:r>
          </w:p>
        </w:tc>
      </w:tr>
      <w:tr w:rsidR="00453AB3" w:rsidRPr="00915624" w:rsidTr="001916E2">
        <w:trPr>
          <w:trHeight w:val="60"/>
        </w:trPr>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已有消减措施</w:t>
            </w:r>
          </w:p>
        </w:tc>
        <w:tc>
          <w:tcPr>
            <w:tcW w:w="5429" w:type="dxa"/>
            <w:shd w:val="clear" w:color="auto" w:fill="auto"/>
          </w:tcPr>
          <w:p w:rsidR="00453AB3" w:rsidRPr="00076F30" w:rsidRDefault="00453AB3" w:rsidP="00661970">
            <w:pPr>
              <w:pStyle w:val="af3"/>
              <w:widowControl/>
              <w:numPr>
                <w:ilvl w:val="0"/>
                <w:numId w:val="16"/>
              </w:numPr>
              <w:autoSpaceDE/>
              <w:autoSpaceDN/>
              <w:adjustRightInd/>
              <w:spacing w:after="160" w:line="300" w:lineRule="auto"/>
              <w:ind w:firstLineChars="0"/>
              <w:contextualSpacing/>
              <w:rPr>
                <w:rFonts w:cs="Arial"/>
              </w:rPr>
            </w:pPr>
            <w:r>
              <w:rPr>
                <w:rFonts w:cs="Arial" w:hint="eastAsia"/>
              </w:rPr>
              <w:t>采用了</w:t>
            </w:r>
            <w:r>
              <w:rPr>
                <w:rFonts w:cs="Arial" w:hint="eastAsia"/>
              </w:rPr>
              <w:t>HTTPS</w:t>
            </w:r>
            <w:r>
              <w:rPr>
                <w:rFonts w:cs="Arial" w:hint="eastAsia"/>
              </w:rPr>
              <w:t>提供服务</w:t>
            </w:r>
            <w:r w:rsidRPr="00076F30">
              <w:rPr>
                <w:rFonts w:cs="Arial" w:hint="eastAsia"/>
              </w:rPr>
              <w:t>；</w:t>
            </w:r>
          </w:p>
          <w:p w:rsidR="00453AB3" w:rsidRPr="00076F30" w:rsidRDefault="00453AB3" w:rsidP="00661970">
            <w:pPr>
              <w:pStyle w:val="af3"/>
              <w:widowControl/>
              <w:numPr>
                <w:ilvl w:val="0"/>
                <w:numId w:val="16"/>
              </w:numPr>
              <w:autoSpaceDE/>
              <w:autoSpaceDN/>
              <w:adjustRightInd/>
              <w:spacing w:after="160" w:line="300" w:lineRule="auto"/>
              <w:ind w:firstLineChars="0"/>
              <w:contextualSpacing/>
              <w:rPr>
                <w:rFonts w:cs="Arial"/>
              </w:rPr>
            </w:pPr>
            <w:r>
              <w:rPr>
                <w:rFonts w:cs="Arial" w:hint="eastAsia"/>
              </w:rPr>
              <w:t>广告的发布、充值都需要经过管理员的审核才能通过，减少了虚假广告、广告主被仿冒后恶意发布广告或者充值的可能性</w:t>
            </w:r>
            <w:r w:rsidRPr="00076F30">
              <w:rPr>
                <w:rFonts w:cs="Arial" w:hint="eastAsia"/>
              </w:rPr>
              <w:t>；</w:t>
            </w:r>
          </w:p>
          <w:p w:rsidR="00453AB3" w:rsidRPr="0051217F" w:rsidRDefault="00453AB3" w:rsidP="00661970">
            <w:pPr>
              <w:pStyle w:val="af3"/>
              <w:widowControl/>
              <w:numPr>
                <w:ilvl w:val="0"/>
                <w:numId w:val="16"/>
              </w:numPr>
              <w:autoSpaceDE/>
              <w:autoSpaceDN/>
              <w:adjustRightInd/>
              <w:spacing w:after="160" w:line="300" w:lineRule="auto"/>
              <w:ind w:firstLineChars="0"/>
              <w:contextualSpacing/>
              <w:rPr>
                <w:rFonts w:cs="Arial"/>
              </w:rPr>
            </w:pPr>
            <w:r>
              <w:rPr>
                <w:rFonts w:cs="Arial" w:hint="eastAsia"/>
              </w:rPr>
              <w:t>采用了密码不回显、登录提示信息模糊处理、图片验证码等方式，除非用户不小心泄露了密码，否则攻击者比较难以进行仿冒；</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Default="00453AB3" w:rsidP="00661970">
            <w:pPr>
              <w:pStyle w:val="af3"/>
              <w:widowControl/>
              <w:numPr>
                <w:ilvl w:val="0"/>
                <w:numId w:val="24"/>
              </w:numPr>
              <w:autoSpaceDE/>
              <w:autoSpaceDN/>
              <w:adjustRightInd/>
              <w:spacing w:after="160" w:line="300" w:lineRule="auto"/>
              <w:ind w:firstLineChars="0"/>
              <w:contextualSpacing/>
              <w:rPr>
                <w:rFonts w:cs="Arial"/>
              </w:rPr>
            </w:pPr>
            <w:r>
              <w:rPr>
                <w:rFonts w:cs="Arial" w:hint="eastAsia"/>
              </w:rPr>
              <w:t>统一切换到华为账号体系；</w:t>
            </w:r>
          </w:p>
          <w:p w:rsidR="00453AB3" w:rsidRDefault="00453AB3" w:rsidP="00661970">
            <w:pPr>
              <w:pStyle w:val="af3"/>
              <w:widowControl/>
              <w:numPr>
                <w:ilvl w:val="0"/>
                <w:numId w:val="24"/>
              </w:numPr>
              <w:autoSpaceDE/>
              <w:autoSpaceDN/>
              <w:adjustRightInd/>
              <w:spacing w:after="160" w:line="300" w:lineRule="auto"/>
              <w:ind w:firstLineChars="0"/>
              <w:contextualSpacing/>
              <w:rPr>
                <w:rFonts w:cs="Arial"/>
              </w:rPr>
            </w:pPr>
            <w:r>
              <w:rPr>
                <w:rFonts w:cs="Arial" w:hint="eastAsia"/>
              </w:rPr>
              <w:t>对广告主增加实名校验机制，除了需要身份证等证明身份的材料外，如果是企业进行广告推广，还需要企业相关的信息，如营业执照、带有其他公章的函件或合同等；</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详见“安全设计”章节</w:t>
            </w:r>
          </w:p>
        </w:tc>
      </w:tr>
      <w:tr w:rsidR="00453AB3" w:rsidRPr="0050361C" w:rsidTr="001916E2">
        <w:trPr>
          <w:trHeight w:val="90"/>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hint="eastAsia"/>
              </w:rPr>
              <w:t>抵赖（</w:t>
            </w:r>
            <w:r w:rsidRPr="00915624">
              <w:rPr>
                <w:rFonts w:cs="Arial" w:hint="eastAsia"/>
              </w:rPr>
              <w:t>R</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Default="00453AB3" w:rsidP="001916E2">
            <w:pPr>
              <w:spacing w:line="300" w:lineRule="auto"/>
              <w:rPr>
                <w:rFonts w:cs="Arial"/>
              </w:rPr>
            </w:pPr>
            <w:r>
              <w:rPr>
                <w:rFonts w:cs="Arial" w:hint="eastAsia"/>
              </w:rPr>
              <w:t>风险：低。</w:t>
            </w:r>
          </w:p>
          <w:p w:rsidR="00453AB3" w:rsidRDefault="00453AB3" w:rsidP="001916E2">
            <w:pPr>
              <w:spacing w:line="300" w:lineRule="auto"/>
              <w:rPr>
                <w:rFonts w:cs="Arial"/>
              </w:rPr>
            </w:pPr>
            <w:r>
              <w:rPr>
                <w:rFonts w:cs="Arial" w:hint="eastAsia"/>
              </w:rPr>
              <w:t>影响：如果广告主成功的抵赖了自己的操作，例如声称未发布广告或进行了更多的充值，可能会导致广告平台的经济损失；</w:t>
            </w:r>
          </w:p>
          <w:p w:rsidR="00453AB3" w:rsidRDefault="00453AB3" w:rsidP="001916E2">
            <w:pPr>
              <w:spacing w:line="300" w:lineRule="auto"/>
              <w:rPr>
                <w:rFonts w:cs="Arial"/>
              </w:rPr>
            </w:pPr>
            <w:r>
              <w:rPr>
                <w:rFonts w:cs="Arial" w:hint="eastAsia"/>
              </w:rPr>
              <w:t>可能性：所有的广告发布和充值操作都有审核并有日志记录。</w:t>
            </w:r>
          </w:p>
        </w:tc>
      </w:tr>
      <w:tr w:rsidR="00453AB3" w:rsidRPr="00915624" w:rsidTr="001916E2">
        <w:trPr>
          <w:trHeight w:val="199"/>
        </w:trPr>
        <w:tc>
          <w:tcPr>
            <w:tcW w:w="1397" w:type="dxa"/>
            <w:vMerge/>
            <w:shd w:val="clear" w:color="auto" w:fill="auto"/>
          </w:tcPr>
          <w:p w:rsidR="00453AB3" w:rsidRPr="0050361C" w:rsidRDefault="00453AB3" w:rsidP="001916E2">
            <w:pPr>
              <w:spacing w:line="300" w:lineRule="auto"/>
              <w:rPr>
                <w:rFonts w:cs="Arial"/>
              </w:rPr>
            </w:pPr>
          </w:p>
        </w:tc>
        <w:tc>
          <w:tcPr>
            <w:tcW w:w="1696" w:type="dxa"/>
            <w:shd w:val="clear" w:color="auto" w:fill="auto"/>
          </w:tcPr>
          <w:p w:rsidR="00453AB3" w:rsidRPr="0050361C" w:rsidRDefault="00453AB3" w:rsidP="001916E2">
            <w:pPr>
              <w:spacing w:after="312" w:line="300" w:lineRule="auto"/>
              <w:rPr>
                <w:rFonts w:cs="Arial"/>
              </w:rPr>
            </w:pPr>
            <w:r w:rsidRPr="00EB3D32">
              <w:rPr>
                <w:rFonts w:cs="Arial" w:hint="eastAsia"/>
              </w:rPr>
              <w:t>已有消减措施</w:t>
            </w:r>
          </w:p>
        </w:tc>
        <w:tc>
          <w:tcPr>
            <w:tcW w:w="5429" w:type="dxa"/>
            <w:shd w:val="clear" w:color="auto" w:fill="auto"/>
          </w:tcPr>
          <w:p w:rsidR="00453AB3" w:rsidRDefault="00453AB3" w:rsidP="00661970">
            <w:pPr>
              <w:pStyle w:val="af3"/>
              <w:widowControl/>
              <w:numPr>
                <w:ilvl w:val="0"/>
                <w:numId w:val="25"/>
              </w:numPr>
              <w:autoSpaceDE/>
              <w:autoSpaceDN/>
              <w:adjustRightInd/>
              <w:spacing w:after="160" w:line="300" w:lineRule="auto"/>
              <w:ind w:firstLineChars="0"/>
              <w:contextualSpacing/>
              <w:rPr>
                <w:rFonts w:cs="Arial"/>
              </w:rPr>
            </w:pPr>
            <w:r>
              <w:rPr>
                <w:rFonts w:cs="Arial" w:hint="eastAsia"/>
              </w:rPr>
              <w:t>所有广告发布、充值操作都需要经过管理员的审核</w:t>
            </w:r>
            <w:r w:rsidRPr="00EB3D32">
              <w:rPr>
                <w:rFonts w:cs="Arial" w:hint="eastAsia"/>
              </w:rPr>
              <w:t>；</w:t>
            </w:r>
          </w:p>
          <w:p w:rsidR="00453AB3" w:rsidRDefault="00453AB3" w:rsidP="00661970">
            <w:pPr>
              <w:pStyle w:val="af3"/>
              <w:widowControl/>
              <w:numPr>
                <w:ilvl w:val="0"/>
                <w:numId w:val="25"/>
              </w:numPr>
              <w:autoSpaceDE/>
              <w:autoSpaceDN/>
              <w:adjustRightInd/>
              <w:spacing w:after="160" w:line="300" w:lineRule="auto"/>
              <w:ind w:firstLineChars="0"/>
              <w:contextualSpacing/>
              <w:rPr>
                <w:rFonts w:cs="Arial"/>
              </w:rPr>
            </w:pPr>
            <w:r>
              <w:rPr>
                <w:rFonts w:cs="Arial" w:hint="eastAsia"/>
              </w:rPr>
              <w:t>广告发布、充值操作都会记录日志并可供查</w:t>
            </w:r>
            <w:r>
              <w:rPr>
                <w:rFonts w:cs="Arial" w:hint="eastAsia"/>
              </w:rPr>
              <w:lastRenderedPageBreak/>
              <w:t>询</w:t>
            </w:r>
            <w:r w:rsidRPr="00EB3D32">
              <w:rPr>
                <w:rFonts w:cs="Arial" w:hint="eastAsia"/>
              </w:rPr>
              <w:t>；</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Default="00453AB3" w:rsidP="00661970">
            <w:pPr>
              <w:pStyle w:val="af3"/>
              <w:widowControl/>
              <w:numPr>
                <w:ilvl w:val="0"/>
                <w:numId w:val="26"/>
              </w:numPr>
              <w:autoSpaceDE/>
              <w:autoSpaceDN/>
              <w:adjustRightInd/>
              <w:spacing w:after="160" w:line="300" w:lineRule="auto"/>
              <w:ind w:firstLineChars="0"/>
              <w:contextualSpacing/>
              <w:rPr>
                <w:rFonts w:cs="Arial"/>
              </w:rPr>
            </w:pPr>
            <w:r>
              <w:rPr>
                <w:rFonts w:cs="Arial" w:hint="eastAsia"/>
              </w:rPr>
              <w:t>无</w:t>
            </w:r>
            <w:r w:rsidRPr="00806A19">
              <w:rPr>
                <w:rFonts w:cs="Arial" w:hint="eastAsia"/>
              </w:rPr>
              <w:t>。</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不涉及。</w:t>
            </w:r>
          </w:p>
        </w:tc>
      </w:tr>
    </w:tbl>
    <w:p w:rsidR="00453AB3" w:rsidRPr="008616D3" w:rsidRDefault="00453AB3" w:rsidP="00453AB3">
      <w:pPr>
        <w:pStyle w:val="afa"/>
        <w:ind w:firstLineChars="150" w:firstLine="315"/>
        <w:rPr>
          <w:rFonts w:cs="Arial"/>
          <w:i/>
          <w:color w:val="0000FF"/>
          <w:szCs w:val="21"/>
        </w:rPr>
      </w:pPr>
    </w:p>
    <w:p w:rsidR="00453AB3" w:rsidRPr="0093354A" w:rsidRDefault="00453AB3" w:rsidP="00453AB3">
      <w:pPr>
        <w:pStyle w:val="a3"/>
        <w:ind w:right="210"/>
      </w:pPr>
      <w:bookmarkStart w:id="84" w:name="_Toc462414463"/>
      <w:bookmarkStart w:id="85" w:name="_Toc480980078"/>
      <w:r>
        <w:rPr>
          <w:rFonts w:hint="eastAsia"/>
        </w:rPr>
        <w:t>运营人员浏览器</w:t>
      </w:r>
      <w:bookmarkEnd w:id="84"/>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7"/>
        <w:gridCol w:w="1696"/>
        <w:gridCol w:w="5429"/>
      </w:tblGrid>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元素名称</w:t>
            </w:r>
          </w:p>
        </w:tc>
        <w:tc>
          <w:tcPr>
            <w:tcW w:w="7125" w:type="dxa"/>
            <w:gridSpan w:val="2"/>
            <w:shd w:val="clear" w:color="auto" w:fill="auto"/>
          </w:tcPr>
          <w:p w:rsidR="00453AB3" w:rsidRPr="00915624" w:rsidRDefault="00453AB3" w:rsidP="001916E2">
            <w:pPr>
              <w:spacing w:line="300" w:lineRule="auto"/>
              <w:jc w:val="center"/>
              <w:rPr>
                <w:rFonts w:cs="Arial"/>
              </w:rPr>
            </w:pPr>
            <w:r>
              <w:rPr>
                <w:rFonts w:cs="Arial" w:hint="eastAsia"/>
              </w:rPr>
              <w:t>运营人员浏览器</w:t>
            </w:r>
          </w:p>
        </w:tc>
      </w:tr>
      <w:tr w:rsidR="00453AB3" w:rsidRPr="00915624" w:rsidTr="001916E2">
        <w:tc>
          <w:tcPr>
            <w:tcW w:w="1397" w:type="dxa"/>
            <w:shd w:val="clear" w:color="auto" w:fill="auto"/>
          </w:tcPr>
          <w:p w:rsidR="00453AB3" w:rsidRPr="00915624" w:rsidRDefault="00453AB3" w:rsidP="001916E2">
            <w:pPr>
              <w:spacing w:line="300" w:lineRule="auto"/>
              <w:rPr>
                <w:rFonts w:cs="Arial"/>
              </w:rPr>
            </w:pPr>
            <w:r w:rsidRPr="00915624">
              <w:rPr>
                <w:rFonts w:cs="Arial" w:hint="eastAsia"/>
              </w:rPr>
              <w:t>元</w:t>
            </w:r>
            <w:r w:rsidRPr="00915624">
              <w:rPr>
                <w:rFonts w:cs="Arial"/>
              </w:rPr>
              <w:t>素</w:t>
            </w:r>
            <w:r w:rsidRPr="00915624">
              <w:rPr>
                <w:rFonts w:cs="Arial" w:hint="eastAsia"/>
              </w:rPr>
              <w:t>概述</w:t>
            </w:r>
          </w:p>
        </w:tc>
        <w:tc>
          <w:tcPr>
            <w:tcW w:w="7125" w:type="dxa"/>
            <w:gridSpan w:val="2"/>
            <w:shd w:val="clear" w:color="auto" w:fill="auto"/>
          </w:tcPr>
          <w:p w:rsidR="00453AB3" w:rsidRPr="00915624" w:rsidRDefault="00453AB3" w:rsidP="001916E2">
            <w:pPr>
              <w:spacing w:line="300" w:lineRule="auto"/>
              <w:rPr>
                <w:rFonts w:cs="Arial"/>
              </w:rPr>
            </w:pPr>
            <w:r>
              <w:rPr>
                <w:rFonts w:cs="Arial" w:hint="eastAsia"/>
              </w:rPr>
              <w:t>运营人员</w:t>
            </w:r>
            <w:r w:rsidRPr="00961E50">
              <w:rPr>
                <w:rFonts w:cs="Arial" w:hint="eastAsia"/>
              </w:rPr>
              <w:t>通过浏览器登录</w:t>
            </w:r>
            <w:proofErr w:type="spellStart"/>
            <w:r w:rsidRPr="00961E50">
              <w:rPr>
                <w:rFonts w:cs="Arial" w:hint="eastAsia"/>
              </w:rPr>
              <w:t>InApp</w:t>
            </w:r>
            <w:proofErr w:type="spellEnd"/>
            <w:r>
              <w:rPr>
                <w:rFonts w:cs="Arial" w:hint="eastAsia"/>
              </w:rPr>
              <w:t xml:space="preserve"> for </w:t>
            </w:r>
            <w:r>
              <w:rPr>
                <w:rFonts w:cs="Arial" w:hint="eastAsia"/>
              </w:rPr>
              <w:t>运营（基于祥云管理平台实现），完成广告任务、广告应用等的审核以及状态变更等的管理，审核</w:t>
            </w:r>
            <w:r w:rsidRPr="00961E50">
              <w:rPr>
                <w:rFonts w:cs="Arial" w:hint="eastAsia"/>
              </w:rPr>
              <w:t>和处理广告主的充值申请</w:t>
            </w:r>
            <w:r>
              <w:rPr>
                <w:rFonts w:cs="Arial" w:hint="eastAsia"/>
              </w:rPr>
              <w:t>，</w:t>
            </w:r>
            <w:r w:rsidRPr="00961E50">
              <w:rPr>
                <w:rFonts w:cs="Arial" w:hint="eastAsia"/>
              </w:rPr>
              <w:t>查看广告相关的报表</w:t>
            </w:r>
            <w:r>
              <w:rPr>
                <w:rFonts w:cs="Arial" w:hint="eastAsia"/>
              </w:rPr>
              <w:t>；</w:t>
            </w:r>
            <w:r w:rsidRPr="00961E50">
              <w:rPr>
                <w:rFonts w:cs="Arial" w:hint="eastAsia"/>
              </w:rPr>
              <w:t>登录</w:t>
            </w:r>
            <w:proofErr w:type="spellStart"/>
            <w:r w:rsidRPr="00961E50">
              <w:rPr>
                <w:rFonts w:cs="Arial" w:hint="eastAsia"/>
              </w:rPr>
              <w:t>HiAD</w:t>
            </w:r>
            <w:proofErr w:type="spellEnd"/>
            <w:r w:rsidRPr="00961E50">
              <w:rPr>
                <w:rFonts w:cs="Arial" w:hint="eastAsia"/>
              </w:rPr>
              <w:t xml:space="preserve"> UI</w:t>
            </w:r>
            <w:r w:rsidRPr="00961E50">
              <w:rPr>
                <w:rFonts w:cs="Arial" w:hint="eastAsia"/>
              </w:rPr>
              <w:t>创建和审核</w:t>
            </w:r>
            <w:r w:rsidRPr="00961E50">
              <w:rPr>
                <w:rFonts w:cs="Arial" w:hint="eastAsia"/>
              </w:rPr>
              <w:t>PUSH</w:t>
            </w:r>
            <w:r w:rsidRPr="00961E50">
              <w:rPr>
                <w:rFonts w:cs="Arial" w:hint="eastAsia"/>
              </w:rPr>
              <w:t>任务；</w:t>
            </w:r>
          </w:p>
        </w:tc>
      </w:tr>
      <w:tr w:rsidR="00453AB3" w:rsidRPr="00915624" w:rsidTr="001916E2">
        <w:trPr>
          <w:trHeight w:val="320"/>
        </w:trPr>
        <w:tc>
          <w:tcPr>
            <w:tcW w:w="1397" w:type="dxa"/>
            <w:shd w:val="clear" w:color="auto" w:fill="auto"/>
          </w:tcPr>
          <w:p w:rsidR="00453AB3" w:rsidRPr="00915624" w:rsidRDefault="00453AB3" w:rsidP="001916E2">
            <w:pPr>
              <w:spacing w:line="300" w:lineRule="auto"/>
              <w:rPr>
                <w:rFonts w:cs="Arial"/>
              </w:rPr>
            </w:pPr>
            <w:r w:rsidRPr="00915624">
              <w:rPr>
                <w:rFonts w:cs="Arial" w:hint="eastAsia"/>
              </w:rPr>
              <w:t>威胁</w:t>
            </w:r>
          </w:p>
        </w:tc>
        <w:tc>
          <w:tcPr>
            <w:tcW w:w="7125" w:type="dxa"/>
            <w:gridSpan w:val="2"/>
            <w:shd w:val="clear" w:color="auto" w:fill="auto"/>
          </w:tcPr>
          <w:p w:rsidR="00453AB3" w:rsidRPr="00915624" w:rsidRDefault="00453AB3" w:rsidP="001916E2">
            <w:pPr>
              <w:spacing w:line="300" w:lineRule="auto"/>
              <w:rPr>
                <w:rFonts w:cs="Arial"/>
              </w:rPr>
            </w:pPr>
            <w:r w:rsidRPr="00915624">
              <w:rPr>
                <w:rFonts w:cs="Arial" w:hint="eastAsia"/>
              </w:rPr>
              <w:t>SR</w:t>
            </w:r>
          </w:p>
        </w:tc>
      </w:tr>
      <w:tr w:rsidR="00453AB3" w:rsidRPr="00915624" w:rsidTr="001916E2">
        <w:trPr>
          <w:trHeight w:val="508"/>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rPr>
              <w:br w:type="page"/>
            </w:r>
            <w:r w:rsidRPr="00915624">
              <w:rPr>
                <w:rFonts w:cs="Arial" w:hint="eastAsia"/>
              </w:rPr>
              <w:t>仿冒（</w:t>
            </w:r>
            <w:r w:rsidRPr="00915624">
              <w:rPr>
                <w:rFonts w:cs="Arial" w:hint="eastAsia"/>
              </w:rPr>
              <w:t>S</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Pr="00915624" w:rsidRDefault="00453AB3" w:rsidP="001916E2">
            <w:pPr>
              <w:spacing w:line="300" w:lineRule="auto"/>
              <w:rPr>
                <w:rFonts w:cs="Arial"/>
              </w:rPr>
            </w:pPr>
            <w:r>
              <w:rPr>
                <w:rFonts w:cs="Arial" w:hint="eastAsia"/>
              </w:rPr>
              <w:t>中</w:t>
            </w:r>
            <w:r w:rsidRPr="00915624">
              <w:rPr>
                <w:rFonts w:cs="Arial" w:hint="eastAsia"/>
              </w:rPr>
              <w:t>：</w:t>
            </w:r>
          </w:p>
          <w:p w:rsidR="00453AB3" w:rsidRPr="00915624" w:rsidRDefault="00453AB3" w:rsidP="001916E2">
            <w:pPr>
              <w:spacing w:line="300" w:lineRule="auto"/>
              <w:rPr>
                <w:rFonts w:cs="Arial"/>
              </w:rPr>
            </w:pPr>
            <w:r w:rsidRPr="00915624">
              <w:rPr>
                <w:rFonts w:cs="Arial" w:hint="eastAsia"/>
              </w:rPr>
              <w:t>影响：</w:t>
            </w:r>
            <w:r>
              <w:rPr>
                <w:rFonts w:cs="Arial" w:hint="eastAsia"/>
              </w:rPr>
              <w:t>如果运营人员被仿冒，攻击者将可以任意修改广告任务、广告应用、广告主充值、</w:t>
            </w:r>
            <w:r>
              <w:rPr>
                <w:rFonts w:cs="Arial" w:hint="eastAsia"/>
              </w:rPr>
              <w:t>PUSH</w:t>
            </w:r>
            <w:r>
              <w:rPr>
                <w:rFonts w:cs="Arial" w:hint="eastAsia"/>
              </w:rPr>
              <w:t>任务等方式干扰业务的运营，导致整个广告不可用。</w:t>
            </w:r>
          </w:p>
          <w:p w:rsidR="00453AB3" w:rsidRDefault="00453AB3" w:rsidP="001916E2">
            <w:pPr>
              <w:spacing w:line="300" w:lineRule="auto"/>
              <w:rPr>
                <w:rFonts w:cs="Arial"/>
              </w:rPr>
            </w:pPr>
            <w:r w:rsidRPr="00915624">
              <w:rPr>
                <w:rFonts w:cs="Arial" w:hint="eastAsia"/>
              </w:rPr>
              <w:t>可能性：</w:t>
            </w:r>
            <w:r>
              <w:rPr>
                <w:rFonts w:cs="Arial" w:hint="eastAsia"/>
              </w:rPr>
              <w:t>祥云管理平台为管理员登录提供了完善的保护机制，如支持</w:t>
            </w:r>
            <w:r>
              <w:rPr>
                <w:rFonts w:cs="Arial" w:hint="eastAsia"/>
              </w:rPr>
              <w:t>HTTPS</w:t>
            </w:r>
            <w:r>
              <w:rPr>
                <w:rFonts w:cs="Arial" w:hint="eastAsia"/>
              </w:rPr>
              <w:t>、密码不回显、登录提示信息模糊处理、图片验证码等方式，除非运营人员不小心泄露了密码，否则很难被仿冒。</w:t>
            </w:r>
          </w:p>
        </w:tc>
      </w:tr>
      <w:tr w:rsidR="00453AB3" w:rsidRPr="00915624" w:rsidTr="001916E2">
        <w:trPr>
          <w:trHeight w:val="60"/>
        </w:trPr>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已有消减措施</w:t>
            </w:r>
          </w:p>
        </w:tc>
        <w:tc>
          <w:tcPr>
            <w:tcW w:w="5429" w:type="dxa"/>
            <w:shd w:val="clear" w:color="auto" w:fill="auto"/>
          </w:tcPr>
          <w:p w:rsidR="00453AB3" w:rsidRDefault="00453AB3" w:rsidP="00661970">
            <w:pPr>
              <w:pStyle w:val="af3"/>
              <w:widowControl/>
              <w:numPr>
                <w:ilvl w:val="0"/>
                <w:numId w:val="28"/>
              </w:numPr>
              <w:autoSpaceDE/>
              <w:autoSpaceDN/>
              <w:adjustRightInd/>
              <w:spacing w:after="160" w:line="300" w:lineRule="auto"/>
              <w:ind w:firstLineChars="0"/>
              <w:contextualSpacing/>
              <w:rPr>
                <w:rFonts w:cs="Arial"/>
              </w:rPr>
            </w:pPr>
            <w:r>
              <w:rPr>
                <w:rFonts w:cs="Arial" w:hint="eastAsia"/>
              </w:rPr>
              <w:t>需要通过</w:t>
            </w:r>
            <w:r>
              <w:rPr>
                <w:rFonts w:cs="Arial" w:hint="eastAsia"/>
              </w:rPr>
              <w:t>VPN</w:t>
            </w:r>
            <w:r>
              <w:rPr>
                <w:rFonts w:cs="Arial" w:hint="eastAsia"/>
              </w:rPr>
              <w:t>才能登录，</w:t>
            </w:r>
            <w:r w:rsidRPr="00C1194A">
              <w:rPr>
                <w:rFonts w:cs="Arial" w:hint="eastAsia"/>
              </w:rPr>
              <w:t>该</w:t>
            </w:r>
            <w:r w:rsidRPr="00C1194A">
              <w:rPr>
                <w:rFonts w:cs="Arial" w:hint="eastAsia"/>
              </w:rPr>
              <w:t>VPN</w:t>
            </w:r>
            <w:r w:rsidRPr="00C1194A">
              <w:rPr>
                <w:rFonts w:cs="Arial" w:hint="eastAsia"/>
              </w:rPr>
              <w:t>信息没有对外公开，且需要单独申请才能使用，</w:t>
            </w:r>
            <w:r>
              <w:rPr>
                <w:rFonts w:cs="Arial" w:hint="eastAsia"/>
              </w:rPr>
              <w:t>权限严格控制，每个</w:t>
            </w:r>
            <w:r>
              <w:rPr>
                <w:rFonts w:cs="Arial" w:hint="eastAsia"/>
              </w:rPr>
              <w:t>VPN</w:t>
            </w:r>
            <w:r>
              <w:rPr>
                <w:rFonts w:cs="Arial" w:hint="eastAsia"/>
              </w:rPr>
              <w:t>账号能够访问的设备都进行严格控制；</w:t>
            </w:r>
          </w:p>
          <w:p w:rsidR="00453AB3" w:rsidRDefault="00453AB3" w:rsidP="00661970">
            <w:pPr>
              <w:pStyle w:val="af3"/>
              <w:widowControl/>
              <w:numPr>
                <w:ilvl w:val="0"/>
                <w:numId w:val="28"/>
              </w:numPr>
              <w:autoSpaceDE/>
              <w:autoSpaceDN/>
              <w:adjustRightInd/>
              <w:spacing w:after="160" w:line="300" w:lineRule="auto"/>
              <w:ind w:firstLineChars="0"/>
              <w:contextualSpacing/>
              <w:rPr>
                <w:rFonts w:cs="Arial"/>
              </w:rPr>
            </w:pPr>
            <w:r>
              <w:rPr>
                <w:rFonts w:cs="Arial" w:hint="eastAsia"/>
              </w:rPr>
              <w:t>采用了</w:t>
            </w:r>
            <w:r>
              <w:rPr>
                <w:rFonts w:cs="Arial" w:hint="eastAsia"/>
              </w:rPr>
              <w:t>HTTPS</w:t>
            </w:r>
            <w:r>
              <w:rPr>
                <w:rFonts w:cs="Arial" w:hint="eastAsia"/>
              </w:rPr>
              <w:t>提供服务</w:t>
            </w:r>
            <w:r w:rsidRPr="00076F30">
              <w:rPr>
                <w:rFonts w:cs="Arial" w:hint="eastAsia"/>
              </w:rPr>
              <w:t>；</w:t>
            </w:r>
          </w:p>
          <w:p w:rsidR="00453AB3" w:rsidRPr="00915624" w:rsidRDefault="00453AB3" w:rsidP="00661970">
            <w:pPr>
              <w:pStyle w:val="af3"/>
              <w:widowControl/>
              <w:numPr>
                <w:ilvl w:val="0"/>
                <w:numId w:val="28"/>
              </w:numPr>
              <w:autoSpaceDE/>
              <w:autoSpaceDN/>
              <w:adjustRightInd/>
              <w:spacing w:after="160" w:line="300" w:lineRule="auto"/>
              <w:ind w:firstLineChars="0"/>
              <w:contextualSpacing/>
              <w:rPr>
                <w:rFonts w:cs="Arial"/>
              </w:rPr>
            </w:pPr>
            <w:r>
              <w:rPr>
                <w:rFonts w:cs="Arial" w:hint="eastAsia"/>
              </w:rPr>
              <w:t>祥云管理平台提供了完善的密码保护机制，如密码不回显、登录提示信息模糊处理、图片验证码等方式；</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Pr="00915624" w:rsidRDefault="00453AB3" w:rsidP="001916E2">
            <w:pPr>
              <w:spacing w:line="300" w:lineRule="auto"/>
              <w:rPr>
                <w:rFonts w:cs="Arial"/>
              </w:rPr>
            </w:pPr>
            <w:r>
              <w:rPr>
                <w:rFonts w:cs="Arial" w:hint="eastAsia"/>
              </w:rPr>
              <w:t>无；</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不涉及</w:t>
            </w:r>
          </w:p>
        </w:tc>
      </w:tr>
      <w:tr w:rsidR="00453AB3" w:rsidRPr="00915624" w:rsidTr="001916E2">
        <w:trPr>
          <w:trHeight w:val="90"/>
        </w:trPr>
        <w:tc>
          <w:tcPr>
            <w:tcW w:w="1397" w:type="dxa"/>
            <w:vMerge w:val="restart"/>
            <w:shd w:val="clear" w:color="auto" w:fill="auto"/>
          </w:tcPr>
          <w:p w:rsidR="00453AB3" w:rsidRPr="00915624" w:rsidRDefault="00453AB3" w:rsidP="001916E2">
            <w:pPr>
              <w:spacing w:line="300" w:lineRule="auto"/>
              <w:rPr>
                <w:rFonts w:cs="Arial"/>
              </w:rPr>
            </w:pPr>
            <w:r w:rsidRPr="00915624">
              <w:rPr>
                <w:rFonts w:cs="Arial" w:hint="eastAsia"/>
              </w:rPr>
              <w:t>抵赖（</w:t>
            </w:r>
            <w:r w:rsidRPr="00915624">
              <w:rPr>
                <w:rFonts w:cs="Arial" w:hint="eastAsia"/>
              </w:rPr>
              <w:t>R</w:t>
            </w:r>
            <w:r w:rsidRPr="00915624">
              <w:rPr>
                <w:rFonts w:cs="Arial" w:hint="eastAsia"/>
              </w:rPr>
              <w:t>）</w:t>
            </w: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风险（</w:t>
            </w:r>
            <w:r w:rsidRPr="00915624">
              <w:rPr>
                <w:rFonts w:cs="Arial" w:hint="eastAsia"/>
              </w:rPr>
              <w:t>Risk</w:t>
            </w:r>
            <w:r w:rsidRPr="00915624">
              <w:rPr>
                <w:rFonts w:cs="Arial" w:hint="eastAsia"/>
              </w:rPr>
              <w:t>）</w:t>
            </w:r>
          </w:p>
        </w:tc>
        <w:tc>
          <w:tcPr>
            <w:tcW w:w="5429" w:type="dxa"/>
            <w:shd w:val="clear" w:color="auto" w:fill="auto"/>
          </w:tcPr>
          <w:p w:rsidR="00453AB3" w:rsidRDefault="00453AB3" w:rsidP="001916E2">
            <w:pPr>
              <w:spacing w:line="300" w:lineRule="auto"/>
              <w:rPr>
                <w:rFonts w:cs="Arial"/>
              </w:rPr>
            </w:pPr>
            <w:r>
              <w:rPr>
                <w:rFonts w:cs="Arial" w:hint="eastAsia"/>
              </w:rPr>
              <w:t>风险：低。</w:t>
            </w:r>
          </w:p>
          <w:p w:rsidR="00453AB3" w:rsidRDefault="00453AB3" w:rsidP="001916E2">
            <w:pPr>
              <w:spacing w:line="300" w:lineRule="auto"/>
              <w:rPr>
                <w:rFonts w:cs="Arial"/>
              </w:rPr>
            </w:pPr>
            <w:r>
              <w:rPr>
                <w:rFonts w:cs="Arial" w:hint="eastAsia"/>
              </w:rPr>
              <w:t>影响：如果运营人员否则进行过相关的管理操作，可能将导致无法审核管理员行为，导致管理行为滥用。</w:t>
            </w:r>
          </w:p>
          <w:p w:rsidR="00453AB3" w:rsidRDefault="00453AB3" w:rsidP="001916E2">
            <w:pPr>
              <w:spacing w:line="300" w:lineRule="auto"/>
              <w:rPr>
                <w:rFonts w:cs="Arial"/>
              </w:rPr>
            </w:pPr>
            <w:r>
              <w:rPr>
                <w:rFonts w:cs="Arial" w:hint="eastAsia"/>
              </w:rPr>
              <w:lastRenderedPageBreak/>
              <w:t>可能性：所有管理员操作都已经记录了日志并可查询。</w:t>
            </w:r>
          </w:p>
        </w:tc>
      </w:tr>
      <w:tr w:rsidR="00453AB3" w:rsidRPr="00915624" w:rsidTr="001916E2">
        <w:trPr>
          <w:trHeight w:val="199"/>
        </w:trPr>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after="312" w:line="300" w:lineRule="auto"/>
              <w:rPr>
                <w:rFonts w:cs="Arial"/>
              </w:rPr>
            </w:pPr>
            <w:r w:rsidRPr="00915624">
              <w:rPr>
                <w:rFonts w:cs="Arial" w:hint="eastAsia"/>
              </w:rPr>
              <w:t>已有消减措施</w:t>
            </w:r>
          </w:p>
        </w:tc>
        <w:tc>
          <w:tcPr>
            <w:tcW w:w="5429" w:type="dxa"/>
            <w:shd w:val="clear" w:color="auto" w:fill="auto"/>
          </w:tcPr>
          <w:p w:rsidR="00453AB3" w:rsidRPr="00915624" w:rsidRDefault="00453AB3" w:rsidP="001916E2">
            <w:pPr>
              <w:spacing w:line="300" w:lineRule="auto"/>
              <w:rPr>
                <w:rFonts w:cs="Arial"/>
              </w:rPr>
            </w:pPr>
            <w:r>
              <w:rPr>
                <w:rFonts w:cs="Arial" w:hint="eastAsia"/>
              </w:rPr>
              <w:t>祥云管理平台对所有管理员操作都已经记录了日志并可查询，同时提供了完善的审计机制。</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建议消减措施</w:t>
            </w:r>
          </w:p>
        </w:tc>
        <w:tc>
          <w:tcPr>
            <w:tcW w:w="5429" w:type="dxa"/>
            <w:shd w:val="clear" w:color="auto" w:fill="auto"/>
          </w:tcPr>
          <w:p w:rsidR="00453AB3" w:rsidRPr="00915624" w:rsidRDefault="00453AB3" w:rsidP="001916E2">
            <w:pPr>
              <w:spacing w:line="300" w:lineRule="auto"/>
              <w:rPr>
                <w:rFonts w:cs="Arial"/>
              </w:rPr>
            </w:pPr>
            <w:r>
              <w:rPr>
                <w:rFonts w:cs="Arial" w:hint="eastAsia"/>
              </w:rPr>
              <w:t>无。</w:t>
            </w:r>
            <w:r>
              <w:rPr>
                <w:rFonts w:cs="Arial" w:hint="eastAsia"/>
              </w:rPr>
              <w:t xml:space="preserve"> </w:t>
            </w:r>
          </w:p>
        </w:tc>
      </w:tr>
      <w:tr w:rsidR="00453AB3" w:rsidRPr="00915624" w:rsidTr="001916E2">
        <w:tc>
          <w:tcPr>
            <w:tcW w:w="1397" w:type="dxa"/>
            <w:vMerge/>
            <w:shd w:val="clear" w:color="auto" w:fill="auto"/>
          </w:tcPr>
          <w:p w:rsidR="00453AB3" w:rsidRPr="00915624" w:rsidRDefault="00453AB3" w:rsidP="001916E2">
            <w:pPr>
              <w:spacing w:line="300" w:lineRule="auto"/>
              <w:rPr>
                <w:rFonts w:cs="Arial"/>
              </w:rPr>
            </w:pPr>
          </w:p>
        </w:tc>
        <w:tc>
          <w:tcPr>
            <w:tcW w:w="1696" w:type="dxa"/>
            <w:shd w:val="clear" w:color="auto" w:fill="auto"/>
          </w:tcPr>
          <w:p w:rsidR="00453AB3" w:rsidRPr="00915624" w:rsidRDefault="00453AB3" w:rsidP="001916E2">
            <w:pPr>
              <w:spacing w:line="300" w:lineRule="auto"/>
              <w:rPr>
                <w:rFonts w:cs="Arial"/>
              </w:rPr>
            </w:pPr>
            <w:r w:rsidRPr="00915624">
              <w:rPr>
                <w:rFonts w:cs="Arial" w:hint="eastAsia"/>
              </w:rPr>
              <w:t>产</w:t>
            </w:r>
            <w:r w:rsidRPr="00915624">
              <w:rPr>
                <w:rFonts w:cs="Arial"/>
              </w:rPr>
              <w:t>品落地计划</w:t>
            </w:r>
          </w:p>
        </w:tc>
        <w:tc>
          <w:tcPr>
            <w:tcW w:w="5429" w:type="dxa"/>
            <w:shd w:val="clear" w:color="auto" w:fill="auto"/>
          </w:tcPr>
          <w:p w:rsidR="00453AB3" w:rsidRPr="00915624" w:rsidRDefault="00453AB3" w:rsidP="001916E2">
            <w:pPr>
              <w:spacing w:line="300" w:lineRule="auto"/>
              <w:rPr>
                <w:rFonts w:cs="Arial"/>
              </w:rPr>
            </w:pPr>
            <w:r>
              <w:rPr>
                <w:rFonts w:cs="Arial" w:hint="eastAsia"/>
              </w:rPr>
              <w:t>不涉及</w:t>
            </w:r>
          </w:p>
        </w:tc>
      </w:tr>
    </w:tbl>
    <w:p w:rsidR="00453AB3" w:rsidRDefault="00453AB3" w:rsidP="00C06B94">
      <w:pPr>
        <w:pStyle w:val="af4"/>
        <w:jc w:val="center"/>
      </w:pPr>
    </w:p>
    <w:p w:rsidR="00C06B94" w:rsidRPr="00816371" w:rsidRDefault="00C06B94" w:rsidP="00C06B94">
      <w:pPr>
        <w:pStyle w:val="af4"/>
        <w:jc w:val="center"/>
        <w:rPr>
          <w:sz w:val="21"/>
        </w:rPr>
      </w:pPr>
      <w:r>
        <w:rPr>
          <w:rFonts w:hint="eastAsia"/>
        </w:rPr>
        <w:t>表</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4A7644">
        <w:fldChar w:fldCharType="separate"/>
      </w:r>
      <w:r>
        <w:rPr>
          <w:noProof/>
        </w:rPr>
        <w:t>5</w:t>
      </w:r>
      <w:r w:rsidR="004A7644">
        <w:fldChar w:fldCharType="end"/>
      </w:r>
      <w:r>
        <w:rPr>
          <w:rFonts w:hint="eastAsia"/>
        </w:rPr>
        <w:t xml:space="preserve"> </w:t>
      </w:r>
      <w:r>
        <w:rPr>
          <w:rFonts w:hint="eastAsia"/>
        </w:rPr>
        <w:t>接口分析</w:t>
      </w:r>
      <w:bookmarkEnd w:id="76"/>
      <w:bookmarkEnd w:id="77"/>
    </w:p>
    <w:p w:rsidR="00C06B94" w:rsidRDefault="00C06B94" w:rsidP="001C00BE">
      <w:pPr>
        <w:pStyle w:val="a2"/>
        <w:ind w:leftChars="100" w:left="352" w:right="210" w:hanging="142"/>
      </w:pPr>
      <w:bookmarkStart w:id="86" w:name="_Toc386566263"/>
      <w:r>
        <w:rPr>
          <w:rFonts w:hint="eastAsia"/>
        </w:rPr>
        <w:t xml:space="preserve"> </w:t>
      </w:r>
      <w:bookmarkStart w:id="87" w:name="_Toc418593185"/>
      <w:bookmarkStart w:id="88" w:name="_Toc480980079"/>
      <w:bookmarkEnd w:id="86"/>
      <w:r>
        <w:rPr>
          <w:rFonts w:hint="eastAsia"/>
        </w:rPr>
        <w:t>软件架构</w:t>
      </w:r>
      <w:bookmarkEnd w:id="87"/>
      <w:bookmarkEnd w:id="88"/>
    </w:p>
    <w:p w:rsidR="00C06B94" w:rsidRPr="006057A2" w:rsidRDefault="00C06B94" w:rsidP="00C06B94">
      <w:pPr>
        <w:ind w:firstLineChars="200" w:firstLine="420"/>
      </w:pPr>
      <w:r w:rsidRPr="006057A2">
        <w:rPr>
          <w:rFonts w:hint="eastAsia"/>
        </w:rPr>
        <w:t>服务器端：</w:t>
      </w:r>
      <w:ins w:id="89" w:author="Heyiliang" w:date="2017-02-14T16:21:00Z">
        <w:r w:rsidR="003B284D">
          <w:rPr>
            <w:noProof/>
            <w:color w:val="0000FF"/>
            <w:u w:val="single"/>
            <w:rPrChange w:id="90">
              <w:rPr>
                <w:noProof/>
              </w:rPr>
            </w:rPrChange>
          </w:rPr>
          <w:drawing>
            <wp:inline distT="0" distB="0" distL="0" distR="0">
              <wp:extent cx="5274310" cy="2871049"/>
              <wp:effectExtent l="19050" t="0" r="25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71049"/>
                      </a:xfrm>
                      <a:prstGeom prst="rect">
                        <a:avLst/>
                      </a:prstGeom>
                      <a:noFill/>
                      <a:ln>
                        <a:noFill/>
                      </a:ln>
                    </pic:spPr>
                  </pic:pic>
                </a:graphicData>
              </a:graphic>
            </wp:inline>
          </w:drawing>
        </w:r>
      </w:ins>
    </w:p>
    <w:p w:rsidR="00C06B94" w:rsidRPr="00B84F39" w:rsidRDefault="00C06B94" w:rsidP="00C06B94">
      <w:pPr>
        <w:pStyle w:val="af4"/>
        <w:rPr>
          <w:sz w:val="32"/>
          <w:szCs w:val="32"/>
        </w:rPr>
      </w:pPr>
    </w:p>
    <w:p w:rsidR="00C06B94" w:rsidRPr="006057A2" w:rsidRDefault="00C06B94" w:rsidP="00453AB3">
      <w:pPr>
        <w:pStyle w:val="af4"/>
        <w:jc w:val="center"/>
      </w:pPr>
      <w:bookmarkStart w:id="91" w:name="_Toc418593248"/>
      <w:r>
        <w:rPr>
          <w:rFonts w:hint="eastAsia"/>
        </w:rPr>
        <w:t>图</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A7644">
        <w:fldChar w:fldCharType="separate"/>
      </w:r>
      <w:r>
        <w:rPr>
          <w:noProof/>
        </w:rPr>
        <w:t>7</w:t>
      </w:r>
      <w:r w:rsidR="004A7644">
        <w:fldChar w:fldCharType="end"/>
      </w:r>
      <w:r>
        <w:rPr>
          <w:rFonts w:hint="eastAsia"/>
        </w:rPr>
        <w:t xml:space="preserve"> </w:t>
      </w:r>
      <w:r w:rsidR="00453AB3">
        <w:rPr>
          <w:rFonts w:hint="eastAsia"/>
        </w:rPr>
        <w:t>广告</w:t>
      </w:r>
      <w:r>
        <w:rPr>
          <w:rFonts w:hint="eastAsia"/>
        </w:rPr>
        <w:t>总体流程</w:t>
      </w:r>
      <w:bookmarkEnd w:id="91"/>
    </w:p>
    <w:p w:rsidR="00C06B94" w:rsidRPr="006057A2" w:rsidRDefault="00C06B94" w:rsidP="00C06B94">
      <w:pPr>
        <w:ind w:firstLineChars="200" w:firstLine="420"/>
      </w:pPr>
      <w:r w:rsidRPr="006057A2">
        <w:rPr>
          <w:rFonts w:hint="eastAsia"/>
        </w:rPr>
        <w:t>客户端：</w:t>
      </w:r>
    </w:p>
    <w:p w:rsidR="00C06B94" w:rsidRDefault="00453AB3" w:rsidP="00C06B94">
      <w:pPr>
        <w:ind w:firstLineChars="200" w:firstLine="420"/>
        <w:jc w:val="center"/>
      </w:pPr>
      <w:r>
        <w:object w:dxaOrig="8311" w:dyaOrig="5685">
          <v:shape id="_x0000_i1041" type="#_x0000_t75" style="width:372.25pt;height:254.05pt" o:ole="">
            <v:imagedata r:id="rId61" o:title=""/>
          </v:shape>
          <o:OLEObject Type="Embed" ProgID="Visio.Drawing.15" ShapeID="_x0000_i1041" DrawAspect="Content" ObjectID="_1554721917" r:id="rId62"/>
        </w:object>
      </w:r>
    </w:p>
    <w:p w:rsidR="00C06B94" w:rsidRDefault="00C06B94" w:rsidP="00C06B94">
      <w:pPr>
        <w:pStyle w:val="af4"/>
        <w:jc w:val="center"/>
      </w:pPr>
      <w:bookmarkStart w:id="92" w:name="_Toc418593249"/>
      <w:r>
        <w:rPr>
          <w:rFonts w:hint="eastAsia"/>
        </w:rPr>
        <w:t>图</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A7644">
        <w:fldChar w:fldCharType="separate"/>
      </w:r>
      <w:r>
        <w:rPr>
          <w:noProof/>
        </w:rPr>
        <w:t>8</w:t>
      </w:r>
      <w:r w:rsidR="004A7644">
        <w:fldChar w:fldCharType="end"/>
      </w:r>
      <w:r>
        <w:rPr>
          <w:rFonts w:hint="eastAsia"/>
        </w:rPr>
        <w:t xml:space="preserve"> </w:t>
      </w:r>
      <w:r w:rsidR="00453AB3">
        <w:rPr>
          <w:rFonts w:hint="eastAsia"/>
        </w:rPr>
        <w:t>客户端</w:t>
      </w:r>
      <w:r>
        <w:rPr>
          <w:rFonts w:hint="eastAsia"/>
        </w:rPr>
        <w:t>总体流程</w:t>
      </w:r>
      <w:bookmarkEnd w:id="92"/>
    </w:p>
    <w:p w:rsidR="00453AB3" w:rsidRDefault="00453AB3" w:rsidP="00453AB3">
      <w:pPr>
        <w:ind w:firstLineChars="202" w:firstLine="424"/>
      </w:pPr>
      <w:r>
        <w:rPr>
          <w:rFonts w:hint="eastAsia"/>
        </w:rPr>
        <w:t>广告</w:t>
      </w:r>
      <w:r>
        <w:rPr>
          <w:rFonts w:hint="eastAsia"/>
        </w:rPr>
        <w:t>SDK</w:t>
      </w:r>
      <w:r>
        <w:rPr>
          <w:rFonts w:hint="eastAsia"/>
        </w:rPr>
        <w:t>原理：</w:t>
      </w:r>
    </w:p>
    <w:p w:rsidR="00453AB3" w:rsidRDefault="00453AB3" w:rsidP="00453AB3">
      <w:pPr>
        <w:ind w:firstLineChars="202" w:firstLine="424"/>
      </w:pPr>
      <w:r w:rsidRPr="00592909">
        <w:rPr>
          <w:rFonts w:hint="eastAsia"/>
        </w:rPr>
        <w:t>华为广告</w:t>
      </w:r>
      <w:r w:rsidRPr="00592909">
        <w:rPr>
          <w:rFonts w:hint="eastAsia"/>
        </w:rPr>
        <w:t>SDK</w:t>
      </w:r>
      <w:r w:rsidRPr="00592909">
        <w:rPr>
          <w:rFonts w:hint="eastAsia"/>
        </w:rPr>
        <w:t>是华为官方推出的移动广告</w:t>
      </w:r>
      <w:r w:rsidRPr="00592909">
        <w:rPr>
          <w:rFonts w:hint="eastAsia"/>
        </w:rPr>
        <w:t>SDK</w:t>
      </w:r>
      <w:r w:rsidRPr="00592909">
        <w:rPr>
          <w:rFonts w:hint="eastAsia"/>
        </w:rPr>
        <w:t>，应用集成后便可使用华为广告平台提供的高品质开屏广告服务。</w:t>
      </w:r>
    </w:p>
    <w:p w:rsidR="00453AB3" w:rsidRDefault="00453AB3" w:rsidP="00453AB3">
      <w:pPr>
        <w:ind w:firstLineChars="202" w:firstLine="424"/>
      </w:pPr>
      <w:r>
        <w:rPr>
          <w:rFonts w:hint="eastAsia"/>
        </w:rPr>
        <w:t>应用启动调用广告</w:t>
      </w:r>
      <w:r>
        <w:rPr>
          <w:rFonts w:hint="eastAsia"/>
        </w:rPr>
        <w:t>SDK</w:t>
      </w:r>
      <w:r>
        <w:rPr>
          <w:rFonts w:hint="eastAsia"/>
        </w:rPr>
        <w:t>初始化接口，从广告</w:t>
      </w:r>
      <w:r>
        <w:rPr>
          <w:rFonts w:hint="eastAsia"/>
        </w:rPr>
        <w:t>SDK</w:t>
      </w:r>
      <w:r>
        <w:rPr>
          <w:rFonts w:hint="eastAsia"/>
        </w:rPr>
        <w:t>服务器获取系统配置参数，通过</w:t>
      </w:r>
      <w:r>
        <w:rPr>
          <w:rFonts w:hint="eastAsia"/>
        </w:rPr>
        <w:t>https</w:t>
      </w:r>
      <w:r>
        <w:rPr>
          <w:rFonts w:hint="eastAsia"/>
        </w:rPr>
        <w:t>通道；获取到的参数使用</w:t>
      </w:r>
      <w:proofErr w:type="spellStart"/>
      <w:r w:rsidRPr="00592909">
        <w:t>Context.MODE_PRIVATE</w:t>
      </w:r>
      <w:proofErr w:type="spellEnd"/>
      <w:r>
        <w:rPr>
          <w:rFonts w:hint="eastAsia"/>
        </w:rPr>
        <w:t>模式的</w:t>
      </w:r>
      <w:proofErr w:type="spellStart"/>
      <w:r>
        <w:rPr>
          <w:rFonts w:hint="eastAsia"/>
        </w:rPr>
        <w:t>SharedPerfs</w:t>
      </w:r>
      <w:proofErr w:type="spellEnd"/>
      <w:r>
        <w:rPr>
          <w:rFonts w:hint="eastAsia"/>
        </w:rPr>
        <w:t>进行存储；</w:t>
      </w:r>
    </w:p>
    <w:p w:rsidR="00453AB3" w:rsidRDefault="00453AB3" w:rsidP="00453AB3">
      <w:pPr>
        <w:ind w:firstLineChars="202" w:firstLine="424"/>
      </w:pPr>
      <w:r>
        <w:rPr>
          <w:rFonts w:hint="eastAsia"/>
        </w:rPr>
        <w:t>广告</w:t>
      </w:r>
      <w:r>
        <w:rPr>
          <w:rFonts w:hint="eastAsia"/>
        </w:rPr>
        <w:t>SDK</w:t>
      </w:r>
      <w:r>
        <w:rPr>
          <w:rFonts w:hint="eastAsia"/>
        </w:rPr>
        <w:t>从应用本地</w:t>
      </w:r>
      <w:proofErr w:type="spellStart"/>
      <w:r>
        <w:rPr>
          <w:rFonts w:hint="eastAsia"/>
        </w:rPr>
        <w:t>Sqlite</w:t>
      </w:r>
      <w:proofErr w:type="spellEnd"/>
      <w:r>
        <w:rPr>
          <w:rFonts w:hint="eastAsia"/>
        </w:rPr>
        <w:t>中读取广告内容，从应用外部</w:t>
      </w:r>
      <w:proofErr w:type="spellStart"/>
      <w:r>
        <w:rPr>
          <w:rFonts w:hint="eastAsia"/>
        </w:rPr>
        <w:t>Sdcard</w:t>
      </w:r>
      <w:proofErr w:type="spellEnd"/>
      <w:r>
        <w:rPr>
          <w:rFonts w:hint="eastAsia"/>
        </w:rPr>
        <w:t>目录中读取广告图片资源，最终展示广告给用户；用户展示点击广告，产生事件并存储到</w:t>
      </w:r>
      <w:proofErr w:type="spellStart"/>
      <w:r w:rsidRPr="00592909">
        <w:t>Context.MODE_PRIVATE</w:t>
      </w:r>
      <w:proofErr w:type="spellEnd"/>
      <w:r>
        <w:rPr>
          <w:rFonts w:hint="eastAsia"/>
        </w:rPr>
        <w:t>模式的</w:t>
      </w:r>
      <w:proofErr w:type="spellStart"/>
      <w:r>
        <w:rPr>
          <w:rFonts w:hint="eastAsia"/>
        </w:rPr>
        <w:t>Sqlite</w:t>
      </w:r>
      <w:proofErr w:type="spellEnd"/>
      <w:r>
        <w:rPr>
          <w:rFonts w:hint="eastAsia"/>
        </w:rPr>
        <w:t>中。</w:t>
      </w:r>
    </w:p>
    <w:p w:rsidR="00453AB3" w:rsidRDefault="00453AB3" w:rsidP="00453AB3">
      <w:pPr>
        <w:ind w:firstLineChars="202" w:firstLine="424"/>
      </w:pPr>
      <w:r>
        <w:rPr>
          <w:rFonts w:hint="eastAsia"/>
        </w:rPr>
        <w:t>广告</w:t>
      </w:r>
      <w:r>
        <w:rPr>
          <w:rFonts w:hint="eastAsia"/>
        </w:rPr>
        <w:t>SDK</w:t>
      </w:r>
      <w:r>
        <w:rPr>
          <w:rFonts w:hint="eastAsia"/>
        </w:rPr>
        <w:t>通过</w:t>
      </w:r>
      <w:r>
        <w:rPr>
          <w:rFonts w:hint="eastAsia"/>
        </w:rPr>
        <w:t>https</w:t>
      </w:r>
      <w:r>
        <w:rPr>
          <w:rFonts w:hint="eastAsia"/>
        </w:rPr>
        <w:t>通道请求广告</w:t>
      </w:r>
      <w:r>
        <w:rPr>
          <w:rFonts w:hint="eastAsia"/>
        </w:rPr>
        <w:t>ACD</w:t>
      </w:r>
      <w:r>
        <w:rPr>
          <w:rFonts w:hint="eastAsia"/>
        </w:rPr>
        <w:t>服务器，获取广告内容，将内容存储到</w:t>
      </w:r>
      <w:proofErr w:type="spellStart"/>
      <w:r>
        <w:rPr>
          <w:rFonts w:hint="eastAsia"/>
        </w:rPr>
        <w:t>Sqlite</w:t>
      </w:r>
      <w:proofErr w:type="spellEnd"/>
      <w:r>
        <w:rPr>
          <w:rFonts w:hint="eastAsia"/>
        </w:rPr>
        <w:t>中，然后从内容中提取出图片资源地址并将资源缓存到</w:t>
      </w:r>
      <w:proofErr w:type="spellStart"/>
      <w:r>
        <w:rPr>
          <w:rFonts w:hint="eastAsia"/>
        </w:rPr>
        <w:t>Sdcard</w:t>
      </w:r>
      <w:proofErr w:type="spellEnd"/>
      <w:r>
        <w:rPr>
          <w:rFonts w:hint="eastAsia"/>
        </w:rPr>
        <w:t>目录中。</w:t>
      </w:r>
    </w:p>
    <w:p w:rsidR="00453AB3" w:rsidRPr="00453AB3" w:rsidRDefault="00453AB3" w:rsidP="00453AB3">
      <w:r>
        <w:rPr>
          <w:rFonts w:hint="eastAsia"/>
        </w:rPr>
        <w:t>广告</w:t>
      </w:r>
      <w:r>
        <w:rPr>
          <w:rFonts w:hint="eastAsia"/>
        </w:rPr>
        <w:t>SDK</w:t>
      </w:r>
      <w:r>
        <w:rPr>
          <w:rFonts w:hint="eastAsia"/>
        </w:rPr>
        <w:t>从</w:t>
      </w:r>
      <w:proofErr w:type="spellStart"/>
      <w:r>
        <w:rPr>
          <w:rFonts w:hint="eastAsia"/>
        </w:rPr>
        <w:t>Sqlite</w:t>
      </w:r>
      <w:proofErr w:type="spellEnd"/>
      <w:r>
        <w:rPr>
          <w:rFonts w:hint="eastAsia"/>
        </w:rPr>
        <w:t>中将效果事件读取出来并通过</w:t>
      </w:r>
      <w:r>
        <w:rPr>
          <w:rFonts w:hint="eastAsia"/>
        </w:rPr>
        <w:t>https</w:t>
      </w:r>
      <w:r>
        <w:rPr>
          <w:rFonts w:hint="eastAsia"/>
        </w:rPr>
        <w:t>通道上报到华为</w:t>
      </w:r>
      <w:r>
        <w:rPr>
          <w:rFonts w:hint="eastAsia"/>
        </w:rPr>
        <w:t>CS</w:t>
      </w:r>
      <w:r>
        <w:rPr>
          <w:rFonts w:hint="eastAsia"/>
        </w:rPr>
        <w:t>服务器，部分计费事件，经过处理后，上报到第三方监控服务器，通道可能是</w:t>
      </w:r>
      <w:r>
        <w:rPr>
          <w:rFonts w:hint="eastAsia"/>
        </w:rPr>
        <w:t>http</w:t>
      </w:r>
      <w:r>
        <w:rPr>
          <w:rFonts w:hint="eastAsia"/>
        </w:rPr>
        <w:t>或者</w:t>
      </w:r>
      <w:r>
        <w:rPr>
          <w:rFonts w:hint="eastAsia"/>
        </w:rPr>
        <w:t>https</w:t>
      </w:r>
      <w:r>
        <w:rPr>
          <w:rFonts w:hint="eastAsia"/>
        </w:rPr>
        <w:t>。</w:t>
      </w:r>
    </w:p>
    <w:p w:rsidR="00C06B94" w:rsidRDefault="00C06B94" w:rsidP="00354F62">
      <w:pPr>
        <w:pStyle w:val="3"/>
        <w:ind w:right="210"/>
      </w:pPr>
      <w:bookmarkStart w:id="93" w:name="_Toc387044808"/>
      <w:bookmarkStart w:id="94" w:name="_Toc418593186"/>
      <w:bookmarkStart w:id="95" w:name="_Toc480980080"/>
      <w:r>
        <w:rPr>
          <w:rFonts w:hint="eastAsia"/>
        </w:rPr>
        <w:lastRenderedPageBreak/>
        <w:t>业务场景</w:t>
      </w:r>
      <w:bookmarkEnd w:id="93"/>
      <w:bookmarkEnd w:id="94"/>
      <w:bookmarkEnd w:id="95"/>
    </w:p>
    <w:p w:rsidR="00453AB3" w:rsidRPr="00C82BCC" w:rsidRDefault="00453AB3" w:rsidP="00453AB3">
      <w:pPr>
        <w:pStyle w:val="a2"/>
        <w:ind w:right="210"/>
      </w:pPr>
      <w:bookmarkStart w:id="96" w:name="_Toc480980081"/>
      <w:r>
        <w:rPr>
          <w:rFonts w:hint="eastAsia"/>
        </w:rPr>
        <w:t>应用上传流程</w:t>
      </w:r>
      <w:bookmarkEnd w:id="96"/>
    </w:p>
    <w:p w:rsidR="00453AB3" w:rsidRDefault="00453AB3" w:rsidP="00453AB3">
      <w:r>
        <w:object w:dxaOrig="13104" w:dyaOrig="5566">
          <v:shape id="_x0000_i1042" type="#_x0000_t75" style="width:451pt;height:190.85pt" o:ole="">
            <v:imagedata r:id="rId63" o:title=""/>
          </v:shape>
          <o:OLEObject Type="Embed" ProgID="Visio.Drawing.11" ShapeID="_x0000_i1042" DrawAspect="Content" ObjectID="_1554721918" r:id="rId64"/>
        </w:object>
      </w:r>
      <w:r>
        <w:rPr>
          <w:rFonts w:hint="eastAsia"/>
        </w:rPr>
        <w:t>开发者在开发者联盟上添加应用，联盟通过网关调用聚点的接口，聚点通过</w:t>
      </w:r>
      <w:r>
        <w:rPr>
          <w:rFonts w:hint="eastAsia"/>
        </w:rPr>
        <w:t>CC</w:t>
      </w:r>
      <w:r>
        <w:rPr>
          <w:rFonts w:hint="eastAsia"/>
        </w:rPr>
        <w:t>将应用信息入库，会入</w:t>
      </w:r>
      <w:proofErr w:type="spellStart"/>
      <w:r>
        <w:rPr>
          <w:rFonts w:hint="eastAsia"/>
        </w:rPr>
        <w:t>t_app_info</w:t>
      </w:r>
      <w:proofErr w:type="spellEnd"/>
      <w:r>
        <w:rPr>
          <w:rFonts w:hint="eastAsia"/>
        </w:rPr>
        <w:t>表，当应用审核通过，会将最终结果同步到</w:t>
      </w:r>
      <w:proofErr w:type="spellStart"/>
      <w:r>
        <w:rPr>
          <w:rFonts w:hint="eastAsia"/>
        </w:rPr>
        <w:t>t_site</w:t>
      </w:r>
      <w:proofErr w:type="spellEnd"/>
      <w:r>
        <w:rPr>
          <w:rFonts w:hint="eastAsia"/>
        </w:rPr>
        <w:t>表中，所以站点的状态最终是看</w:t>
      </w:r>
      <w:proofErr w:type="spellStart"/>
      <w:r>
        <w:rPr>
          <w:rFonts w:hint="eastAsia"/>
        </w:rPr>
        <w:t>t_site</w:t>
      </w:r>
      <w:proofErr w:type="spellEnd"/>
      <w:r>
        <w:rPr>
          <w:rFonts w:hint="eastAsia"/>
        </w:rPr>
        <w:t>表中的</w:t>
      </w:r>
      <w:r>
        <w:rPr>
          <w:rFonts w:hint="eastAsia"/>
        </w:rPr>
        <w:t>status</w:t>
      </w:r>
      <w:r>
        <w:rPr>
          <w:rFonts w:hint="eastAsia"/>
        </w:rPr>
        <w:t>的，</w:t>
      </w:r>
      <w:proofErr w:type="spellStart"/>
      <w:r>
        <w:rPr>
          <w:rFonts w:hint="eastAsia"/>
        </w:rPr>
        <w:t>t_app_info</w:t>
      </w:r>
      <w:proofErr w:type="spellEnd"/>
      <w:r>
        <w:rPr>
          <w:rFonts w:hint="eastAsia"/>
        </w:rPr>
        <w:t>相当于一个历史表，里面的</w:t>
      </w:r>
      <w:r>
        <w:rPr>
          <w:rFonts w:hint="eastAsia"/>
        </w:rPr>
        <w:t>status</w:t>
      </w:r>
      <w:r>
        <w:rPr>
          <w:rFonts w:hint="eastAsia"/>
        </w:rPr>
        <w:t>是给在联盟上展示给开发者的状态</w:t>
      </w:r>
    </w:p>
    <w:p w:rsidR="00453AB3" w:rsidRPr="00663EC8" w:rsidRDefault="00453AB3" w:rsidP="00453AB3">
      <w:pPr>
        <w:pStyle w:val="afc"/>
        <w:ind w:firstLine="210"/>
      </w:pPr>
    </w:p>
    <w:p w:rsidR="00453AB3" w:rsidRDefault="00453AB3" w:rsidP="00453AB3">
      <w:pPr>
        <w:pStyle w:val="afb"/>
        <w:ind w:firstLineChars="0" w:firstLine="0"/>
      </w:pPr>
      <w:r>
        <w:rPr>
          <w:rFonts w:hint="eastAsia"/>
        </w:rPr>
        <w:t>1</w:t>
      </w:r>
      <w:r>
        <w:rPr>
          <w:rFonts w:hint="eastAsia"/>
        </w:rPr>
        <w:t>）</w:t>
      </w:r>
      <w:r>
        <w:rPr>
          <w:rFonts w:hint="eastAsia"/>
        </w:rPr>
        <w:t xml:space="preserve"> </w:t>
      </w:r>
      <w:r>
        <w:rPr>
          <w:rFonts w:hint="eastAsia"/>
        </w:rPr>
        <w:t>开发者登陆聚点前台</w:t>
      </w:r>
      <w:r>
        <w:rPr>
          <w:rFonts w:hint="eastAsia"/>
        </w:rPr>
        <w:t>portal</w:t>
      </w:r>
      <w:r>
        <w:rPr>
          <w:rFonts w:hint="eastAsia"/>
        </w:rPr>
        <w:t>，新建应用，设置应用信息，聚点会生成一个广告位</w:t>
      </w:r>
      <w:r>
        <w:rPr>
          <w:rFonts w:hint="eastAsia"/>
        </w:rPr>
        <w:t>ID</w:t>
      </w:r>
      <w:r>
        <w:rPr>
          <w:rFonts w:hint="eastAsia"/>
        </w:rPr>
        <w:t>（后面</w:t>
      </w:r>
      <w:r>
        <w:rPr>
          <w:rFonts w:hint="eastAsia"/>
        </w:rPr>
        <w:t>SDK</w:t>
      </w:r>
      <w:r>
        <w:rPr>
          <w:rFonts w:hint="eastAsia"/>
        </w:rPr>
        <w:t>请求广告需要携带），上传应用，提交审核，应用</w:t>
      </w:r>
      <w:r>
        <w:rPr>
          <w:rFonts w:hint="eastAsia"/>
        </w:rPr>
        <w:t>APK</w:t>
      </w:r>
      <w:r>
        <w:rPr>
          <w:rFonts w:hint="eastAsia"/>
        </w:rPr>
        <w:t>保存在聚点数据库中</w:t>
      </w:r>
    </w:p>
    <w:p w:rsidR="00453AB3" w:rsidRPr="00233689" w:rsidRDefault="00453AB3" w:rsidP="00237755">
      <w:pPr>
        <w:pStyle w:val="afb"/>
        <w:ind w:firstLineChars="0" w:firstLine="0"/>
      </w:pPr>
      <w:r>
        <w:rPr>
          <w:rFonts w:hint="eastAsia"/>
        </w:rPr>
        <w:t>2</w:t>
      </w:r>
      <w:r>
        <w:rPr>
          <w:rFonts w:hint="eastAsia"/>
        </w:rPr>
        <w:t>）</w:t>
      </w:r>
      <w:r>
        <w:rPr>
          <w:rFonts w:hint="eastAsia"/>
        </w:rPr>
        <w:t xml:space="preserve"> </w:t>
      </w:r>
      <w:r>
        <w:rPr>
          <w:rFonts w:hint="eastAsia"/>
        </w:rPr>
        <w:t>聚点将请求提交给</w:t>
      </w:r>
      <w:r>
        <w:rPr>
          <w:rFonts w:hint="eastAsia"/>
        </w:rPr>
        <w:t>CC</w:t>
      </w:r>
      <w:r>
        <w:rPr>
          <w:rFonts w:hint="eastAsia"/>
        </w:rPr>
        <w:t>，</w:t>
      </w:r>
      <w:r>
        <w:rPr>
          <w:rFonts w:hint="eastAsia"/>
        </w:rPr>
        <w:t>CC</w:t>
      </w:r>
      <w:r>
        <w:rPr>
          <w:rFonts w:hint="eastAsia"/>
        </w:rPr>
        <w:t>操作</w:t>
      </w:r>
      <w:proofErr w:type="spellStart"/>
      <w:r>
        <w:rPr>
          <w:rFonts w:hint="eastAsia"/>
        </w:rPr>
        <w:t>mysql</w:t>
      </w:r>
      <w:proofErr w:type="spellEnd"/>
      <w:r>
        <w:rPr>
          <w:rFonts w:hint="eastAsia"/>
        </w:rPr>
        <w:t>数据库保存应用信息</w:t>
      </w:r>
    </w:p>
    <w:p w:rsidR="00453AB3" w:rsidRDefault="00237755" w:rsidP="00453AB3">
      <w:pPr>
        <w:pStyle w:val="afb"/>
        <w:ind w:firstLineChars="0" w:firstLine="0"/>
      </w:pPr>
      <w:r>
        <w:rPr>
          <w:rFonts w:hint="eastAsia"/>
        </w:rPr>
        <w:t>3</w:t>
      </w:r>
      <w:r w:rsidR="00453AB3">
        <w:rPr>
          <w:rFonts w:hint="eastAsia"/>
        </w:rPr>
        <w:t>）</w:t>
      </w:r>
      <w:r w:rsidR="00453AB3">
        <w:rPr>
          <w:rFonts w:hint="eastAsia"/>
        </w:rPr>
        <w:t xml:space="preserve"> </w:t>
      </w:r>
      <w:r w:rsidR="00453AB3">
        <w:rPr>
          <w:rFonts w:hint="eastAsia"/>
        </w:rPr>
        <w:t>管理员登陆聚点后台</w:t>
      </w:r>
      <w:r w:rsidR="00453AB3">
        <w:rPr>
          <w:rFonts w:hint="eastAsia"/>
        </w:rPr>
        <w:t>portal</w:t>
      </w:r>
      <w:r w:rsidR="00453AB3">
        <w:rPr>
          <w:rFonts w:hint="eastAsia"/>
        </w:rPr>
        <w:t>，审核应用</w:t>
      </w:r>
    </w:p>
    <w:p w:rsidR="00453AB3" w:rsidRDefault="00237755" w:rsidP="00453AB3">
      <w:pPr>
        <w:pStyle w:val="afb"/>
        <w:ind w:firstLineChars="0" w:firstLine="0"/>
      </w:pPr>
      <w:r>
        <w:rPr>
          <w:rFonts w:hint="eastAsia"/>
        </w:rPr>
        <w:t>4</w:t>
      </w:r>
      <w:r w:rsidR="00453AB3">
        <w:rPr>
          <w:rFonts w:hint="eastAsia"/>
        </w:rPr>
        <w:t>）</w:t>
      </w:r>
      <w:r w:rsidR="00453AB3">
        <w:rPr>
          <w:rFonts w:hint="eastAsia"/>
        </w:rPr>
        <w:t xml:space="preserve"> </w:t>
      </w:r>
      <w:r w:rsidR="00453AB3">
        <w:rPr>
          <w:rFonts w:hint="eastAsia"/>
        </w:rPr>
        <w:t>应用审核通过的后面集成了</w:t>
      </w:r>
      <w:r w:rsidR="00453AB3">
        <w:rPr>
          <w:rFonts w:hint="eastAsia"/>
        </w:rPr>
        <w:t>SDK</w:t>
      </w:r>
      <w:r w:rsidR="00453AB3">
        <w:rPr>
          <w:rFonts w:hint="eastAsia"/>
        </w:rPr>
        <w:t>的应用就可以请求广告了</w:t>
      </w:r>
    </w:p>
    <w:p w:rsidR="00453AB3" w:rsidRPr="00C82BCC" w:rsidRDefault="00453AB3" w:rsidP="00453AB3">
      <w:pPr>
        <w:pStyle w:val="a2"/>
        <w:ind w:right="210"/>
      </w:pPr>
      <w:bookmarkStart w:id="97" w:name="_Toc480980082"/>
      <w:r>
        <w:rPr>
          <w:rFonts w:hint="eastAsia"/>
        </w:rPr>
        <w:t>广告配置流程</w:t>
      </w:r>
      <w:bookmarkEnd w:id="97"/>
    </w:p>
    <w:p w:rsidR="00453AB3" w:rsidRDefault="00453AB3" w:rsidP="00453AB3">
      <w:pPr>
        <w:pStyle w:val="afb"/>
        <w:ind w:firstLineChars="0" w:firstLine="0"/>
      </w:pPr>
      <w:r>
        <w:rPr>
          <w:rFonts w:hint="eastAsia"/>
        </w:rPr>
        <w:t>1</w:t>
      </w:r>
      <w:r>
        <w:rPr>
          <w:rFonts w:hint="eastAsia"/>
        </w:rPr>
        <w:t>）</w:t>
      </w:r>
      <w:r>
        <w:rPr>
          <w:rFonts w:hint="eastAsia"/>
        </w:rPr>
        <w:t xml:space="preserve"> </w:t>
      </w:r>
      <w:r>
        <w:rPr>
          <w:rFonts w:hint="eastAsia"/>
        </w:rPr>
        <w:t>广告主登陆聚点前台</w:t>
      </w:r>
      <w:r>
        <w:rPr>
          <w:rFonts w:hint="eastAsia"/>
        </w:rPr>
        <w:t>portal</w:t>
      </w:r>
      <w:r>
        <w:rPr>
          <w:rFonts w:hint="eastAsia"/>
        </w:rPr>
        <w:t>，新建广告，提交审核，聚点将请求发给</w:t>
      </w:r>
      <w:r>
        <w:rPr>
          <w:rFonts w:hint="eastAsia"/>
        </w:rPr>
        <w:t>CC</w:t>
      </w:r>
    </w:p>
    <w:p w:rsidR="00453AB3" w:rsidRDefault="00453AB3" w:rsidP="00453AB3">
      <w:pPr>
        <w:pStyle w:val="afb"/>
        <w:ind w:firstLineChars="0" w:firstLine="0"/>
      </w:pPr>
      <w:r>
        <w:rPr>
          <w:rFonts w:hint="eastAsia"/>
        </w:rPr>
        <w:t>2</w:t>
      </w:r>
      <w:r>
        <w:rPr>
          <w:rFonts w:hint="eastAsia"/>
        </w:rPr>
        <w:t>）</w:t>
      </w:r>
      <w:r>
        <w:rPr>
          <w:rFonts w:hint="eastAsia"/>
        </w:rPr>
        <w:t xml:space="preserve"> CC</w:t>
      </w:r>
      <w:r>
        <w:rPr>
          <w:rFonts w:hint="eastAsia"/>
        </w:rPr>
        <w:t>将素材相关信息入到</w:t>
      </w:r>
      <w:proofErr w:type="spellStart"/>
      <w:r>
        <w:rPr>
          <w:rFonts w:hint="eastAsia"/>
        </w:rPr>
        <w:t>mysql</w:t>
      </w:r>
      <w:proofErr w:type="spellEnd"/>
      <w:r>
        <w:rPr>
          <w:rFonts w:hint="eastAsia"/>
        </w:rPr>
        <w:t>数据库中，同时将素材传给</w:t>
      </w:r>
      <w:r>
        <w:rPr>
          <w:rFonts w:hint="eastAsia"/>
        </w:rPr>
        <w:t>CS</w:t>
      </w:r>
    </w:p>
    <w:p w:rsidR="00453AB3" w:rsidRDefault="00453AB3" w:rsidP="00453AB3">
      <w:pPr>
        <w:pStyle w:val="afc"/>
        <w:ind w:firstLine="210"/>
      </w:pPr>
      <w:r>
        <w:rPr>
          <w:rFonts w:hint="eastAsia"/>
        </w:rPr>
        <w:t>处理过程：聚点后台发送</w:t>
      </w:r>
      <w:r w:rsidRPr="00AB5902">
        <w:t>/hiad/task/audit</w:t>
      </w:r>
      <w:r w:rsidRPr="00AB5902">
        <w:rPr>
          <w:rFonts w:hint="eastAsia"/>
        </w:rPr>
        <w:t xml:space="preserve"> </w:t>
      </w:r>
      <w:r>
        <w:rPr>
          <w:rFonts w:hint="eastAsia"/>
        </w:rPr>
        <w:t>http</w:t>
      </w:r>
      <w:r>
        <w:rPr>
          <w:rFonts w:hint="eastAsia"/>
        </w:rPr>
        <w:t>（</w:t>
      </w:r>
      <w:proofErr w:type="spellStart"/>
      <w:r>
        <w:rPr>
          <w:rFonts w:hint="eastAsia"/>
        </w:rPr>
        <w:t>http+json</w:t>
      </w:r>
      <w:proofErr w:type="spellEnd"/>
      <w:r>
        <w:rPr>
          <w:rFonts w:hint="eastAsia"/>
        </w:rPr>
        <w:t>）消息给</w:t>
      </w:r>
      <w:r>
        <w:rPr>
          <w:rFonts w:hint="eastAsia"/>
        </w:rPr>
        <w:t>CC</w:t>
      </w:r>
      <w:r>
        <w:rPr>
          <w:rFonts w:hint="eastAsia"/>
        </w:rPr>
        <w:t>，携带</w:t>
      </w:r>
      <w:proofErr w:type="spellStart"/>
      <w:r>
        <w:rPr>
          <w:rFonts w:hint="eastAsia"/>
        </w:rPr>
        <w:t>taskid</w:t>
      </w:r>
      <w:proofErr w:type="spellEnd"/>
      <w:r>
        <w:rPr>
          <w:rFonts w:hint="eastAsia"/>
        </w:rPr>
        <w:t>，</w:t>
      </w:r>
      <w:r>
        <w:rPr>
          <w:rFonts w:hint="eastAsia"/>
        </w:rPr>
        <w:t>version</w:t>
      </w:r>
      <w:r>
        <w:rPr>
          <w:rFonts w:hint="eastAsia"/>
        </w:rPr>
        <w:t>等信息，</w:t>
      </w:r>
      <w:r>
        <w:rPr>
          <w:rFonts w:hint="eastAsia"/>
        </w:rPr>
        <w:t>CC</w:t>
      </w:r>
      <w:r>
        <w:rPr>
          <w:rFonts w:hint="eastAsia"/>
        </w:rPr>
        <w:t>收到后先进行初始化，然后调用存储过程</w:t>
      </w:r>
      <w:proofErr w:type="spellStart"/>
      <w:r w:rsidRPr="00AB5902">
        <w:rPr>
          <w:rFonts w:hint="eastAsia"/>
        </w:rPr>
        <w:t>sp_auditTask</w:t>
      </w:r>
      <w:proofErr w:type="spellEnd"/>
      <w:r>
        <w:rPr>
          <w:rFonts w:hint="eastAsia"/>
        </w:rPr>
        <w:t>，去数据库查询任务、模</w:t>
      </w:r>
      <w:r>
        <w:rPr>
          <w:rFonts w:hint="eastAsia"/>
        </w:rPr>
        <w:lastRenderedPageBreak/>
        <w:t>板和素材是否存在，如果不存在，返回相应的错误</w:t>
      </w:r>
    </w:p>
    <w:p w:rsidR="00453AB3" w:rsidRPr="00AB5902" w:rsidRDefault="00453AB3" w:rsidP="00453AB3">
      <w:pPr>
        <w:pStyle w:val="afc"/>
        <w:ind w:firstLine="210"/>
      </w:pPr>
    </w:p>
    <w:p w:rsidR="00453AB3" w:rsidRDefault="00453AB3" w:rsidP="00453AB3">
      <w:pPr>
        <w:pStyle w:val="afb"/>
        <w:ind w:firstLineChars="0" w:firstLine="0"/>
      </w:pPr>
      <w:r>
        <w:rPr>
          <w:rFonts w:hint="eastAsia"/>
        </w:rPr>
        <w:t>3</w:t>
      </w:r>
      <w:r>
        <w:rPr>
          <w:rFonts w:hint="eastAsia"/>
        </w:rPr>
        <w:t>）</w:t>
      </w:r>
      <w:r>
        <w:rPr>
          <w:rFonts w:hint="eastAsia"/>
        </w:rPr>
        <w:t xml:space="preserve"> </w:t>
      </w:r>
      <w:r>
        <w:rPr>
          <w:rFonts w:hint="eastAsia"/>
        </w:rPr>
        <w:t>管理员登陆聚点后台</w:t>
      </w:r>
      <w:r>
        <w:rPr>
          <w:rFonts w:hint="eastAsia"/>
        </w:rPr>
        <w:t>portal</w:t>
      </w:r>
      <w:r>
        <w:rPr>
          <w:rFonts w:hint="eastAsia"/>
        </w:rPr>
        <w:t>，审核广告</w:t>
      </w:r>
    </w:p>
    <w:p w:rsidR="00453AB3" w:rsidRPr="00C724AD" w:rsidRDefault="00453AB3" w:rsidP="00237755">
      <w:pPr>
        <w:pStyle w:val="afb"/>
        <w:ind w:firstLineChars="0" w:firstLine="0"/>
      </w:pPr>
      <w:r>
        <w:rPr>
          <w:rFonts w:hint="eastAsia"/>
        </w:rPr>
        <w:t>4</w:t>
      </w:r>
      <w:r>
        <w:rPr>
          <w:rFonts w:hint="eastAsia"/>
        </w:rPr>
        <w:t>）</w:t>
      </w:r>
      <w:r>
        <w:rPr>
          <w:rFonts w:hint="eastAsia"/>
        </w:rPr>
        <w:t xml:space="preserve"> </w:t>
      </w:r>
      <w:r>
        <w:rPr>
          <w:rFonts w:hint="eastAsia"/>
        </w:rPr>
        <w:t>审核通过，</w:t>
      </w:r>
      <w:r>
        <w:rPr>
          <w:rFonts w:hint="eastAsia"/>
        </w:rPr>
        <w:t>CC</w:t>
      </w:r>
      <w:r>
        <w:rPr>
          <w:rFonts w:hint="eastAsia"/>
        </w:rPr>
        <w:t>会将广告信息（比如审核状态）更新到</w:t>
      </w:r>
      <w:proofErr w:type="spellStart"/>
      <w:r>
        <w:rPr>
          <w:rFonts w:hint="eastAsia"/>
        </w:rPr>
        <w:t>mysql</w:t>
      </w:r>
      <w:proofErr w:type="spellEnd"/>
      <w:r>
        <w:rPr>
          <w:rFonts w:hint="eastAsia"/>
        </w:rPr>
        <w:t>数据库中，完成后这个广告就可以被请求了</w:t>
      </w:r>
    </w:p>
    <w:p w:rsidR="00453AB3" w:rsidRDefault="00453AB3" w:rsidP="00453AB3">
      <w:pPr>
        <w:pStyle w:val="a2"/>
        <w:ind w:right="210"/>
      </w:pPr>
      <w:bookmarkStart w:id="98" w:name="_Toc480980083"/>
      <w:r>
        <w:rPr>
          <w:rFonts w:hint="eastAsia"/>
        </w:rPr>
        <w:t>应用请求广告流程</w:t>
      </w:r>
      <w:bookmarkEnd w:id="98"/>
    </w:p>
    <w:p w:rsidR="00453AB3" w:rsidRDefault="00453AB3" w:rsidP="00453AB3">
      <w:pPr>
        <w:pStyle w:val="afb"/>
        <w:ind w:firstLineChars="0" w:firstLine="0"/>
      </w:pPr>
      <w:r>
        <w:rPr>
          <w:rFonts w:hint="eastAsia"/>
        </w:rPr>
        <w:t xml:space="preserve">1)  </w:t>
      </w:r>
      <w:r>
        <w:rPr>
          <w:rFonts w:hint="eastAsia"/>
        </w:rPr>
        <w:t>打开集成了</w:t>
      </w:r>
      <w:r>
        <w:rPr>
          <w:rFonts w:hint="eastAsia"/>
        </w:rPr>
        <w:t>SDK</w:t>
      </w:r>
      <w:r>
        <w:rPr>
          <w:rFonts w:hint="eastAsia"/>
        </w:rPr>
        <w:t>的应用，请求广告，携带</w:t>
      </w:r>
      <w:proofErr w:type="spellStart"/>
      <w:r>
        <w:rPr>
          <w:rFonts w:hint="eastAsia"/>
        </w:rPr>
        <w:t>adid</w:t>
      </w:r>
      <w:proofErr w:type="spellEnd"/>
      <w:r>
        <w:rPr>
          <w:rFonts w:hint="eastAsia"/>
        </w:rPr>
        <w:t>（也就是聚点上分配的广告</w:t>
      </w:r>
      <w:r>
        <w:rPr>
          <w:rFonts w:hint="eastAsia"/>
        </w:rPr>
        <w:t>ID</w:t>
      </w:r>
      <w:r>
        <w:rPr>
          <w:rFonts w:hint="eastAsia"/>
        </w:rPr>
        <w:t>）</w:t>
      </w:r>
    </w:p>
    <w:p w:rsidR="00453AB3" w:rsidRDefault="00453AB3" w:rsidP="00453AB3">
      <w:pPr>
        <w:pStyle w:val="afb"/>
        <w:ind w:firstLineChars="0" w:firstLine="0"/>
      </w:pPr>
      <w:r>
        <w:rPr>
          <w:rFonts w:hint="eastAsia"/>
        </w:rPr>
        <w:t>2)  ACD</w:t>
      </w:r>
      <w:r>
        <w:rPr>
          <w:rFonts w:hint="eastAsia"/>
        </w:rPr>
        <w:t>模块收到</w:t>
      </w:r>
      <w:r>
        <w:rPr>
          <w:rFonts w:hint="eastAsia"/>
        </w:rPr>
        <w:t>SDK</w:t>
      </w:r>
      <w:r>
        <w:rPr>
          <w:rFonts w:hint="eastAsia"/>
        </w:rPr>
        <w:t>的广告请求，根据个算法处理后将符合条件的广告请求发给</w:t>
      </w:r>
      <w:r>
        <w:rPr>
          <w:rFonts w:hint="eastAsia"/>
        </w:rPr>
        <w:t>indexer</w:t>
      </w:r>
      <w:r>
        <w:rPr>
          <w:rFonts w:hint="eastAsia"/>
        </w:rPr>
        <w:t>的</w:t>
      </w:r>
      <w:proofErr w:type="spellStart"/>
      <w:r>
        <w:rPr>
          <w:rFonts w:hint="eastAsia"/>
        </w:rPr>
        <w:t>fastbit</w:t>
      </w:r>
      <w:proofErr w:type="spellEnd"/>
    </w:p>
    <w:p w:rsidR="00453AB3" w:rsidRDefault="00453AB3" w:rsidP="00453AB3">
      <w:pPr>
        <w:pStyle w:val="afc"/>
        <w:ind w:firstLineChars="0" w:firstLine="0"/>
      </w:pPr>
      <w:r>
        <w:rPr>
          <w:rFonts w:hint="eastAsia"/>
        </w:rPr>
        <w:t xml:space="preserve">3) </w:t>
      </w:r>
      <w:proofErr w:type="spellStart"/>
      <w:r>
        <w:rPr>
          <w:rFonts w:hint="eastAsia"/>
        </w:rPr>
        <w:t>fastbit</w:t>
      </w:r>
      <w:proofErr w:type="spellEnd"/>
      <w:r>
        <w:rPr>
          <w:rFonts w:hint="eastAsia"/>
        </w:rPr>
        <w:t>收到广告请求后将本地符合条件的广告返回给</w:t>
      </w:r>
      <w:r>
        <w:rPr>
          <w:rFonts w:hint="eastAsia"/>
        </w:rPr>
        <w:t>ACD</w:t>
      </w:r>
      <w:r>
        <w:rPr>
          <w:rFonts w:hint="eastAsia"/>
        </w:rPr>
        <w:t>，如果么有获取到，返回失败响应，客户端不显示广告</w:t>
      </w:r>
    </w:p>
    <w:p w:rsidR="00453AB3" w:rsidRPr="00C82BCC" w:rsidRDefault="00453AB3" w:rsidP="00453AB3">
      <w:pPr>
        <w:pStyle w:val="a2"/>
        <w:ind w:right="210"/>
      </w:pPr>
      <w:bookmarkStart w:id="99" w:name="_Toc480980084"/>
      <w:r>
        <w:rPr>
          <w:rFonts w:hint="eastAsia"/>
        </w:rPr>
        <w:t>SDK</w:t>
      </w:r>
      <w:r>
        <w:rPr>
          <w:rFonts w:hint="eastAsia"/>
        </w:rPr>
        <w:t>上报点击等数据流程</w:t>
      </w:r>
      <w:bookmarkEnd w:id="99"/>
    </w:p>
    <w:p w:rsidR="00453AB3" w:rsidRDefault="00453AB3" w:rsidP="00453AB3">
      <w:pPr>
        <w:pStyle w:val="afb"/>
        <w:ind w:firstLineChars="0" w:firstLine="0"/>
      </w:pPr>
      <w:r>
        <w:rPr>
          <w:rFonts w:hint="eastAsia"/>
        </w:rPr>
        <w:t xml:space="preserve">1)  </w:t>
      </w:r>
      <w:r>
        <w:rPr>
          <w:rFonts w:hint="eastAsia"/>
        </w:rPr>
        <w:t>用户单击广告或</w:t>
      </w:r>
      <w:r>
        <w:rPr>
          <w:rFonts w:hint="eastAsia"/>
        </w:rPr>
        <w:t>SDK</w:t>
      </w:r>
      <w:r>
        <w:rPr>
          <w:rFonts w:hint="eastAsia"/>
        </w:rPr>
        <w:t>显示广告，</w:t>
      </w:r>
      <w:r>
        <w:rPr>
          <w:rFonts w:hint="eastAsia"/>
        </w:rPr>
        <w:t>SDK</w:t>
      </w:r>
      <w:r>
        <w:rPr>
          <w:rFonts w:hint="eastAsia"/>
        </w:rPr>
        <w:t>将数据上报给</w:t>
      </w:r>
      <w:r>
        <w:rPr>
          <w:rFonts w:hint="eastAsia"/>
        </w:rPr>
        <w:t>CS</w:t>
      </w:r>
      <w:r>
        <w:rPr>
          <w:rFonts w:hint="eastAsia"/>
        </w:rPr>
        <w:t>，</w:t>
      </w:r>
      <w:r>
        <w:rPr>
          <w:rFonts w:hint="eastAsia"/>
        </w:rPr>
        <w:t>CS</w:t>
      </w:r>
      <w:r>
        <w:rPr>
          <w:rFonts w:hint="eastAsia"/>
        </w:rPr>
        <w:t>将消息发给</w:t>
      </w:r>
      <w:r>
        <w:rPr>
          <w:rFonts w:hint="eastAsia"/>
        </w:rPr>
        <w:t>CC</w:t>
      </w:r>
      <w:r>
        <w:rPr>
          <w:rFonts w:hint="eastAsia"/>
        </w:rPr>
        <w:t>，</w:t>
      </w:r>
      <w:r>
        <w:rPr>
          <w:rFonts w:hint="eastAsia"/>
        </w:rPr>
        <w:t>CC</w:t>
      </w:r>
      <w:r>
        <w:rPr>
          <w:rFonts w:hint="eastAsia"/>
        </w:rPr>
        <w:t>存入</w:t>
      </w:r>
      <w:proofErr w:type="spellStart"/>
      <w:r>
        <w:rPr>
          <w:rFonts w:hint="eastAsia"/>
        </w:rPr>
        <w:t>mysql</w:t>
      </w:r>
      <w:proofErr w:type="spellEnd"/>
      <w:r>
        <w:rPr>
          <w:rFonts w:hint="eastAsia"/>
        </w:rPr>
        <w:t>数据库</w:t>
      </w:r>
    </w:p>
    <w:p w:rsidR="00453AB3" w:rsidRDefault="00453AB3" w:rsidP="00453AB3">
      <w:pPr>
        <w:pStyle w:val="afb"/>
        <w:ind w:firstLineChars="0" w:firstLine="0"/>
      </w:pPr>
      <w:r>
        <w:rPr>
          <w:rFonts w:hint="eastAsia"/>
        </w:rPr>
        <w:t xml:space="preserve">2)  </w:t>
      </w:r>
      <w:r>
        <w:rPr>
          <w:rFonts w:hint="eastAsia"/>
        </w:rPr>
        <w:t>广告主或开发者登陆聚点前台，查看报表，聚点将报表查看请求发给</w:t>
      </w:r>
      <w:r>
        <w:rPr>
          <w:rFonts w:hint="eastAsia"/>
        </w:rPr>
        <w:t>CC</w:t>
      </w:r>
      <w:r>
        <w:rPr>
          <w:rFonts w:hint="eastAsia"/>
        </w:rPr>
        <w:t>，</w:t>
      </w:r>
      <w:r>
        <w:rPr>
          <w:rFonts w:hint="eastAsia"/>
        </w:rPr>
        <w:t>CC</w:t>
      </w:r>
      <w:r>
        <w:rPr>
          <w:rFonts w:hint="eastAsia"/>
        </w:rPr>
        <w:t>从</w:t>
      </w:r>
      <w:proofErr w:type="spellStart"/>
      <w:r>
        <w:rPr>
          <w:rFonts w:hint="eastAsia"/>
        </w:rPr>
        <w:t>mysql</w:t>
      </w:r>
      <w:proofErr w:type="spellEnd"/>
      <w:r>
        <w:rPr>
          <w:rFonts w:hint="eastAsia"/>
        </w:rPr>
        <w:t>数据库中捞出符合条件的数据返回给聚点前台，展示给用户</w:t>
      </w:r>
    </w:p>
    <w:p w:rsidR="00C06B94" w:rsidRPr="00534255" w:rsidRDefault="00C06B94" w:rsidP="00C06B94">
      <w:pPr>
        <w:pStyle w:val="3"/>
        <w:ind w:right="210"/>
      </w:pPr>
      <w:bookmarkStart w:id="100" w:name="_Toc418593188"/>
      <w:bookmarkStart w:id="101" w:name="_Toc480980085"/>
      <w:r w:rsidRPr="00534255">
        <w:rPr>
          <w:rFonts w:hint="eastAsia"/>
        </w:rPr>
        <w:lastRenderedPageBreak/>
        <w:t>威胁分析</w:t>
      </w:r>
      <w:bookmarkEnd w:id="100"/>
      <w:bookmarkEnd w:id="101"/>
    </w:p>
    <w:p w:rsidR="00C06B94" w:rsidRDefault="00C06B94" w:rsidP="00EB1DB4">
      <w:pPr>
        <w:pStyle w:val="a2"/>
        <w:ind w:leftChars="100" w:left="352" w:right="210" w:hanging="142"/>
      </w:pPr>
      <w:bookmarkStart w:id="102" w:name="_Toc384969145"/>
      <w:bookmarkStart w:id="103" w:name="_Toc418593189"/>
      <w:bookmarkStart w:id="104" w:name="_Toc480980086"/>
      <w:r>
        <w:rPr>
          <w:rFonts w:hint="eastAsia"/>
        </w:rPr>
        <w:t>数据流分析</w:t>
      </w:r>
      <w:bookmarkEnd w:id="102"/>
      <w:bookmarkEnd w:id="103"/>
      <w:bookmarkEnd w:id="104"/>
    </w:p>
    <w:p w:rsidR="00EE185F" w:rsidRDefault="003B284D" w:rsidP="007F5D99">
      <w:pPr>
        <w:pStyle w:val="af4"/>
        <w:jc w:val="center"/>
      </w:pPr>
      <w:bookmarkStart w:id="105" w:name="_Toc418593250"/>
      <w:ins w:id="106" w:author="Heyiliang" w:date="2017-02-14T16:21:00Z">
        <w:r>
          <w:rPr>
            <w:noProof/>
            <w:color w:val="0000FF"/>
            <w:u w:val="single"/>
            <w:rPrChange w:id="107">
              <w:rPr>
                <w:noProof/>
              </w:rPr>
            </w:rPrChange>
          </w:rPr>
          <w:drawing>
            <wp:inline distT="0" distB="0" distL="0" distR="0">
              <wp:extent cx="5274310" cy="2871049"/>
              <wp:effectExtent l="19050" t="0" r="254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71049"/>
                      </a:xfrm>
                      <a:prstGeom prst="rect">
                        <a:avLst/>
                      </a:prstGeom>
                      <a:noFill/>
                      <a:ln>
                        <a:noFill/>
                      </a:ln>
                    </pic:spPr>
                  </pic:pic>
                </a:graphicData>
              </a:graphic>
            </wp:inline>
          </w:drawing>
        </w:r>
      </w:ins>
    </w:p>
    <w:p w:rsidR="00C06B94" w:rsidRPr="00D7274D" w:rsidRDefault="00C06B94" w:rsidP="00EE185F">
      <w:pPr>
        <w:pStyle w:val="af4"/>
        <w:jc w:val="center"/>
      </w:pPr>
      <w:r>
        <w:rPr>
          <w:rFonts w:hint="eastAsia"/>
        </w:rPr>
        <w:t>图</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A7644">
        <w:fldChar w:fldCharType="separate"/>
      </w:r>
      <w:r>
        <w:rPr>
          <w:noProof/>
        </w:rPr>
        <w:t>9</w:t>
      </w:r>
      <w:r w:rsidR="004A7644">
        <w:fldChar w:fldCharType="end"/>
      </w:r>
      <w:r>
        <w:rPr>
          <w:rFonts w:hint="eastAsia"/>
        </w:rPr>
        <w:t xml:space="preserve"> </w:t>
      </w:r>
      <w:r>
        <w:rPr>
          <w:rFonts w:hint="eastAsia"/>
        </w:rPr>
        <w:t>数据流分析</w:t>
      </w:r>
      <w:bookmarkEnd w:id="105"/>
    </w:p>
    <w:p w:rsidR="00C06B94" w:rsidRDefault="00C06B94" w:rsidP="00407368">
      <w:pPr>
        <w:pStyle w:val="a2"/>
        <w:ind w:leftChars="100" w:left="352" w:right="210" w:hanging="142"/>
      </w:pPr>
      <w:bookmarkStart w:id="108" w:name="_Toc418593190"/>
      <w:bookmarkStart w:id="109" w:name="_Toc480980087"/>
      <w:r>
        <w:rPr>
          <w:rFonts w:hint="eastAsia"/>
        </w:rPr>
        <w:t>攻击模型</w:t>
      </w:r>
      <w:bookmarkEnd w:id="108"/>
      <w:bookmarkEnd w:id="109"/>
    </w:p>
    <w:p w:rsidR="00407368" w:rsidRPr="00407368" w:rsidRDefault="00407368" w:rsidP="00407368">
      <w:r>
        <w:object w:dxaOrig="1530" w:dyaOrig="972">
          <v:shape id="_x0000_i1043" type="#_x0000_t75" style="width:76.75pt;height:48.25pt" o:ole="">
            <v:imagedata r:id="rId65" o:title=""/>
          </v:shape>
          <o:OLEObject Type="Embed" ProgID="Excel.Sheet.12" ShapeID="_x0000_i1043" DrawAspect="Icon" ObjectID="_1554721919" r:id="rId66"/>
        </w:object>
      </w:r>
    </w:p>
    <w:p w:rsidR="00C06B94" w:rsidRPr="00EB1DB4" w:rsidRDefault="00C06B94" w:rsidP="00EB1DB4">
      <w:pPr>
        <w:pStyle w:val="a2"/>
        <w:ind w:leftChars="100" w:left="352" w:right="210" w:hanging="142"/>
        <w:rPr>
          <w:b/>
          <w:bCs w:val="0"/>
        </w:rPr>
      </w:pPr>
      <w:bookmarkStart w:id="110" w:name="_Toc418593194"/>
      <w:bookmarkStart w:id="111" w:name="_Toc480980088"/>
      <w:r w:rsidRPr="00EB1DB4">
        <w:rPr>
          <w:rFonts w:hint="eastAsia"/>
          <w:b/>
          <w:bCs w:val="0"/>
        </w:rPr>
        <w:t>安全需求列表</w:t>
      </w:r>
      <w:bookmarkEnd w:id="110"/>
      <w:bookmarkEnd w:id="111"/>
    </w:p>
    <w:tbl>
      <w:tblPr>
        <w:tblW w:w="8506" w:type="dxa"/>
        <w:tblInd w:w="-821" w:type="dxa"/>
        <w:tblLayout w:type="fixed"/>
        <w:tblCellMar>
          <w:top w:w="28" w:type="dxa"/>
          <w:left w:w="30" w:type="dxa"/>
          <w:bottom w:w="28" w:type="dxa"/>
          <w:right w:w="30" w:type="dxa"/>
        </w:tblCellMar>
        <w:tblLook w:val="00A0"/>
      </w:tblPr>
      <w:tblGrid>
        <w:gridCol w:w="4679"/>
        <w:gridCol w:w="2126"/>
        <w:gridCol w:w="1701"/>
      </w:tblGrid>
      <w:tr w:rsidR="007C40D0" w:rsidRPr="0028725C" w:rsidTr="007C40D0">
        <w:trPr>
          <w:trHeight w:val="469"/>
        </w:trPr>
        <w:tc>
          <w:tcPr>
            <w:tcW w:w="4679"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7C40D0" w:rsidRPr="005C2484" w:rsidRDefault="007C40D0" w:rsidP="002A5580">
            <w:pPr>
              <w:pStyle w:val="TableHeading"/>
              <w:jc w:val="center"/>
              <w:rPr>
                <w:rFonts w:ascii="Times New Roman" w:eastAsia="宋体" w:hAnsi="Times New Roman"/>
                <w:snapToGrid/>
                <w:kern w:val="0"/>
                <w:szCs w:val="20"/>
              </w:rPr>
            </w:pPr>
            <w:r w:rsidRPr="00EB3D32">
              <w:rPr>
                <w:rFonts w:ascii="Times New Roman" w:eastAsia="宋体" w:hAnsi="Times New Roman" w:hint="eastAsia"/>
                <w:snapToGrid/>
                <w:kern w:val="0"/>
                <w:szCs w:val="20"/>
              </w:rPr>
              <w:t>需求描述</w:t>
            </w:r>
            <w:r w:rsidRPr="00EB3D32">
              <w:rPr>
                <w:rFonts w:ascii="Times New Roman" w:eastAsia="宋体" w:hAnsi="Times New Roman"/>
                <w:snapToGrid/>
                <w:kern w:val="0"/>
                <w:szCs w:val="20"/>
              </w:rPr>
              <w:t>(</w:t>
            </w:r>
            <w:r w:rsidRPr="00EB3D32">
              <w:rPr>
                <w:rFonts w:ascii="Times New Roman" w:eastAsia="宋体" w:hAnsi="Times New Roman" w:hint="eastAsia"/>
                <w:snapToGrid/>
                <w:kern w:val="0"/>
                <w:szCs w:val="20"/>
              </w:rPr>
              <w:t>引用威胁分析中所有建议的消减措施</w:t>
            </w:r>
            <w:r w:rsidRPr="00EB3D32">
              <w:rPr>
                <w:rFonts w:ascii="Times New Roman" w:eastAsia="宋体" w:hAnsi="Times New Roman"/>
                <w:snapToGrid/>
                <w:kern w:val="0"/>
                <w:szCs w:val="20"/>
              </w:rPr>
              <w:t>)</w:t>
            </w:r>
          </w:p>
        </w:tc>
        <w:tc>
          <w:tcPr>
            <w:tcW w:w="2126"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7C40D0" w:rsidRPr="005C2484" w:rsidRDefault="007C40D0" w:rsidP="002A5580">
            <w:pPr>
              <w:pStyle w:val="TableHeading"/>
              <w:jc w:val="center"/>
              <w:rPr>
                <w:rFonts w:ascii="Times New Roman" w:eastAsia="宋体" w:hAnsi="Times New Roman"/>
                <w:snapToGrid/>
                <w:kern w:val="0"/>
                <w:szCs w:val="20"/>
              </w:rPr>
            </w:pPr>
            <w:r>
              <w:rPr>
                <w:rFonts w:ascii="Times New Roman" w:eastAsia="宋体" w:hAnsi="Times New Roman" w:hint="eastAsia"/>
                <w:snapToGrid/>
                <w:kern w:val="0"/>
                <w:szCs w:val="20"/>
              </w:rPr>
              <w:t>需求</w:t>
            </w:r>
            <w:r>
              <w:rPr>
                <w:rFonts w:ascii="Times New Roman" w:eastAsia="宋体" w:hAnsi="Times New Roman"/>
                <w:snapToGrid/>
                <w:kern w:val="0"/>
                <w:szCs w:val="20"/>
              </w:rPr>
              <w:t>来源</w:t>
            </w:r>
          </w:p>
        </w:tc>
        <w:tc>
          <w:tcPr>
            <w:tcW w:w="1701"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7C40D0" w:rsidRPr="005C2484" w:rsidRDefault="007C40D0" w:rsidP="002A5580">
            <w:pPr>
              <w:pStyle w:val="TableHeading"/>
              <w:jc w:val="center"/>
              <w:rPr>
                <w:rFonts w:ascii="Times New Roman" w:eastAsia="宋体" w:hAnsi="Times New Roman"/>
                <w:snapToGrid/>
                <w:kern w:val="0"/>
                <w:szCs w:val="20"/>
              </w:rPr>
            </w:pPr>
            <w:r>
              <w:rPr>
                <w:rFonts w:ascii="Times New Roman" w:eastAsia="宋体" w:hAnsi="Times New Roman" w:hint="eastAsia"/>
                <w:snapToGrid/>
                <w:kern w:val="0"/>
                <w:szCs w:val="20"/>
              </w:rPr>
              <w:t>分配模块</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spacing w:line="300" w:lineRule="auto"/>
              <w:rPr>
                <w:rFonts w:cs="Arial"/>
              </w:rPr>
            </w:pPr>
            <w:r w:rsidRPr="00F60F62">
              <w:rPr>
                <w:rFonts w:cs="Arial" w:hint="eastAsia"/>
              </w:rPr>
              <w:t>支持关闭广告</w:t>
            </w:r>
            <w:r w:rsidRPr="00F60F62">
              <w:rPr>
                <w:rFonts w:cs="Arial" w:hint="eastAsia"/>
              </w:rPr>
              <w:t>/</w:t>
            </w:r>
            <w:r w:rsidRPr="00F60F62">
              <w:rPr>
                <w:rFonts w:cs="Arial" w:hint="eastAsia"/>
              </w:rPr>
              <w:t>推送广告特性</w:t>
            </w:r>
          </w:p>
          <w:p w:rsidR="007C40D0" w:rsidRDefault="007C40D0" w:rsidP="00211928">
            <w:pPr>
              <w:spacing w:line="300" w:lineRule="auto"/>
              <w:rPr>
                <w:rFonts w:cs="Arial"/>
              </w:rPr>
            </w:pPr>
            <w:r w:rsidRPr="00F60F62">
              <w:rPr>
                <w:rFonts w:cs="Arial" w:hint="eastAsia"/>
              </w:rPr>
              <w:t>源自</w:t>
            </w:r>
            <w:r w:rsidRPr="00F60F62">
              <w:rPr>
                <w:rFonts w:cs="Arial" w:hint="eastAsia"/>
              </w:rPr>
              <w:t>GSMA Privacy Principles</w:t>
            </w:r>
            <w:r w:rsidRPr="00F60F62">
              <w:rPr>
                <w:rFonts w:cs="Arial" w:hint="eastAsia"/>
              </w:rPr>
              <w:t>。允许用户关闭应用中的广告推送功能，该功能可以根据地区特点或需求确定是否提供。</w:t>
            </w:r>
          </w:p>
        </w:tc>
        <w:tc>
          <w:tcPr>
            <w:tcW w:w="2126" w:type="dxa"/>
            <w:tcBorders>
              <w:top w:val="single" w:sz="6" w:space="0" w:color="000000"/>
              <w:left w:val="single" w:sz="6" w:space="0" w:color="000000"/>
              <w:bottom w:val="single" w:sz="6" w:space="0" w:color="000000"/>
              <w:right w:val="single" w:sz="6" w:space="0" w:color="000000"/>
            </w:tcBorders>
          </w:tcPr>
          <w:p w:rsidR="007C40D0" w:rsidRPr="00433C0E" w:rsidRDefault="007C40D0" w:rsidP="00211928">
            <w:pPr>
              <w:pStyle w:val="TableText"/>
              <w:rPr>
                <w:rFonts w:cs="Arial"/>
              </w:rPr>
            </w:pPr>
            <w:r>
              <w:rPr>
                <w:rFonts w:cs="Arial" w:hint="eastAsia"/>
              </w:rPr>
              <w:t>《</w:t>
            </w:r>
            <w:r w:rsidRPr="00F60F62">
              <w:rPr>
                <w:rFonts w:cs="Arial" w:hint="eastAsia"/>
              </w:rPr>
              <w:t>消费者</w:t>
            </w:r>
            <w:r w:rsidRPr="00F60F62">
              <w:rPr>
                <w:rFonts w:cs="Arial" w:hint="eastAsia"/>
              </w:rPr>
              <w:t>BG</w:t>
            </w:r>
            <w:r w:rsidRPr="00F60F62">
              <w:rPr>
                <w:rFonts w:cs="Arial" w:hint="eastAsia"/>
              </w:rPr>
              <w:t>隐私设计规范自检</w:t>
            </w:r>
            <w:r w:rsidRPr="00F60F62">
              <w:rPr>
                <w:rFonts w:cs="Arial" w:hint="eastAsia"/>
              </w:rPr>
              <w:t>checklist</w:t>
            </w:r>
            <w:r>
              <w:rPr>
                <w:rFonts w:cs="Arial"/>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Pr="00433C0E" w:rsidRDefault="007C40D0" w:rsidP="00211928">
            <w:pPr>
              <w:pStyle w:val="TableText"/>
              <w:rPr>
                <w:rFonts w:cs="Arial"/>
              </w:rPr>
            </w:pPr>
            <w:r w:rsidRPr="00F60F62">
              <w:rPr>
                <w:rFonts w:cs="Arial" w:hint="eastAsia"/>
              </w:rPr>
              <w:t>广告平台，需要开启广告功能，不关闭</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496FFC" w:rsidRDefault="007C40D0" w:rsidP="002A5580">
            <w:pPr>
              <w:spacing w:line="300" w:lineRule="auto"/>
              <w:rPr>
                <w:rFonts w:cs="Arial"/>
              </w:rPr>
            </w:pPr>
            <w:r>
              <w:rPr>
                <w:rFonts w:cs="Arial" w:hint="eastAsia"/>
              </w:rPr>
              <w:t>对于广告应用的审核，</w:t>
            </w:r>
            <w:r w:rsidRPr="00496FFC">
              <w:rPr>
                <w:rFonts w:cs="Arial" w:hint="eastAsia"/>
              </w:rPr>
              <w:t>由于广告推广的需要，无法通过严格的签名校验等方式进行限制，因此建议采</w:t>
            </w:r>
            <w:r w:rsidRPr="00496FFC">
              <w:rPr>
                <w:rFonts w:cs="Arial" w:hint="eastAsia"/>
              </w:rPr>
              <w:lastRenderedPageBreak/>
              <w:t>用如下方式应对：</w:t>
            </w:r>
          </w:p>
          <w:p w:rsidR="007C40D0" w:rsidRPr="00496FFC" w:rsidRDefault="007C40D0" w:rsidP="002A5580">
            <w:pPr>
              <w:spacing w:line="300" w:lineRule="auto"/>
              <w:rPr>
                <w:rFonts w:cs="Arial"/>
              </w:rPr>
            </w:pPr>
            <w:r w:rsidRPr="00496FFC">
              <w:rPr>
                <w:rFonts w:cs="Arial" w:hint="eastAsia"/>
              </w:rPr>
              <w:t>a)</w:t>
            </w:r>
            <w:r w:rsidRPr="00496FFC">
              <w:rPr>
                <w:rFonts w:cs="Arial" w:hint="eastAsia"/>
              </w:rPr>
              <w:tab/>
            </w:r>
            <w:r w:rsidRPr="00496FFC">
              <w:rPr>
                <w:rFonts w:cs="Arial" w:hint="eastAsia"/>
              </w:rPr>
              <w:t>通过开发者的行为分析、应用的获利情况分析，结合会员制度识别高信任度、高危的应用；</w:t>
            </w:r>
          </w:p>
          <w:p w:rsidR="007C40D0" w:rsidRDefault="007C40D0" w:rsidP="002A5580">
            <w:pPr>
              <w:spacing w:line="300" w:lineRule="auto"/>
              <w:rPr>
                <w:rFonts w:cs="Arial"/>
              </w:rPr>
            </w:pPr>
            <w:r w:rsidRPr="00496FFC">
              <w:rPr>
                <w:rFonts w:cs="Arial" w:hint="eastAsia"/>
              </w:rPr>
              <w:t>b)</w:t>
            </w:r>
            <w:r w:rsidRPr="00496FFC">
              <w:rPr>
                <w:rFonts w:cs="Arial" w:hint="eastAsia"/>
              </w:rPr>
              <w:tab/>
            </w:r>
            <w:r w:rsidRPr="00496FFC">
              <w:rPr>
                <w:rFonts w:cs="Arial" w:hint="eastAsia"/>
              </w:rPr>
              <w:t>对于高危的应用，人工方式重点监控，如有变相绕过审核的行为则进行事后惩罚（例如没收所有未提取的广告收入等）；</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Pr>
                <w:rFonts w:cs="Arial" w:hint="eastAsia"/>
              </w:rPr>
              <w:lastRenderedPageBreak/>
              <w:t>《广告</w:t>
            </w:r>
            <w:r>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报表系统</w:t>
            </w:r>
            <w:r>
              <w:rPr>
                <w:rFonts w:cs="Arial" w:hint="eastAsia"/>
              </w:rPr>
              <w:t>Report</w:t>
            </w:r>
          </w:p>
          <w:p w:rsidR="007C40D0" w:rsidRDefault="007C40D0" w:rsidP="00211928">
            <w:pPr>
              <w:pStyle w:val="TableText"/>
              <w:rPr>
                <w:rFonts w:cs="Arial"/>
              </w:rPr>
            </w:pPr>
            <w:r>
              <w:rPr>
                <w:rFonts w:cs="Arial" w:hint="eastAsia"/>
              </w:rPr>
              <w:t>画像系统</w:t>
            </w:r>
          </w:p>
          <w:p w:rsidR="007C40D0" w:rsidRDefault="007C40D0" w:rsidP="00211928">
            <w:pPr>
              <w:pStyle w:val="TableText"/>
              <w:rPr>
                <w:rFonts w:cs="Arial"/>
              </w:rPr>
            </w:pPr>
            <w:r>
              <w:rPr>
                <w:rFonts w:cs="Arial" w:hint="eastAsia"/>
              </w:rPr>
              <w:lastRenderedPageBreak/>
              <w:t xml:space="preserve">Inapp for </w:t>
            </w:r>
            <w:r>
              <w:rPr>
                <w:rFonts w:cs="Arial" w:hint="eastAsia"/>
              </w:rPr>
              <w:t>运营管理</w:t>
            </w:r>
          </w:p>
          <w:p w:rsidR="007C40D0" w:rsidRDefault="007C40D0" w:rsidP="00211928">
            <w:pPr>
              <w:pStyle w:val="TableText"/>
              <w:rPr>
                <w:rFonts w:cs="Arial"/>
              </w:rPr>
            </w:pPr>
            <w:r>
              <w:rPr>
                <w:rFonts w:cs="Arial" w:hint="eastAsia"/>
              </w:rPr>
              <w:t>开发者</w:t>
            </w:r>
            <w:r>
              <w:rPr>
                <w:rFonts w:cs="Arial" w:hint="eastAsia"/>
              </w:rPr>
              <w:t>portal</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lastRenderedPageBreak/>
              <w:t>对于广告主的审核：</w:t>
            </w:r>
          </w:p>
          <w:p w:rsidR="007C40D0" w:rsidRPr="00496FFC" w:rsidRDefault="007C40D0" w:rsidP="002A5580">
            <w:pPr>
              <w:pStyle w:val="TableText"/>
              <w:rPr>
                <w:rFonts w:cs="Arial"/>
              </w:rPr>
            </w:pPr>
            <w:r w:rsidRPr="00496FFC">
              <w:rPr>
                <w:rFonts w:cs="Arial" w:hint="eastAsia"/>
              </w:rPr>
              <w:t>1)</w:t>
            </w:r>
            <w:r w:rsidRPr="00496FFC">
              <w:rPr>
                <w:rFonts w:cs="Arial" w:hint="eastAsia"/>
              </w:rPr>
              <w:tab/>
            </w:r>
            <w:r w:rsidRPr="00496FFC">
              <w:rPr>
                <w:rFonts w:cs="Arial" w:hint="eastAsia"/>
              </w:rPr>
              <w:t>统一切换到华为账号体系；</w:t>
            </w:r>
          </w:p>
          <w:p w:rsidR="007C40D0" w:rsidRDefault="007C40D0" w:rsidP="002A5580">
            <w:pPr>
              <w:pStyle w:val="TableText"/>
              <w:rPr>
                <w:rFonts w:cs="Arial"/>
              </w:rPr>
            </w:pPr>
            <w:r w:rsidRPr="00496FFC">
              <w:rPr>
                <w:rFonts w:cs="Arial" w:hint="eastAsia"/>
              </w:rPr>
              <w:t>2)</w:t>
            </w:r>
            <w:r w:rsidRPr="00496FFC">
              <w:rPr>
                <w:rFonts w:cs="Arial" w:hint="eastAsia"/>
              </w:rPr>
              <w:tab/>
            </w:r>
            <w:r w:rsidRPr="00496FFC">
              <w:rPr>
                <w:rFonts w:cs="Arial" w:hint="eastAsia"/>
              </w:rPr>
              <w:t>对广告主增加实名校验机制，除了需要身份证等证明身份的材料外，如果是企业进行广告推广，还需要企业相关的信息，如营业执照、带有其他公章的函件或合同等；</w:t>
            </w:r>
          </w:p>
        </w:tc>
        <w:tc>
          <w:tcPr>
            <w:tcW w:w="2126" w:type="dxa"/>
            <w:tcBorders>
              <w:top w:val="single" w:sz="6" w:space="0" w:color="000000"/>
              <w:left w:val="single" w:sz="6" w:space="0" w:color="000000"/>
              <w:bottom w:val="single" w:sz="6" w:space="0" w:color="000000"/>
              <w:right w:val="single" w:sz="6" w:space="0" w:color="000000"/>
            </w:tcBorders>
          </w:tcPr>
          <w:p w:rsidR="007C40D0" w:rsidRPr="00F91D73" w:rsidRDefault="007C40D0" w:rsidP="00211928">
            <w:pPr>
              <w:pStyle w:val="TableText"/>
              <w:rPr>
                <w:rFonts w:cs="Arial"/>
              </w:rPr>
            </w:pPr>
            <w:r>
              <w:rPr>
                <w:rFonts w:cs="Arial" w:hint="eastAsia"/>
              </w:rPr>
              <w:t>《广告</w:t>
            </w:r>
            <w:r>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F91D73">
              <w:rPr>
                <w:rFonts w:cs="Arial" w:hint="eastAsia"/>
              </w:rPr>
              <w:t>InApp for</w:t>
            </w:r>
            <w:r w:rsidRPr="00F91D73">
              <w:rPr>
                <w:rFonts w:cs="Arial" w:hint="eastAsia"/>
              </w:rPr>
              <w:t>广告主</w:t>
            </w:r>
          </w:p>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针对</w:t>
            </w:r>
            <w:r>
              <w:rPr>
                <w:rFonts w:cs="Arial" w:hint="eastAsia"/>
              </w:rPr>
              <w:t>HTTPS</w:t>
            </w:r>
            <w:r>
              <w:rPr>
                <w:rFonts w:cs="Arial" w:hint="eastAsia"/>
              </w:rPr>
              <w:t>，</w:t>
            </w:r>
            <w:r w:rsidRPr="00496FFC">
              <w:rPr>
                <w:rFonts w:cs="Arial" w:hint="eastAsia"/>
              </w:rPr>
              <w:t>增强</w:t>
            </w:r>
            <w:r w:rsidRPr="00496FFC">
              <w:rPr>
                <w:rFonts w:cs="Arial" w:hint="eastAsia"/>
              </w:rPr>
              <w:t>F5</w:t>
            </w:r>
            <w:r w:rsidRPr="00496FFC">
              <w:rPr>
                <w:rFonts w:cs="Arial" w:hint="eastAsia"/>
              </w:rPr>
              <w:t>的安全配置，对于</w:t>
            </w:r>
            <w:r w:rsidRPr="00496FFC">
              <w:rPr>
                <w:rFonts w:cs="Arial" w:hint="eastAsia"/>
              </w:rPr>
              <w:t>HTTPS</w:t>
            </w:r>
            <w:r w:rsidRPr="00496FFC">
              <w:rPr>
                <w:rFonts w:cs="Arial" w:hint="eastAsia"/>
              </w:rPr>
              <w:t>强制使用</w:t>
            </w:r>
            <w:r w:rsidRPr="00496FFC">
              <w:rPr>
                <w:rFonts w:cs="Arial" w:hint="eastAsia"/>
              </w:rPr>
              <w:t>TLS1.2</w:t>
            </w:r>
            <w:r w:rsidRPr="00496FFC">
              <w:rPr>
                <w:rFonts w:cs="Arial" w:hint="eastAsia"/>
              </w:rPr>
              <w:t>，且加密套件选择安全性和效率较高的套件，如</w:t>
            </w:r>
            <w:r w:rsidRPr="00496FFC">
              <w:rPr>
                <w:rFonts w:cs="Arial" w:hint="eastAsia"/>
              </w:rPr>
              <w:t>TLS_RSA_WITH_AES_128_CBC_SHA</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Pr>
                <w:rFonts w:cs="Arial" w:hint="eastAsia"/>
              </w:rPr>
              <w:t>《广告</w:t>
            </w:r>
            <w:r>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sidRPr="009B43E3">
              <w:rPr>
                <w:rFonts w:cs="Arial" w:hint="eastAsia"/>
              </w:rPr>
              <w:t>增加检验机制，在创建广告任务时为素材生成校验码，校验码通过广告</w:t>
            </w:r>
            <w:r w:rsidRPr="009B43E3">
              <w:rPr>
                <w:rFonts w:cs="Arial" w:hint="eastAsia"/>
              </w:rPr>
              <w:t>SDK</w:t>
            </w:r>
            <w:r w:rsidRPr="009B43E3">
              <w:rPr>
                <w:rFonts w:cs="Arial" w:hint="eastAsia"/>
              </w:rPr>
              <w:t>和</w:t>
            </w:r>
            <w:r w:rsidRPr="009B43E3">
              <w:rPr>
                <w:rFonts w:cs="Arial" w:hint="eastAsia"/>
              </w:rPr>
              <w:t>ACD</w:t>
            </w:r>
            <w:r w:rsidRPr="009B43E3">
              <w:rPr>
                <w:rFonts w:cs="Arial" w:hint="eastAsia"/>
              </w:rPr>
              <w:t>之间的通道随广告任务信息传输，客户端获取素材后进行校验，及时发现恶意篡改并通过事件上报服务器</w:t>
            </w:r>
          </w:p>
        </w:tc>
        <w:tc>
          <w:tcPr>
            <w:tcW w:w="2126" w:type="dxa"/>
            <w:tcBorders>
              <w:top w:val="single" w:sz="6" w:space="0" w:color="000000"/>
              <w:left w:val="single" w:sz="6" w:space="0" w:color="000000"/>
              <w:bottom w:val="single" w:sz="6" w:space="0" w:color="000000"/>
              <w:right w:val="single" w:sz="6" w:space="0" w:color="000000"/>
            </w:tcBorders>
          </w:tcPr>
          <w:p w:rsidR="007C40D0" w:rsidRPr="00F91D73" w:rsidRDefault="007C40D0" w:rsidP="00211928">
            <w:pPr>
              <w:pStyle w:val="TableText"/>
              <w:rPr>
                <w:rFonts w:cs="Arial"/>
              </w:rPr>
            </w:pPr>
            <w:r>
              <w:rPr>
                <w:rFonts w:cs="Arial" w:hint="eastAsia"/>
              </w:rPr>
              <w:t>《广告</w:t>
            </w:r>
            <w:r>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F91D73">
              <w:rPr>
                <w:rFonts w:cs="Arial" w:hint="eastAsia"/>
              </w:rPr>
              <w:t>InApp for</w:t>
            </w:r>
            <w:r w:rsidRPr="00F91D73">
              <w:rPr>
                <w:rFonts w:cs="Arial" w:hint="eastAsia"/>
              </w:rPr>
              <w:t>广告主</w:t>
            </w:r>
            <w:r>
              <w:rPr>
                <w:rFonts w:cs="Arial" w:hint="eastAsia"/>
              </w:rPr>
              <w:t>，</w:t>
            </w:r>
            <w:r>
              <w:rPr>
                <w:rFonts w:cs="Arial" w:hint="eastAsia"/>
              </w:rPr>
              <w:t>SDK server</w:t>
            </w:r>
          </w:p>
          <w:p w:rsidR="007C40D0" w:rsidRDefault="007C40D0" w:rsidP="00211928">
            <w:pPr>
              <w:pStyle w:val="TableText"/>
              <w:rPr>
                <w:rFonts w:cs="Arial"/>
              </w:rPr>
            </w:pPr>
            <w:r>
              <w:rPr>
                <w:rFonts w:cs="Arial" w:hint="eastAsia"/>
              </w:rPr>
              <w:t>SDK</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sidRPr="00F91D73">
              <w:rPr>
                <w:rFonts w:cs="Arial" w:hint="eastAsia"/>
              </w:rPr>
              <w:t>为</w:t>
            </w:r>
            <w:proofErr w:type="spellStart"/>
            <w:r w:rsidRPr="00F91D73">
              <w:rPr>
                <w:rFonts w:cs="Arial" w:hint="eastAsia"/>
              </w:rPr>
              <w:t>InApp</w:t>
            </w:r>
            <w:proofErr w:type="spellEnd"/>
            <w:r w:rsidRPr="00F91D73">
              <w:rPr>
                <w:rFonts w:cs="Arial" w:hint="eastAsia"/>
              </w:rPr>
              <w:t xml:space="preserve"> for</w:t>
            </w:r>
            <w:r w:rsidRPr="00F91D73">
              <w:rPr>
                <w:rFonts w:cs="Arial" w:hint="eastAsia"/>
              </w:rPr>
              <w:t>广告主申请域名并使用</w:t>
            </w:r>
            <w:r w:rsidRPr="00F91D73">
              <w:rPr>
                <w:rFonts w:cs="Arial" w:hint="eastAsia"/>
              </w:rPr>
              <w:t>CA</w:t>
            </w:r>
            <w:r w:rsidRPr="00F91D73">
              <w:rPr>
                <w:rFonts w:cs="Arial" w:hint="eastAsia"/>
              </w:rPr>
              <w:t>签发的</w:t>
            </w:r>
            <w:proofErr w:type="spellStart"/>
            <w:r w:rsidRPr="00F91D73">
              <w:rPr>
                <w:rFonts w:cs="Arial" w:hint="eastAsia"/>
              </w:rPr>
              <w:t>hicloud</w:t>
            </w:r>
            <w:proofErr w:type="spellEnd"/>
            <w:r w:rsidRPr="00F91D73">
              <w:rPr>
                <w:rFonts w:cs="Arial" w:hint="eastAsia"/>
              </w:rPr>
              <w:t>的正式证书；</w:t>
            </w:r>
          </w:p>
        </w:tc>
        <w:tc>
          <w:tcPr>
            <w:tcW w:w="2126" w:type="dxa"/>
            <w:tcBorders>
              <w:top w:val="single" w:sz="6" w:space="0" w:color="000000"/>
              <w:left w:val="single" w:sz="6" w:space="0" w:color="000000"/>
              <w:bottom w:val="single" w:sz="6" w:space="0" w:color="000000"/>
              <w:right w:val="single" w:sz="6" w:space="0" w:color="000000"/>
            </w:tcBorders>
          </w:tcPr>
          <w:p w:rsidR="007C40D0" w:rsidRPr="00F91D73" w:rsidRDefault="007C40D0" w:rsidP="00211928">
            <w:pPr>
              <w:pStyle w:val="TableText"/>
              <w:rPr>
                <w:rFonts w:cs="Arial"/>
              </w:rPr>
            </w:pPr>
            <w:r w:rsidRPr="00DF09F6">
              <w:rPr>
                <w:rFonts w:cs="Arial" w:hint="eastAsia"/>
              </w:rPr>
              <w:t>《广告</w:t>
            </w:r>
            <w:r w:rsidRPr="00DF09F6">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F91D73">
              <w:rPr>
                <w:rFonts w:cs="Arial" w:hint="eastAsia"/>
              </w:rPr>
              <w:t>InApp for</w:t>
            </w:r>
            <w:r w:rsidRPr="00F91D73">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sidRPr="00F91D73">
              <w:rPr>
                <w:rFonts w:cs="Arial" w:hint="eastAsia"/>
              </w:rPr>
              <w:t>为</w:t>
            </w:r>
            <w:proofErr w:type="spellStart"/>
            <w:r w:rsidRPr="00F91D73">
              <w:rPr>
                <w:rFonts w:cs="Arial" w:hint="eastAsia"/>
              </w:rPr>
              <w:t>InApp</w:t>
            </w:r>
            <w:proofErr w:type="spellEnd"/>
            <w:r w:rsidRPr="00F91D73">
              <w:rPr>
                <w:rFonts w:cs="Arial" w:hint="eastAsia"/>
              </w:rPr>
              <w:t xml:space="preserve"> for</w:t>
            </w:r>
            <w:r w:rsidRPr="00F91D73">
              <w:rPr>
                <w:rFonts w:cs="Arial" w:hint="eastAsia"/>
              </w:rPr>
              <w:t>运营人员申请域名并使用</w:t>
            </w:r>
            <w:r w:rsidRPr="00F91D73">
              <w:rPr>
                <w:rFonts w:cs="Arial" w:hint="eastAsia"/>
              </w:rPr>
              <w:t>CA</w:t>
            </w:r>
            <w:r w:rsidRPr="00F91D73">
              <w:rPr>
                <w:rFonts w:cs="Arial" w:hint="eastAsia"/>
              </w:rPr>
              <w:t>签发的正式证书</w:t>
            </w:r>
          </w:p>
        </w:tc>
        <w:tc>
          <w:tcPr>
            <w:tcW w:w="2126" w:type="dxa"/>
            <w:tcBorders>
              <w:top w:val="single" w:sz="6" w:space="0" w:color="000000"/>
              <w:left w:val="single" w:sz="6" w:space="0" w:color="000000"/>
              <w:bottom w:val="single" w:sz="6" w:space="0" w:color="000000"/>
              <w:right w:val="single" w:sz="6" w:space="0" w:color="000000"/>
            </w:tcBorders>
          </w:tcPr>
          <w:p w:rsidR="007C40D0" w:rsidRPr="00F91D73" w:rsidRDefault="007C40D0" w:rsidP="00211928">
            <w:pPr>
              <w:pStyle w:val="TableText"/>
              <w:rPr>
                <w:rFonts w:cs="Arial"/>
              </w:rPr>
            </w:pPr>
            <w:r w:rsidRPr="00DF09F6">
              <w:rPr>
                <w:rFonts w:cs="Arial" w:hint="eastAsia"/>
              </w:rPr>
              <w:t>《广告</w:t>
            </w:r>
            <w:r w:rsidRPr="00DF09F6">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F91D73">
              <w:rPr>
                <w:rFonts w:cs="Arial" w:hint="eastAsia"/>
              </w:rPr>
              <w:t>InApp for</w:t>
            </w:r>
            <w:r w:rsidRPr="00F91D73">
              <w:rPr>
                <w:rFonts w:cs="Arial" w:hint="eastAsia"/>
              </w:rPr>
              <w:t>运营人员</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Pr>
                <w:rFonts w:cs="Arial" w:hint="eastAsia"/>
              </w:rPr>
              <w:t>对</w:t>
            </w:r>
            <w:proofErr w:type="spellStart"/>
            <w:r>
              <w:rPr>
                <w:rFonts w:cs="Arial" w:hint="eastAsia"/>
              </w:rPr>
              <w:t>MySQL</w:t>
            </w:r>
            <w:proofErr w:type="spellEnd"/>
            <w:r>
              <w:rPr>
                <w:rFonts w:cs="Arial" w:hint="eastAsia"/>
              </w:rPr>
              <w:t xml:space="preserve"> DB For </w:t>
            </w:r>
            <w:proofErr w:type="spellStart"/>
            <w:r>
              <w:rPr>
                <w:rFonts w:cs="Arial" w:hint="eastAsia"/>
              </w:rPr>
              <w:t>InApp</w:t>
            </w:r>
            <w:proofErr w:type="spellEnd"/>
            <w:r>
              <w:rPr>
                <w:rFonts w:cs="Arial" w:hint="eastAsia"/>
              </w:rPr>
              <w:t>，补充备份恢复机制，定期备份并在故障后可以快速恢复；</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DF09F6">
              <w:rPr>
                <w:rFonts w:cs="Arial" w:hint="eastAsia"/>
              </w:rPr>
              <w:t>《广告</w:t>
            </w:r>
            <w:r w:rsidRPr="00DF09F6">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MySQL DB For 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cs="Arial" w:hint="eastAsia"/>
              </w:rPr>
              <w:t>对</w:t>
            </w:r>
            <w:proofErr w:type="spellStart"/>
            <w:r>
              <w:rPr>
                <w:rFonts w:cs="Arial" w:hint="eastAsia"/>
              </w:rPr>
              <w:t>MySQL</w:t>
            </w:r>
            <w:proofErr w:type="spellEnd"/>
            <w:r>
              <w:rPr>
                <w:rFonts w:cs="Arial" w:hint="eastAsia"/>
              </w:rPr>
              <w:t xml:space="preserve"> DB for CC</w:t>
            </w:r>
            <w:r>
              <w:rPr>
                <w:rFonts w:cs="Arial" w:hint="eastAsia"/>
              </w:rPr>
              <w:t>：</w:t>
            </w:r>
          </w:p>
          <w:p w:rsidR="007C40D0" w:rsidRPr="0060342E" w:rsidRDefault="007C40D0" w:rsidP="002A5580">
            <w:pPr>
              <w:spacing w:line="300" w:lineRule="auto"/>
              <w:rPr>
                <w:rFonts w:cs="Arial"/>
              </w:rPr>
            </w:pPr>
            <w:r w:rsidRPr="0060342E">
              <w:rPr>
                <w:rFonts w:cs="Arial" w:hint="eastAsia"/>
              </w:rPr>
              <w:t>1)</w:t>
            </w:r>
            <w:r w:rsidRPr="0060342E">
              <w:rPr>
                <w:rFonts w:cs="Arial" w:hint="eastAsia"/>
              </w:rPr>
              <w:tab/>
            </w:r>
            <w:r w:rsidRPr="0060342E">
              <w:rPr>
                <w:rFonts w:cs="Arial" w:hint="eastAsia"/>
              </w:rPr>
              <w:t>对所有敏感信息进行加密存储，包括但不限于广告主的手机、详细地址等；</w:t>
            </w:r>
          </w:p>
          <w:p w:rsidR="007C40D0" w:rsidRPr="0060342E" w:rsidRDefault="007C40D0" w:rsidP="002A5580">
            <w:pPr>
              <w:spacing w:line="300" w:lineRule="auto"/>
              <w:rPr>
                <w:rFonts w:cs="Arial"/>
              </w:rPr>
            </w:pPr>
            <w:r w:rsidRPr="0060342E">
              <w:rPr>
                <w:rFonts w:cs="Arial" w:hint="eastAsia"/>
              </w:rPr>
              <w:t>2)</w:t>
            </w:r>
            <w:r w:rsidRPr="0060342E">
              <w:rPr>
                <w:rFonts w:cs="Arial" w:hint="eastAsia"/>
              </w:rPr>
              <w:tab/>
            </w:r>
            <w:r w:rsidRPr="0060342E">
              <w:rPr>
                <w:rFonts w:cs="Arial" w:hint="eastAsia"/>
              </w:rPr>
              <w:t>按规范使用密钥，消除硬编码密钥问题，采用密钥分层管理结构生成和管理密钥，具体请参见《威胁消减方案库》的</w:t>
            </w:r>
            <w:r w:rsidRPr="0060342E">
              <w:rPr>
                <w:rFonts w:cs="Arial" w:hint="eastAsia"/>
              </w:rPr>
              <w:t>6.3</w:t>
            </w:r>
            <w:r w:rsidRPr="0060342E">
              <w:rPr>
                <w:rFonts w:cs="Arial" w:hint="eastAsia"/>
              </w:rPr>
              <w:t>，或参考礼包和云文件夹业务中类似处理的实现；</w:t>
            </w:r>
          </w:p>
          <w:p w:rsidR="007C40D0" w:rsidRDefault="007C40D0" w:rsidP="002A5580">
            <w:pPr>
              <w:spacing w:line="300" w:lineRule="auto"/>
              <w:rPr>
                <w:rFonts w:cs="Arial"/>
              </w:rPr>
            </w:pPr>
            <w:r w:rsidRPr="0060342E">
              <w:rPr>
                <w:rFonts w:cs="Arial" w:hint="eastAsia"/>
              </w:rPr>
              <w:t>3)</w:t>
            </w:r>
            <w:r w:rsidRPr="0060342E">
              <w:rPr>
                <w:rFonts w:cs="Arial" w:hint="eastAsia"/>
              </w:rPr>
              <w:tab/>
            </w:r>
            <w:r w:rsidRPr="0060342E">
              <w:rPr>
                <w:rFonts w:cs="Arial" w:hint="eastAsia"/>
              </w:rPr>
              <w:t>盐值需每个账号</w:t>
            </w:r>
            <w:r>
              <w:rPr>
                <w:rFonts w:cs="Arial" w:hint="eastAsia"/>
              </w:rPr>
              <w:t>单独分配，</w:t>
            </w:r>
            <w:r w:rsidRPr="0060342E">
              <w:rPr>
                <w:rFonts w:cs="Arial" w:hint="eastAsia"/>
              </w:rPr>
              <w:t>至少</w:t>
            </w:r>
            <w:r w:rsidRPr="0060342E">
              <w:rPr>
                <w:rFonts w:cs="Arial" w:hint="eastAsia"/>
              </w:rPr>
              <w:t>8</w:t>
            </w:r>
            <w:r w:rsidRPr="0060342E">
              <w:rPr>
                <w:rFonts w:cs="Arial" w:hint="eastAsia"/>
              </w:rPr>
              <w:t>字节安全随机数，且在密码变更后均需要重置盐值；</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DF09F6">
              <w:rPr>
                <w:rFonts w:cs="Arial" w:hint="eastAsia"/>
              </w:rPr>
              <w:t>《广告</w:t>
            </w:r>
            <w:r w:rsidRPr="00DF09F6">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lastRenderedPageBreak/>
              <w:t>对于</w:t>
            </w:r>
            <w:r>
              <w:rPr>
                <w:rFonts w:cs="Arial" w:hint="eastAsia"/>
              </w:rPr>
              <w:t>MySQL DB for CC</w:t>
            </w:r>
            <w:r>
              <w:rPr>
                <w:rFonts w:cs="Arial" w:hint="eastAsia"/>
              </w:rPr>
              <w:t>中的管理员操作日志表：</w:t>
            </w:r>
          </w:p>
          <w:p w:rsidR="007C40D0" w:rsidRDefault="007C40D0" w:rsidP="002A5580">
            <w:pPr>
              <w:pStyle w:val="TableText"/>
              <w:rPr>
                <w:rFonts w:cs="Arial"/>
              </w:rPr>
            </w:pPr>
            <w:r w:rsidRPr="00501F04">
              <w:rPr>
                <w:rFonts w:cs="Arial" w:hint="eastAsia"/>
              </w:rPr>
              <w:t>对大小进行限制，并增加日志定期备份和转储方案，同时在备份和转储时制定完整性校验机制；</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DF09F6">
              <w:rPr>
                <w:rFonts w:cs="Arial" w:hint="eastAsia"/>
              </w:rPr>
              <w:t>《广告</w:t>
            </w:r>
            <w:r w:rsidRPr="00DF09F6">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MySQL DB for 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cs="Arial" w:hint="eastAsia"/>
              </w:rPr>
              <w:t>对于</w:t>
            </w:r>
            <w:r>
              <w:rPr>
                <w:rFonts w:cs="Arial" w:hint="eastAsia"/>
              </w:rPr>
              <w:t>HBASE</w:t>
            </w:r>
            <w:r>
              <w:rPr>
                <w:rFonts w:cs="Arial" w:hint="eastAsia"/>
              </w:rPr>
              <w:t>：</w:t>
            </w:r>
          </w:p>
          <w:p w:rsidR="007C40D0" w:rsidRPr="008D04EB" w:rsidRDefault="007C40D0" w:rsidP="002A5580">
            <w:pPr>
              <w:spacing w:line="300" w:lineRule="auto"/>
              <w:rPr>
                <w:rFonts w:cs="Arial"/>
              </w:rPr>
            </w:pPr>
            <w:r w:rsidRPr="008D04EB">
              <w:rPr>
                <w:rFonts w:cs="Arial" w:hint="eastAsia"/>
              </w:rPr>
              <w:t>1)</w:t>
            </w:r>
            <w:r w:rsidRPr="008D04EB">
              <w:rPr>
                <w:rFonts w:cs="Arial" w:hint="eastAsia"/>
              </w:rPr>
              <w:tab/>
            </w:r>
            <w:r w:rsidRPr="008D04EB">
              <w:rPr>
                <w:rFonts w:cs="Arial" w:hint="eastAsia"/>
              </w:rPr>
              <w:t>增加双机或集群机制，保证可靠性；</w:t>
            </w:r>
          </w:p>
          <w:p w:rsidR="007C40D0" w:rsidRDefault="007C40D0" w:rsidP="002A5580">
            <w:pPr>
              <w:spacing w:line="300" w:lineRule="auto"/>
              <w:rPr>
                <w:rFonts w:cs="Arial"/>
              </w:rPr>
            </w:pPr>
            <w:r w:rsidRPr="008D04EB">
              <w:rPr>
                <w:rFonts w:cs="Arial" w:hint="eastAsia"/>
              </w:rPr>
              <w:t>2)</w:t>
            </w:r>
            <w:r w:rsidRPr="008D04EB">
              <w:rPr>
                <w:rFonts w:cs="Arial" w:hint="eastAsia"/>
              </w:rPr>
              <w:tab/>
            </w:r>
            <w:r w:rsidRPr="008D04EB">
              <w:rPr>
                <w:rFonts w:cs="Arial" w:hint="eastAsia"/>
              </w:rPr>
              <w:t>存储空间将满时（</w:t>
            </w:r>
            <w:r w:rsidRPr="008D04EB">
              <w:rPr>
                <w:rFonts w:cs="Arial" w:hint="eastAsia"/>
              </w:rPr>
              <w:t>80%</w:t>
            </w:r>
            <w:r w:rsidRPr="008D04EB">
              <w:rPr>
                <w:rFonts w:cs="Arial" w:hint="eastAsia"/>
              </w:rPr>
              <w:t>）提前进行告警，提醒运维及时处理；</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Hbase</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6F537F">
              <w:rPr>
                <w:rFonts w:cs="Arial" w:hint="eastAsia"/>
              </w:rPr>
              <w:t>SDKServer</w:t>
            </w:r>
            <w:proofErr w:type="spellEnd"/>
            <w:r w:rsidRPr="004F214C">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Pr="006F537F"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6F537F">
              <w:rPr>
                <w:rFonts w:cs="Arial"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28725C" w:rsidRDefault="007C40D0" w:rsidP="002A5580">
            <w:pPr>
              <w:pStyle w:val="TableText"/>
              <w:rPr>
                <w:rFonts w:cs="Arial"/>
              </w:rPr>
            </w:pPr>
            <w:r w:rsidRPr="006F537F">
              <w:rPr>
                <w:rFonts w:cs="Arial" w:hint="eastAsia"/>
              </w:rPr>
              <w:t>SDKServer</w:t>
            </w:r>
            <w:r>
              <w:rPr>
                <w:rFonts w:cs="Arial" w:hint="eastAsia"/>
              </w:rPr>
              <w:t>：广告</w:t>
            </w:r>
            <w:r>
              <w:rPr>
                <w:rFonts w:cs="Arial" w:hint="eastAsia"/>
              </w:rPr>
              <w:t>SDK</w:t>
            </w:r>
            <w:r>
              <w:rPr>
                <w:rFonts w:cs="Arial" w:hint="eastAsia"/>
              </w:rPr>
              <w:t>默认设置广告最长展示时间保护机制，当服务器返回的广告展示时间过长时，使用本地默认的最长展示时间；</w:t>
            </w:r>
          </w:p>
        </w:tc>
        <w:tc>
          <w:tcPr>
            <w:tcW w:w="2126" w:type="dxa"/>
            <w:tcBorders>
              <w:top w:val="single" w:sz="6" w:space="0" w:color="000000"/>
              <w:left w:val="single" w:sz="6" w:space="0" w:color="000000"/>
              <w:bottom w:val="single" w:sz="6" w:space="0" w:color="000000"/>
              <w:right w:val="single" w:sz="6" w:space="0" w:color="000000"/>
            </w:tcBorders>
          </w:tcPr>
          <w:p w:rsidR="007C40D0" w:rsidRPr="006F537F"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6F537F">
              <w:rPr>
                <w:rFonts w:cs="Arial"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760F25" w:rsidRDefault="007C40D0" w:rsidP="002A5580">
            <w:pPr>
              <w:spacing w:line="300" w:lineRule="auto"/>
              <w:rPr>
                <w:rFonts w:cs="Arial"/>
              </w:rPr>
            </w:pPr>
            <w:proofErr w:type="spellStart"/>
            <w:r w:rsidRPr="006F537F">
              <w:rPr>
                <w:rFonts w:cs="Arial" w:hint="eastAsia"/>
              </w:rPr>
              <w:t>SDKServer</w:t>
            </w:r>
            <w:proofErr w:type="spellEnd"/>
            <w:r>
              <w:rPr>
                <w:rFonts w:cs="Arial" w:hint="eastAsia"/>
              </w:rPr>
              <w:t>：</w:t>
            </w:r>
            <w:r w:rsidRPr="00760F25">
              <w:rPr>
                <w:rFonts w:cs="Arial" w:hint="eastAsia"/>
              </w:rPr>
              <w:t>在服务进程内部对接口的调用进行时延记录，并在</w:t>
            </w:r>
            <w:proofErr w:type="spellStart"/>
            <w:r w:rsidRPr="00760F25">
              <w:rPr>
                <w:rFonts w:cs="Arial" w:hint="eastAsia"/>
              </w:rPr>
              <w:t>Zabbix</w:t>
            </w:r>
            <w:proofErr w:type="spellEnd"/>
            <w:r w:rsidRPr="00760F25">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Pr="006F537F"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6F537F">
              <w:rPr>
                <w:rFonts w:cs="Arial"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6F537F">
              <w:rPr>
                <w:rFonts w:cs="Arial" w:hint="eastAsia"/>
              </w:rPr>
              <w:t>SDKServer</w:t>
            </w:r>
            <w:r>
              <w:rPr>
                <w:rFonts w:cs="Arial" w:hint="eastAsia"/>
              </w:rPr>
              <w:t>：</w:t>
            </w:r>
            <w:r w:rsidRPr="00090177">
              <w:rPr>
                <w:rFonts w:cs="Arial" w:hint="eastAsia"/>
              </w:rPr>
              <w:t>完善</w:t>
            </w:r>
            <w:r w:rsidRPr="00090177">
              <w:rPr>
                <w:rFonts w:cs="Arial" w:hint="eastAsia"/>
              </w:rPr>
              <w:t>CA</w:t>
            </w:r>
            <w:r w:rsidRPr="00090177">
              <w:rPr>
                <w:rFonts w:cs="Arial" w:hint="eastAsia"/>
              </w:rPr>
              <w:t>证书的管理，通过定期巡检在证书过期前及时预警并更新</w:t>
            </w:r>
          </w:p>
        </w:tc>
        <w:tc>
          <w:tcPr>
            <w:tcW w:w="2126" w:type="dxa"/>
            <w:tcBorders>
              <w:top w:val="single" w:sz="6" w:space="0" w:color="000000"/>
              <w:left w:val="single" w:sz="6" w:space="0" w:color="000000"/>
              <w:bottom w:val="single" w:sz="6" w:space="0" w:color="000000"/>
              <w:right w:val="single" w:sz="6" w:space="0" w:color="000000"/>
            </w:tcBorders>
          </w:tcPr>
          <w:p w:rsidR="007C40D0" w:rsidRPr="006F537F"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6F537F">
              <w:rPr>
                <w:rFonts w:cs="Arial"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6F537F">
              <w:rPr>
                <w:rFonts w:cs="Arial" w:hint="eastAsia"/>
              </w:rPr>
              <w:t>SDKServer</w:t>
            </w:r>
            <w:proofErr w:type="spellEnd"/>
            <w:r>
              <w:rPr>
                <w:rFonts w:cs="Arial" w:hint="eastAsia"/>
              </w:rPr>
              <w:t>:</w:t>
            </w:r>
            <w:r w:rsidRPr="00796F4C">
              <w:rPr>
                <w:rFonts w:cs="Arial" w:hint="eastAsia"/>
              </w:rPr>
              <w:t>关闭服务进程运行账号的远程登录权限</w:t>
            </w:r>
          </w:p>
        </w:tc>
        <w:tc>
          <w:tcPr>
            <w:tcW w:w="2126" w:type="dxa"/>
            <w:tcBorders>
              <w:top w:val="single" w:sz="6" w:space="0" w:color="000000"/>
              <w:left w:val="single" w:sz="6" w:space="0" w:color="000000"/>
              <w:bottom w:val="single" w:sz="6" w:space="0" w:color="000000"/>
              <w:right w:val="single" w:sz="6" w:space="0" w:color="000000"/>
            </w:tcBorders>
          </w:tcPr>
          <w:p w:rsidR="007C40D0" w:rsidRPr="006F537F"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6F537F">
              <w:rPr>
                <w:rFonts w:cs="Arial" w:hint="eastAsia"/>
              </w:rPr>
              <w:t>SDKServer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Pr>
                <w:rFonts w:cs="Arial" w:hint="eastAsia"/>
              </w:rPr>
              <w:t>ACD</w:t>
            </w:r>
            <w:r>
              <w:rPr>
                <w:rFonts w:cs="Arial" w:hint="eastAsia"/>
              </w:rPr>
              <w:t>：</w:t>
            </w:r>
            <w:r w:rsidRPr="004F214C">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Pr>
                <w:rFonts w:cs="Arial" w:hint="eastAsia"/>
              </w:rPr>
              <w:t>ACD:</w:t>
            </w:r>
            <w:r w:rsidRPr="00821A6B">
              <w:rPr>
                <w:rFonts w:cs="Arial" w:hint="eastAsia"/>
              </w:rPr>
              <w:t>生成话单文件时，在一个话单文件终结时，对话单文件内容进行一次</w:t>
            </w:r>
            <w:r>
              <w:rPr>
                <w:rFonts w:cs="Arial" w:hint="eastAsia"/>
              </w:rPr>
              <w:t>SHA256</w:t>
            </w:r>
            <w:r>
              <w:rPr>
                <w:rFonts w:cs="Arial" w:hint="eastAsia"/>
              </w:rPr>
              <w:t>的哈希</w:t>
            </w:r>
            <w:r w:rsidRPr="00821A6B">
              <w:rPr>
                <w:rFonts w:cs="Arial" w:hint="eastAsia"/>
              </w:rPr>
              <w:t>，并将</w:t>
            </w:r>
            <w:r>
              <w:rPr>
                <w:rFonts w:cs="Arial" w:hint="eastAsia"/>
              </w:rPr>
              <w:t>哈希</w:t>
            </w:r>
            <w:r w:rsidRPr="00821A6B">
              <w:rPr>
                <w:rFonts w:cs="Arial" w:hint="eastAsia"/>
              </w:rPr>
              <w:t>值</w:t>
            </w:r>
            <w:r>
              <w:rPr>
                <w:rFonts w:cs="Arial" w:hint="eastAsia"/>
              </w:rPr>
              <w:t>存放在另外一个文件中，供提取方进行校验</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Pr>
                <w:rFonts w:cs="Arial" w:hint="eastAsia"/>
              </w:rPr>
              <w:t>ACD:</w:t>
            </w:r>
            <w:r w:rsidRPr="008F272A">
              <w:rPr>
                <w:rFonts w:cs="Arial" w:hint="eastAsia"/>
              </w:rPr>
              <w:t xml:space="preserve"> </w:t>
            </w:r>
            <w:r w:rsidRPr="008F272A">
              <w:rPr>
                <w:rFonts w:cs="Arial" w:hint="eastAsia"/>
              </w:rPr>
              <w:t>话单里面的</w:t>
            </w:r>
            <w:r w:rsidRPr="008F272A">
              <w:rPr>
                <w:rFonts w:cs="Arial" w:hint="eastAsia"/>
              </w:rPr>
              <w:t>IMEI</w:t>
            </w:r>
            <w:r w:rsidRPr="008F272A">
              <w:rPr>
                <w:rFonts w:cs="Arial" w:hint="eastAsia"/>
              </w:rPr>
              <w:t>、</w:t>
            </w:r>
            <w:r w:rsidRPr="008F272A">
              <w:rPr>
                <w:rFonts w:cs="Arial" w:hint="eastAsia"/>
              </w:rPr>
              <w:t>Android ID</w:t>
            </w:r>
            <w:r w:rsidRPr="008F272A">
              <w:rPr>
                <w:rFonts w:cs="Arial" w:hint="eastAsia"/>
              </w:rPr>
              <w:t>等个人信息做了</w:t>
            </w:r>
            <w:r w:rsidRPr="008F272A">
              <w:rPr>
                <w:rFonts w:cs="Arial" w:hint="eastAsia"/>
              </w:rPr>
              <w:t>AES256</w:t>
            </w:r>
            <w:r w:rsidRPr="008F272A">
              <w:rPr>
                <w:rFonts w:cs="Arial" w:hint="eastAsia"/>
              </w:rPr>
              <w:t>加密，但密钥在代码中写死，为硬编码方式；</w:t>
            </w:r>
            <w:r>
              <w:rPr>
                <w:rFonts w:cs="Arial" w:hint="eastAsia"/>
              </w:rPr>
              <w:t>建议采用</w:t>
            </w:r>
            <w:r w:rsidRPr="0055664D">
              <w:rPr>
                <w:rFonts w:cs="Arial" w:hint="eastAsia"/>
              </w:rPr>
              <w:t>密钥分层管理结构生成和管理密钥，具体请参见《威胁消减方案库》的</w:t>
            </w:r>
            <w:r w:rsidRPr="0055664D">
              <w:rPr>
                <w:rFonts w:cs="Arial" w:hint="eastAsia"/>
              </w:rPr>
              <w:t>6.3</w:t>
            </w:r>
            <w:r w:rsidRPr="0055664D">
              <w:rPr>
                <w:rFonts w:cs="Arial" w:hint="eastAsia"/>
              </w:rPr>
              <w:t>，或参考礼包和云文件夹业务中类似处理的实现；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0038D1" w:rsidRDefault="007C40D0" w:rsidP="002A5580">
            <w:pPr>
              <w:spacing w:line="300" w:lineRule="auto"/>
              <w:rPr>
                <w:rFonts w:cs="Arial"/>
              </w:rPr>
            </w:pPr>
            <w:r>
              <w:rPr>
                <w:rFonts w:cs="Arial" w:hint="eastAsia"/>
              </w:rPr>
              <w:t>ACD:</w:t>
            </w:r>
            <w:r w:rsidRPr="000038D1">
              <w:rPr>
                <w:rFonts w:cs="Arial" w:hint="eastAsia"/>
              </w:rPr>
              <w:t>在服务进程内部对接口的调用进行时延记录，并在</w:t>
            </w:r>
            <w:proofErr w:type="spellStart"/>
            <w:r w:rsidRPr="000038D1">
              <w:rPr>
                <w:rFonts w:cs="Arial" w:hint="eastAsia"/>
              </w:rPr>
              <w:t>Zabbix</w:t>
            </w:r>
            <w:proofErr w:type="spellEnd"/>
            <w:r w:rsidRPr="000038D1">
              <w:rPr>
                <w:rFonts w:cs="Arial" w:hint="eastAsia"/>
              </w:rPr>
              <w:t>进行时延监控，及时发现进程异常并手动恢复；</w:t>
            </w:r>
          </w:p>
          <w:p w:rsidR="007C40D0" w:rsidRPr="00AA38BA" w:rsidRDefault="007C40D0" w:rsidP="002A5580">
            <w:pPr>
              <w:spacing w:line="300" w:lineRule="auto"/>
              <w:rPr>
                <w:rFonts w:cs="Arial"/>
              </w:rPr>
            </w:pP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AA38BA" w:rsidRDefault="007C40D0" w:rsidP="002A5580">
            <w:pPr>
              <w:spacing w:line="300" w:lineRule="auto"/>
              <w:rPr>
                <w:rFonts w:cs="Arial"/>
              </w:rPr>
            </w:pPr>
            <w:r>
              <w:rPr>
                <w:rFonts w:cs="Arial" w:hint="eastAsia"/>
              </w:rPr>
              <w:lastRenderedPageBreak/>
              <w:t>ACD</w:t>
            </w:r>
            <w:r>
              <w:rPr>
                <w:rFonts w:cs="Arial" w:hint="eastAsia"/>
              </w:rPr>
              <w:t>：</w:t>
            </w:r>
            <w:r w:rsidRPr="00090177">
              <w:rPr>
                <w:rFonts w:cs="Arial" w:hint="eastAsia"/>
              </w:rPr>
              <w:t>完善</w:t>
            </w:r>
            <w:r w:rsidRPr="00090177">
              <w:rPr>
                <w:rFonts w:cs="Arial" w:hint="eastAsia"/>
              </w:rPr>
              <w:t>CA</w:t>
            </w:r>
            <w:r w:rsidRPr="00090177">
              <w:rPr>
                <w:rFonts w:cs="Arial" w:hint="eastAsia"/>
              </w:rPr>
              <w:t>证书的管理，通过定期巡检在证书过期前及时预警并更新；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8B292C">
              <w:rPr>
                <w:rFonts w:cs="Arial" w:hint="eastAsia"/>
              </w:rPr>
              <w:t>《广告</w:t>
            </w:r>
            <w:r w:rsidRPr="008B292C">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cs="Arial" w:hint="eastAsia"/>
              </w:rPr>
              <w:t>ACD</w:t>
            </w:r>
            <w:r>
              <w:rPr>
                <w:rFonts w:cs="Arial" w:hint="eastAsia"/>
              </w:rPr>
              <w:t>：</w:t>
            </w:r>
            <w:r w:rsidRPr="00696393">
              <w:rPr>
                <w:rFonts w:cs="Arial" w:hint="eastAsia"/>
              </w:rPr>
              <w:t>关闭服务进程运行账号的远程登录权限</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5307A9" w:rsidRDefault="007C40D0" w:rsidP="002A5580">
            <w:pPr>
              <w:spacing w:line="300" w:lineRule="auto"/>
              <w:rPr>
                <w:rFonts w:cs="Arial"/>
              </w:rPr>
            </w:pPr>
            <w:proofErr w:type="spellStart"/>
            <w:r>
              <w:rPr>
                <w:rFonts w:hint="eastAsia"/>
              </w:rPr>
              <w:t>ContentServer</w:t>
            </w:r>
            <w:proofErr w:type="spellEnd"/>
            <w:r>
              <w:rPr>
                <w:rFonts w:hint="eastAsia"/>
              </w:rPr>
              <w:t>:</w:t>
            </w:r>
            <w:r w:rsidRPr="005307A9">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ContentServer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hint="eastAsia"/>
              </w:rPr>
              <w:t>ContentServer:</w:t>
            </w:r>
            <w:r>
              <w:rPr>
                <w:rFonts w:cs="Arial" w:hint="eastAsia"/>
              </w:rPr>
              <w:t>增加检验机制，上传广告素材时为素材生成校验码，校验码通过广告</w:t>
            </w:r>
            <w:r>
              <w:rPr>
                <w:rFonts w:cs="Arial" w:hint="eastAsia"/>
              </w:rPr>
              <w:t>SDK</w:t>
            </w:r>
            <w:r>
              <w:rPr>
                <w:rFonts w:cs="Arial" w:hint="eastAsia"/>
              </w:rPr>
              <w:t>和</w:t>
            </w:r>
            <w:r>
              <w:rPr>
                <w:rFonts w:cs="Arial" w:hint="eastAsia"/>
              </w:rPr>
              <w:t>ACD</w:t>
            </w:r>
            <w:r>
              <w:rPr>
                <w:rFonts w:cs="Arial" w:hint="eastAsia"/>
              </w:rPr>
              <w:t>之间的</w:t>
            </w:r>
            <w:r>
              <w:rPr>
                <w:rFonts w:cs="Arial" w:hint="eastAsia"/>
              </w:rPr>
              <w:t>https</w:t>
            </w:r>
            <w:r>
              <w:rPr>
                <w:rFonts w:cs="Arial" w:hint="eastAsia"/>
              </w:rPr>
              <w:t>通道传输，客户端获取素材后进行校验，及时发现恶意篡改并通过事件上报服务器</w:t>
            </w:r>
            <w:r w:rsidRPr="004C3E10">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ContentServer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r w:rsidRPr="00821A6B">
              <w:rPr>
                <w:rFonts w:cs="Arial" w:hint="eastAsia"/>
              </w:rPr>
              <w:t>生成话单文件时，在一个</w:t>
            </w:r>
            <w:r w:rsidRPr="00AF11DE">
              <w:rPr>
                <w:rFonts w:ascii="Calibri" w:hAnsi="Calibri" w:cs="Arial" w:hint="eastAsia"/>
                <w:kern w:val="2"/>
                <w:sz w:val="22"/>
              </w:rPr>
              <w:t>话单文件终结时，对话单文件内容进行一次</w:t>
            </w:r>
            <w:r>
              <w:rPr>
                <w:rFonts w:cs="Arial" w:hint="eastAsia"/>
              </w:rPr>
              <w:t>SHA256</w:t>
            </w:r>
            <w:r>
              <w:rPr>
                <w:rFonts w:cs="Arial" w:hint="eastAsia"/>
              </w:rPr>
              <w:t>的哈希</w:t>
            </w:r>
            <w:r w:rsidRPr="00821A6B">
              <w:rPr>
                <w:rFonts w:cs="Arial" w:hint="eastAsia"/>
              </w:rPr>
              <w:t>，并将</w:t>
            </w:r>
            <w:r>
              <w:rPr>
                <w:rFonts w:cs="Arial" w:hint="eastAsia"/>
              </w:rPr>
              <w:t>哈希</w:t>
            </w:r>
            <w:r w:rsidRPr="00821A6B">
              <w:rPr>
                <w:rFonts w:cs="Arial" w:hint="eastAsia"/>
              </w:rPr>
              <w:t>值</w:t>
            </w:r>
            <w:r>
              <w:rPr>
                <w:rFonts w:cs="Arial" w:hint="eastAsia"/>
              </w:rPr>
              <w:t>存放在另外一个文件中，供提取方进行校验</w:t>
            </w:r>
            <w:r w:rsidRPr="00AF11DE">
              <w:rPr>
                <w:rFonts w:ascii="Calibri" w:hAnsi="Calibri" w:cs="Arial" w:hint="eastAsia"/>
                <w:kern w:val="2"/>
                <w:sz w:val="22"/>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ContentServer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821A6B">
              <w:rPr>
                <w:rFonts w:cs="Arial" w:hint="eastAsia"/>
              </w:rPr>
              <w:t>C</w:t>
            </w:r>
            <w:r>
              <w:rPr>
                <w:rFonts w:cs="Arial" w:hint="eastAsia"/>
              </w:rPr>
              <w:t>ontent</w:t>
            </w:r>
            <w:r w:rsidRPr="00821A6B">
              <w:rPr>
                <w:rFonts w:cs="Arial" w:hint="eastAsia"/>
              </w:rPr>
              <w:t>S</w:t>
            </w:r>
            <w:r>
              <w:rPr>
                <w:rFonts w:cs="Arial" w:hint="eastAsia"/>
              </w:rPr>
              <w:t>erver</w:t>
            </w:r>
            <w:proofErr w:type="spellEnd"/>
            <w:r w:rsidRPr="008F272A">
              <w:rPr>
                <w:rFonts w:cs="Arial" w:hint="eastAsia"/>
              </w:rPr>
              <w:t>话单里面的</w:t>
            </w:r>
            <w:r w:rsidRPr="008F272A">
              <w:rPr>
                <w:rFonts w:cs="Arial" w:hint="eastAsia"/>
              </w:rPr>
              <w:t>IMEI</w:t>
            </w:r>
            <w:r w:rsidRPr="008F272A">
              <w:rPr>
                <w:rFonts w:cs="Arial" w:hint="eastAsia"/>
              </w:rPr>
              <w:t>、</w:t>
            </w:r>
            <w:r w:rsidRPr="008F272A">
              <w:rPr>
                <w:rFonts w:cs="Arial" w:hint="eastAsia"/>
              </w:rPr>
              <w:t>Android ID</w:t>
            </w:r>
            <w:r w:rsidRPr="008F272A">
              <w:rPr>
                <w:rFonts w:cs="Arial" w:hint="eastAsia"/>
              </w:rPr>
              <w:t>等个人信息做了</w:t>
            </w:r>
            <w:r w:rsidRPr="008F272A">
              <w:rPr>
                <w:rFonts w:cs="Arial" w:hint="eastAsia"/>
              </w:rPr>
              <w:t>AES256</w:t>
            </w:r>
            <w:r w:rsidRPr="008F272A">
              <w:rPr>
                <w:rFonts w:cs="Arial" w:hint="eastAsia"/>
              </w:rPr>
              <w:t>加密，但密钥在代码中写死，为硬编码方式；</w:t>
            </w:r>
            <w:r>
              <w:rPr>
                <w:rFonts w:cs="Arial" w:hint="eastAsia"/>
              </w:rPr>
              <w:t>建议</w:t>
            </w:r>
            <w:r w:rsidRPr="0055664D">
              <w:rPr>
                <w:rFonts w:cs="Arial" w:hint="eastAsia"/>
              </w:rPr>
              <w:t>采用密钥分层管理结构生成和管理密钥，具体请参见《威胁消减方案库》的</w:t>
            </w:r>
            <w:r w:rsidRPr="0055664D">
              <w:rPr>
                <w:rFonts w:cs="Arial" w:hint="eastAsia"/>
              </w:rPr>
              <w:t>6.3</w:t>
            </w:r>
            <w:r w:rsidRPr="0055664D">
              <w:rPr>
                <w:rFonts w:cs="Arial" w:hint="eastAsia"/>
              </w:rPr>
              <w:t>，或参考礼包和云文件夹业务中类似处理的实现；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ContentServer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821A6B">
              <w:rPr>
                <w:rFonts w:cs="Arial" w:hint="eastAsia"/>
              </w:rPr>
              <w:t>C</w:t>
            </w:r>
            <w:r>
              <w:rPr>
                <w:rFonts w:cs="Arial" w:hint="eastAsia"/>
              </w:rPr>
              <w:t>ontent</w:t>
            </w:r>
            <w:r w:rsidRPr="00821A6B">
              <w:rPr>
                <w:rFonts w:cs="Arial" w:hint="eastAsia"/>
              </w:rPr>
              <w:t>S</w:t>
            </w:r>
            <w:r>
              <w:rPr>
                <w:rFonts w:cs="Arial" w:hint="eastAsia"/>
              </w:rPr>
              <w:t>erver</w:t>
            </w:r>
            <w:proofErr w:type="spellEnd"/>
            <w:r>
              <w:rPr>
                <w:rFonts w:cs="Arial" w:hint="eastAsia"/>
              </w:rPr>
              <w:t>:</w:t>
            </w:r>
            <w:r w:rsidRPr="009179FA">
              <w:rPr>
                <w:rFonts w:cs="Arial" w:hint="eastAsia"/>
              </w:rPr>
              <w:t>服务进程内部对接口的调用进行时延记录，并在</w:t>
            </w:r>
            <w:proofErr w:type="spellStart"/>
            <w:r w:rsidRPr="009179FA">
              <w:rPr>
                <w:rFonts w:cs="Arial" w:hint="eastAsia"/>
              </w:rPr>
              <w:t>Zabbix</w:t>
            </w:r>
            <w:proofErr w:type="spellEnd"/>
            <w:r w:rsidRPr="009179FA">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821A6B">
              <w:rPr>
                <w:rFonts w:cs="Arial" w:hint="eastAsia"/>
              </w:rPr>
              <w:t>C</w:t>
            </w:r>
            <w:r>
              <w:rPr>
                <w:rFonts w:cs="Arial" w:hint="eastAsia"/>
              </w:rPr>
              <w:t>ontent</w:t>
            </w:r>
            <w:r w:rsidRPr="00821A6B">
              <w:rPr>
                <w:rFonts w:cs="Arial" w:hint="eastAsia"/>
              </w:rPr>
              <w:t>S</w:t>
            </w:r>
            <w:r>
              <w:rPr>
                <w:rFonts w:cs="Arial" w:hint="eastAsia"/>
              </w:rPr>
              <w:t>erver</w:t>
            </w:r>
            <w:proofErr w:type="spellEnd"/>
            <w:r>
              <w:rPr>
                <w:rFonts w:cs="Arial" w:hint="eastAsia"/>
              </w:rPr>
              <w:t>:</w:t>
            </w:r>
            <w:r>
              <w:rPr>
                <w:rFonts w:cs="Arial" w:hint="eastAsia"/>
              </w:rPr>
              <w:t>完善</w:t>
            </w:r>
            <w:r>
              <w:rPr>
                <w:rFonts w:cs="Arial" w:hint="eastAsia"/>
              </w:rPr>
              <w:t>CA</w:t>
            </w:r>
            <w:r>
              <w:rPr>
                <w:rFonts w:cs="Arial" w:hint="eastAsia"/>
              </w:rPr>
              <w:t>证书管理，通过定期巡检机制监控</w:t>
            </w:r>
            <w:r>
              <w:rPr>
                <w:rFonts w:cs="Arial" w:hint="eastAsia"/>
              </w:rPr>
              <w:t>CA</w:t>
            </w:r>
            <w:r>
              <w:rPr>
                <w:rFonts w:cs="Arial" w:hint="eastAsia"/>
              </w:rPr>
              <w:t>证书是否异常（例如是否到期）</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r>
              <w:rPr>
                <w:rFonts w:cs="Arial" w:hint="eastAsia"/>
              </w:rPr>
              <w:t>：采用</w:t>
            </w:r>
            <w:r>
              <w:rPr>
                <w:rFonts w:cs="Arial" w:hint="eastAsia"/>
              </w:rPr>
              <w:t>DRBD+Heartbeat</w:t>
            </w:r>
            <w:r>
              <w:rPr>
                <w:rFonts w:cs="Arial" w:hint="eastAsia"/>
              </w:rPr>
              <w:t>的方式，一方面提升存储的可靠性，另一方面为</w:t>
            </w:r>
            <w:r>
              <w:rPr>
                <w:rFonts w:cs="Arial" w:hint="eastAsia"/>
              </w:rPr>
              <w:t>NFS</w:t>
            </w:r>
            <w:r>
              <w:rPr>
                <w:rFonts w:cs="Arial" w:hint="eastAsia"/>
              </w:rPr>
              <w:t>提供双机支持，保证服务的可用性；</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sidRPr="002A5580">
              <w:rPr>
                <w:rFonts w:cs="Arial" w:hint="eastAsia"/>
              </w:rPr>
              <w:t>CountServer</w:t>
            </w:r>
            <w:proofErr w:type="spellEnd"/>
            <w:r w:rsidRPr="002A5580">
              <w:rPr>
                <w:rFonts w:cs="Arial" w:hint="eastAsia"/>
              </w:rPr>
              <w:t>:</w:t>
            </w:r>
            <w:r w:rsidRPr="00DA3A66">
              <w:rPr>
                <w:rFonts w:cs="Arial" w:hint="eastAsia"/>
              </w:rPr>
              <w:t xml:space="preserve"> </w:t>
            </w:r>
            <w:r w:rsidRPr="00DA3A66">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0E1783" w:rsidRDefault="007C40D0" w:rsidP="002A5580">
            <w:pPr>
              <w:spacing w:line="300" w:lineRule="auto"/>
              <w:rPr>
                <w:rFonts w:cs="Arial"/>
              </w:rPr>
            </w:pPr>
            <w:proofErr w:type="spellStart"/>
            <w:r>
              <w:rPr>
                <w:rFonts w:hint="eastAsia"/>
              </w:rPr>
              <w:t>CountServer</w:t>
            </w:r>
            <w:proofErr w:type="spellEnd"/>
            <w:r>
              <w:rPr>
                <w:rFonts w:hint="eastAsia"/>
              </w:rPr>
              <w:t>:</w:t>
            </w:r>
            <w:r w:rsidRPr="000E1783">
              <w:rPr>
                <w:rFonts w:cs="Arial" w:hint="eastAsia"/>
              </w:rPr>
              <w:t>采用集群方式部署，单台故障后可请求自动分发到其他节点；</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hint="eastAsia"/>
              </w:rPr>
              <w:t>CountServer</w:t>
            </w:r>
            <w:r>
              <w:rPr>
                <w:rFonts w:hint="eastAsia"/>
              </w:rPr>
              <w:t>：</w:t>
            </w:r>
            <w:r w:rsidRPr="00AF4227">
              <w:rPr>
                <w:rFonts w:cs="Arial" w:hint="eastAsia"/>
              </w:rPr>
              <w:t>在服务进程内部对接口的调用进行时延记录，并在</w:t>
            </w:r>
            <w:r w:rsidRPr="00AF4227">
              <w:rPr>
                <w:rFonts w:cs="Arial" w:hint="eastAsia"/>
              </w:rPr>
              <w:t>Zabbix</w:t>
            </w:r>
            <w:r w:rsidRPr="00AF4227">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Pr="00821A6B"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821A6B">
              <w:rPr>
                <w:rFonts w:cs="Arial" w:hint="eastAsia"/>
              </w:rPr>
              <w:t>C</w:t>
            </w:r>
            <w:r>
              <w:rPr>
                <w:rFonts w:cs="Arial" w:hint="eastAsia"/>
              </w:rPr>
              <w:t>ontent</w:t>
            </w:r>
            <w:r w:rsidRPr="00821A6B">
              <w:rPr>
                <w:rFonts w:cs="Arial" w:hint="eastAsia"/>
              </w:rPr>
              <w:t>S</w:t>
            </w:r>
            <w:r>
              <w:rPr>
                <w:rFonts w:cs="Arial" w:hint="eastAsia"/>
              </w:rPr>
              <w:t>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hint="eastAsia"/>
              </w:rPr>
              <w:lastRenderedPageBreak/>
              <w:t>CountServer</w:t>
            </w:r>
            <w:r>
              <w:rPr>
                <w:rFonts w:hint="eastAsia"/>
              </w:rPr>
              <w:t>：</w:t>
            </w:r>
            <w:r w:rsidRPr="0014075B">
              <w:rPr>
                <w:rFonts w:cs="Arial" w:hint="eastAsia"/>
              </w:rPr>
              <w:t>关闭服务进程运行账号的远程登录权限</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CountServer</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w:t>
            </w:r>
            <w:r w:rsidRPr="00F41A0C">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4A33E8"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广告主：为</w:t>
            </w:r>
            <w:proofErr w:type="spellStart"/>
            <w:r>
              <w:rPr>
                <w:rFonts w:cs="Arial" w:hint="eastAsia"/>
              </w:rPr>
              <w:t>InApp</w:t>
            </w:r>
            <w:proofErr w:type="spellEnd"/>
            <w:r>
              <w:rPr>
                <w:rFonts w:cs="Arial" w:hint="eastAsia"/>
              </w:rPr>
              <w:t xml:space="preserve"> for </w:t>
            </w:r>
            <w:r>
              <w:rPr>
                <w:rFonts w:cs="Arial" w:hint="eastAsia"/>
              </w:rPr>
              <w:t>广告主申请域名并配置正式的</w:t>
            </w:r>
            <w:r>
              <w:rPr>
                <w:rFonts w:cs="Arial" w:hint="eastAsia"/>
              </w:rPr>
              <w:t>CA</w:t>
            </w:r>
            <w:r>
              <w:rPr>
                <w:rFonts w:cs="Arial" w:hint="eastAsia"/>
              </w:rPr>
              <w:t>证书，通过</w:t>
            </w:r>
            <w:r>
              <w:rPr>
                <w:rFonts w:cs="Arial" w:hint="eastAsia"/>
              </w:rPr>
              <w:t>F5</w:t>
            </w:r>
            <w:r>
              <w:rPr>
                <w:rFonts w:cs="Arial" w:hint="eastAsia"/>
              </w:rPr>
              <w:t>完成</w:t>
            </w:r>
            <w:r>
              <w:rPr>
                <w:rFonts w:cs="Arial" w:hint="eastAsia"/>
              </w:rPr>
              <w:t>HTTPS</w:t>
            </w:r>
            <w:r>
              <w:rPr>
                <w:rFonts w:cs="Arial" w:hint="eastAsia"/>
              </w:rPr>
              <w:t>和</w:t>
            </w:r>
            <w:r>
              <w:rPr>
                <w:rFonts w:cs="Arial" w:hint="eastAsia"/>
              </w:rPr>
              <w:t>HTTP</w:t>
            </w:r>
            <w:r>
              <w:rPr>
                <w:rFonts w:cs="Arial" w:hint="eastAsia"/>
              </w:rPr>
              <w:t>的转换</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 xml:space="preserve">InApp for </w:t>
            </w:r>
            <w:r>
              <w:rPr>
                <w:rFonts w:cs="Arial" w:hint="eastAsia"/>
              </w:rPr>
              <w:t>广告主：广告主出价时，在页面上提示目前的最低出价并且不允许输入低于最低价的值；</w:t>
            </w:r>
            <w:r w:rsidRPr="0017280C">
              <w:rPr>
                <w:rFonts w:cs="Arial" w:hint="eastAsia"/>
              </w:rPr>
              <w:t>对于异常的较高出价，建议客户出价时弹窗提醒，并在</w:t>
            </w:r>
            <w:r>
              <w:rPr>
                <w:rFonts w:cs="Arial" w:hint="eastAsia"/>
              </w:rPr>
              <w:t>运营人员审核界面中</w:t>
            </w:r>
            <w:r w:rsidRPr="0017280C">
              <w:rPr>
                <w:rFonts w:cs="Arial" w:hint="eastAsia"/>
              </w:rPr>
              <w:t>高亮展示，由运营人员进行核对</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 xml:space="preserve">InApp for </w:t>
            </w:r>
            <w:r>
              <w:rPr>
                <w:rFonts w:cs="Arial" w:hint="eastAsia"/>
              </w:rPr>
              <w:t>广告主：仍然是纸件合同阶段：要求在签订合同的时候要注明广告主的</w:t>
            </w:r>
            <w:r>
              <w:rPr>
                <w:rFonts w:cs="Arial" w:hint="eastAsia"/>
              </w:rPr>
              <w:t>ID</w:t>
            </w:r>
            <w:r>
              <w:rPr>
                <w:rFonts w:cs="Arial" w:hint="eastAsia"/>
              </w:rPr>
              <w:t>，并建议合同号采用随机方式而不采用连续方式；后续建议采用在线签订合同的方式，直接将广告主</w:t>
            </w:r>
            <w:r>
              <w:rPr>
                <w:rFonts w:cs="Arial" w:hint="eastAsia"/>
              </w:rPr>
              <w:t>ID</w:t>
            </w:r>
            <w:r>
              <w:rPr>
                <w:rFonts w:cs="Arial" w:hint="eastAsia"/>
              </w:rPr>
              <w:t>和合同号在线关联，同时合同号为随机生成防止猜测，广告主创建广告任务或充值记录时，只能从在线匹配出的合同号中选择；</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w:t>
            </w:r>
            <w:r w:rsidRPr="00021163">
              <w:rPr>
                <w:rFonts w:cs="Arial" w:hint="eastAsia"/>
              </w:rPr>
              <w:t>服务器侧对用户输入按照校验规则进行严格校验，并对</w:t>
            </w:r>
            <w:r w:rsidRPr="00021163">
              <w:rPr>
                <w:rFonts w:cs="Arial" w:hint="eastAsia"/>
              </w:rPr>
              <w:t>XML</w:t>
            </w:r>
            <w:r w:rsidRPr="00021163">
              <w:rPr>
                <w:rFonts w:cs="Arial" w:hint="eastAsia"/>
              </w:rPr>
              <w:t>查询防范</w:t>
            </w:r>
            <w:proofErr w:type="spellStart"/>
            <w:r w:rsidRPr="00021163">
              <w:rPr>
                <w:rFonts w:cs="Arial" w:hint="eastAsia"/>
              </w:rPr>
              <w:t>XPath</w:t>
            </w:r>
            <w:proofErr w:type="spellEnd"/>
            <w:r w:rsidRPr="00021163">
              <w:rPr>
                <w:rFonts w:cs="Arial" w:hint="eastAsia"/>
              </w:rPr>
              <w:t>攻击；</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4F214C" w:rsidRDefault="007C40D0" w:rsidP="002A5580">
            <w:pPr>
              <w:pStyle w:val="TableText"/>
              <w:rPr>
                <w:rFonts w:cs="Arial"/>
              </w:rPr>
            </w:pPr>
            <w:r>
              <w:rPr>
                <w:rFonts w:cs="Arial" w:hint="eastAsia"/>
              </w:rPr>
              <w:t xml:space="preserve">InApp for </w:t>
            </w:r>
            <w:r>
              <w:rPr>
                <w:rFonts w:cs="Arial" w:hint="eastAsia"/>
              </w:rPr>
              <w:t>广告主：初期阶段：管理员在审核时，可以要求链接不能是直接指向</w:t>
            </w:r>
            <w:r>
              <w:rPr>
                <w:rFonts w:cs="Arial" w:hint="eastAsia"/>
              </w:rPr>
              <w:t>App</w:t>
            </w:r>
            <w:r>
              <w:rPr>
                <w:rFonts w:cs="Arial" w:hint="eastAsia"/>
              </w:rPr>
              <w:t>下载的链接；后期：可以允许是指向</w:t>
            </w:r>
            <w:r>
              <w:rPr>
                <w:rFonts w:cs="Arial" w:hint="eastAsia"/>
              </w:rPr>
              <w:t>App</w:t>
            </w:r>
            <w:r>
              <w:rPr>
                <w:rFonts w:cs="Arial" w:hint="eastAsia"/>
              </w:rPr>
              <w:t>的下载链接，但必须是指向华为应用</w:t>
            </w:r>
            <w:r w:rsidRPr="00A15AA0">
              <w:rPr>
                <w:rFonts w:cs="Arial" w:hint="eastAsia"/>
              </w:rPr>
              <w:t>市场</w:t>
            </w:r>
            <w:r>
              <w:rPr>
                <w:rFonts w:cs="Arial" w:hint="eastAsia"/>
              </w:rPr>
              <w:t>的</w:t>
            </w:r>
            <w:r w:rsidRPr="00A15AA0">
              <w:rPr>
                <w:rFonts w:cs="Arial" w:hint="eastAsia"/>
              </w:rPr>
              <w:t>下载</w:t>
            </w:r>
            <w:r>
              <w:rPr>
                <w:rFonts w:cs="Arial" w:hint="eastAsia"/>
              </w:rPr>
              <w:t>链接</w:t>
            </w:r>
            <w:r w:rsidRPr="00A15AA0">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 xml:space="preserve">InApp for </w:t>
            </w:r>
            <w:r>
              <w:rPr>
                <w:rFonts w:cs="Arial" w:hint="eastAsia"/>
              </w:rPr>
              <w:t>广告主：对不需要运营人员审核的广告主操作记录日志，可以用来查询过往的操作，包括登录、退出、广告任务的暂停和恢复等</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97217D"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w:t>
            </w:r>
            <w:r w:rsidRPr="0097217D">
              <w:rPr>
                <w:rFonts w:cs="Arial" w:hint="eastAsia"/>
              </w:rPr>
              <w:t>完善服务端的输入校验，对来自用户侧的输入进行严格校验；</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8701BD"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w:t>
            </w:r>
            <w:r w:rsidRPr="008701BD">
              <w:rPr>
                <w:rFonts w:cs="Arial" w:hint="eastAsia"/>
              </w:rPr>
              <w:t>完善</w:t>
            </w:r>
            <w:r w:rsidRPr="008701BD">
              <w:rPr>
                <w:rFonts w:cs="Arial" w:hint="eastAsia"/>
              </w:rPr>
              <w:t>CA</w:t>
            </w:r>
            <w:r w:rsidRPr="008701BD">
              <w:rPr>
                <w:rFonts w:cs="Arial" w:hint="eastAsia"/>
              </w:rPr>
              <w:t>证书的管理，使用正式的</w:t>
            </w:r>
            <w:r w:rsidRPr="008701BD">
              <w:rPr>
                <w:rFonts w:cs="Arial" w:hint="eastAsia"/>
              </w:rPr>
              <w:t>CA</w:t>
            </w:r>
            <w:r w:rsidRPr="008701BD">
              <w:rPr>
                <w:rFonts w:cs="Arial" w:hint="eastAsia"/>
              </w:rPr>
              <w:t>证书，并通过定期巡检在证书过期前及时预警和更新；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 xml:space="preserve">InApp for </w:t>
            </w:r>
            <w:r>
              <w:rPr>
                <w:rFonts w:cs="Arial" w:hint="eastAsia"/>
              </w:rPr>
              <w:t>广告主：</w:t>
            </w:r>
            <w:r w:rsidRPr="00357FE1">
              <w:rPr>
                <w:rFonts w:cs="Arial" w:hint="eastAsia"/>
              </w:rPr>
              <w:t>在服务进程内部对接口的调用进行记录，并在</w:t>
            </w:r>
            <w:r w:rsidRPr="00357FE1">
              <w:rPr>
                <w:rFonts w:cs="Arial" w:hint="eastAsia"/>
              </w:rPr>
              <w:t>Zabbix</w:t>
            </w:r>
            <w:r w:rsidRPr="00357FE1">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广告主：增加定期备份机制，在网管监控</w:t>
            </w:r>
            <w:r>
              <w:rPr>
                <w:rFonts w:cs="Arial" w:hint="eastAsia"/>
              </w:rPr>
              <w:lastRenderedPageBreak/>
              <w:t>到服务异常后能够及时恢复</w:t>
            </w:r>
            <w:r w:rsidRPr="00EC63F1">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lastRenderedPageBreak/>
              <w:t>《广告</w:t>
            </w:r>
            <w:r w:rsidRPr="00352E8A">
              <w:rPr>
                <w:rFonts w:cs="Arial"/>
              </w:rPr>
              <w:t>业务安全性设</w:t>
            </w:r>
            <w:r w:rsidRPr="00352E8A">
              <w:rPr>
                <w:rFonts w:cs="Arial"/>
              </w:rPr>
              <w:lastRenderedPageBreak/>
              <w:t>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lastRenderedPageBreak/>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lastRenderedPageBreak/>
              <w:t xml:space="preserve">InApp for </w:t>
            </w:r>
            <w:r>
              <w:rPr>
                <w:rFonts w:cs="Arial" w:hint="eastAsia"/>
              </w:rPr>
              <w:t>广告主：广告主上传素材界面中，明确说明所支持的素材格式，同时对用户上传的内容进行严格校验；</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proofErr w:type="spellStart"/>
            <w:r>
              <w:rPr>
                <w:rFonts w:cs="Arial" w:hint="eastAsia"/>
              </w:rPr>
              <w:t>InApp</w:t>
            </w:r>
            <w:proofErr w:type="spellEnd"/>
            <w:r>
              <w:rPr>
                <w:rFonts w:cs="Arial" w:hint="eastAsia"/>
              </w:rPr>
              <w:t xml:space="preserve"> for </w:t>
            </w:r>
            <w:r>
              <w:rPr>
                <w:rFonts w:cs="Arial" w:hint="eastAsia"/>
              </w:rPr>
              <w:t>广告主：在审核通过后，即对用户的余额进行锁定，新审核的任务只能使用锁定后剩余的余额的额度，额度不足则新的广告任务不能被审核通过，防止透支；</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9310CE" w:rsidRDefault="007C40D0" w:rsidP="002A5580">
            <w:pPr>
              <w:spacing w:line="300" w:lineRule="auto"/>
              <w:rPr>
                <w:rFonts w:cs="Arial"/>
              </w:rPr>
            </w:pPr>
            <w:proofErr w:type="spellStart"/>
            <w:r>
              <w:rPr>
                <w:rFonts w:hint="eastAsia"/>
              </w:rPr>
              <w:t>InApp</w:t>
            </w:r>
            <w:proofErr w:type="spellEnd"/>
            <w:r>
              <w:rPr>
                <w:rFonts w:hint="eastAsia"/>
              </w:rPr>
              <w:t xml:space="preserve"> for</w:t>
            </w:r>
            <w:r>
              <w:rPr>
                <w:rFonts w:hint="eastAsia"/>
              </w:rPr>
              <w:t>运营：</w:t>
            </w:r>
            <w:r w:rsidRPr="009310CE">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 xml:space="preserve">InApp for </w:t>
            </w:r>
            <w:r>
              <w:rPr>
                <w:rFonts w:cs="Arial" w:hint="eastAsia"/>
              </w:rPr>
              <w:t>广告主</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pStyle w:val="TableText"/>
              <w:rPr>
                <w:rFonts w:cs="Arial"/>
              </w:rPr>
            </w:pPr>
            <w:r>
              <w:rPr>
                <w:rFonts w:hint="eastAsia"/>
              </w:rPr>
              <w:t>InApp for</w:t>
            </w:r>
            <w:r>
              <w:rPr>
                <w:rFonts w:hint="eastAsia"/>
              </w:rPr>
              <w:t>运营：</w:t>
            </w:r>
            <w:r>
              <w:rPr>
                <w:rFonts w:cs="Arial" w:hint="eastAsia"/>
              </w:rPr>
              <w:t>为</w:t>
            </w:r>
            <w:r>
              <w:rPr>
                <w:rFonts w:cs="Arial" w:hint="eastAsia"/>
              </w:rPr>
              <w:t xml:space="preserve">InApp </w:t>
            </w:r>
            <w:r>
              <w:rPr>
                <w:rFonts w:hint="eastAsia"/>
              </w:rPr>
              <w:t>for</w:t>
            </w:r>
            <w:r>
              <w:rPr>
                <w:rFonts w:hint="eastAsia"/>
              </w:rPr>
              <w:t>运营</w:t>
            </w:r>
            <w:r>
              <w:rPr>
                <w:rFonts w:cs="Arial" w:hint="eastAsia"/>
              </w:rPr>
              <w:t>申请域名并配置正式的</w:t>
            </w:r>
            <w:r>
              <w:rPr>
                <w:rFonts w:cs="Arial" w:hint="eastAsia"/>
              </w:rPr>
              <w:t>CA</w:t>
            </w:r>
            <w:r>
              <w:rPr>
                <w:rFonts w:cs="Arial" w:hint="eastAsia"/>
              </w:rPr>
              <w:t>证书，通过</w:t>
            </w:r>
            <w:r>
              <w:rPr>
                <w:rFonts w:cs="Arial" w:hint="eastAsia"/>
              </w:rPr>
              <w:t>F5</w:t>
            </w:r>
            <w:r>
              <w:rPr>
                <w:rFonts w:cs="Arial" w:hint="eastAsia"/>
              </w:rPr>
              <w:t>完成</w:t>
            </w:r>
            <w:r>
              <w:rPr>
                <w:rFonts w:cs="Arial" w:hint="eastAsia"/>
              </w:rPr>
              <w:t>HTTPS</w:t>
            </w:r>
            <w:r>
              <w:rPr>
                <w:rFonts w:cs="Arial" w:hint="eastAsia"/>
              </w:rPr>
              <w:t>和</w:t>
            </w:r>
            <w:r>
              <w:rPr>
                <w:rFonts w:cs="Arial" w:hint="eastAsia"/>
              </w:rPr>
              <w:t>HTTP</w:t>
            </w:r>
            <w:r>
              <w:rPr>
                <w:rFonts w:cs="Arial" w:hint="eastAsia"/>
              </w:rPr>
              <w:t>的转换；</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pStyle w:val="TableText"/>
              <w:rPr>
                <w:rFonts w:cs="Arial"/>
              </w:rPr>
            </w:pPr>
            <w:r>
              <w:rPr>
                <w:rFonts w:hint="eastAsia"/>
              </w:rPr>
              <w:t>InApp for</w:t>
            </w:r>
            <w:r>
              <w:rPr>
                <w:rFonts w:hint="eastAsia"/>
              </w:rPr>
              <w:t>运营：</w:t>
            </w:r>
            <w:r w:rsidRPr="009A76E6">
              <w:rPr>
                <w:rFonts w:cs="Arial" w:hint="eastAsia"/>
              </w:rPr>
              <w:t>服务器侧对用户输入按照校验规则进行严格校验，并对</w:t>
            </w:r>
            <w:r w:rsidRPr="009A76E6">
              <w:rPr>
                <w:rFonts w:cs="Arial" w:hint="eastAsia"/>
              </w:rPr>
              <w:t>XML</w:t>
            </w:r>
            <w:r w:rsidRPr="009A76E6">
              <w:rPr>
                <w:rFonts w:cs="Arial" w:hint="eastAsia"/>
              </w:rPr>
              <w:t>查询防范</w:t>
            </w:r>
            <w:r w:rsidRPr="009A76E6">
              <w:rPr>
                <w:rFonts w:cs="Arial" w:hint="eastAsia"/>
              </w:rPr>
              <w:t>XPath</w:t>
            </w:r>
            <w:r w:rsidRPr="009A76E6">
              <w:rPr>
                <w:rFonts w:cs="Arial" w:hint="eastAsia"/>
              </w:rPr>
              <w:t>攻击</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pStyle w:val="TableText"/>
              <w:rPr>
                <w:rFonts w:cs="Arial"/>
              </w:rPr>
            </w:pPr>
            <w:r>
              <w:rPr>
                <w:rFonts w:hint="eastAsia"/>
              </w:rPr>
              <w:t>InApp for</w:t>
            </w:r>
            <w:r>
              <w:rPr>
                <w:rFonts w:hint="eastAsia"/>
              </w:rPr>
              <w:t>运营：</w:t>
            </w:r>
            <w:r>
              <w:rPr>
                <w:rFonts w:cs="Arial" w:hint="eastAsia"/>
              </w:rPr>
              <w:t>客户信息显示中，在界面列表显示时，对客户联系方式进行匿名化处理（例如中间几位用</w:t>
            </w:r>
            <w:r>
              <w:rPr>
                <w:rFonts w:cs="Arial" w:hint="eastAsia"/>
              </w:rPr>
              <w:t>*</w:t>
            </w:r>
            <w:r>
              <w:rPr>
                <w:rFonts w:cs="Arial" w:hint="eastAsia"/>
              </w:rPr>
              <w:t>号代替），需要点击“查看”链接才允许查看完整信息</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spacing w:line="300" w:lineRule="auto"/>
              <w:rPr>
                <w:rFonts w:cs="Arial"/>
              </w:rPr>
            </w:pPr>
            <w:proofErr w:type="spellStart"/>
            <w:r>
              <w:rPr>
                <w:rFonts w:hint="eastAsia"/>
              </w:rPr>
              <w:t>InApp</w:t>
            </w:r>
            <w:proofErr w:type="spellEnd"/>
            <w:r>
              <w:rPr>
                <w:rFonts w:hint="eastAsia"/>
              </w:rPr>
              <w:t xml:space="preserve"> for</w:t>
            </w:r>
            <w:r>
              <w:rPr>
                <w:rFonts w:hint="eastAsia"/>
              </w:rPr>
              <w:t>运营：</w:t>
            </w:r>
            <w:r w:rsidRPr="00FF6A87">
              <w:rPr>
                <w:rFonts w:cs="Arial" w:hint="eastAsia"/>
              </w:rPr>
              <w:t>完善</w:t>
            </w:r>
            <w:r w:rsidRPr="00FF6A87">
              <w:rPr>
                <w:rFonts w:cs="Arial" w:hint="eastAsia"/>
              </w:rPr>
              <w:t>CA</w:t>
            </w:r>
            <w:r w:rsidRPr="00FF6A87">
              <w:rPr>
                <w:rFonts w:cs="Arial" w:hint="eastAsia"/>
              </w:rPr>
              <w:t>证书的管理，使用正式的</w:t>
            </w:r>
            <w:r w:rsidRPr="00FF6A87">
              <w:rPr>
                <w:rFonts w:cs="Arial" w:hint="eastAsia"/>
              </w:rPr>
              <w:t>CA</w:t>
            </w:r>
            <w:r w:rsidRPr="00FF6A87">
              <w:rPr>
                <w:rFonts w:cs="Arial" w:hint="eastAsia"/>
              </w:rPr>
              <w:t>证书，并通过定期巡检在证书过期前及时预警和更新；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pStyle w:val="TableText"/>
              <w:rPr>
                <w:rFonts w:cs="Arial"/>
              </w:rPr>
            </w:pPr>
            <w:r>
              <w:rPr>
                <w:rFonts w:hint="eastAsia"/>
              </w:rPr>
              <w:t>InApp for</w:t>
            </w:r>
            <w:r>
              <w:rPr>
                <w:rFonts w:hint="eastAsia"/>
              </w:rPr>
              <w:t>运营：</w:t>
            </w:r>
            <w:r>
              <w:rPr>
                <w:rFonts w:cs="Arial" w:hint="eastAsia"/>
              </w:rPr>
              <w:t>增加定期备份机制，在网管监控到服务异常后能够及时恢复</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D55B62" w:rsidRDefault="007C40D0" w:rsidP="002A5580">
            <w:pPr>
              <w:pStyle w:val="TableText"/>
              <w:rPr>
                <w:rFonts w:cs="Arial"/>
              </w:rPr>
            </w:pPr>
            <w:r>
              <w:rPr>
                <w:rFonts w:hint="eastAsia"/>
              </w:rPr>
              <w:t>InApp for</w:t>
            </w:r>
            <w:r>
              <w:rPr>
                <w:rFonts w:hint="eastAsia"/>
              </w:rPr>
              <w:t>运营：</w:t>
            </w:r>
            <w:r w:rsidRPr="009262E2">
              <w:rPr>
                <w:rFonts w:cs="Arial" w:hint="eastAsia"/>
              </w:rPr>
              <w:t>采用集群方式部署，单台故障后可</w:t>
            </w:r>
            <w:r>
              <w:rPr>
                <w:rFonts w:cs="Arial" w:hint="eastAsia"/>
              </w:rPr>
              <w:t>请求</w:t>
            </w:r>
            <w:r w:rsidRPr="009262E2">
              <w:rPr>
                <w:rFonts w:cs="Arial" w:hint="eastAsia"/>
              </w:rPr>
              <w:t>自动分发到其他节点</w:t>
            </w:r>
            <w:r w:rsidRPr="00357FE1">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352E8A">
              <w:rPr>
                <w:rFonts w:cs="Arial" w:hint="eastAsia"/>
              </w:rPr>
              <w:t>《广告</w:t>
            </w:r>
            <w:r w:rsidRPr="00352E8A">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InApp for</w:t>
            </w:r>
            <w:r>
              <w:rPr>
                <w:rFonts w:hint="eastAsia"/>
              </w:rPr>
              <w:t>运营</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CC</w:t>
            </w:r>
            <w:r>
              <w:rPr>
                <w:rFonts w:cs="Arial" w:hint="eastAsia"/>
              </w:rPr>
              <w:t>：</w:t>
            </w:r>
            <w:r w:rsidRPr="00F41A0C">
              <w:rPr>
                <w:rFonts w:cs="Arial" w:hint="eastAsia"/>
              </w:rPr>
              <w:t>对升级的二进制文件进行签名，保证升级文件的完整性</w:t>
            </w:r>
            <w:r>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cs="Arial" w:hint="eastAsia"/>
              </w:rPr>
              <w:t>CC</w:t>
            </w:r>
            <w:r>
              <w:rPr>
                <w:rFonts w:cs="Arial" w:hint="eastAsia"/>
              </w:rPr>
              <w:t>：</w:t>
            </w:r>
            <w:r w:rsidRPr="00DA6BF7">
              <w:rPr>
                <w:rFonts w:cs="Arial" w:hint="eastAsia"/>
              </w:rPr>
              <w:t>对所有敏感信息进行加密存储，包括但不限于广告主的手机、详细地址等；</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Pr="00351244" w:rsidRDefault="007C40D0" w:rsidP="002A5580">
            <w:pPr>
              <w:spacing w:line="300" w:lineRule="auto"/>
              <w:rPr>
                <w:rFonts w:cs="Arial"/>
              </w:rPr>
            </w:pPr>
            <w:r>
              <w:rPr>
                <w:rFonts w:cs="Arial" w:hint="eastAsia"/>
              </w:rPr>
              <w:t>CC</w:t>
            </w:r>
            <w:r>
              <w:rPr>
                <w:rFonts w:cs="Arial" w:hint="eastAsia"/>
              </w:rPr>
              <w:t>：</w:t>
            </w:r>
            <w:r w:rsidRPr="00DA6BF7">
              <w:rPr>
                <w:rFonts w:cs="Arial" w:hint="eastAsia"/>
              </w:rPr>
              <w:t>按规范使用密钥，消除硬编码密钥问题，采用密钥分层管理结构生成和管理密钥，具体请参见《威胁消减方案库》的</w:t>
            </w:r>
            <w:r w:rsidRPr="00DA6BF7">
              <w:rPr>
                <w:rFonts w:cs="Arial" w:hint="eastAsia"/>
              </w:rPr>
              <w:t>6.3</w:t>
            </w:r>
            <w:r w:rsidRPr="00DA6BF7">
              <w:rPr>
                <w:rFonts w:cs="Arial" w:hint="eastAsia"/>
              </w:rPr>
              <w:t>，或参考礼包和云文件夹业务中类似处理的实现；</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lastRenderedPageBreak/>
              <w:t>CC</w:t>
            </w:r>
            <w:r>
              <w:rPr>
                <w:rFonts w:cs="Arial" w:hint="eastAsia"/>
              </w:rPr>
              <w:t>：</w:t>
            </w:r>
            <w:r w:rsidRPr="00DA6BF7">
              <w:rPr>
                <w:rFonts w:cs="Arial" w:hint="eastAsia"/>
              </w:rPr>
              <w:t>盐值需每个账号盐值均为至少</w:t>
            </w:r>
            <w:r w:rsidRPr="00DA6BF7">
              <w:rPr>
                <w:rFonts w:cs="Arial" w:hint="eastAsia"/>
              </w:rPr>
              <w:t>8</w:t>
            </w:r>
            <w:r w:rsidRPr="00DA6BF7">
              <w:rPr>
                <w:rFonts w:cs="Arial" w:hint="eastAsia"/>
              </w:rPr>
              <w:t>字节安全随机数，且在密码变更后均需要重置盐值；</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cs="Arial" w:hint="eastAsia"/>
              </w:rPr>
              <w:t>CC</w:t>
            </w:r>
            <w:r>
              <w:rPr>
                <w:rFonts w:cs="Arial" w:hint="eastAsia"/>
              </w:rPr>
              <w:t>：</w:t>
            </w:r>
            <w:r w:rsidRPr="00357FE1">
              <w:rPr>
                <w:rFonts w:cs="Arial" w:hint="eastAsia"/>
              </w:rPr>
              <w:t>在服务进程内部对接口的调用进行记录，并在</w:t>
            </w:r>
            <w:r w:rsidRPr="00357FE1">
              <w:rPr>
                <w:rFonts w:cs="Arial" w:hint="eastAsia"/>
              </w:rPr>
              <w:t>Zabbix</w:t>
            </w:r>
            <w:r w:rsidRPr="00357FE1">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CC</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Pr>
                <w:rFonts w:hint="eastAsia"/>
              </w:rPr>
              <w:t>Report/Prediction</w:t>
            </w:r>
            <w:r>
              <w:rPr>
                <w:rFonts w:hint="eastAsia"/>
              </w:rPr>
              <w:t>：</w:t>
            </w:r>
            <w:r w:rsidRPr="00F41A0C">
              <w:rPr>
                <w:rFonts w:cs="Arial" w:hint="eastAsia"/>
              </w:rPr>
              <w:t>对升级的二进制文件进行签名，保证升级文件的完整性</w:t>
            </w:r>
            <w:r>
              <w:rPr>
                <w:rFonts w:cs="Arial" w:hint="eastAsia"/>
              </w:rPr>
              <w:t>；</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Report/Prediction</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hint="eastAsia"/>
              </w:rPr>
              <w:t>Report/Prediction</w:t>
            </w:r>
            <w:r>
              <w:rPr>
                <w:rFonts w:hint="eastAsia"/>
              </w:rPr>
              <w:t>：</w:t>
            </w:r>
            <w:r w:rsidRPr="00F4346F">
              <w:rPr>
                <w:rFonts w:cs="Arial" w:hint="eastAsia"/>
              </w:rPr>
              <w:t>在服务进程内部对接口的调用进行记录，并在</w:t>
            </w:r>
            <w:proofErr w:type="spellStart"/>
            <w:r w:rsidRPr="00F4346F">
              <w:rPr>
                <w:rFonts w:cs="Arial" w:hint="eastAsia"/>
              </w:rPr>
              <w:t>Zabbix</w:t>
            </w:r>
            <w:proofErr w:type="spellEnd"/>
            <w:r w:rsidRPr="00F4346F">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Report/Prediction</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hint="eastAsia"/>
              </w:rPr>
              <w:t>Report/Prediction</w:t>
            </w:r>
            <w:r>
              <w:rPr>
                <w:rFonts w:hint="eastAsia"/>
              </w:rPr>
              <w:t>：</w:t>
            </w:r>
            <w:r w:rsidRPr="00F4346F">
              <w:rPr>
                <w:rFonts w:cs="Arial" w:hint="eastAsia"/>
              </w:rPr>
              <w:t>考虑</w:t>
            </w:r>
            <w:r>
              <w:rPr>
                <w:rFonts w:hint="eastAsia"/>
              </w:rPr>
              <w:t>Report/Prediction</w:t>
            </w:r>
            <w:r w:rsidRPr="00F4346F">
              <w:rPr>
                <w:rFonts w:cs="Arial" w:hint="eastAsia"/>
              </w:rPr>
              <w:t>集群组网，保障</w:t>
            </w:r>
            <w:r>
              <w:rPr>
                <w:rFonts w:hint="eastAsia"/>
              </w:rPr>
              <w:t>Report/Prediction</w:t>
            </w:r>
            <w:r w:rsidRPr="00F4346F">
              <w:rPr>
                <w:rFonts w:cs="Arial" w:hint="eastAsia"/>
              </w:rPr>
              <w:t>系统的可靠性；</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hint="eastAsia"/>
              </w:rPr>
              <w:t>Report/Prediction</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917A86">
              <w:rPr>
                <w:rFonts w:cs="Arial" w:hint="eastAsia"/>
              </w:rPr>
              <w:t>Connect</w:t>
            </w:r>
            <w:r>
              <w:rPr>
                <w:rFonts w:cs="Arial" w:hint="eastAsia"/>
              </w:rPr>
              <w:t>：</w:t>
            </w:r>
            <w:r w:rsidRPr="00F41A0C">
              <w:rPr>
                <w:rFonts w:cs="Arial" w:hint="eastAsia"/>
              </w:rPr>
              <w:t>对升级的二进制文件进行签名，保证升级文件的完整性</w:t>
            </w:r>
          </w:p>
        </w:tc>
        <w:tc>
          <w:tcPr>
            <w:tcW w:w="2126" w:type="dxa"/>
            <w:tcBorders>
              <w:top w:val="single" w:sz="6" w:space="0" w:color="000000"/>
              <w:left w:val="single" w:sz="6" w:space="0" w:color="000000"/>
              <w:bottom w:val="single" w:sz="6" w:space="0" w:color="000000"/>
              <w:right w:val="single" w:sz="6" w:space="0" w:color="000000"/>
            </w:tcBorders>
          </w:tcPr>
          <w:p w:rsidR="007C40D0" w:rsidRPr="00917A86"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917A86">
              <w:rPr>
                <w:rFonts w:cs="Arial" w:hint="eastAsia"/>
              </w:rPr>
              <w:t>Connect</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sidRPr="00917A86">
              <w:rPr>
                <w:rFonts w:cs="Arial" w:hint="eastAsia"/>
              </w:rPr>
              <w:t>Connect</w:t>
            </w:r>
            <w:r>
              <w:rPr>
                <w:rFonts w:cs="Arial" w:hint="eastAsia"/>
              </w:rPr>
              <w:t>：</w:t>
            </w:r>
            <w:r w:rsidRPr="00C7074A">
              <w:rPr>
                <w:rFonts w:cs="Arial" w:hint="eastAsia"/>
              </w:rPr>
              <w:t>在服务进程内部对接口的调用进行记录，并在</w:t>
            </w:r>
            <w:proofErr w:type="spellStart"/>
            <w:r w:rsidRPr="00C7074A">
              <w:rPr>
                <w:rFonts w:cs="Arial" w:hint="eastAsia"/>
              </w:rPr>
              <w:t>Zabbix</w:t>
            </w:r>
            <w:proofErr w:type="spellEnd"/>
            <w:r w:rsidRPr="00C7074A">
              <w:rPr>
                <w:rFonts w:cs="Arial" w:hint="eastAsia"/>
              </w:rPr>
              <w:t>进行时延监控，及时发现进程异常并手动恢复；</w:t>
            </w:r>
          </w:p>
        </w:tc>
        <w:tc>
          <w:tcPr>
            <w:tcW w:w="2126" w:type="dxa"/>
            <w:tcBorders>
              <w:top w:val="single" w:sz="6" w:space="0" w:color="000000"/>
              <w:left w:val="single" w:sz="6" w:space="0" w:color="000000"/>
              <w:bottom w:val="single" w:sz="6" w:space="0" w:color="000000"/>
              <w:right w:val="single" w:sz="6" w:space="0" w:color="000000"/>
            </w:tcBorders>
          </w:tcPr>
          <w:p w:rsidR="007C40D0" w:rsidRPr="00917A86"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917A86">
              <w:rPr>
                <w:rFonts w:cs="Arial" w:hint="eastAsia"/>
              </w:rPr>
              <w:t>Connect</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917A86">
              <w:rPr>
                <w:rFonts w:cs="Arial" w:hint="eastAsia"/>
              </w:rPr>
              <w:t>Connect</w:t>
            </w:r>
            <w:r>
              <w:rPr>
                <w:rFonts w:cs="Arial" w:hint="eastAsia"/>
              </w:rPr>
              <w:t>：考虑</w:t>
            </w:r>
            <w:r>
              <w:rPr>
                <w:rFonts w:cs="Arial" w:hint="eastAsia"/>
              </w:rPr>
              <w:t>connect</w:t>
            </w:r>
            <w:r>
              <w:rPr>
                <w:rFonts w:cs="Arial" w:hint="eastAsia"/>
              </w:rPr>
              <w:t>集群部署，保障</w:t>
            </w:r>
            <w:r>
              <w:rPr>
                <w:rFonts w:cs="Arial" w:hint="eastAsia"/>
              </w:rPr>
              <w:t>connect</w:t>
            </w:r>
            <w:r>
              <w:rPr>
                <w:rFonts w:cs="Arial" w:hint="eastAsia"/>
              </w:rPr>
              <w:t>系统的可靠性</w:t>
            </w:r>
          </w:p>
        </w:tc>
        <w:tc>
          <w:tcPr>
            <w:tcW w:w="2126" w:type="dxa"/>
            <w:tcBorders>
              <w:top w:val="single" w:sz="6" w:space="0" w:color="000000"/>
              <w:left w:val="single" w:sz="6" w:space="0" w:color="000000"/>
              <w:bottom w:val="single" w:sz="6" w:space="0" w:color="000000"/>
              <w:right w:val="single" w:sz="6" w:space="0" w:color="000000"/>
            </w:tcBorders>
          </w:tcPr>
          <w:p w:rsidR="007C40D0" w:rsidRPr="00917A86"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sidRPr="00917A86">
              <w:rPr>
                <w:rFonts w:cs="Arial" w:hint="eastAsia"/>
              </w:rPr>
              <w:t>Connect</w:t>
            </w:r>
          </w:p>
        </w:tc>
      </w:tr>
      <w:tr w:rsidR="007C40D0" w:rsidRPr="0028725C" w:rsidTr="00211928">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pStyle w:val="TableText"/>
              <w:rPr>
                <w:rFonts w:cs="Arial"/>
              </w:rPr>
            </w:pPr>
            <w:r w:rsidRPr="00B7118B">
              <w:rPr>
                <w:rFonts w:hint="eastAsia"/>
              </w:rPr>
              <w:t>对于移动终端，通过网络对个人数据进行采集</w:t>
            </w:r>
            <w:r w:rsidRPr="00B7118B">
              <w:rPr>
                <w:rFonts w:hint="eastAsia"/>
              </w:rPr>
              <w:t>/</w:t>
            </w:r>
            <w:r w:rsidRPr="00B7118B">
              <w:rPr>
                <w:rFonts w:hint="eastAsia"/>
              </w:rPr>
              <w:t>共享</w:t>
            </w:r>
            <w:r w:rsidRPr="00B7118B">
              <w:rPr>
                <w:rFonts w:hint="eastAsia"/>
              </w:rPr>
              <w:t>/</w:t>
            </w:r>
            <w:r w:rsidRPr="00B7118B">
              <w:rPr>
                <w:rFonts w:hint="eastAsia"/>
              </w:rPr>
              <w:t>同步的功能须得到最终用户的明确同意，同时给予最终用户随时撤回同意的机会</w:t>
            </w:r>
          </w:p>
        </w:tc>
        <w:tc>
          <w:tcPr>
            <w:tcW w:w="2126" w:type="dxa"/>
            <w:tcBorders>
              <w:top w:val="single" w:sz="6" w:space="0" w:color="000000"/>
              <w:left w:val="single" w:sz="6" w:space="0" w:color="000000"/>
              <w:bottom w:val="single" w:sz="6" w:space="0" w:color="000000"/>
              <w:right w:val="single" w:sz="6" w:space="0" w:color="000000"/>
            </w:tcBorders>
            <w:vAlign w:val="center"/>
          </w:tcPr>
          <w:p w:rsidR="007C40D0" w:rsidRPr="005A3EF7" w:rsidRDefault="007C40D0" w:rsidP="00211928">
            <w:pPr>
              <w:pStyle w:val="TableText"/>
              <w:rPr>
                <w:rFonts w:cs="Arial"/>
              </w:rPr>
            </w:pPr>
            <w:r>
              <w:rPr>
                <w:rFonts w:cs="Arial" w:hint="eastAsia"/>
              </w:rPr>
              <w:t>《产品</w:t>
            </w:r>
            <w:r>
              <w:rPr>
                <w:rFonts w:cs="Arial"/>
              </w:rPr>
              <w:t>网络</w:t>
            </w:r>
            <w:r>
              <w:rPr>
                <w:rFonts w:cs="Arial" w:hint="eastAsia"/>
              </w:rPr>
              <w:t>安全红线解读</w:t>
            </w:r>
            <w:r>
              <w:rPr>
                <w:rFonts w:cs="Arial" w:hint="eastAsia"/>
              </w:rPr>
              <w:t>checklist</w:t>
            </w:r>
            <w:r>
              <w:rPr>
                <w:rFonts w:cs="Arial" w:hint="eastAsia"/>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广告</w:t>
            </w:r>
            <w:r>
              <w:rPr>
                <w:rFonts w:cs="Arial"/>
              </w:rPr>
              <w:t>SDK</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sidRPr="007B6C1B">
              <w:rPr>
                <w:rFonts w:cs="Arial" w:hint="eastAsia"/>
              </w:rPr>
              <w:t>用于敏感数据传输加密的密钥，不能硬编码在代码中</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FF574B">
              <w:rPr>
                <w:rFonts w:cs="Arial" w:hint="eastAsia"/>
              </w:rPr>
              <w:t>《产品</w:t>
            </w:r>
            <w:r w:rsidRPr="00FF574B">
              <w:rPr>
                <w:rFonts w:cs="Arial"/>
              </w:rPr>
              <w:t>网络</w:t>
            </w:r>
            <w:r w:rsidRPr="00FF574B">
              <w:rPr>
                <w:rFonts w:cs="Arial" w:hint="eastAsia"/>
              </w:rPr>
              <w:t>安全红线解读</w:t>
            </w:r>
            <w:r w:rsidRPr="00FF574B">
              <w:rPr>
                <w:rFonts w:cs="Arial" w:hint="eastAsia"/>
              </w:rPr>
              <w:t>checklist</w:t>
            </w:r>
            <w:r w:rsidRPr="00FF574B">
              <w:rPr>
                <w:rFonts w:cs="Arial" w:hint="eastAsia"/>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ACD</w:t>
            </w:r>
          </w:p>
          <w:p w:rsidR="007C40D0" w:rsidRDefault="007C40D0" w:rsidP="00211928">
            <w:pPr>
              <w:pStyle w:val="TableText"/>
              <w:rPr>
                <w:rFonts w:cs="Arial"/>
              </w:rPr>
            </w:pPr>
            <w:r>
              <w:rPr>
                <w:rFonts w:cs="Arial" w:hint="eastAsia"/>
              </w:rPr>
              <w:t>广告</w:t>
            </w:r>
            <w:r>
              <w:rPr>
                <w:rFonts w:cs="Arial"/>
              </w:rPr>
              <w:t>SDK</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cs="Arial" w:hint="eastAsia"/>
              </w:rPr>
              <w:t>所有非查询类的操作需要记录操作日志</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FF574B">
              <w:rPr>
                <w:rFonts w:cs="Arial" w:hint="eastAsia"/>
              </w:rPr>
              <w:t>《产品</w:t>
            </w:r>
            <w:r w:rsidRPr="00FF574B">
              <w:rPr>
                <w:rFonts w:cs="Arial"/>
              </w:rPr>
              <w:t>网络</w:t>
            </w:r>
            <w:r w:rsidRPr="00FF574B">
              <w:rPr>
                <w:rFonts w:cs="Arial" w:hint="eastAsia"/>
              </w:rPr>
              <w:t>安全红线解读</w:t>
            </w:r>
            <w:r w:rsidRPr="00FF574B">
              <w:rPr>
                <w:rFonts w:cs="Arial" w:hint="eastAsia"/>
              </w:rPr>
              <w:t>checklist</w:t>
            </w:r>
            <w:r w:rsidRPr="00FF574B">
              <w:rPr>
                <w:rFonts w:cs="Arial" w:hint="eastAsia"/>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rPr>
              <w:t>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sidRPr="008122BD">
              <w:rPr>
                <w:rFonts w:hint="eastAsia"/>
              </w:rPr>
              <w:t>在服务器端对所有来自不可信数据源的数据进行校验，拒绝任何没有通过校验的数据</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FF574B">
              <w:rPr>
                <w:rFonts w:cs="Arial" w:hint="eastAsia"/>
              </w:rPr>
              <w:t>《产品</w:t>
            </w:r>
            <w:r w:rsidRPr="00FF574B">
              <w:rPr>
                <w:rFonts w:cs="Arial"/>
              </w:rPr>
              <w:t>网络</w:t>
            </w:r>
            <w:r w:rsidRPr="00FF574B">
              <w:rPr>
                <w:rFonts w:cs="Arial" w:hint="eastAsia"/>
              </w:rPr>
              <w:t>安全红线解读</w:t>
            </w:r>
            <w:r w:rsidRPr="00FF574B">
              <w:rPr>
                <w:rFonts w:cs="Arial" w:hint="eastAsia"/>
              </w:rPr>
              <w:t>checklist</w:t>
            </w:r>
            <w:r w:rsidRPr="00FF574B">
              <w:rPr>
                <w:rFonts w:cs="Arial" w:hint="eastAsia"/>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InApp</w:t>
            </w:r>
          </w:p>
          <w:p w:rsidR="007C40D0" w:rsidRDefault="007C40D0" w:rsidP="00211928">
            <w:pPr>
              <w:pStyle w:val="TableText"/>
              <w:rPr>
                <w:rFonts w:cs="Arial"/>
              </w:rPr>
            </w:pPr>
            <w:r>
              <w:rPr>
                <w:rFonts w:cs="Arial"/>
              </w:rPr>
              <w:t>ACD</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A5580">
            <w:pPr>
              <w:spacing w:line="300" w:lineRule="auto"/>
              <w:rPr>
                <w:rFonts w:cs="Arial"/>
              </w:rPr>
            </w:pPr>
            <w:r>
              <w:rPr>
                <w:rFonts w:hint="eastAsia"/>
              </w:rPr>
              <w:t>广告系统使用</w:t>
            </w:r>
            <w:proofErr w:type="spellStart"/>
            <w:r>
              <w:rPr>
                <w:rFonts w:hint="eastAsia"/>
              </w:rPr>
              <w:t>CodeCC</w:t>
            </w:r>
            <w:proofErr w:type="spellEnd"/>
            <w:r>
              <w:rPr>
                <w:rFonts w:hint="eastAsia"/>
              </w:rPr>
              <w:t>扫描，对高级别的漏洞必须解决</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FF574B">
              <w:rPr>
                <w:rFonts w:cs="Arial" w:hint="eastAsia"/>
              </w:rPr>
              <w:t>《产品</w:t>
            </w:r>
            <w:r w:rsidRPr="00FF574B">
              <w:rPr>
                <w:rFonts w:cs="Arial"/>
              </w:rPr>
              <w:t>网络</w:t>
            </w:r>
            <w:r w:rsidRPr="00FF574B">
              <w:rPr>
                <w:rFonts w:cs="Arial" w:hint="eastAsia"/>
              </w:rPr>
              <w:t>安全红线解读</w:t>
            </w:r>
            <w:r w:rsidRPr="00FF574B">
              <w:rPr>
                <w:rFonts w:cs="Arial" w:hint="eastAsia"/>
              </w:rPr>
              <w:t>checklist</w:t>
            </w:r>
            <w:r w:rsidRPr="00FF574B">
              <w:rPr>
                <w:rFonts w:cs="Arial" w:hint="eastAsia"/>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All</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pPr>
            <w:r>
              <w:rPr>
                <w:rFonts w:hint="eastAsia"/>
              </w:rPr>
              <w:t>规范使用密钥、分层密钥生成的需求设计</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ED5EC8">
              <w:rPr>
                <w:rFonts w:cs="Arial" w:hint="eastAsia"/>
              </w:rPr>
              <w:t>《广告</w:t>
            </w:r>
            <w:r w:rsidRPr="00ED5EC8">
              <w:rPr>
                <w:rFonts w:cs="Arial"/>
              </w:rPr>
              <w:t>业务安全性设计说明书》</w:t>
            </w:r>
          </w:p>
        </w:tc>
        <w:tc>
          <w:tcPr>
            <w:tcW w:w="1701"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rPr>
                <w:rFonts w:cs="Arial"/>
              </w:rPr>
            </w:pPr>
            <w:r>
              <w:rPr>
                <w:rFonts w:cs="Arial" w:hint="eastAsia"/>
              </w:rPr>
              <w:t>Common</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7C40D0">
            <w:pPr>
              <w:pStyle w:val="TableText"/>
            </w:pPr>
            <w:r w:rsidRPr="00B35D11">
              <w:rPr>
                <w:rFonts w:hint="eastAsia"/>
                <w:sz w:val="22"/>
                <w:szCs w:val="22"/>
              </w:rPr>
              <w:t>聚点运营</w:t>
            </w:r>
            <w:r w:rsidRPr="00B35D11">
              <w:rPr>
                <w:sz w:val="22"/>
                <w:szCs w:val="22"/>
              </w:rPr>
              <w:t>por</w:t>
            </w:r>
            <w:r>
              <w:rPr>
                <w:rFonts w:hint="eastAsia"/>
                <w:sz w:val="22"/>
                <w:szCs w:val="22"/>
              </w:rPr>
              <w:t>tal</w:t>
            </w:r>
            <w:r w:rsidRPr="00B35D11">
              <w:rPr>
                <w:rFonts w:hint="eastAsia"/>
                <w:sz w:val="22"/>
                <w:szCs w:val="22"/>
              </w:rPr>
              <w:t>没有账号有效期和自动锁定功能</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Pr>
                <w:rFonts w:hint="eastAsia"/>
              </w:rPr>
              <w:t>《</w:t>
            </w:r>
            <w:r w:rsidRPr="00B36E99">
              <w:rPr>
                <w:rFonts w:hint="eastAsia"/>
              </w:rPr>
              <w:t>安全及隐私保护设计检视</w:t>
            </w:r>
            <w:r>
              <w:rPr>
                <w:rFonts w:hint="eastAsia"/>
              </w:rPr>
              <w:t>Checklist</w:t>
            </w:r>
            <w:r>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 xml:space="preserve">　由祥云管理平台和华为账号业</w:t>
            </w:r>
            <w:r w:rsidRPr="00B36E99">
              <w:rPr>
                <w:rFonts w:hint="eastAsia"/>
                <w:sz w:val="22"/>
                <w:szCs w:val="22"/>
              </w:rPr>
              <w:lastRenderedPageBreak/>
              <w:t>务提供</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center"/>
          </w:tcPr>
          <w:p w:rsidR="007C40D0" w:rsidRDefault="007C40D0" w:rsidP="00211928">
            <w:pPr>
              <w:pStyle w:val="TableText"/>
            </w:pPr>
            <w:r>
              <w:rPr>
                <w:rFonts w:hint="eastAsia"/>
                <w:sz w:val="22"/>
                <w:szCs w:val="22"/>
              </w:rPr>
              <w:lastRenderedPageBreak/>
              <w:t>没有提供弱口令字典</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由祥云管理平台和华为账号业务提供</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sz w:val="22"/>
                <w:szCs w:val="22"/>
              </w:rPr>
            </w:pPr>
            <w:r w:rsidRPr="00B36E99">
              <w:rPr>
                <w:rFonts w:hint="eastAsia"/>
                <w:sz w:val="22"/>
                <w:szCs w:val="22"/>
              </w:rPr>
              <w:t>聚点广告平台账号不支持口令使用有效期和到期提醒，修改口令没有与前</w:t>
            </w:r>
            <w:r>
              <w:rPr>
                <w:sz w:val="22"/>
                <w:szCs w:val="22"/>
              </w:rPr>
              <w:t>N</w:t>
            </w:r>
            <w:r>
              <w:rPr>
                <w:rFonts w:hint="eastAsia"/>
                <w:sz w:val="22"/>
                <w:szCs w:val="22"/>
              </w:rPr>
              <w:t>个历史口令重复限制，修改后口令没有与旧口令两个字符不同的限制。</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由祥云管理平台和华为账号业务提供</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目前人机交互场景，客户认证登录记录信息不全，没有历史访问的记录数据</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Pr>
                <w:rFonts w:hint="eastAsia"/>
                <w:sz w:val="22"/>
                <w:szCs w:val="22"/>
              </w:rPr>
              <w:t>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目前运维账号和运行程序的账号为同一个账号，具备远程登录的权限</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 xml:space="preserve">　</w:t>
            </w:r>
            <w:r>
              <w:rPr>
                <w:rFonts w:hint="eastAsia"/>
                <w:sz w:val="22"/>
                <w:szCs w:val="22"/>
              </w:rPr>
              <w:t>运维</w:t>
            </w:r>
            <w:r>
              <w:rPr>
                <w:sz w:val="22"/>
                <w:szCs w:val="22"/>
              </w:rPr>
              <w:t>实施</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系统允许同一用户建立多个会话的功能</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Pr>
                <w:rFonts w:hint="eastAsia"/>
                <w:sz w:val="22"/>
                <w:szCs w:val="22"/>
              </w:rPr>
              <w:t>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管理员无法查看已成功建立会话的用户信息，并终止指定用户会话</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祥云管理平台和华为账号业务能力</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非法会话时未记录安全日志</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 xml:space="preserve">　</w:t>
            </w:r>
            <w:r>
              <w:rPr>
                <w:rFonts w:hint="eastAsia"/>
                <w:sz w:val="22"/>
                <w:szCs w:val="22"/>
              </w:rPr>
              <w:t>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密钥的生成及使用</w:t>
            </w:r>
            <w:r w:rsidRPr="00B36E99">
              <w:rPr>
                <w:rFonts w:hint="eastAsia"/>
                <w:sz w:val="22"/>
                <w:szCs w:val="22"/>
              </w:rPr>
              <w:t>,</w:t>
            </w:r>
            <w:r w:rsidRPr="00B36E99">
              <w:rPr>
                <w:rFonts w:hint="eastAsia"/>
                <w:sz w:val="22"/>
                <w:szCs w:val="22"/>
              </w:rPr>
              <w:t>更新</w:t>
            </w:r>
            <w:r>
              <w:rPr>
                <w:sz w:val="22"/>
                <w:szCs w:val="22"/>
              </w:rPr>
              <w:t>,</w:t>
            </w:r>
            <w:r>
              <w:rPr>
                <w:rFonts w:hint="eastAsia"/>
                <w:sz w:val="22"/>
                <w:szCs w:val="22"/>
              </w:rPr>
              <w:t>销毁为手动操作方式</w:t>
            </w:r>
            <w:r>
              <w:rPr>
                <w:sz w:val="22"/>
                <w:szCs w:val="22"/>
              </w:rPr>
              <w:t>,</w:t>
            </w:r>
            <w:r>
              <w:rPr>
                <w:rFonts w:hint="eastAsia"/>
                <w:sz w:val="22"/>
                <w:szCs w:val="22"/>
              </w:rPr>
              <w:t>记录的是比较粗略，日志中需详细记录密钥的各项管理操作，包括但不限于记录操作的主体（人或设备）、时间、目的、结果等可用于事件追溯的信息</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Pr>
                <w:rFonts w:hint="eastAsia"/>
                <w:sz w:val="22"/>
                <w:szCs w:val="22"/>
              </w:rPr>
              <w:t>Common</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进行不安全操作时</w:t>
            </w:r>
            <w:r w:rsidRPr="00B36E99">
              <w:rPr>
                <w:rFonts w:hint="eastAsia"/>
                <w:sz w:val="22"/>
                <w:szCs w:val="22"/>
              </w:rPr>
              <w:t>,</w:t>
            </w:r>
            <w:r w:rsidRPr="00B36E99">
              <w:rPr>
                <w:rFonts w:hint="eastAsia"/>
                <w:sz w:val="22"/>
                <w:szCs w:val="22"/>
              </w:rPr>
              <w:t>会拒绝操作而没有提示风险</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 xml:space="preserve">　</w:t>
            </w:r>
            <w:r>
              <w:rPr>
                <w:rFonts w:hint="eastAsia"/>
                <w:sz w:val="22"/>
                <w:szCs w:val="22"/>
              </w:rPr>
              <w:t>InApp</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操作日志与运行日志是分离的</w:t>
            </w:r>
            <w:r>
              <w:rPr>
                <w:sz w:val="22"/>
                <w:szCs w:val="22"/>
              </w:rPr>
              <w:t>,</w:t>
            </w:r>
            <w:r>
              <w:rPr>
                <w:rFonts w:hint="eastAsia"/>
                <w:sz w:val="22"/>
                <w:szCs w:val="22"/>
              </w:rPr>
              <w:t>但没有告警功能</w:t>
            </w:r>
            <w:r>
              <w:rPr>
                <w:sz w:val="22"/>
                <w:szCs w:val="22"/>
              </w:rPr>
              <w:t>,</w:t>
            </w:r>
            <w:r>
              <w:rPr>
                <w:rFonts w:hint="eastAsia"/>
                <w:sz w:val="22"/>
                <w:szCs w:val="22"/>
              </w:rPr>
              <w:t>需要手动删除</w:t>
            </w:r>
            <w:r>
              <w:rPr>
                <w:sz w:val="22"/>
                <w:szCs w:val="22"/>
              </w:rPr>
              <w:t>,</w:t>
            </w:r>
            <w:r>
              <w:rPr>
                <w:rFonts w:hint="eastAsia"/>
                <w:sz w:val="22"/>
                <w:szCs w:val="22"/>
              </w:rPr>
              <w:t>及人工管理</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sidRPr="00B36E99">
              <w:rPr>
                <w:rFonts w:hint="eastAsia"/>
                <w:sz w:val="22"/>
                <w:szCs w:val="22"/>
              </w:rPr>
              <w:t>由运维负责实施</w:t>
            </w:r>
          </w:p>
        </w:tc>
      </w:tr>
      <w:tr w:rsidR="007C40D0" w:rsidRPr="0028725C" w:rsidTr="007C40D0">
        <w:trPr>
          <w:trHeight w:val="49"/>
        </w:trPr>
        <w:tc>
          <w:tcPr>
            <w:tcW w:w="4679" w:type="dxa"/>
            <w:tcBorders>
              <w:top w:val="single" w:sz="6" w:space="0" w:color="000000"/>
              <w:left w:val="single" w:sz="6" w:space="0" w:color="000000"/>
              <w:bottom w:val="single" w:sz="6" w:space="0" w:color="000000"/>
              <w:right w:val="single" w:sz="6" w:space="0" w:color="000000"/>
            </w:tcBorders>
            <w:vAlign w:val="bottom"/>
          </w:tcPr>
          <w:p w:rsidR="007C40D0" w:rsidRPr="00B36E99" w:rsidRDefault="007C40D0" w:rsidP="00211928">
            <w:pPr>
              <w:pStyle w:val="TableText"/>
              <w:rPr>
                <w:sz w:val="22"/>
                <w:szCs w:val="22"/>
              </w:rPr>
            </w:pPr>
            <w:r w:rsidRPr="00B36E99">
              <w:rPr>
                <w:rFonts w:hint="eastAsia"/>
                <w:sz w:val="22"/>
                <w:szCs w:val="22"/>
              </w:rPr>
              <w:t>未对日志级别进行重要级别设定</w:t>
            </w:r>
          </w:p>
        </w:tc>
        <w:tc>
          <w:tcPr>
            <w:tcW w:w="2126" w:type="dxa"/>
            <w:tcBorders>
              <w:top w:val="single" w:sz="6" w:space="0" w:color="000000"/>
              <w:left w:val="single" w:sz="6" w:space="0" w:color="000000"/>
              <w:bottom w:val="single" w:sz="6" w:space="0" w:color="000000"/>
              <w:right w:val="single" w:sz="6" w:space="0" w:color="000000"/>
            </w:tcBorders>
          </w:tcPr>
          <w:p w:rsidR="007C40D0" w:rsidRDefault="007C40D0" w:rsidP="00211928">
            <w:pPr>
              <w:pStyle w:val="TableText"/>
              <w:rPr>
                <w:rFonts w:cs="Arial"/>
              </w:rPr>
            </w:pPr>
            <w:r w:rsidRPr="00B82DE8">
              <w:rPr>
                <w:rFonts w:hint="eastAsia"/>
              </w:rPr>
              <w:t>《安全及隐私保护设计检视</w:t>
            </w:r>
            <w:r w:rsidRPr="00B82DE8">
              <w:rPr>
                <w:rFonts w:hint="eastAsia"/>
              </w:rPr>
              <w:t>Checklist</w:t>
            </w:r>
            <w:r w:rsidRPr="00B82DE8">
              <w:rPr>
                <w:rFonts w:hint="eastAsia"/>
              </w:rPr>
              <w:t>》</w:t>
            </w:r>
          </w:p>
        </w:tc>
        <w:tc>
          <w:tcPr>
            <w:tcW w:w="1701" w:type="dxa"/>
            <w:tcBorders>
              <w:top w:val="single" w:sz="6" w:space="0" w:color="000000"/>
              <w:left w:val="single" w:sz="6" w:space="0" w:color="000000"/>
              <w:bottom w:val="single" w:sz="6" w:space="0" w:color="000000"/>
              <w:right w:val="single" w:sz="6" w:space="0" w:color="000000"/>
            </w:tcBorders>
            <w:vAlign w:val="bottom"/>
          </w:tcPr>
          <w:p w:rsidR="007C40D0" w:rsidRDefault="007C40D0" w:rsidP="00211928">
            <w:pPr>
              <w:pStyle w:val="TableText"/>
              <w:rPr>
                <w:rFonts w:cs="Arial"/>
              </w:rPr>
            </w:pPr>
            <w:r>
              <w:rPr>
                <w:rFonts w:hint="eastAsia"/>
                <w:sz w:val="22"/>
                <w:szCs w:val="22"/>
              </w:rPr>
              <w:t>All</w:t>
            </w:r>
          </w:p>
        </w:tc>
      </w:tr>
    </w:tbl>
    <w:p w:rsidR="00C06B94" w:rsidRPr="00273455" w:rsidRDefault="00C06B94" w:rsidP="00C06B94">
      <w:pPr>
        <w:ind w:firstLineChars="200" w:firstLine="420"/>
      </w:pPr>
    </w:p>
    <w:p w:rsidR="00466E36" w:rsidRDefault="00C06B94" w:rsidP="00466E36">
      <w:pPr>
        <w:pStyle w:val="af4"/>
        <w:jc w:val="center"/>
      </w:pPr>
      <w:bookmarkStart w:id="112" w:name="_Toc417470381"/>
      <w:bookmarkStart w:id="113" w:name="_Toc386009211"/>
      <w:r>
        <w:rPr>
          <w:rFonts w:hint="eastAsia"/>
        </w:rPr>
        <w:t>表</w:t>
      </w:r>
      <w:r>
        <w:rPr>
          <w:rFonts w:hint="eastAsia"/>
        </w:rPr>
        <w:t xml:space="preserve"> </w:t>
      </w:r>
      <w:r w:rsidR="004A764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4A7644">
        <w:fldChar w:fldCharType="separate"/>
      </w:r>
      <w:r>
        <w:rPr>
          <w:noProof/>
        </w:rPr>
        <w:t>7</w:t>
      </w:r>
      <w:r w:rsidR="004A7644">
        <w:fldChar w:fldCharType="end"/>
      </w:r>
      <w:r>
        <w:rPr>
          <w:rFonts w:hint="eastAsia"/>
        </w:rPr>
        <w:t xml:space="preserve">  </w:t>
      </w:r>
      <w:r>
        <w:rPr>
          <w:rFonts w:hint="eastAsia"/>
        </w:rPr>
        <w:t>安全需求列表</w:t>
      </w:r>
      <w:bookmarkEnd w:id="112"/>
    </w:p>
    <w:p w:rsidR="00466E36" w:rsidRPr="00466E36" w:rsidRDefault="00466E36" w:rsidP="00466E36">
      <w:pPr>
        <w:pStyle w:val="3"/>
        <w:ind w:right="210"/>
      </w:pPr>
      <w:bookmarkStart w:id="114" w:name="_Toc418593195"/>
      <w:bookmarkStart w:id="115" w:name="_Toc480980089"/>
      <w:r w:rsidRPr="00466E36">
        <w:rPr>
          <w:rFonts w:hint="eastAsia"/>
        </w:rPr>
        <w:lastRenderedPageBreak/>
        <w:t>验证内容及方法</w:t>
      </w:r>
      <w:bookmarkEnd w:id="114"/>
      <w:bookmarkEnd w:id="115"/>
    </w:p>
    <w:p w:rsidR="00466E36" w:rsidRPr="008C39E3" w:rsidRDefault="00466E36" w:rsidP="00466E36">
      <w:pPr>
        <w:ind w:firstLineChars="200" w:firstLine="420"/>
      </w:pPr>
      <w:r w:rsidRPr="008C39E3">
        <w:rPr>
          <w:rFonts w:hint="eastAsia"/>
        </w:rPr>
        <w:t>根据上述分析，对</w:t>
      </w:r>
      <w:r w:rsidR="00EE185F">
        <w:rPr>
          <w:rFonts w:hint="eastAsia"/>
        </w:rPr>
        <w:t>广告业务</w:t>
      </w:r>
      <w:r>
        <w:rPr>
          <w:rFonts w:hint="eastAsia"/>
        </w:rPr>
        <w:t>的整个验证策略分为：管理面安全、业务面安全、运维安全、</w:t>
      </w:r>
      <w:r w:rsidRPr="008C39E3">
        <w:rPr>
          <w:rFonts w:hint="eastAsia"/>
        </w:rPr>
        <w:t>APK</w:t>
      </w:r>
      <w:r>
        <w:rPr>
          <w:rFonts w:hint="eastAsia"/>
        </w:rPr>
        <w:t>安全这几</w:t>
      </w:r>
      <w:r w:rsidRPr="008C39E3">
        <w:rPr>
          <w:rFonts w:hint="eastAsia"/>
        </w:rPr>
        <w:t>个部分进行。</w:t>
      </w:r>
    </w:p>
    <w:p w:rsidR="00466E36" w:rsidRPr="00ED37BB" w:rsidRDefault="00466E36" w:rsidP="00ED37BB">
      <w:pPr>
        <w:pStyle w:val="a2"/>
        <w:ind w:leftChars="100" w:left="352" w:right="210" w:hanging="142"/>
        <w:rPr>
          <w:b/>
          <w:bCs w:val="0"/>
        </w:rPr>
      </w:pPr>
      <w:bookmarkStart w:id="116" w:name="_Toc389035727"/>
      <w:bookmarkStart w:id="117" w:name="_Toc389142433"/>
      <w:bookmarkStart w:id="118" w:name="_Toc418593196"/>
      <w:bookmarkStart w:id="119" w:name="_Toc480980090"/>
      <w:r w:rsidRPr="00ED37BB">
        <w:rPr>
          <w:rFonts w:hint="eastAsia"/>
          <w:b/>
          <w:bCs w:val="0"/>
        </w:rPr>
        <w:t>管理</w:t>
      </w:r>
      <w:bookmarkEnd w:id="116"/>
      <w:bookmarkEnd w:id="117"/>
      <w:r w:rsidRPr="00ED37BB">
        <w:rPr>
          <w:rFonts w:hint="eastAsia"/>
          <w:b/>
          <w:bCs w:val="0"/>
        </w:rPr>
        <w:t>面测试</w:t>
      </w:r>
      <w:bookmarkEnd w:id="118"/>
      <w:bookmarkEnd w:id="119"/>
    </w:p>
    <w:p w:rsidR="00466E36" w:rsidRPr="00052C4D" w:rsidRDefault="00466E36" w:rsidP="00661970">
      <w:pPr>
        <w:pStyle w:val="af3"/>
        <w:numPr>
          <w:ilvl w:val="0"/>
          <w:numId w:val="12"/>
        </w:numPr>
        <w:spacing w:after="120" w:line="240" w:lineRule="auto"/>
        <w:ind w:firstLineChars="0"/>
        <w:rPr>
          <w:sz w:val="21"/>
        </w:rPr>
      </w:pPr>
      <w:r>
        <w:rPr>
          <w:rFonts w:hint="eastAsia"/>
          <w:sz w:val="21"/>
        </w:rPr>
        <w:t>验证系统安全启动、安全存储、访问接口管理和个人数据保护等。包括身份认证、会话管理、加密算法。</w:t>
      </w:r>
    </w:p>
    <w:p w:rsidR="00466E36" w:rsidRPr="00052C4D" w:rsidRDefault="00466E36" w:rsidP="00661970">
      <w:pPr>
        <w:pStyle w:val="af3"/>
        <w:numPr>
          <w:ilvl w:val="0"/>
          <w:numId w:val="12"/>
        </w:numPr>
        <w:ind w:firstLineChars="0"/>
        <w:rPr>
          <w:sz w:val="21"/>
        </w:rPr>
      </w:pPr>
      <w:r w:rsidRPr="00052C4D">
        <w:rPr>
          <w:rFonts w:hint="eastAsia"/>
          <w:sz w:val="21"/>
        </w:rPr>
        <w:t>验证系统和合法监听接口及是否存在未公开接口（包括隐藏命令</w:t>
      </w:r>
      <w:r w:rsidRPr="00052C4D">
        <w:rPr>
          <w:rFonts w:hint="eastAsia"/>
          <w:sz w:val="21"/>
        </w:rPr>
        <w:t>/</w:t>
      </w:r>
      <w:r w:rsidRPr="00052C4D">
        <w:rPr>
          <w:rFonts w:hint="eastAsia"/>
          <w:sz w:val="21"/>
        </w:rPr>
        <w:t>参数、端口等）。</w:t>
      </w:r>
    </w:p>
    <w:p w:rsidR="00466E36" w:rsidRPr="00052C4D" w:rsidRDefault="00466E36" w:rsidP="00661970">
      <w:pPr>
        <w:pStyle w:val="af3"/>
        <w:numPr>
          <w:ilvl w:val="0"/>
          <w:numId w:val="12"/>
        </w:numPr>
        <w:ind w:firstLineChars="0"/>
        <w:rPr>
          <w:sz w:val="21"/>
        </w:rPr>
      </w:pPr>
      <w:r w:rsidRPr="00052C4D">
        <w:rPr>
          <w:rFonts w:hint="eastAsia"/>
          <w:sz w:val="21"/>
        </w:rPr>
        <w:t>验证所有客户端访问服务器通道的安全性。包括客户端访问控制；敏感数据加密传输。</w:t>
      </w:r>
    </w:p>
    <w:p w:rsidR="00466E36" w:rsidRPr="00052C4D" w:rsidRDefault="00466E36" w:rsidP="00661970">
      <w:pPr>
        <w:pStyle w:val="af3"/>
        <w:numPr>
          <w:ilvl w:val="0"/>
          <w:numId w:val="12"/>
        </w:numPr>
        <w:ind w:firstLineChars="0"/>
        <w:rPr>
          <w:sz w:val="21"/>
        </w:rPr>
      </w:pPr>
      <w:r w:rsidRPr="00052C4D">
        <w:rPr>
          <w:rFonts w:hint="eastAsia"/>
          <w:sz w:val="21"/>
        </w:rPr>
        <w:t>验证客户端、服务器认证、鉴权、锁定机制以及口令复杂度检查。</w:t>
      </w:r>
    </w:p>
    <w:p w:rsidR="00466E36" w:rsidRPr="00052C4D" w:rsidRDefault="00466E36" w:rsidP="00661970">
      <w:pPr>
        <w:pStyle w:val="af3"/>
        <w:numPr>
          <w:ilvl w:val="0"/>
          <w:numId w:val="12"/>
        </w:numPr>
        <w:ind w:firstLineChars="0"/>
        <w:rPr>
          <w:sz w:val="21"/>
        </w:rPr>
      </w:pPr>
      <w:r w:rsidRPr="00052C4D">
        <w:rPr>
          <w:rFonts w:hint="eastAsia"/>
          <w:sz w:val="21"/>
        </w:rPr>
        <w:t>验证是否也可以通过命令、组合键等方式登录到系统内部修改系统文件等。</w:t>
      </w:r>
    </w:p>
    <w:p w:rsidR="00466E36" w:rsidRPr="00052C4D" w:rsidRDefault="00466E36" w:rsidP="00661970">
      <w:pPr>
        <w:pStyle w:val="af3"/>
        <w:numPr>
          <w:ilvl w:val="0"/>
          <w:numId w:val="12"/>
        </w:numPr>
        <w:ind w:firstLineChars="0"/>
        <w:rPr>
          <w:sz w:val="21"/>
        </w:rPr>
      </w:pPr>
      <w:r w:rsidRPr="00052C4D">
        <w:rPr>
          <w:rFonts w:hint="eastAsia"/>
          <w:sz w:val="21"/>
        </w:rPr>
        <w:t>验证系统管理和维护使用的协议安全性。</w:t>
      </w:r>
    </w:p>
    <w:p w:rsidR="00466E36" w:rsidRDefault="00466E36" w:rsidP="00661970">
      <w:pPr>
        <w:pStyle w:val="af3"/>
        <w:numPr>
          <w:ilvl w:val="0"/>
          <w:numId w:val="12"/>
        </w:numPr>
        <w:ind w:firstLineChars="0"/>
        <w:rPr>
          <w:sz w:val="21"/>
        </w:rPr>
      </w:pPr>
      <w:r>
        <w:rPr>
          <w:rFonts w:hint="eastAsia"/>
          <w:sz w:val="21"/>
        </w:rPr>
        <w:t>验证输入有效性及服务器端过滤机制。</w:t>
      </w:r>
    </w:p>
    <w:p w:rsidR="00466E36" w:rsidRDefault="00466E36" w:rsidP="00661970">
      <w:pPr>
        <w:pStyle w:val="af3"/>
        <w:numPr>
          <w:ilvl w:val="0"/>
          <w:numId w:val="12"/>
        </w:numPr>
        <w:ind w:firstLineChars="0"/>
        <w:rPr>
          <w:sz w:val="21"/>
        </w:rPr>
      </w:pPr>
      <w:r>
        <w:rPr>
          <w:rFonts w:hint="eastAsia"/>
          <w:sz w:val="21"/>
        </w:rPr>
        <w:t>错误处理及日志记录</w:t>
      </w:r>
    </w:p>
    <w:p w:rsidR="00466E36" w:rsidRPr="00052C4D" w:rsidRDefault="00466E36" w:rsidP="00661970">
      <w:pPr>
        <w:pStyle w:val="af3"/>
        <w:numPr>
          <w:ilvl w:val="0"/>
          <w:numId w:val="12"/>
        </w:numPr>
        <w:ind w:firstLineChars="0"/>
        <w:rPr>
          <w:sz w:val="21"/>
        </w:rPr>
      </w:pPr>
      <w:r>
        <w:rPr>
          <w:rFonts w:hint="eastAsia"/>
          <w:sz w:val="21"/>
        </w:rPr>
        <w:t>自动化工具扫描</w:t>
      </w:r>
    </w:p>
    <w:p w:rsidR="00466E36" w:rsidRPr="00ED37BB" w:rsidRDefault="00466E36" w:rsidP="00ED37BB">
      <w:pPr>
        <w:pStyle w:val="a2"/>
        <w:ind w:leftChars="100" w:left="352" w:right="210" w:hanging="142"/>
        <w:rPr>
          <w:b/>
          <w:bCs w:val="0"/>
        </w:rPr>
      </w:pPr>
      <w:bookmarkStart w:id="120" w:name="_Toc418593197"/>
      <w:bookmarkStart w:id="121" w:name="_Toc480980091"/>
      <w:r w:rsidRPr="00ED37BB">
        <w:rPr>
          <w:rFonts w:hint="eastAsia"/>
          <w:b/>
          <w:bCs w:val="0"/>
        </w:rPr>
        <w:t>业务面测试</w:t>
      </w:r>
      <w:bookmarkEnd w:id="120"/>
      <w:bookmarkEnd w:id="121"/>
    </w:p>
    <w:p w:rsidR="00466E36" w:rsidRPr="007B50E0" w:rsidRDefault="00466E36" w:rsidP="00466E36">
      <w:pPr>
        <w:ind w:firstLineChars="200" w:firstLine="420"/>
      </w:pPr>
      <w:r w:rsidRPr="007B50E0">
        <w:rPr>
          <w:rFonts w:hint="eastAsia"/>
        </w:rPr>
        <w:t>对业务面的验证通过组网测试、与开发人员访谈、以及工具扫描和代码人工检视的方式完成。</w:t>
      </w:r>
    </w:p>
    <w:p w:rsidR="00466E36" w:rsidRPr="007B50E0" w:rsidRDefault="00466E36" w:rsidP="00661970">
      <w:pPr>
        <w:pStyle w:val="af3"/>
        <w:numPr>
          <w:ilvl w:val="0"/>
          <w:numId w:val="13"/>
        </w:numPr>
        <w:ind w:firstLineChars="0"/>
        <w:rPr>
          <w:sz w:val="21"/>
        </w:rPr>
      </w:pPr>
      <w:r>
        <w:rPr>
          <w:rFonts w:hint="eastAsia"/>
          <w:sz w:val="21"/>
        </w:rPr>
        <w:t>验证</w:t>
      </w:r>
      <w:r w:rsidRPr="007B50E0">
        <w:rPr>
          <w:rFonts w:hint="eastAsia"/>
          <w:sz w:val="21"/>
        </w:rPr>
        <w:t>业务传输通道安全。</w:t>
      </w:r>
    </w:p>
    <w:p w:rsidR="00466E36" w:rsidRPr="007B50E0" w:rsidRDefault="00466E36" w:rsidP="00661970">
      <w:pPr>
        <w:pStyle w:val="af3"/>
        <w:numPr>
          <w:ilvl w:val="0"/>
          <w:numId w:val="13"/>
        </w:numPr>
        <w:ind w:firstLineChars="0"/>
        <w:rPr>
          <w:sz w:val="21"/>
        </w:rPr>
      </w:pPr>
      <w:r w:rsidRPr="007B50E0">
        <w:rPr>
          <w:rFonts w:hint="eastAsia"/>
          <w:sz w:val="21"/>
        </w:rPr>
        <w:t>验证交互认证和鉴权机制。</w:t>
      </w:r>
    </w:p>
    <w:p w:rsidR="00466E36" w:rsidRPr="007B50E0" w:rsidRDefault="00466E36" w:rsidP="00661970">
      <w:pPr>
        <w:pStyle w:val="af3"/>
        <w:numPr>
          <w:ilvl w:val="0"/>
          <w:numId w:val="13"/>
        </w:numPr>
        <w:ind w:firstLineChars="0"/>
        <w:rPr>
          <w:sz w:val="21"/>
        </w:rPr>
      </w:pPr>
      <w:r w:rsidRPr="007B50E0">
        <w:rPr>
          <w:rFonts w:hint="eastAsia"/>
          <w:sz w:val="21"/>
        </w:rPr>
        <w:t>验证数据库存储业务安全性。</w:t>
      </w:r>
    </w:p>
    <w:p w:rsidR="00466E36" w:rsidRPr="007B50E0" w:rsidRDefault="00466E36" w:rsidP="00661970">
      <w:pPr>
        <w:pStyle w:val="af3"/>
        <w:numPr>
          <w:ilvl w:val="0"/>
          <w:numId w:val="13"/>
        </w:numPr>
        <w:ind w:firstLineChars="0"/>
        <w:rPr>
          <w:sz w:val="21"/>
        </w:rPr>
      </w:pPr>
      <w:r w:rsidRPr="007B50E0">
        <w:rPr>
          <w:rFonts w:hint="eastAsia"/>
          <w:sz w:val="21"/>
        </w:rPr>
        <w:t>验证外部存储信息安全性。</w:t>
      </w:r>
    </w:p>
    <w:p w:rsidR="00466E36" w:rsidRPr="007B50E0" w:rsidRDefault="00466E36" w:rsidP="00661970">
      <w:pPr>
        <w:pStyle w:val="af3"/>
        <w:numPr>
          <w:ilvl w:val="0"/>
          <w:numId w:val="13"/>
        </w:numPr>
        <w:ind w:firstLineChars="0"/>
        <w:rPr>
          <w:sz w:val="21"/>
        </w:rPr>
      </w:pPr>
      <w:r w:rsidRPr="007B50E0">
        <w:rPr>
          <w:rFonts w:hint="eastAsia"/>
          <w:sz w:val="21"/>
        </w:rPr>
        <w:t>验证加密算法、解密的场景及解密过程。</w:t>
      </w:r>
    </w:p>
    <w:p w:rsidR="00466E36" w:rsidRPr="007B50E0" w:rsidRDefault="00466E36" w:rsidP="00661970">
      <w:pPr>
        <w:pStyle w:val="af3"/>
        <w:numPr>
          <w:ilvl w:val="0"/>
          <w:numId w:val="13"/>
        </w:numPr>
        <w:ind w:firstLineChars="0"/>
        <w:rPr>
          <w:sz w:val="21"/>
        </w:rPr>
      </w:pPr>
      <w:r w:rsidRPr="007B50E0">
        <w:rPr>
          <w:rFonts w:hint="eastAsia"/>
          <w:sz w:val="21"/>
        </w:rPr>
        <w:t>验证敏感数据的保护机制。包括账号、口令等。</w:t>
      </w:r>
    </w:p>
    <w:p w:rsidR="00466E36" w:rsidRPr="007B50E0" w:rsidRDefault="00466E36" w:rsidP="00661970">
      <w:pPr>
        <w:pStyle w:val="af3"/>
        <w:numPr>
          <w:ilvl w:val="0"/>
          <w:numId w:val="13"/>
        </w:numPr>
        <w:ind w:firstLineChars="0"/>
        <w:rPr>
          <w:sz w:val="21"/>
        </w:rPr>
      </w:pPr>
      <w:r w:rsidRPr="007B50E0">
        <w:rPr>
          <w:rFonts w:hint="eastAsia"/>
          <w:sz w:val="21"/>
        </w:rPr>
        <w:t>验证数据的安全加密、安全传输通道及协议安全性。</w:t>
      </w:r>
    </w:p>
    <w:p w:rsidR="00466E36" w:rsidRPr="007B50E0" w:rsidRDefault="00466E36" w:rsidP="00661970">
      <w:pPr>
        <w:pStyle w:val="af3"/>
        <w:numPr>
          <w:ilvl w:val="0"/>
          <w:numId w:val="13"/>
        </w:numPr>
        <w:ind w:firstLineChars="0"/>
        <w:rPr>
          <w:sz w:val="21"/>
        </w:rPr>
      </w:pPr>
      <w:r w:rsidRPr="007B50E0">
        <w:rPr>
          <w:rFonts w:hint="eastAsia"/>
          <w:sz w:val="21"/>
        </w:rPr>
        <w:t>验证</w:t>
      </w:r>
      <w:r w:rsidRPr="007B50E0">
        <w:rPr>
          <w:rFonts w:hint="eastAsia"/>
          <w:sz w:val="21"/>
        </w:rPr>
        <w:t>APK</w:t>
      </w:r>
      <w:r w:rsidRPr="007B50E0">
        <w:rPr>
          <w:rFonts w:hint="eastAsia"/>
          <w:sz w:val="21"/>
        </w:rPr>
        <w:t>对敏感数据的保存和传输加密算法安全性。</w:t>
      </w:r>
    </w:p>
    <w:p w:rsidR="00466E36" w:rsidRDefault="00466E36" w:rsidP="00661970">
      <w:pPr>
        <w:pStyle w:val="af3"/>
        <w:numPr>
          <w:ilvl w:val="0"/>
          <w:numId w:val="13"/>
        </w:numPr>
        <w:ind w:firstLineChars="0"/>
        <w:rPr>
          <w:sz w:val="21"/>
        </w:rPr>
      </w:pPr>
      <w:r w:rsidRPr="007B50E0">
        <w:rPr>
          <w:rFonts w:hint="eastAsia"/>
          <w:sz w:val="21"/>
        </w:rPr>
        <w:lastRenderedPageBreak/>
        <w:t>考察第三方开源组件的安全性。</w:t>
      </w:r>
    </w:p>
    <w:p w:rsidR="00466E36" w:rsidRPr="007B50E0" w:rsidRDefault="00466E36" w:rsidP="00661970">
      <w:pPr>
        <w:pStyle w:val="af3"/>
        <w:numPr>
          <w:ilvl w:val="0"/>
          <w:numId w:val="13"/>
        </w:numPr>
        <w:ind w:firstLineChars="0"/>
        <w:rPr>
          <w:sz w:val="21"/>
        </w:rPr>
      </w:pPr>
      <w:r>
        <w:rPr>
          <w:rFonts w:hint="eastAsia"/>
          <w:sz w:val="21"/>
        </w:rPr>
        <w:t>验证业务逻辑</w:t>
      </w:r>
    </w:p>
    <w:p w:rsidR="00466E36" w:rsidRPr="00ED37BB" w:rsidRDefault="00466E36" w:rsidP="00ED37BB">
      <w:pPr>
        <w:pStyle w:val="a2"/>
        <w:ind w:leftChars="100" w:left="352" w:right="210" w:hanging="142"/>
        <w:rPr>
          <w:b/>
          <w:bCs w:val="0"/>
        </w:rPr>
      </w:pPr>
      <w:bookmarkStart w:id="122" w:name="_Toc418593198"/>
      <w:bookmarkStart w:id="123" w:name="_Toc480980092"/>
      <w:r w:rsidRPr="00ED37BB">
        <w:rPr>
          <w:rFonts w:hint="eastAsia"/>
          <w:b/>
          <w:bCs w:val="0"/>
        </w:rPr>
        <w:t>Android</w:t>
      </w:r>
      <w:r w:rsidRPr="00ED37BB">
        <w:rPr>
          <w:rFonts w:hint="eastAsia"/>
          <w:b/>
          <w:bCs w:val="0"/>
        </w:rPr>
        <w:t>客户端测试</w:t>
      </w:r>
      <w:bookmarkEnd w:id="122"/>
      <w:bookmarkEnd w:id="123"/>
    </w:p>
    <w:p w:rsidR="00466E36" w:rsidRPr="007B50E0" w:rsidRDefault="00466E36" w:rsidP="00466E36">
      <w:pPr>
        <w:ind w:firstLineChars="200" w:firstLine="420"/>
      </w:pPr>
      <w:r w:rsidRPr="007B50E0">
        <w:rPr>
          <w:rFonts w:hint="eastAsia"/>
        </w:rPr>
        <w:t>对</w:t>
      </w:r>
      <w:r w:rsidRPr="007B50E0">
        <w:rPr>
          <w:rFonts w:hint="eastAsia"/>
        </w:rPr>
        <w:t xml:space="preserve">Android </w:t>
      </w:r>
      <w:r w:rsidRPr="007B50E0">
        <w:rPr>
          <w:rFonts w:hint="eastAsia"/>
        </w:rPr>
        <w:t>客户端，对</w:t>
      </w:r>
      <w:r w:rsidRPr="007B50E0">
        <w:rPr>
          <w:rFonts w:hint="eastAsia"/>
        </w:rPr>
        <w:t>APK</w:t>
      </w:r>
      <w:r w:rsidRPr="007B50E0">
        <w:rPr>
          <w:rFonts w:hint="eastAsia"/>
        </w:rPr>
        <w:t>应用采用常规安全测试方法进行覆盖测试。如静态分析的维度，主要包括</w:t>
      </w:r>
      <w:r w:rsidRPr="007B50E0">
        <w:rPr>
          <w:rFonts w:hint="eastAsia"/>
        </w:rPr>
        <w:t>APK</w:t>
      </w:r>
      <w:r w:rsidRPr="007B50E0">
        <w:rPr>
          <w:rFonts w:hint="eastAsia"/>
        </w:rPr>
        <w:t>软件</w:t>
      </w:r>
      <w:r w:rsidRPr="007B50E0">
        <w:rPr>
          <w:rFonts w:hint="eastAsia"/>
        </w:rPr>
        <w:t>package</w:t>
      </w:r>
      <w:r w:rsidRPr="007B50E0">
        <w:rPr>
          <w:rFonts w:hint="eastAsia"/>
        </w:rPr>
        <w:t>信息，签名、</w:t>
      </w:r>
      <w:r w:rsidRPr="007B50E0">
        <w:rPr>
          <w:rFonts w:hint="eastAsia"/>
        </w:rPr>
        <w:t xml:space="preserve">Permission </w:t>
      </w:r>
      <w:r w:rsidRPr="007B50E0">
        <w:rPr>
          <w:rFonts w:hint="eastAsia"/>
        </w:rPr>
        <w:t>、</w:t>
      </w:r>
      <w:r w:rsidRPr="007B50E0">
        <w:rPr>
          <w:rFonts w:hint="eastAsia"/>
        </w:rPr>
        <w:t>Activity</w:t>
      </w:r>
      <w:r w:rsidRPr="007B50E0">
        <w:rPr>
          <w:rFonts w:hint="eastAsia"/>
        </w:rPr>
        <w:t>、</w:t>
      </w:r>
      <w:r w:rsidRPr="007B50E0">
        <w:rPr>
          <w:rFonts w:hint="eastAsia"/>
        </w:rPr>
        <w:t xml:space="preserve">Service </w:t>
      </w:r>
      <w:r w:rsidRPr="007B50E0">
        <w:rPr>
          <w:rFonts w:hint="eastAsia"/>
        </w:rPr>
        <w:t>、</w:t>
      </w:r>
      <w:r w:rsidRPr="007B50E0">
        <w:rPr>
          <w:rFonts w:hint="eastAsia"/>
        </w:rPr>
        <w:t>Receiver</w:t>
      </w:r>
      <w:r w:rsidRPr="007B50E0">
        <w:rPr>
          <w:rFonts w:hint="eastAsia"/>
        </w:rPr>
        <w:t>和</w:t>
      </w:r>
      <w:r w:rsidRPr="007B50E0">
        <w:t>P</w:t>
      </w:r>
      <w:r w:rsidRPr="007B50E0">
        <w:rPr>
          <w:rFonts w:hint="eastAsia"/>
        </w:rPr>
        <w:t>rovider</w:t>
      </w:r>
      <w:r w:rsidRPr="007B50E0">
        <w:rPr>
          <w:rFonts w:hint="eastAsia"/>
        </w:rPr>
        <w:t>组件、</w:t>
      </w:r>
      <w:r w:rsidRPr="007B50E0">
        <w:rPr>
          <w:rFonts w:hint="eastAsia"/>
        </w:rPr>
        <w:t>Sensitive APIS</w:t>
      </w:r>
      <w:r w:rsidRPr="007B50E0">
        <w:rPr>
          <w:rFonts w:hint="eastAsia"/>
        </w:rPr>
        <w:t>、数据库、对外接口</w:t>
      </w:r>
      <w:r w:rsidR="002A5580">
        <w:rPr>
          <w:rFonts w:hint="eastAsia"/>
        </w:rPr>
        <w:t>、隐私保护</w:t>
      </w:r>
      <w:r w:rsidRPr="007B50E0">
        <w:rPr>
          <w:rFonts w:hint="eastAsia"/>
        </w:rPr>
        <w:t>等。对应用与设备关键接口进行重点测试和扫描。</w:t>
      </w:r>
    </w:p>
    <w:p w:rsidR="00466E36" w:rsidRPr="00ED37BB" w:rsidRDefault="00466E36" w:rsidP="00ED37BB">
      <w:pPr>
        <w:pStyle w:val="a2"/>
        <w:ind w:leftChars="100" w:left="352" w:right="210" w:hanging="142"/>
        <w:rPr>
          <w:b/>
          <w:bCs w:val="0"/>
        </w:rPr>
      </w:pPr>
      <w:bookmarkStart w:id="124" w:name="_Toc418593199"/>
      <w:bookmarkStart w:id="125" w:name="_Toc480980093"/>
      <w:r w:rsidRPr="00ED37BB">
        <w:rPr>
          <w:rFonts w:hint="eastAsia"/>
          <w:b/>
          <w:bCs w:val="0"/>
        </w:rPr>
        <w:t>运维安全验证</w:t>
      </w:r>
      <w:bookmarkEnd w:id="124"/>
      <w:bookmarkEnd w:id="125"/>
    </w:p>
    <w:p w:rsidR="00466E36" w:rsidRDefault="00466E36" w:rsidP="00466E36">
      <w:pPr>
        <w:ind w:firstLineChars="200" w:firstLine="420"/>
      </w:pPr>
      <w:r>
        <w:rPr>
          <w:rFonts w:hint="eastAsia"/>
        </w:rPr>
        <w:t>运维的验证主要对</w:t>
      </w:r>
      <w:r w:rsidRPr="007B50E0">
        <w:rPr>
          <w:rFonts w:hint="eastAsia"/>
        </w:rPr>
        <w:t>APK</w:t>
      </w:r>
      <w:r w:rsidRPr="007B50E0">
        <w:rPr>
          <w:rFonts w:hint="eastAsia"/>
        </w:rPr>
        <w:t>类业界漏洞和</w:t>
      </w:r>
      <w:r>
        <w:rPr>
          <w:rFonts w:hint="eastAsia"/>
        </w:rPr>
        <w:t>系统使用的第三方组件</w:t>
      </w:r>
      <w:r w:rsidRPr="007B50E0">
        <w:rPr>
          <w:rFonts w:hint="eastAsia"/>
        </w:rPr>
        <w:t>协议漏洞：</w:t>
      </w:r>
    </w:p>
    <w:p w:rsidR="00466E36" w:rsidRDefault="00466E36" w:rsidP="00661970">
      <w:pPr>
        <w:pStyle w:val="af3"/>
        <w:numPr>
          <w:ilvl w:val="0"/>
          <w:numId w:val="13"/>
        </w:numPr>
        <w:ind w:firstLineChars="0"/>
        <w:rPr>
          <w:sz w:val="21"/>
        </w:rPr>
      </w:pPr>
      <w:r w:rsidRPr="007B50E0">
        <w:rPr>
          <w:rFonts w:hint="eastAsia"/>
          <w:sz w:val="21"/>
        </w:rPr>
        <w:t>第三方开源软件漏洞排查。</w:t>
      </w:r>
    </w:p>
    <w:p w:rsidR="002A5580" w:rsidRPr="007B50E0" w:rsidRDefault="002A5580" w:rsidP="00661970">
      <w:pPr>
        <w:pStyle w:val="af3"/>
        <w:numPr>
          <w:ilvl w:val="0"/>
          <w:numId w:val="13"/>
        </w:numPr>
        <w:ind w:firstLineChars="0"/>
        <w:rPr>
          <w:sz w:val="21"/>
        </w:rPr>
      </w:pPr>
      <w:r>
        <w:rPr>
          <w:rFonts w:hint="eastAsia"/>
          <w:sz w:val="21"/>
        </w:rPr>
        <w:t>数据库、</w:t>
      </w:r>
      <w:r>
        <w:rPr>
          <w:rFonts w:hint="eastAsia"/>
          <w:sz w:val="21"/>
        </w:rPr>
        <w:t>tomcat</w:t>
      </w:r>
      <w:r>
        <w:rPr>
          <w:rFonts w:hint="eastAsia"/>
          <w:sz w:val="21"/>
        </w:rPr>
        <w:t>等安全加固</w:t>
      </w:r>
    </w:p>
    <w:p w:rsidR="00466E36" w:rsidRPr="00ED37BB" w:rsidRDefault="00466E36" w:rsidP="00ED37BB">
      <w:pPr>
        <w:pStyle w:val="a2"/>
        <w:ind w:leftChars="100" w:left="352" w:right="210" w:hanging="142"/>
        <w:rPr>
          <w:b/>
          <w:bCs w:val="0"/>
        </w:rPr>
      </w:pPr>
      <w:bookmarkStart w:id="126" w:name="_Toc418593200"/>
      <w:bookmarkStart w:id="127" w:name="_Toc480980094"/>
      <w:r w:rsidRPr="00ED37BB">
        <w:rPr>
          <w:rFonts w:hint="eastAsia"/>
          <w:b/>
          <w:bCs w:val="0"/>
        </w:rPr>
        <w:t>源码分析</w:t>
      </w:r>
      <w:bookmarkEnd w:id="126"/>
      <w:bookmarkEnd w:id="127"/>
    </w:p>
    <w:p w:rsidR="00466E36" w:rsidRPr="007B50E0" w:rsidRDefault="00466E36" w:rsidP="00466E36">
      <w:pPr>
        <w:ind w:firstLineChars="200" w:firstLine="420"/>
      </w:pPr>
      <w:r w:rsidRPr="007B50E0">
        <w:rPr>
          <w:rFonts w:hint="eastAsia"/>
        </w:rPr>
        <w:t>本次源码人工</w:t>
      </w:r>
      <w:r w:rsidRPr="007B50E0">
        <w:t>Review</w:t>
      </w:r>
      <w:r w:rsidRPr="007B50E0">
        <w:rPr>
          <w:rFonts w:hint="eastAsia"/>
        </w:rPr>
        <w:t>还通过关键词搜索</w:t>
      </w:r>
      <w:r>
        <w:rPr>
          <w:rFonts w:hint="eastAsia"/>
        </w:rPr>
        <w:t>及业务流程分析</w:t>
      </w:r>
      <w:r w:rsidRPr="007B50E0">
        <w:rPr>
          <w:rFonts w:hint="eastAsia"/>
        </w:rPr>
        <w:t>。包括不安全函数、硬编码口令、加密算法的安全性，是否使用公网</w:t>
      </w:r>
      <w:r w:rsidRPr="007B50E0">
        <w:rPr>
          <w:rFonts w:hint="eastAsia"/>
        </w:rPr>
        <w:t>IP</w:t>
      </w:r>
      <w:r w:rsidRPr="007B50E0">
        <w:rPr>
          <w:rFonts w:hint="eastAsia"/>
        </w:rPr>
        <w:t>等。</w:t>
      </w:r>
    </w:p>
    <w:p w:rsidR="00466E36" w:rsidRPr="007B50E0" w:rsidRDefault="00466E36" w:rsidP="00466E36">
      <w:pPr>
        <w:ind w:firstLine="420"/>
      </w:pPr>
      <w:r w:rsidRPr="007B50E0">
        <w:rPr>
          <w:rFonts w:hint="eastAsia"/>
        </w:rPr>
        <w:t>其中：搜索关键字包括但不限于：</w:t>
      </w:r>
    </w:p>
    <w:p w:rsidR="00466E36" w:rsidRPr="007B50E0" w:rsidRDefault="00466E36" w:rsidP="00661970">
      <w:pPr>
        <w:pStyle w:val="af3"/>
        <w:numPr>
          <w:ilvl w:val="0"/>
          <w:numId w:val="11"/>
        </w:numPr>
        <w:ind w:firstLineChars="0"/>
        <w:rPr>
          <w:sz w:val="21"/>
        </w:rPr>
      </w:pPr>
      <w:r w:rsidRPr="007B50E0">
        <w:rPr>
          <w:rFonts w:hint="eastAsia"/>
          <w:sz w:val="21"/>
        </w:rPr>
        <w:t>用户名，密码相关</w:t>
      </w:r>
      <w:proofErr w:type="spellStart"/>
      <w:r w:rsidRPr="007B50E0">
        <w:rPr>
          <w:rFonts w:hint="eastAsia"/>
          <w:sz w:val="21"/>
        </w:rPr>
        <w:t>keyword:</w:t>
      </w:r>
      <w:r w:rsidR="00DC63C8">
        <w:rPr>
          <w:rFonts w:hint="eastAsia"/>
          <w:sz w:val="21"/>
        </w:rPr>
        <w:t>userid</w:t>
      </w:r>
      <w:proofErr w:type="spellEnd"/>
      <w:r w:rsidR="00DC63C8">
        <w:rPr>
          <w:rFonts w:hint="eastAsia"/>
          <w:sz w:val="21"/>
        </w:rPr>
        <w:t>，</w:t>
      </w:r>
      <w:proofErr w:type="spellStart"/>
      <w:r w:rsidR="00DC63C8">
        <w:rPr>
          <w:rFonts w:hint="eastAsia"/>
          <w:sz w:val="21"/>
        </w:rPr>
        <w:t>loginname</w:t>
      </w:r>
      <w:proofErr w:type="spellEnd"/>
      <w:r w:rsidR="00DC63C8">
        <w:rPr>
          <w:rFonts w:hint="eastAsia"/>
          <w:sz w:val="21"/>
        </w:rPr>
        <w:t>，</w:t>
      </w:r>
      <w:r w:rsidRPr="007B50E0">
        <w:rPr>
          <w:rFonts w:hint="eastAsia"/>
          <w:sz w:val="21"/>
        </w:rPr>
        <w:t>password</w:t>
      </w:r>
      <w:r w:rsidRPr="007B50E0">
        <w:rPr>
          <w:rFonts w:hint="eastAsia"/>
          <w:sz w:val="21"/>
        </w:rPr>
        <w:t>，</w:t>
      </w:r>
      <w:proofErr w:type="spellStart"/>
      <w:r w:rsidRPr="007B50E0">
        <w:rPr>
          <w:rFonts w:hint="eastAsia"/>
          <w:sz w:val="21"/>
        </w:rPr>
        <w:t>passwd</w:t>
      </w:r>
      <w:proofErr w:type="spellEnd"/>
      <w:r w:rsidRPr="007B50E0">
        <w:rPr>
          <w:rFonts w:hint="eastAsia"/>
          <w:sz w:val="21"/>
        </w:rPr>
        <w:t>，</w:t>
      </w:r>
      <w:proofErr w:type="spellStart"/>
      <w:r w:rsidRPr="007B50E0">
        <w:rPr>
          <w:rFonts w:hint="eastAsia"/>
          <w:sz w:val="21"/>
        </w:rPr>
        <w:t>pwd</w:t>
      </w:r>
      <w:proofErr w:type="spellEnd"/>
      <w:r w:rsidRPr="007B50E0">
        <w:rPr>
          <w:rFonts w:hint="eastAsia"/>
          <w:sz w:val="21"/>
        </w:rPr>
        <w:t>，</w:t>
      </w:r>
      <w:r w:rsidRPr="007B50E0">
        <w:rPr>
          <w:rFonts w:hint="eastAsia"/>
          <w:sz w:val="21"/>
        </w:rPr>
        <w:t>admin session</w:t>
      </w:r>
      <w:r w:rsidR="008864C3">
        <w:rPr>
          <w:rFonts w:hint="eastAsia"/>
          <w:sz w:val="21"/>
        </w:rPr>
        <w:t>，</w:t>
      </w:r>
      <w:r w:rsidR="008864C3">
        <w:rPr>
          <w:rFonts w:hint="eastAsia"/>
          <w:sz w:val="21"/>
        </w:rPr>
        <w:t>sign</w:t>
      </w:r>
      <w:r w:rsidR="008864C3">
        <w:rPr>
          <w:rFonts w:hint="eastAsia"/>
          <w:sz w:val="21"/>
        </w:rPr>
        <w:t>，</w:t>
      </w:r>
      <w:r w:rsidR="008864C3">
        <w:rPr>
          <w:rFonts w:hint="eastAsia"/>
          <w:sz w:val="21"/>
        </w:rPr>
        <w:t>token</w:t>
      </w:r>
    </w:p>
    <w:p w:rsidR="00466E36" w:rsidRPr="007B50E0" w:rsidRDefault="00466E36" w:rsidP="00661970">
      <w:pPr>
        <w:pStyle w:val="af3"/>
        <w:numPr>
          <w:ilvl w:val="0"/>
          <w:numId w:val="11"/>
        </w:numPr>
        <w:ind w:firstLineChars="0"/>
        <w:rPr>
          <w:sz w:val="21"/>
        </w:rPr>
      </w:pPr>
      <w:r w:rsidRPr="007B50E0">
        <w:rPr>
          <w:rFonts w:hint="eastAsia"/>
          <w:sz w:val="21"/>
        </w:rPr>
        <w:t>加密算法相关的</w:t>
      </w:r>
      <w:r w:rsidRPr="007B50E0">
        <w:rPr>
          <w:rFonts w:hint="eastAsia"/>
          <w:sz w:val="21"/>
        </w:rPr>
        <w:t>keyword:</w:t>
      </w:r>
      <w:r w:rsidR="002A5580" w:rsidRPr="002A5580">
        <w:rPr>
          <w:rFonts w:hint="eastAsia"/>
        </w:rPr>
        <w:t xml:space="preserve"> </w:t>
      </w:r>
      <w:r w:rsidR="002A5580" w:rsidRPr="002A5580">
        <w:rPr>
          <w:rFonts w:hint="eastAsia"/>
          <w:sz w:val="21"/>
        </w:rPr>
        <w:t>DES</w:t>
      </w:r>
      <w:r w:rsidR="002A5580" w:rsidRPr="002A5580">
        <w:rPr>
          <w:rFonts w:hint="eastAsia"/>
          <w:sz w:val="21"/>
        </w:rPr>
        <w:t>、</w:t>
      </w:r>
      <w:r w:rsidR="002A5580" w:rsidRPr="002A5580">
        <w:rPr>
          <w:rFonts w:hint="eastAsia"/>
          <w:sz w:val="21"/>
        </w:rPr>
        <w:t>RC2</w:t>
      </w:r>
      <w:r w:rsidR="002A5580" w:rsidRPr="002A5580">
        <w:rPr>
          <w:rFonts w:hint="eastAsia"/>
          <w:sz w:val="21"/>
        </w:rPr>
        <w:t>、</w:t>
      </w:r>
      <w:r w:rsidR="002A5580" w:rsidRPr="002A5580">
        <w:rPr>
          <w:rFonts w:hint="eastAsia"/>
          <w:sz w:val="21"/>
        </w:rPr>
        <w:t>MD5</w:t>
      </w:r>
      <w:r w:rsidR="002A5580" w:rsidRPr="002A5580">
        <w:rPr>
          <w:rFonts w:hint="eastAsia"/>
          <w:sz w:val="21"/>
        </w:rPr>
        <w:t>、</w:t>
      </w:r>
      <w:r w:rsidR="002A5580" w:rsidRPr="002A5580">
        <w:rPr>
          <w:rFonts w:hint="eastAsia"/>
          <w:sz w:val="21"/>
        </w:rPr>
        <w:t>SHA1</w:t>
      </w:r>
      <w:r w:rsidR="002A5580" w:rsidRPr="002A5580">
        <w:rPr>
          <w:rFonts w:hint="eastAsia"/>
          <w:sz w:val="21"/>
        </w:rPr>
        <w:t>、</w:t>
      </w:r>
      <w:r w:rsidR="002A5580" w:rsidRPr="002A5580">
        <w:rPr>
          <w:rFonts w:hint="eastAsia"/>
          <w:sz w:val="21"/>
        </w:rPr>
        <w:t>HMAC-MD5</w:t>
      </w:r>
      <w:r w:rsidR="002A5580" w:rsidRPr="002A5580">
        <w:rPr>
          <w:rFonts w:hint="eastAsia"/>
          <w:sz w:val="21"/>
        </w:rPr>
        <w:t>、</w:t>
      </w:r>
      <w:r w:rsidR="002A5580" w:rsidRPr="002A5580">
        <w:rPr>
          <w:rFonts w:hint="eastAsia"/>
          <w:sz w:val="21"/>
        </w:rPr>
        <w:t>HMAC-SHA1</w:t>
      </w:r>
      <w:r w:rsidRPr="007B50E0">
        <w:rPr>
          <w:rFonts w:hint="eastAsia"/>
          <w:sz w:val="21"/>
        </w:rPr>
        <w:t xml:space="preserve"> </w:t>
      </w:r>
    </w:p>
    <w:p w:rsidR="00466E36" w:rsidRPr="007B50E0" w:rsidRDefault="00466E36" w:rsidP="00661970">
      <w:pPr>
        <w:pStyle w:val="af3"/>
        <w:numPr>
          <w:ilvl w:val="0"/>
          <w:numId w:val="11"/>
        </w:numPr>
        <w:ind w:firstLineChars="0"/>
        <w:rPr>
          <w:sz w:val="21"/>
        </w:rPr>
      </w:pPr>
      <w:r w:rsidRPr="007B50E0">
        <w:rPr>
          <w:rFonts w:hint="eastAsia"/>
          <w:sz w:val="21"/>
        </w:rPr>
        <w:t>不安全函数：</w:t>
      </w:r>
      <w:proofErr w:type="spellStart"/>
      <w:r w:rsidRPr="007B50E0">
        <w:rPr>
          <w:rFonts w:hint="eastAsia"/>
          <w:sz w:val="21"/>
        </w:rPr>
        <w:t>strcpy</w:t>
      </w:r>
      <w:proofErr w:type="spellEnd"/>
      <w:r w:rsidRPr="007B50E0">
        <w:rPr>
          <w:rFonts w:hint="eastAsia"/>
          <w:sz w:val="21"/>
        </w:rPr>
        <w:t>，</w:t>
      </w:r>
      <w:proofErr w:type="spellStart"/>
      <w:r w:rsidRPr="007B50E0">
        <w:rPr>
          <w:rFonts w:hint="eastAsia"/>
          <w:sz w:val="21"/>
        </w:rPr>
        <w:t>strcat</w:t>
      </w:r>
      <w:proofErr w:type="spellEnd"/>
      <w:r w:rsidRPr="007B50E0">
        <w:rPr>
          <w:rFonts w:hint="eastAsia"/>
          <w:sz w:val="21"/>
        </w:rPr>
        <w:t>，</w:t>
      </w:r>
      <w:proofErr w:type="spellStart"/>
      <w:r w:rsidRPr="007B50E0">
        <w:rPr>
          <w:rFonts w:hint="eastAsia"/>
          <w:sz w:val="21"/>
        </w:rPr>
        <w:t>memcpy</w:t>
      </w:r>
      <w:proofErr w:type="spellEnd"/>
      <w:r w:rsidRPr="007B50E0">
        <w:rPr>
          <w:rFonts w:hint="eastAsia"/>
          <w:sz w:val="21"/>
        </w:rPr>
        <w:t>，</w:t>
      </w:r>
      <w:proofErr w:type="spellStart"/>
      <w:r w:rsidRPr="007B50E0">
        <w:rPr>
          <w:rFonts w:hint="eastAsia"/>
          <w:sz w:val="21"/>
        </w:rPr>
        <w:t>sprintf</w:t>
      </w:r>
      <w:proofErr w:type="spellEnd"/>
      <w:r w:rsidRPr="007B50E0">
        <w:rPr>
          <w:rFonts w:hint="eastAsia"/>
          <w:sz w:val="21"/>
        </w:rPr>
        <w:t>等</w:t>
      </w:r>
    </w:p>
    <w:p w:rsidR="00466E36" w:rsidRPr="007B50E0" w:rsidRDefault="00466E36" w:rsidP="00661970">
      <w:pPr>
        <w:pStyle w:val="af3"/>
        <w:numPr>
          <w:ilvl w:val="0"/>
          <w:numId w:val="11"/>
        </w:numPr>
        <w:ind w:firstLineChars="0"/>
        <w:rPr>
          <w:sz w:val="21"/>
        </w:rPr>
      </w:pPr>
      <w:r w:rsidRPr="007B50E0">
        <w:rPr>
          <w:rFonts w:hint="eastAsia"/>
          <w:sz w:val="21"/>
        </w:rPr>
        <w:t>公网</w:t>
      </w:r>
      <w:r w:rsidRPr="007B50E0">
        <w:rPr>
          <w:rFonts w:hint="eastAsia"/>
          <w:sz w:val="21"/>
        </w:rPr>
        <w:t>IP</w:t>
      </w:r>
      <w:r w:rsidRPr="007B50E0">
        <w:rPr>
          <w:rFonts w:hint="eastAsia"/>
          <w:sz w:val="21"/>
        </w:rPr>
        <w:t>地址</w:t>
      </w:r>
    </w:p>
    <w:p w:rsidR="00466E36" w:rsidRPr="00ED37BB" w:rsidRDefault="00466E36" w:rsidP="00ED37BB">
      <w:pPr>
        <w:pStyle w:val="a2"/>
        <w:ind w:leftChars="100" w:left="352" w:right="210" w:hanging="142"/>
        <w:rPr>
          <w:b/>
          <w:bCs w:val="0"/>
        </w:rPr>
      </w:pPr>
      <w:bookmarkStart w:id="128" w:name="_GoBack"/>
      <w:bookmarkStart w:id="129" w:name="_Toc418593201"/>
      <w:bookmarkStart w:id="130" w:name="_Toc480980095"/>
      <w:bookmarkEnd w:id="128"/>
      <w:r w:rsidRPr="00ED37BB">
        <w:rPr>
          <w:b/>
          <w:bCs w:val="0"/>
        </w:rPr>
        <w:t>F</w:t>
      </w:r>
      <w:r w:rsidRPr="00ED37BB">
        <w:rPr>
          <w:rFonts w:hint="eastAsia"/>
          <w:b/>
          <w:bCs w:val="0"/>
        </w:rPr>
        <w:t>ortify&amp;</w:t>
      </w:r>
      <w:r w:rsidRPr="00ED37BB">
        <w:rPr>
          <w:rFonts w:hint="eastAsia"/>
          <w:b/>
          <w:bCs w:val="0"/>
        </w:rPr>
        <w:t>安全编程规范</w:t>
      </w:r>
      <w:bookmarkEnd w:id="129"/>
      <w:bookmarkEnd w:id="130"/>
    </w:p>
    <w:p w:rsidR="00466E36" w:rsidRPr="007B50E0" w:rsidRDefault="00466E36" w:rsidP="00661970">
      <w:pPr>
        <w:pStyle w:val="af3"/>
        <w:numPr>
          <w:ilvl w:val="0"/>
          <w:numId w:val="10"/>
        </w:numPr>
        <w:ind w:firstLineChars="0"/>
        <w:rPr>
          <w:sz w:val="21"/>
        </w:rPr>
      </w:pPr>
      <w:r w:rsidRPr="007B50E0">
        <w:rPr>
          <w:sz w:val="21"/>
        </w:rPr>
        <w:t>F</w:t>
      </w:r>
      <w:r w:rsidRPr="007B50E0">
        <w:rPr>
          <w:rFonts w:hint="eastAsia"/>
          <w:sz w:val="21"/>
        </w:rPr>
        <w:t>ortify</w:t>
      </w:r>
      <w:r w:rsidRPr="007B50E0">
        <w:rPr>
          <w:rFonts w:hint="eastAsia"/>
          <w:sz w:val="21"/>
        </w:rPr>
        <w:t>代码扫描，使用工具扫描无高危问题遗留。</w:t>
      </w:r>
    </w:p>
    <w:p w:rsidR="00466E36" w:rsidRPr="008034F8" w:rsidRDefault="00466E36" w:rsidP="00661970">
      <w:pPr>
        <w:pStyle w:val="af3"/>
        <w:numPr>
          <w:ilvl w:val="0"/>
          <w:numId w:val="10"/>
        </w:numPr>
        <w:ind w:firstLineChars="0"/>
        <w:rPr>
          <w:sz w:val="21"/>
        </w:rPr>
      </w:pPr>
      <w:r w:rsidRPr="007B50E0">
        <w:rPr>
          <w:rFonts w:hint="eastAsia"/>
          <w:sz w:val="21"/>
        </w:rPr>
        <w:t>安全编程规范，遵守公司</w:t>
      </w:r>
      <w:r w:rsidRPr="007B50E0">
        <w:rPr>
          <w:rFonts w:hint="eastAsia"/>
          <w:sz w:val="21"/>
        </w:rPr>
        <w:t>Java</w:t>
      </w:r>
      <w:r w:rsidRPr="007B50E0">
        <w:rPr>
          <w:rFonts w:hint="eastAsia"/>
          <w:sz w:val="21"/>
        </w:rPr>
        <w:t>、</w:t>
      </w:r>
      <w:r w:rsidRPr="007B50E0">
        <w:rPr>
          <w:rFonts w:hint="eastAsia"/>
          <w:sz w:val="21"/>
        </w:rPr>
        <w:t>C&amp;C++</w:t>
      </w:r>
      <w:r w:rsidRPr="007B50E0">
        <w:rPr>
          <w:rFonts w:hint="eastAsia"/>
          <w:sz w:val="21"/>
        </w:rPr>
        <w:t>、</w:t>
      </w:r>
      <w:r w:rsidRPr="007B50E0">
        <w:rPr>
          <w:rFonts w:hint="eastAsia"/>
          <w:sz w:val="21"/>
        </w:rPr>
        <w:t>Web</w:t>
      </w:r>
      <w:r w:rsidRPr="007B50E0">
        <w:rPr>
          <w:rFonts w:hint="eastAsia"/>
          <w:sz w:val="21"/>
        </w:rPr>
        <w:t>、</w:t>
      </w:r>
      <w:r w:rsidRPr="007B50E0">
        <w:rPr>
          <w:rFonts w:hint="eastAsia"/>
          <w:sz w:val="21"/>
        </w:rPr>
        <w:t>Android</w:t>
      </w:r>
      <w:r w:rsidRPr="007B50E0">
        <w:rPr>
          <w:rFonts w:hint="eastAsia"/>
          <w:sz w:val="21"/>
        </w:rPr>
        <w:t>等安全编程规范。</w:t>
      </w:r>
    </w:p>
    <w:p w:rsidR="002D0E6C" w:rsidRPr="0055575B" w:rsidRDefault="002D0E6C" w:rsidP="002D0E6C">
      <w:pPr>
        <w:pStyle w:val="2"/>
        <w:ind w:left="636" w:right="210"/>
      </w:pPr>
      <w:bookmarkStart w:id="131" w:name="_Toc386552032"/>
      <w:bookmarkStart w:id="132" w:name="_Toc416789927"/>
      <w:bookmarkStart w:id="133" w:name="_Toc417568320"/>
      <w:bookmarkStart w:id="134" w:name="_Toc426014018"/>
      <w:bookmarkStart w:id="135" w:name="_Toc480980096"/>
      <w:bookmarkEnd w:id="59"/>
      <w:bookmarkEnd w:id="60"/>
      <w:bookmarkEnd w:id="61"/>
      <w:bookmarkEnd w:id="62"/>
      <w:bookmarkEnd w:id="113"/>
      <w:r w:rsidRPr="0055575B">
        <w:lastRenderedPageBreak/>
        <w:t>代码安全</w:t>
      </w:r>
      <w:bookmarkEnd w:id="131"/>
      <w:r w:rsidRPr="0055575B">
        <w:rPr>
          <w:rFonts w:hint="eastAsia"/>
        </w:rPr>
        <w:t>检查</w:t>
      </w:r>
      <w:bookmarkEnd w:id="132"/>
      <w:bookmarkEnd w:id="133"/>
      <w:bookmarkEnd w:id="134"/>
      <w:bookmarkEnd w:id="135"/>
    </w:p>
    <w:p w:rsidR="002D0E6C" w:rsidRPr="004C3C8E" w:rsidRDefault="002D0E6C" w:rsidP="00E2258B">
      <w:pPr>
        <w:pStyle w:val="3"/>
        <w:ind w:leftChars="100" w:left="635" w:right="210"/>
      </w:pPr>
      <w:bookmarkStart w:id="136" w:name="_Toc416789928"/>
      <w:bookmarkStart w:id="137" w:name="_Toc417568321"/>
      <w:bookmarkStart w:id="138" w:name="_Toc426014019"/>
      <w:bookmarkStart w:id="139" w:name="_Toc480980097"/>
      <w:r w:rsidRPr="004C3C8E">
        <w:rPr>
          <w:rFonts w:hint="eastAsia"/>
        </w:rPr>
        <w:t>代码扫描</w:t>
      </w:r>
      <w:bookmarkEnd w:id="136"/>
      <w:bookmarkEnd w:id="137"/>
      <w:bookmarkEnd w:id="138"/>
      <w:bookmarkEnd w:id="139"/>
    </w:p>
    <w:p w:rsidR="00E1386A" w:rsidRPr="00A561E8" w:rsidRDefault="006C3467" w:rsidP="006C3467">
      <w:r w:rsidRPr="006C3467">
        <w:rPr>
          <w:rFonts w:hint="eastAsia"/>
        </w:rPr>
        <w:t>\\dggnrdvs1-nrd\IT_VMP_SZX_green_2_F\BL22330718_Wise Targeting Service ADN 3.4.11.300\Test\</w:t>
      </w:r>
      <w:r w:rsidRPr="006C3467">
        <w:rPr>
          <w:rFonts w:hint="eastAsia"/>
        </w:rPr>
        <w:t>安全交付件</w:t>
      </w:r>
      <w:r w:rsidRPr="006C3467">
        <w:rPr>
          <w:rFonts w:hint="eastAsia"/>
        </w:rPr>
        <w:t>\</w:t>
      </w:r>
      <w:r w:rsidRPr="006C3467">
        <w:rPr>
          <w:rFonts w:hint="eastAsia"/>
        </w:rPr>
        <w:t>安全编码</w:t>
      </w:r>
      <w:r w:rsidRPr="006C3467">
        <w:rPr>
          <w:rFonts w:hint="eastAsia"/>
        </w:rPr>
        <w:t>\2.</w:t>
      </w:r>
      <w:r w:rsidRPr="006C3467">
        <w:rPr>
          <w:rFonts w:hint="eastAsia"/>
        </w:rPr>
        <w:t>代码静态扫描报告</w:t>
      </w:r>
    </w:p>
    <w:p w:rsidR="002D0E6C" w:rsidRPr="004C3C8E" w:rsidRDefault="002D0E6C" w:rsidP="00E2258B">
      <w:pPr>
        <w:pStyle w:val="3"/>
        <w:ind w:leftChars="100" w:left="635" w:right="210"/>
      </w:pPr>
      <w:bookmarkStart w:id="140" w:name="_Toc416789929"/>
      <w:bookmarkStart w:id="141" w:name="_Toc417568322"/>
      <w:bookmarkStart w:id="142" w:name="_Toc426014020"/>
      <w:bookmarkStart w:id="143" w:name="_Toc480980098"/>
      <w:r w:rsidRPr="004C3C8E">
        <w:rPr>
          <w:rFonts w:hint="eastAsia"/>
        </w:rPr>
        <w:t>代码人工</w:t>
      </w:r>
      <w:r w:rsidRPr="004C3C8E">
        <w:t>review</w:t>
      </w:r>
      <w:bookmarkEnd w:id="140"/>
      <w:bookmarkEnd w:id="141"/>
      <w:bookmarkEnd w:id="142"/>
      <w:bookmarkEnd w:id="143"/>
    </w:p>
    <w:p w:rsidR="002D0E6C" w:rsidRPr="00133D17" w:rsidRDefault="006C3467" w:rsidP="006C3467">
      <w:r w:rsidRPr="006C3467">
        <w:rPr>
          <w:rFonts w:hint="eastAsia"/>
        </w:rPr>
        <w:t>\\dggnrdvs1-nrd\IT_VMP_SZX_green_2_F\BL22330718_Wise Targeting Service ADN 3.4.11.300\Test\</w:t>
      </w:r>
      <w:r w:rsidRPr="006C3467">
        <w:rPr>
          <w:rFonts w:hint="eastAsia"/>
        </w:rPr>
        <w:t>安全交付件</w:t>
      </w:r>
      <w:r w:rsidRPr="006C3467">
        <w:rPr>
          <w:rFonts w:hint="eastAsia"/>
        </w:rPr>
        <w:t>\</w:t>
      </w:r>
      <w:r w:rsidRPr="006C3467">
        <w:rPr>
          <w:rFonts w:hint="eastAsia"/>
        </w:rPr>
        <w:t>安全编码</w:t>
      </w:r>
      <w:r w:rsidRPr="006C3467">
        <w:rPr>
          <w:rFonts w:hint="eastAsia"/>
        </w:rPr>
        <w:t>\3.</w:t>
      </w:r>
      <w:r w:rsidRPr="006C3467">
        <w:rPr>
          <w:rFonts w:hint="eastAsia"/>
        </w:rPr>
        <w:t>代码安全检视报告</w:t>
      </w:r>
    </w:p>
    <w:p w:rsidR="002A2EEB" w:rsidRPr="00F529C6" w:rsidRDefault="002A2EEB" w:rsidP="002A2EEB">
      <w:pPr>
        <w:pStyle w:val="1"/>
      </w:pPr>
      <w:bookmarkStart w:id="144" w:name="_Toc386552041"/>
      <w:bookmarkStart w:id="145" w:name="_Toc416789931"/>
      <w:bookmarkStart w:id="146" w:name="_Toc417568324"/>
      <w:bookmarkStart w:id="147" w:name="_Toc480980099"/>
      <w:r w:rsidRPr="00F529C6">
        <w:t>附录</w:t>
      </w:r>
      <w:bookmarkEnd w:id="144"/>
      <w:bookmarkEnd w:id="145"/>
      <w:bookmarkEnd w:id="146"/>
      <w:bookmarkEnd w:id="147"/>
    </w:p>
    <w:p w:rsidR="005B5CA3" w:rsidRDefault="005B5CA3" w:rsidP="00661970">
      <w:pPr>
        <w:pStyle w:val="2"/>
        <w:numPr>
          <w:ilvl w:val="1"/>
          <w:numId w:val="14"/>
        </w:numPr>
        <w:ind w:right="210"/>
      </w:pPr>
      <w:bookmarkStart w:id="148" w:name="_Toc417568325"/>
      <w:bookmarkStart w:id="149" w:name="_Toc426014022"/>
      <w:bookmarkStart w:id="150" w:name="_Toc480980100"/>
      <w:r>
        <w:rPr>
          <w:rFonts w:hint="eastAsia"/>
        </w:rPr>
        <w:t>安全评估工具清单</w:t>
      </w:r>
      <w:bookmarkEnd w:id="148"/>
      <w:bookmarkEnd w:id="149"/>
      <w:bookmarkEnd w:id="150"/>
    </w:p>
    <w:tbl>
      <w:tblPr>
        <w:tblStyle w:val="ac"/>
        <w:tblW w:w="0" w:type="auto"/>
        <w:tblLook w:val="04A0"/>
      </w:tblPr>
      <w:tblGrid>
        <w:gridCol w:w="2235"/>
        <w:gridCol w:w="4677"/>
        <w:gridCol w:w="1610"/>
      </w:tblGrid>
      <w:tr w:rsidR="005B5CA3" w:rsidRPr="00B04D25" w:rsidTr="005B5CA3">
        <w:tc>
          <w:tcPr>
            <w:tcW w:w="2235" w:type="dxa"/>
          </w:tcPr>
          <w:p w:rsidR="005B5CA3" w:rsidRPr="00B04D25" w:rsidRDefault="005B5CA3" w:rsidP="005B5CA3">
            <w:pPr>
              <w:jc w:val="center"/>
              <w:rPr>
                <w:rFonts w:ascii="Arial" w:eastAsiaTheme="minorEastAsia" w:hAnsi="Arial" w:cs="Arial"/>
                <w:b/>
              </w:rPr>
            </w:pPr>
            <w:r w:rsidRPr="00B04D25">
              <w:rPr>
                <w:rFonts w:ascii="Arial" w:eastAsiaTheme="minorEastAsia" w:hAnsiTheme="minorEastAsia" w:cs="Arial"/>
                <w:b/>
              </w:rPr>
              <w:t>测试工具</w:t>
            </w:r>
          </w:p>
        </w:tc>
        <w:tc>
          <w:tcPr>
            <w:tcW w:w="4677" w:type="dxa"/>
          </w:tcPr>
          <w:p w:rsidR="005B5CA3" w:rsidRPr="00B04D25" w:rsidRDefault="005B5CA3" w:rsidP="005B5CA3">
            <w:pPr>
              <w:jc w:val="center"/>
              <w:rPr>
                <w:rFonts w:ascii="Arial" w:eastAsiaTheme="minorEastAsia" w:hAnsi="Arial" w:cs="Arial"/>
                <w:b/>
              </w:rPr>
            </w:pPr>
            <w:r w:rsidRPr="00B04D25">
              <w:rPr>
                <w:rFonts w:ascii="Arial" w:eastAsiaTheme="minorEastAsia" w:hAnsiTheme="minorEastAsia" w:cs="Arial"/>
                <w:b/>
              </w:rPr>
              <w:t>用途</w:t>
            </w:r>
          </w:p>
        </w:tc>
        <w:tc>
          <w:tcPr>
            <w:tcW w:w="1610" w:type="dxa"/>
          </w:tcPr>
          <w:p w:rsidR="005B5CA3" w:rsidRPr="00B04D25" w:rsidRDefault="005B5CA3" w:rsidP="005B5CA3">
            <w:pPr>
              <w:jc w:val="center"/>
              <w:rPr>
                <w:rFonts w:ascii="Arial" w:eastAsiaTheme="minorEastAsia" w:hAnsi="Arial" w:cs="Arial"/>
                <w:b/>
              </w:rPr>
            </w:pPr>
            <w:r w:rsidRPr="00B04D25">
              <w:rPr>
                <w:rFonts w:ascii="Arial" w:eastAsiaTheme="minorEastAsia" w:hAnsiTheme="minorEastAsia" w:cs="Arial"/>
                <w:b/>
              </w:rPr>
              <w:t>版本</w:t>
            </w:r>
          </w:p>
        </w:tc>
      </w:tr>
      <w:tr w:rsidR="005B5CA3" w:rsidRPr="00B04D25" w:rsidTr="005B5CA3">
        <w:tc>
          <w:tcPr>
            <w:tcW w:w="8522" w:type="dxa"/>
            <w:gridSpan w:val="3"/>
          </w:tcPr>
          <w:p w:rsidR="005B5CA3" w:rsidRPr="00B04D25" w:rsidRDefault="005B5CA3" w:rsidP="005B5CA3">
            <w:pPr>
              <w:rPr>
                <w:rFonts w:ascii="Arial" w:eastAsiaTheme="minorEastAsia" w:hAnsi="Arial" w:cs="Arial"/>
                <w:b/>
              </w:rPr>
            </w:pPr>
            <w:r w:rsidRPr="00B04D25">
              <w:rPr>
                <w:rFonts w:ascii="Arial" w:eastAsiaTheme="minorEastAsia" w:hAnsiTheme="minorEastAsia" w:cs="Arial"/>
                <w:b/>
              </w:rPr>
              <w:t>端口和漏洞扫描工具</w:t>
            </w: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Nessus</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系统和应用漏洞扫描工具</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nmap</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系统和应用扫描工具</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8522" w:type="dxa"/>
            <w:gridSpan w:val="3"/>
          </w:tcPr>
          <w:p w:rsidR="005B5CA3" w:rsidRPr="00B04D25" w:rsidRDefault="005B5CA3" w:rsidP="005B5CA3">
            <w:pPr>
              <w:rPr>
                <w:rFonts w:ascii="Arial" w:eastAsiaTheme="minorEastAsia" w:hAnsi="Arial" w:cs="Arial"/>
                <w:b/>
              </w:rPr>
            </w:pPr>
            <w:r w:rsidRPr="00B04D25">
              <w:rPr>
                <w:rFonts w:ascii="Arial" w:eastAsiaTheme="minorEastAsia" w:hAnsiTheme="minorEastAsia" w:cs="Arial"/>
                <w:b/>
              </w:rPr>
              <w:t>抓包工具</w:t>
            </w: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WireShark</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抓包工具</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8522" w:type="dxa"/>
            <w:gridSpan w:val="3"/>
          </w:tcPr>
          <w:p w:rsidR="005B5CA3" w:rsidRPr="00B04D25" w:rsidRDefault="005B5CA3" w:rsidP="005B5CA3">
            <w:pPr>
              <w:rPr>
                <w:rFonts w:ascii="Arial" w:eastAsiaTheme="minorEastAsia" w:hAnsi="Arial" w:cs="Arial"/>
                <w:b/>
              </w:rPr>
            </w:pPr>
            <w:r w:rsidRPr="00B04D25">
              <w:rPr>
                <w:rFonts w:ascii="Arial" w:eastAsiaTheme="minorEastAsia" w:hAnsiTheme="minorEastAsia" w:cs="Arial"/>
                <w:b/>
              </w:rPr>
              <w:t>代码开发工具</w:t>
            </w:r>
          </w:p>
        </w:tc>
      </w:tr>
      <w:tr w:rsidR="005B5CA3" w:rsidRPr="00B04D25" w:rsidTr="005B5CA3">
        <w:tc>
          <w:tcPr>
            <w:tcW w:w="2235" w:type="dxa"/>
          </w:tcPr>
          <w:p w:rsidR="005B5CA3" w:rsidRPr="00B04D25" w:rsidRDefault="00AA2461" w:rsidP="005B5CA3">
            <w:pPr>
              <w:rPr>
                <w:rFonts w:ascii="Arial" w:eastAsiaTheme="minorEastAsia" w:hAnsi="Arial" w:cs="Arial"/>
              </w:rPr>
            </w:pPr>
            <w:r>
              <w:rPr>
                <w:rFonts w:ascii="Arial" w:eastAsiaTheme="minorEastAsia" w:hAnsi="Arial" w:cs="Arial" w:hint="eastAsia"/>
              </w:rPr>
              <w:t>Eclipse</w:t>
            </w:r>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开发工具</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8522" w:type="dxa"/>
            <w:gridSpan w:val="3"/>
          </w:tcPr>
          <w:p w:rsidR="005B5CA3" w:rsidRPr="00B04D25" w:rsidRDefault="005B5CA3" w:rsidP="005B5CA3">
            <w:pPr>
              <w:rPr>
                <w:rFonts w:ascii="Arial" w:eastAsiaTheme="minorEastAsia" w:hAnsi="Arial" w:cs="Arial"/>
                <w:b/>
              </w:rPr>
            </w:pPr>
            <w:r w:rsidRPr="00B04D25">
              <w:rPr>
                <w:rFonts w:ascii="Arial" w:eastAsiaTheme="minorEastAsia" w:hAnsiTheme="minorEastAsia" w:cs="Arial"/>
                <w:b/>
              </w:rPr>
              <w:t>其他工具</w:t>
            </w: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Appscan</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业界领先的</w:t>
            </w:r>
            <w:r w:rsidRPr="00B04D25">
              <w:rPr>
                <w:rFonts w:ascii="Arial" w:eastAsiaTheme="minorEastAsia" w:hAnsi="Arial" w:cs="Arial"/>
              </w:rPr>
              <w:t>web</w:t>
            </w:r>
            <w:r w:rsidRPr="00B04D25">
              <w:rPr>
                <w:rFonts w:ascii="Arial" w:eastAsiaTheme="minorEastAsia" w:hAnsiTheme="minorEastAsia" w:cs="Arial"/>
              </w:rPr>
              <w:t>安全扫描工具</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Codenomicon</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协议模糊测试软件</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2235" w:type="dxa"/>
          </w:tcPr>
          <w:p w:rsidR="005B5CA3" w:rsidRPr="00B04D25" w:rsidRDefault="005B5CA3" w:rsidP="005B5CA3">
            <w:pPr>
              <w:rPr>
                <w:rFonts w:ascii="Arial" w:eastAsiaTheme="minorEastAsia" w:hAnsi="Arial" w:cs="Arial"/>
              </w:rPr>
            </w:pPr>
            <w:proofErr w:type="spellStart"/>
            <w:r w:rsidRPr="00B04D25">
              <w:rPr>
                <w:rFonts w:ascii="Arial" w:eastAsiaTheme="minorEastAsia" w:hAnsi="Arial" w:cs="Arial"/>
              </w:rPr>
              <w:t>Burpsuit</w:t>
            </w:r>
            <w:proofErr w:type="spellEnd"/>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Theme="minorEastAsia" w:cs="Arial"/>
              </w:rPr>
              <w:t>攻击</w:t>
            </w:r>
            <w:r w:rsidRPr="00B04D25">
              <w:rPr>
                <w:rFonts w:ascii="Arial" w:eastAsiaTheme="minorEastAsia" w:hAnsi="Arial" w:cs="Arial"/>
              </w:rPr>
              <w:t xml:space="preserve">web </w:t>
            </w:r>
            <w:r w:rsidRPr="00B04D25">
              <w:rPr>
                <w:rFonts w:ascii="Arial" w:eastAsiaTheme="minorEastAsia" w:hAnsiTheme="minorEastAsia" w:cs="Arial"/>
              </w:rPr>
              <w:t>应用程序的集成平台</w:t>
            </w:r>
          </w:p>
        </w:tc>
        <w:tc>
          <w:tcPr>
            <w:tcW w:w="1610" w:type="dxa"/>
          </w:tcPr>
          <w:p w:rsidR="005B5CA3" w:rsidRPr="00B04D25" w:rsidRDefault="005B5CA3" w:rsidP="005B5CA3">
            <w:pPr>
              <w:rPr>
                <w:rFonts w:ascii="Arial" w:eastAsiaTheme="minorEastAsia" w:hAnsi="Arial" w:cs="Arial"/>
              </w:rPr>
            </w:pPr>
          </w:p>
        </w:tc>
      </w:tr>
      <w:tr w:rsidR="005B5CA3" w:rsidRPr="00B04D25" w:rsidTr="005B5CA3">
        <w:tc>
          <w:tcPr>
            <w:tcW w:w="2235" w:type="dxa"/>
          </w:tcPr>
          <w:p w:rsidR="005B5CA3" w:rsidRPr="00B04D25" w:rsidRDefault="005B5CA3" w:rsidP="005B5CA3">
            <w:pPr>
              <w:rPr>
                <w:rFonts w:ascii="Arial" w:eastAsiaTheme="minorEastAsia" w:hAnsi="Arial" w:cs="Arial"/>
              </w:rPr>
            </w:pPr>
            <w:r w:rsidRPr="00B04D25">
              <w:rPr>
                <w:rFonts w:ascii="Arial" w:eastAsiaTheme="minorEastAsia" w:hAnsi="Arial" w:cs="Arial"/>
              </w:rPr>
              <w:t>Putty</w:t>
            </w:r>
          </w:p>
        </w:tc>
        <w:tc>
          <w:tcPr>
            <w:tcW w:w="4677" w:type="dxa"/>
          </w:tcPr>
          <w:p w:rsidR="005B5CA3" w:rsidRPr="00B04D25" w:rsidRDefault="005B5CA3" w:rsidP="005B5CA3">
            <w:pPr>
              <w:rPr>
                <w:rFonts w:ascii="Arial" w:eastAsiaTheme="minorEastAsia" w:hAnsi="Arial" w:cs="Arial"/>
              </w:rPr>
            </w:pPr>
            <w:r w:rsidRPr="00B04D25">
              <w:rPr>
                <w:rFonts w:ascii="Arial" w:eastAsiaTheme="minorEastAsia" w:hAnsi="Arial" w:cs="Arial"/>
              </w:rPr>
              <w:t>Telnet</w:t>
            </w:r>
            <w:r w:rsidRPr="00B04D25">
              <w:rPr>
                <w:rFonts w:ascii="Arial" w:eastAsiaTheme="minorEastAsia" w:hAnsiTheme="minorEastAsia" w:cs="Arial"/>
              </w:rPr>
              <w:t>、</w:t>
            </w:r>
            <w:r w:rsidRPr="00B04D25">
              <w:rPr>
                <w:rFonts w:ascii="Arial" w:eastAsiaTheme="minorEastAsia" w:hAnsi="Arial" w:cs="Arial"/>
              </w:rPr>
              <w:t>SSH</w:t>
            </w:r>
            <w:r w:rsidRPr="00B04D25">
              <w:rPr>
                <w:rFonts w:ascii="Arial" w:eastAsiaTheme="minorEastAsia" w:hAnsiTheme="minorEastAsia" w:cs="Arial"/>
              </w:rPr>
              <w:t>、</w:t>
            </w:r>
            <w:r w:rsidRPr="00B04D25">
              <w:rPr>
                <w:rFonts w:ascii="Arial" w:eastAsiaTheme="minorEastAsia" w:hAnsi="Arial" w:cs="Arial"/>
              </w:rPr>
              <w:t>rlogin</w:t>
            </w:r>
            <w:r w:rsidRPr="00B04D25">
              <w:rPr>
                <w:rFonts w:ascii="Arial" w:eastAsiaTheme="minorEastAsia" w:hAnsiTheme="minorEastAsia" w:cs="Arial"/>
              </w:rPr>
              <w:t>、纯</w:t>
            </w:r>
            <w:r w:rsidRPr="00B04D25">
              <w:rPr>
                <w:rFonts w:ascii="Arial" w:eastAsiaTheme="minorEastAsia" w:hAnsi="Arial" w:cs="Arial"/>
              </w:rPr>
              <w:t>TCP</w:t>
            </w:r>
            <w:r w:rsidRPr="00B04D25">
              <w:rPr>
                <w:rFonts w:ascii="Arial" w:eastAsiaTheme="minorEastAsia" w:hAnsiTheme="minorEastAsia" w:cs="Arial"/>
              </w:rPr>
              <w:t>以及串行接口连接软件</w:t>
            </w:r>
          </w:p>
        </w:tc>
        <w:tc>
          <w:tcPr>
            <w:tcW w:w="1610" w:type="dxa"/>
          </w:tcPr>
          <w:p w:rsidR="005B5CA3" w:rsidRPr="00B04D25" w:rsidRDefault="005B5CA3" w:rsidP="005B5CA3">
            <w:pPr>
              <w:rPr>
                <w:rFonts w:ascii="Arial" w:eastAsiaTheme="minorEastAsia" w:hAnsi="Arial" w:cs="Arial"/>
              </w:rPr>
            </w:pPr>
          </w:p>
        </w:tc>
      </w:tr>
      <w:tr w:rsidR="00390A3C" w:rsidRPr="00B04D25" w:rsidTr="005B5CA3">
        <w:tc>
          <w:tcPr>
            <w:tcW w:w="2235" w:type="dxa"/>
          </w:tcPr>
          <w:p w:rsidR="00390A3C" w:rsidRPr="00B04D25" w:rsidRDefault="00390A3C" w:rsidP="005B5CA3">
            <w:pPr>
              <w:rPr>
                <w:rFonts w:ascii="Arial" w:eastAsiaTheme="minorEastAsia" w:hAnsi="Arial" w:cs="Arial"/>
              </w:rPr>
            </w:pPr>
            <w:r>
              <w:rPr>
                <w:rFonts w:ascii="Arial" w:eastAsiaTheme="minorEastAsia" w:hAnsi="Arial" w:cs="Arial" w:hint="eastAsia"/>
              </w:rPr>
              <w:lastRenderedPageBreak/>
              <w:t>W</w:t>
            </w:r>
            <w:r w:rsidRPr="00390A3C">
              <w:rPr>
                <w:rFonts w:ascii="Arial" w:eastAsiaTheme="minorEastAsia" w:hAnsi="Arial" w:cs="Arial"/>
              </w:rPr>
              <w:t>oodpecker</w:t>
            </w:r>
          </w:p>
        </w:tc>
        <w:tc>
          <w:tcPr>
            <w:tcW w:w="4677" w:type="dxa"/>
          </w:tcPr>
          <w:p w:rsidR="00390A3C" w:rsidRPr="00B04D25" w:rsidRDefault="00390A3C" w:rsidP="00390A3C">
            <w:pPr>
              <w:rPr>
                <w:rFonts w:ascii="Arial" w:eastAsiaTheme="minorEastAsia" w:hAnsi="Arial" w:cs="Arial"/>
              </w:rPr>
            </w:pPr>
            <w:r>
              <w:rPr>
                <w:rFonts w:ascii="Arial" w:eastAsiaTheme="minorEastAsia" w:hAnsi="Arial" w:cs="Arial" w:hint="eastAsia"/>
              </w:rPr>
              <w:t>第三方漏洞扫描工具</w:t>
            </w:r>
          </w:p>
        </w:tc>
        <w:tc>
          <w:tcPr>
            <w:tcW w:w="1610" w:type="dxa"/>
          </w:tcPr>
          <w:p w:rsidR="00390A3C" w:rsidRPr="00B04D25" w:rsidRDefault="00390A3C" w:rsidP="005B5CA3">
            <w:pPr>
              <w:rPr>
                <w:rFonts w:ascii="Arial" w:eastAsiaTheme="minorEastAsia" w:hAnsi="Arial" w:cs="Arial"/>
              </w:rPr>
            </w:pPr>
          </w:p>
        </w:tc>
      </w:tr>
    </w:tbl>
    <w:p w:rsidR="00BF3E1F" w:rsidRDefault="005B5CA3" w:rsidP="00BF3E1F">
      <w:pPr>
        <w:pStyle w:val="2"/>
        <w:ind w:leftChars="100" w:left="636" w:right="210"/>
      </w:pPr>
      <w:bookmarkStart w:id="151" w:name="_Toc386552042"/>
      <w:bookmarkStart w:id="152" w:name="_Toc416789932"/>
      <w:bookmarkStart w:id="153" w:name="_Toc417568326"/>
      <w:bookmarkStart w:id="154" w:name="_Toc426014023"/>
      <w:bookmarkStart w:id="155" w:name="_Toc480980101"/>
      <w:r w:rsidRPr="00EC3ABD">
        <w:t>代码</w:t>
      </w:r>
      <w:r w:rsidRPr="00EC3ABD">
        <w:rPr>
          <w:rFonts w:hint="eastAsia"/>
        </w:rPr>
        <w:t>安全检查</w:t>
      </w:r>
      <w:r w:rsidRPr="00EC3ABD">
        <w:t>结果</w:t>
      </w:r>
      <w:bookmarkEnd w:id="151"/>
      <w:bookmarkEnd w:id="152"/>
      <w:bookmarkEnd w:id="153"/>
      <w:bookmarkEnd w:id="154"/>
      <w:bookmarkEnd w:id="155"/>
    </w:p>
    <w:p w:rsidR="00BF3E1F" w:rsidRPr="00BF3E1F" w:rsidRDefault="006C3467" w:rsidP="006C3467">
      <w:pPr>
        <w:pStyle w:val="QB"/>
        <w:ind w:firstLineChars="0" w:firstLine="0"/>
      </w:pPr>
      <w:r w:rsidRPr="006C3467">
        <w:rPr>
          <w:rFonts w:hint="eastAsia"/>
        </w:rPr>
        <w:t>\\dggnrdvs1-nrd\IT_VMP_SZX_green_2_F\BL22330718_Wise Targeting Service ADN 3.4.11.300\Test\安全交付件\安全编码</w:t>
      </w:r>
    </w:p>
    <w:p w:rsidR="005B5CA3" w:rsidRPr="00EC3ABD" w:rsidRDefault="005B5CA3" w:rsidP="005B5CA3">
      <w:pPr>
        <w:pStyle w:val="2"/>
        <w:ind w:leftChars="100" w:left="636" w:right="210"/>
      </w:pPr>
      <w:bookmarkStart w:id="156" w:name="_Toc426014024"/>
      <w:bookmarkStart w:id="157" w:name="_Toc480980102"/>
      <w:r w:rsidRPr="00EC3ABD">
        <w:rPr>
          <w:rFonts w:hint="eastAsia"/>
        </w:rPr>
        <w:t>其他</w:t>
      </w:r>
      <w:r w:rsidRPr="00EC3ABD">
        <w:t>安全评估工具扫描结果</w:t>
      </w:r>
      <w:bookmarkEnd w:id="156"/>
      <w:bookmarkEnd w:id="157"/>
    </w:p>
    <w:p w:rsidR="00AA2461" w:rsidRDefault="00AA2461" w:rsidP="00661970">
      <w:pPr>
        <w:pStyle w:val="af3"/>
        <w:numPr>
          <w:ilvl w:val="0"/>
          <w:numId w:val="15"/>
        </w:numPr>
        <w:ind w:firstLineChars="0"/>
      </w:pPr>
      <w:bookmarkStart w:id="158" w:name="_Toc336615530"/>
      <w:bookmarkStart w:id="159" w:name="_Toc386552043"/>
      <w:bookmarkStart w:id="160" w:name="_Toc416789933"/>
      <w:bookmarkStart w:id="161" w:name="_Toc417568327"/>
      <w:r>
        <w:rPr>
          <w:rFonts w:hint="eastAsia"/>
        </w:rPr>
        <w:t>NMAP</w:t>
      </w:r>
      <w:r w:rsidRPr="00EC3ABD">
        <w:t>扫描结果</w:t>
      </w:r>
      <w:bookmarkEnd w:id="158"/>
      <w:bookmarkEnd w:id="159"/>
      <w:bookmarkEnd w:id="160"/>
      <w:bookmarkEnd w:id="161"/>
    </w:p>
    <w:p w:rsidR="00245607" w:rsidRDefault="00753F51" w:rsidP="00753F51">
      <w:r w:rsidRPr="00753F51">
        <w:rPr>
          <w:rFonts w:hint="eastAsia"/>
        </w:rPr>
        <w:t>https://szxsvn07-ex:3690/svn/TC_CS_DOC_SVN/05.</w:t>
      </w:r>
      <w:r w:rsidRPr="00753F51">
        <w:rPr>
          <w:rFonts w:hint="eastAsia"/>
        </w:rPr>
        <w:t>开放平台</w:t>
      </w:r>
      <w:r w:rsidRPr="00753F51">
        <w:rPr>
          <w:rFonts w:hint="eastAsia"/>
        </w:rPr>
        <w:t>/02.</w:t>
      </w:r>
      <w:r w:rsidRPr="00753F51">
        <w:rPr>
          <w:rFonts w:hint="eastAsia"/>
        </w:rPr>
        <w:t>测试</w:t>
      </w:r>
      <w:r w:rsidRPr="00753F51">
        <w:rPr>
          <w:rFonts w:hint="eastAsia"/>
        </w:rPr>
        <w:t>/01 Wise Targeting Service/Advertisement Service 3.4.11.300/01.</w:t>
      </w:r>
      <w:r w:rsidRPr="00753F51">
        <w:rPr>
          <w:rFonts w:hint="eastAsia"/>
        </w:rPr>
        <w:t>配置项</w:t>
      </w:r>
      <w:r w:rsidRPr="00753F51">
        <w:rPr>
          <w:rFonts w:hint="eastAsia"/>
        </w:rPr>
        <w:t xml:space="preserve">/1.6 </w:t>
      </w:r>
      <w:r w:rsidRPr="00753F51">
        <w:rPr>
          <w:rFonts w:hint="eastAsia"/>
        </w:rPr>
        <w:t>测试报告</w:t>
      </w:r>
      <w:r w:rsidRPr="00753F51">
        <w:rPr>
          <w:rFonts w:hint="eastAsia"/>
        </w:rPr>
        <w:t>/3.4.11.300</w:t>
      </w:r>
      <w:r w:rsidRPr="00753F51">
        <w:rPr>
          <w:rFonts w:hint="eastAsia"/>
        </w:rPr>
        <w:t>安全扫描报告</w:t>
      </w:r>
      <w:r w:rsidRPr="00753F51">
        <w:rPr>
          <w:rFonts w:hint="eastAsia"/>
        </w:rPr>
        <w:t>/</w:t>
      </w:r>
      <w:proofErr w:type="spellStart"/>
      <w:r w:rsidRPr="00753F51">
        <w:rPr>
          <w:rFonts w:hint="eastAsia"/>
        </w:rPr>
        <w:t>Nmap</w:t>
      </w:r>
      <w:proofErr w:type="spellEnd"/>
    </w:p>
    <w:p w:rsidR="00AA2461" w:rsidRDefault="00AA2461" w:rsidP="00661970">
      <w:pPr>
        <w:pStyle w:val="af3"/>
        <w:numPr>
          <w:ilvl w:val="0"/>
          <w:numId w:val="15"/>
        </w:numPr>
        <w:ind w:firstLineChars="0"/>
      </w:pPr>
      <w:r>
        <w:rPr>
          <w:rFonts w:hint="eastAsia"/>
        </w:rPr>
        <w:t>NESSUS</w:t>
      </w:r>
      <w:r w:rsidRPr="00EC3ABD">
        <w:t>扫描结果</w:t>
      </w:r>
    </w:p>
    <w:p w:rsidR="00245607" w:rsidRPr="00EC3ABD" w:rsidRDefault="00753F51" w:rsidP="00753F51">
      <w:r w:rsidRPr="00753F51">
        <w:rPr>
          <w:rFonts w:hint="eastAsia"/>
        </w:rPr>
        <w:t>https://szxsvn07-ex:3690/svn/TC_CS_DOC_SVN/05.</w:t>
      </w:r>
      <w:r w:rsidRPr="00753F51">
        <w:rPr>
          <w:rFonts w:hint="eastAsia"/>
        </w:rPr>
        <w:t>开放平台</w:t>
      </w:r>
      <w:r w:rsidRPr="00753F51">
        <w:rPr>
          <w:rFonts w:hint="eastAsia"/>
        </w:rPr>
        <w:t>/02.</w:t>
      </w:r>
      <w:r w:rsidRPr="00753F51">
        <w:rPr>
          <w:rFonts w:hint="eastAsia"/>
        </w:rPr>
        <w:t>测试</w:t>
      </w:r>
      <w:r w:rsidRPr="00753F51">
        <w:rPr>
          <w:rFonts w:hint="eastAsia"/>
        </w:rPr>
        <w:t>/01 Wise Targeting Service/Advertisement Service 3.4.11.300/01.</w:t>
      </w:r>
      <w:r w:rsidRPr="00753F51">
        <w:rPr>
          <w:rFonts w:hint="eastAsia"/>
        </w:rPr>
        <w:t>配置项</w:t>
      </w:r>
      <w:r w:rsidRPr="00753F51">
        <w:rPr>
          <w:rFonts w:hint="eastAsia"/>
        </w:rPr>
        <w:t xml:space="preserve">/1.6 </w:t>
      </w:r>
      <w:r w:rsidRPr="00753F51">
        <w:rPr>
          <w:rFonts w:hint="eastAsia"/>
        </w:rPr>
        <w:t>测试报告</w:t>
      </w:r>
      <w:r w:rsidRPr="00753F51">
        <w:rPr>
          <w:rFonts w:hint="eastAsia"/>
        </w:rPr>
        <w:t>/3.4.11.300</w:t>
      </w:r>
      <w:r w:rsidRPr="00753F51">
        <w:rPr>
          <w:rFonts w:hint="eastAsia"/>
        </w:rPr>
        <w:t>安全扫描报告</w:t>
      </w:r>
      <w:r w:rsidRPr="00753F51">
        <w:rPr>
          <w:rFonts w:hint="eastAsia"/>
        </w:rPr>
        <w:t>/</w:t>
      </w:r>
      <w:proofErr w:type="spellStart"/>
      <w:r w:rsidRPr="00753F51">
        <w:rPr>
          <w:rFonts w:hint="eastAsia"/>
        </w:rPr>
        <w:t>Nessus</w:t>
      </w:r>
      <w:proofErr w:type="spellEnd"/>
    </w:p>
    <w:p w:rsidR="00AA2461" w:rsidRDefault="00AA2461" w:rsidP="00661970">
      <w:pPr>
        <w:pStyle w:val="af3"/>
        <w:numPr>
          <w:ilvl w:val="0"/>
          <w:numId w:val="15"/>
        </w:numPr>
        <w:ind w:firstLineChars="0"/>
      </w:pPr>
      <w:r>
        <w:rPr>
          <w:rFonts w:hint="eastAsia"/>
        </w:rPr>
        <w:t>APPSCAN</w:t>
      </w:r>
      <w:r w:rsidRPr="00EC3ABD">
        <w:t>扫描结果</w:t>
      </w:r>
    </w:p>
    <w:p w:rsidR="00390A3C" w:rsidRDefault="00753F51" w:rsidP="00245607">
      <w:r w:rsidRPr="00753F51">
        <w:rPr>
          <w:rFonts w:hint="eastAsia"/>
        </w:rPr>
        <w:t>https://szxsvn07-ex:3690/svn/TC_CS_DOC_SVN/05.</w:t>
      </w:r>
      <w:r w:rsidRPr="00753F51">
        <w:rPr>
          <w:rFonts w:hint="eastAsia"/>
        </w:rPr>
        <w:t>开放平台</w:t>
      </w:r>
      <w:r w:rsidRPr="00753F51">
        <w:rPr>
          <w:rFonts w:hint="eastAsia"/>
        </w:rPr>
        <w:t>/02.</w:t>
      </w:r>
      <w:r w:rsidRPr="00753F51">
        <w:rPr>
          <w:rFonts w:hint="eastAsia"/>
        </w:rPr>
        <w:t>测试</w:t>
      </w:r>
      <w:r w:rsidRPr="00753F51">
        <w:rPr>
          <w:rFonts w:hint="eastAsia"/>
        </w:rPr>
        <w:t>/01 Wise Targeting Service/Advertisement Service 3.4.11.300/01.</w:t>
      </w:r>
      <w:r w:rsidRPr="00753F51">
        <w:rPr>
          <w:rFonts w:hint="eastAsia"/>
        </w:rPr>
        <w:t>配置项</w:t>
      </w:r>
      <w:r w:rsidRPr="00753F51">
        <w:rPr>
          <w:rFonts w:hint="eastAsia"/>
        </w:rPr>
        <w:t xml:space="preserve">/1.6 </w:t>
      </w:r>
      <w:r w:rsidRPr="00753F51">
        <w:rPr>
          <w:rFonts w:hint="eastAsia"/>
        </w:rPr>
        <w:t>测试报告</w:t>
      </w:r>
      <w:r w:rsidRPr="00753F51">
        <w:rPr>
          <w:rFonts w:hint="eastAsia"/>
        </w:rPr>
        <w:t>/3.4.11.300</w:t>
      </w:r>
      <w:r w:rsidRPr="00753F51">
        <w:rPr>
          <w:rFonts w:hint="eastAsia"/>
        </w:rPr>
        <w:t>安全扫描报告</w:t>
      </w:r>
      <w:r w:rsidRPr="00753F51">
        <w:rPr>
          <w:rFonts w:hint="eastAsia"/>
        </w:rPr>
        <w:t>/</w:t>
      </w:r>
      <w:proofErr w:type="spellStart"/>
      <w:r w:rsidRPr="00753F51">
        <w:rPr>
          <w:rFonts w:hint="eastAsia"/>
        </w:rPr>
        <w:t>Appscan</w:t>
      </w:r>
      <w:proofErr w:type="spellEnd"/>
    </w:p>
    <w:p w:rsidR="00AA2461" w:rsidRDefault="008C7B6C" w:rsidP="00661970">
      <w:pPr>
        <w:pStyle w:val="af3"/>
        <w:numPr>
          <w:ilvl w:val="0"/>
          <w:numId w:val="15"/>
        </w:numPr>
        <w:ind w:firstLineChars="0"/>
      </w:pPr>
      <w:r>
        <w:rPr>
          <w:rFonts w:hint="eastAsia"/>
        </w:rPr>
        <w:t>FUZZ</w:t>
      </w:r>
    </w:p>
    <w:p w:rsidR="00245607" w:rsidRDefault="00753F51" w:rsidP="005E69E6">
      <w:r w:rsidRPr="00753F51">
        <w:rPr>
          <w:rFonts w:hint="eastAsia"/>
        </w:rPr>
        <w:t>https://szxsvn07-ex:3690/svn/TC_CS_DOC_SVN/05.</w:t>
      </w:r>
      <w:r w:rsidRPr="00753F51">
        <w:rPr>
          <w:rFonts w:hint="eastAsia"/>
        </w:rPr>
        <w:t>开放平台</w:t>
      </w:r>
      <w:r w:rsidRPr="00753F51">
        <w:rPr>
          <w:rFonts w:hint="eastAsia"/>
        </w:rPr>
        <w:t>/02.</w:t>
      </w:r>
      <w:r w:rsidRPr="00753F51">
        <w:rPr>
          <w:rFonts w:hint="eastAsia"/>
        </w:rPr>
        <w:t>测试</w:t>
      </w:r>
      <w:r w:rsidRPr="00753F51">
        <w:rPr>
          <w:rFonts w:hint="eastAsia"/>
        </w:rPr>
        <w:t>/01 Wise Targeting Service/Advertisement Service 3.4.11.300/01.</w:t>
      </w:r>
      <w:r w:rsidRPr="00753F51">
        <w:rPr>
          <w:rFonts w:hint="eastAsia"/>
        </w:rPr>
        <w:t>配置项</w:t>
      </w:r>
      <w:r w:rsidRPr="00753F51">
        <w:rPr>
          <w:rFonts w:hint="eastAsia"/>
        </w:rPr>
        <w:t xml:space="preserve">/1.6 </w:t>
      </w:r>
      <w:r w:rsidRPr="00753F51">
        <w:rPr>
          <w:rFonts w:hint="eastAsia"/>
        </w:rPr>
        <w:t>测试报告</w:t>
      </w:r>
      <w:r w:rsidRPr="00753F51">
        <w:rPr>
          <w:rFonts w:hint="eastAsia"/>
        </w:rPr>
        <w:t>/3.4.11.300</w:t>
      </w:r>
      <w:r w:rsidRPr="00753F51">
        <w:rPr>
          <w:rFonts w:hint="eastAsia"/>
        </w:rPr>
        <w:t>安全扫描报告</w:t>
      </w:r>
      <w:r w:rsidRPr="00753F51">
        <w:rPr>
          <w:rFonts w:hint="eastAsia"/>
        </w:rPr>
        <w:t>/fuzz</w:t>
      </w:r>
    </w:p>
    <w:p w:rsidR="00AA2461" w:rsidRDefault="00AA2461" w:rsidP="00661970">
      <w:pPr>
        <w:pStyle w:val="af3"/>
        <w:numPr>
          <w:ilvl w:val="0"/>
          <w:numId w:val="15"/>
        </w:numPr>
        <w:ind w:firstLineChars="0"/>
      </w:pPr>
      <w:proofErr w:type="spellStart"/>
      <w:r w:rsidRPr="00EA0ACE">
        <w:t>SecureCAT</w:t>
      </w:r>
      <w:proofErr w:type="spellEnd"/>
    </w:p>
    <w:p w:rsidR="005B5CA3" w:rsidRDefault="00753F51" w:rsidP="00753F51">
      <w:r w:rsidRPr="00753F51">
        <w:rPr>
          <w:rFonts w:hint="eastAsia"/>
        </w:rPr>
        <w:t>https://szxsvn07-ex:3690/svn/TC_CS_DOC_SVN/05.</w:t>
      </w:r>
      <w:r w:rsidRPr="00753F51">
        <w:rPr>
          <w:rFonts w:hint="eastAsia"/>
        </w:rPr>
        <w:t>开放平台</w:t>
      </w:r>
      <w:r w:rsidRPr="00753F51">
        <w:rPr>
          <w:rFonts w:hint="eastAsia"/>
        </w:rPr>
        <w:t>/02.</w:t>
      </w:r>
      <w:r w:rsidRPr="00753F51">
        <w:rPr>
          <w:rFonts w:hint="eastAsia"/>
        </w:rPr>
        <w:t>测试</w:t>
      </w:r>
      <w:r w:rsidRPr="00753F51">
        <w:rPr>
          <w:rFonts w:hint="eastAsia"/>
        </w:rPr>
        <w:t>/01 Wise Targeting Service/Advertisement Service 3.4.11.300/01.</w:t>
      </w:r>
      <w:r w:rsidRPr="00753F51">
        <w:rPr>
          <w:rFonts w:hint="eastAsia"/>
        </w:rPr>
        <w:t>配置项</w:t>
      </w:r>
      <w:r w:rsidRPr="00753F51">
        <w:rPr>
          <w:rFonts w:hint="eastAsia"/>
        </w:rPr>
        <w:t xml:space="preserve">/1.6 </w:t>
      </w:r>
      <w:r w:rsidRPr="00753F51">
        <w:rPr>
          <w:rFonts w:hint="eastAsia"/>
        </w:rPr>
        <w:t>测试报告</w:t>
      </w:r>
      <w:r w:rsidRPr="00753F51">
        <w:rPr>
          <w:rFonts w:hint="eastAsia"/>
        </w:rPr>
        <w:t>/3.4.11.300</w:t>
      </w:r>
      <w:r w:rsidRPr="00753F51">
        <w:rPr>
          <w:rFonts w:hint="eastAsia"/>
        </w:rPr>
        <w:t>安全扫描报告</w:t>
      </w:r>
      <w:r w:rsidRPr="00753F51">
        <w:rPr>
          <w:rFonts w:hint="eastAsia"/>
        </w:rPr>
        <w:t>/</w:t>
      </w:r>
      <w:proofErr w:type="spellStart"/>
      <w:r w:rsidRPr="00753F51">
        <w:rPr>
          <w:rFonts w:hint="eastAsia"/>
        </w:rPr>
        <w:t>SecureCAT</w:t>
      </w:r>
      <w:proofErr w:type="spellEnd"/>
      <w:r w:rsidRPr="00753F51">
        <w:t xml:space="preserve"> </w:t>
      </w:r>
      <w:hyperlink r:id="rId67" w:history="1"/>
    </w:p>
    <w:p w:rsidR="00C967BF" w:rsidRDefault="00C967BF" w:rsidP="00C967BF">
      <w:pPr>
        <w:pStyle w:val="af3"/>
        <w:numPr>
          <w:ilvl w:val="0"/>
          <w:numId w:val="15"/>
        </w:numPr>
        <w:ind w:firstLineChars="0"/>
      </w:pPr>
      <w:r>
        <w:rPr>
          <w:rFonts w:hint="eastAsia"/>
        </w:rPr>
        <w:t>W</w:t>
      </w:r>
      <w:r w:rsidRPr="00C967BF">
        <w:t>oodpecker</w:t>
      </w:r>
    </w:p>
    <w:p w:rsidR="00C967BF" w:rsidRPr="0027210E" w:rsidRDefault="0070738D" w:rsidP="00C967BF">
      <w:r w:rsidRPr="0070738D">
        <w:rPr>
          <w:rFonts w:hint="eastAsia"/>
        </w:rPr>
        <w:t>https://szxsvn07-ex:3690/svn/TC_CS_DOC_SVN/05.</w:t>
      </w:r>
      <w:r w:rsidRPr="0070738D">
        <w:rPr>
          <w:rFonts w:hint="eastAsia"/>
        </w:rPr>
        <w:t>开放平台</w:t>
      </w:r>
      <w:r w:rsidRPr="0070738D">
        <w:rPr>
          <w:rFonts w:hint="eastAsia"/>
        </w:rPr>
        <w:t>/02.</w:t>
      </w:r>
      <w:r w:rsidRPr="0070738D">
        <w:rPr>
          <w:rFonts w:hint="eastAsia"/>
        </w:rPr>
        <w:t>测试</w:t>
      </w:r>
      <w:r w:rsidRPr="0070738D">
        <w:rPr>
          <w:rFonts w:hint="eastAsia"/>
        </w:rPr>
        <w:t xml:space="preserve">/01 Wise Targeting </w:t>
      </w:r>
      <w:r w:rsidRPr="0070738D">
        <w:rPr>
          <w:rFonts w:hint="eastAsia"/>
        </w:rPr>
        <w:lastRenderedPageBreak/>
        <w:t>Service/Advertisement Service 3.4.11.300/01.</w:t>
      </w:r>
      <w:r w:rsidRPr="0070738D">
        <w:rPr>
          <w:rFonts w:hint="eastAsia"/>
        </w:rPr>
        <w:t>配置项</w:t>
      </w:r>
      <w:r w:rsidRPr="0070738D">
        <w:rPr>
          <w:rFonts w:hint="eastAsia"/>
        </w:rPr>
        <w:t xml:space="preserve">/1.6 </w:t>
      </w:r>
      <w:r w:rsidRPr="0070738D">
        <w:rPr>
          <w:rFonts w:hint="eastAsia"/>
        </w:rPr>
        <w:t>测试报告</w:t>
      </w:r>
      <w:r w:rsidRPr="0070738D">
        <w:rPr>
          <w:rFonts w:hint="eastAsia"/>
        </w:rPr>
        <w:t>/3.4.11.300woodpecker</w:t>
      </w:r>
      <w:r w:rsidRPr="0070738D">
        <w:rPr>
          <w:rFonts w:hint="eastAsia"/>
        </w:rPr>
        <w:t>扫描报告</w:t>
      </w:r>
    </w:p>
    <w:p w:rsidR="005B5CA3" w:rsidRPr="00EC3ABD" w:rsidRDefault="005B5CA3" w:rsidP="005B5CA3">
      <w:pPr>
        <w:pStyle w:val="2"/>
        <w:ind w:leftChars="100" w:left="636" w:right="210"/>
      </w:pPr>
      <w:bookmarkStart w:id="162" w:name="_Toc416789934"/>
      <w:bookmarkStart w:id="163" w:name="_Toc417568328"/>
      <w:bookmarkStart w:id="164" w:name="_Toc426014025"/>
      <w:bookmarkStart w:id="165" w:name="_Toc480980103"/>
      <w:r w:rsidRPr="00EC3ABD">
        <w:rPr>
          <w:rFonts w:hint="eastAsia"/>
        </w:rPr>
        <w:t>平台</w:t>
      </w:r>
      <w:r w:rsidRPr="00EC3ABD">
        <w:rPr>
          <w:rFonts w:hint="eastAsia"/>
        </w:rPr>
        <w:t>/</w:t>
      </w:r>
      <w:r w:rsidRPr="00EC3ABD">
        <w:rPr>
          <w:rFonts w:hint="eastAsia"/>
        </w:rPr>
        <w:t>组件配套关系表</w:t>
      </w:r>
      <w:bookmarkEnd w:id="162"/>
      <w:bookmarkEnd w:id="163"/>
      <w:bookmarkEnd w:id="164"/>
      <w:bookmarkEnd w:id="165"/>
    </w:p>
    <w:tbl>
      <w:tblPr>
        <w:tblW w:w="8233" w:type="dxa"/>
        <w:tblInd w:w="97" w:type="dxa"/>
        <w:tblLook w:val="04A0"/>
      </w:tblPr>
      <w:tblGrid>
        <w:gridCol w:w="2988"/>
        <w:gridCol w:w="2268"/>
        <w:gridCol w:w="1701"/>
        <w:gridCol w:w="1276"/>
      </w:tblGrid>
      <w:tr w:rsidR="005B5CA3" w:rsidRPr="00015740" w:rsidTr="005B5CA3">
        <w:trPr>
          <w:trHeight w:val="285"/>
        </w:trPr>
        <w:tc>
          <w:tcPr>
            <w:tcW w:w="823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5CA3" w:rsidRPr="00015740" w:rsidRDefault="005B5CA3" w:rsidP="005B5CA3">
            <w:pPr>
              <w:widowControl/>
              <w:autoSpaceDE/>
              <w:autoSpaceDN/>
              <w:adjustRightInd/>
              <w:spacing w:line="240" w:lineRule="auto"/>
              <w:jc w:val="center"/>
              <w:rPr>
                <w:rFonts w:asciiTheme="minorEastAsia" w:eastAsiaTheme="minorEastAsia" w:hAnsiTheme="minorEastAsia" w:cs="宋体"/>
                <w:b/>
                <w:bCs/>
                <w:snapToGrid/>
              </w:rPr>
            </w:pPr>
            <w:r>
              <w:rPr>
                <w:rFonts w:asciiTheme="minorEastAsia" w:eastAsiaTheme="minorEastAsia" w:hAnsiTheme="minorEastAsia" w:cs="宋体" w:hint="eastAsia"/>
                <w:b/>
                <w:bCs/>
                <w:snapToGrid/>
              </w:rPr>
              <w:t>产品配套的平台/组件名称和版本</w:t>
            </w:r>
          </w:p>
        </w:tc>
      </w:tr>
      <w:tr w:rsidR="005B5CA3" w:rsidRPr="00015740" w:rsidTr="005B5CA3">
        <w:trPr>
          <w:trHeight w:val="300"/>
        </w:trPr>
        <w:tc>
          <w:tcPr>
            <w:tcW w:w="2988" w:type="dxa"/>
            <w:tcBorders>
              <w:top w:val="nil"/>
              <w:left w:val="single" w:sz="4" w:space="0" w:color="auto"/>
              <w:bottom w:val="single" w:sz="4" w:space="0" w:color="auto"/>
              <w:right w:val="single" w:sz="4" w:space="0" w:color="auto"/>
            </w:tcBorders>
            <w:shd w:val="clear" w:color="auto" w:fill="auto"/>
            <w:vAlign w:val="center"/>
            <w:hideMark/>
          </w:tcPr>
          <w:p w:rsidR="005B5CA3" w:rsidRPr="00015740" w:rsidRDefault="005B5CA3" w:rsidP="005B5CA3">
            <w:pPr>
              <w:widowControl/>
              <w:autoSpaceDE/>
              <w:autoSpaceDN/>
              <w:adjustRightInd/>
              <w:spacing w:line="240" w:lineRule="auto"/>
              <w:jc w:val="center"/>
              <w:rPr>
                <w:rFonts w:asciiTheme="minorEastAsia" w:eastAsiaTheme="minorEastAsia" w:hAnsiTheme="minorEastAsia" w:cs="宋体"/>
                <w:b/>
                <w:snapToGrid/>
              </w:rPr>
            </w:pPr>
            <w:r>
              <w:rPr>
                <w:rFonts w:asciiTheme="minorEastAsia" w:eastAsiaTheme="minorEastAsia" w:hAnsiTheme="minorEastAsia" w:cs="宋体" w:hint="eastAsia"/>
                <w:b/>
                <w:snapToGrid/>
              </w:rPr>
              <w:t>名称</w:t>
            </w:r>
            <w:r w:rsidRPr="00015740">
              <w:rPr>
                <w:rFonts w:asciiTheme="minorEastAsia" w:eastAsiaTheme="minorEastAsia" w:hAnsiTheme="minorEastAsia" w:cs="宋体" w:hint="eastAsia"/>
                <w:b/>
                <w:snapToGrid/>
              </w:rPr>
              <w:t xml:space="preserve"> </w:t>
            </w:r>
          </w:p>
        </w:tc>
        <w:tc>
          <w:tcPr>
            <w:tcW w:w="2268" w:type="dxa"/>
            <w:tcBorders>
              <w:top w:val="nil"/>
              <w:left w:val="nil"/>
              <w:bottom w:val="single" w:sz="4" w:space="0" w:color="auto"/>
              <w:right w:val="single" w:sz="4" w:space="0" w:color="auto"/>
            </w:tcBorders>
            <w:shd w:val="clear" w:color="auto" w:fill="auto"/>
            <w:vAlign w:val="center"/>
            <w:hideMark/>
          </w:tcPr>
          <w:p w:rsidR="005B5CA3" w:rsidRPr="00015740" w:rsidRDefault="005B5CA3" w:rsidP="005B5CA3">
            <w:pPr>
              <w:widowControl/>
              <w:autoSpaceDE/>
              <w:autoSpaceDN/>
              <w:adjustRightInd/>
              <w:spacing w:line="240" w:lineRule="auto"/>
              <w:jc w:val="center"/>
              <w:rPr>
                <w:rFonts w:asciiTheme="minorEastAsia" w:eastAsiaTheme="minorEastAsia" w:hAnsiTheme="minorEastAsia" w:cs="宋体"/>
                <w:b/>
                <w:snapToGrid/>
              </w:rPr>
            </w:pPr>
            <w:r>
              <w:rPr>
                <w:rFonts w:asciiTheme="minorEastAsia" w:eastAsiaTheme="minorEastAsia" w:hAnsiTheme="minorEastAsia" w:cs="宋体" w:hint="eastAsia"/>
                <w:b/>
                <w:snapToGrid/>
              </w:rPr>
              <w:t>版本</w:t>
            </w:r>
          </w:p>
        </w:tc>
        <w:tc>
          <w:tcPr>
            <w:tcW w:w="1701" w:type="dxa"/>
            <w:tcBorders>
              <w:top w:val="nil"/>
              <w:left w:val="nil"/>
              <w:bottom w:val="single" w:sz="4" w:space="0" w:color="auto"/>
              <w:right w:val="single" w:sz="4" w:space="0" w:color="auto"/>
            </w:tcBorders>
            <w:shd w:val="clear" w:color="auto" w:fill="auto"/>
            <w:vAlign w:val="center"/>
            <w:hideMark/>
          </w:tcPr>
          <w:p w:rsidR="005B5CA3" w:rsidRPr="00015740" w:rsidRDefault="005B5CA3" w:rsidP="005B5CA3">
            <w:pPr>
              <w:widowControl/>
              <w:autoSpaceDE/>
              <w:autoSpaceDN/>
              <w:adjustRightInd/>
              <w:spacing w:line="240" w:lineRule="auto"/>
              <w:jc w:val="center"/>
              <w:rPr>
                <w:rFonts w:asciiTheme="minorEastAsia" w:eastAsiaTheme="minorEastAsia" w:hAnsiTheme="minorEastAsia" w:cs="宋体"/>
                <w:b/>
                <w:snapToGrid/>
              </w:rPr>
            </w:pPr>
            <w:r>
              <w:rPr>
                <w:rFonts w:asciiTheme="minorEastAsia" w:eastAsiaTheme="minorEastAsia" w:hAnsiTheme="minorEastAsia" w:cs="宋体" w:hint="eastAsia"/>
                <w:b/>
                <w:snapToGrid/>
              </w:rPr>
              <w:t>来源</w:t>
            </w:r>
          </w:p>
        </w:tc>
        <w:tc>
          <w:tcPr>
            <w:tcW w:w="1276" w:type="dxa"/>
            <w:tcBorders>
              <w:top w:val="nil"/>
              <w:left w:val="nil"/>
              <w:bottom w:val="single" w:sz="4" w:space="0" w:color="auto"/>
              <w:right w:val="single" w:sz="4" w:space="0" w:color="auto"/>
            </w:tcBorders>
            <w:shd w:val="clear" w:color="auto" w:fill="auto"/>
            <w:vAlign w:val="center"/>
            <w:hideMark/>
          </w:tcPr>
          <w:p w:rsidR="005B5CA3" w:rsidRPr="00015740" w:rsidRDefault="005B5CA3" w:rsidP="005B5CA3">
            <w:pPr>
              <w:widowControl/>
              <w:autoSpaceDE/>
              <w:autoSpaceDN/>
              <w:adjustRightInd/>
              <w:spacing w:line="240" w:lineRule="auto"/>
              <w:rPr>
                <w:rFonts w:asciiTheme="minorEastAsia" w:eastAsiaTheme="minorEastAsia" w:hAnsiTheme="minorEastAsia" w:cs="宋体"/>
                <w:b/>
                <w:snapToGrid/>
              </w:rPr>
            </w:pPr>
            <w:r>
              <w:rPr>
                <w:rFonts w:asciiTheme="minorEastAsia" w:eastAsiaTheme="minorEastAsia" w:hAnsiTheme="minorEastAsia" w:cs="宋体" w:hint="eastAsia"/>
                <w:b/>
                <w:snapToGrid/>
              </w:rPr>
              <w:t>备注</w:t>
            </w:r>
          </w:p>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Tomcat</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753F51">
            <w:r w:rsidRPr="0069761D">
              <w:t>7.0.7</w:t>
            </w:r>
            <w:r w:rsidR="00753F51">
              <w:rPr>
                <w:rFonts w:hint="eastAsia"/>
              </w:rPr>
              <w:t>5</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proofErr w:type="spellStart"/>
            <w:r w:rsidRPr="0069761D">
              <w:t>Hadoop</w:t>
            </w:r>
            <w:proofErr w:type="spellEnd"/>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2.7.2</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proofErr w:type="spellStart"/>
            <w:r w:rsidRPr="0069761D">
              <w:t>Hbase</w:t>
            </w:r>
            <w:proofErr w:type="spellEnd"/>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1.0</w:t>
            </w:r>
            <w:r w:rsidR="00753F51">
              <w:rPr>
                <w:rFonts w:hint="eastAsia"/>
              </w:rPr>
              <w:t>.</w:t>
            </w:r>
            <w:r w:rsidRPr="0069761D">
              <w:t>2</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proofErr w:type="spellStart"/>
            <w:r w:rsidRPr="0069761D">
              <w:t>Mysql</w:t>
            </w:r>
            <w:proofErr w:type="spellEnd"/>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5.6.32</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JDK</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753F51">
            <w:r w:rsidRPr="0069761D">
              <w:t>1.8.0_1</w:t>
            </w:r>
            <w:r w:rsidR="00753F51">
              <w:rPr>
                <w:rFonts w:hint="eastAsia"/>
              </w:rPr>
              <w:t>21</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proofErr w:type="spellStart"/>
            <w:r w:rsidRPr="0069761D">
              <w:t>Redis</w:t>
            </w:r>
            <w:proofErr w:type="spellEnd"/>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3.0.6</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Pig</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0.14.0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Zookeeper</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3.4.6</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Spring</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753F51">
            <w:r w:rsidRPr="0069761D">
              <w:t>4.3.</w:t>
            </w:r>
            <w:r w:rsidR="00753F51">
              <w:rPr>
                <w:rFonts w:hint="eastAsia"/>
              </w:rPr>
              <w:t>5</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华为账号</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753F51" w:rsidP="0069761D">
            <w:r w:rsidRPr="00753F51">
              <w:t>UP 2.5.0.300.SP1</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华为支付</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Pay 3.14.1.300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祥云</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753F51" w:rsidP="0069761D">
            <w:r w:rsidRPr="00753F51">
              <w:t>BMS 1.3.10.300.SP2</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DC</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753F51" w:rsidP="0069761D">
            <w:r w:rsidRPr="00753F51">
              <w:t>DC 1.3.0.300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BI</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753F51" w:rsidP="0069761D">
            <w:proofErr w:type="spellStart"/>
            <w:r w:rsidRPr="00753F51">
              <w:t>OpenDS</w:t>
            </w:r>
            <w:proofErr w:type="spellEnd"/>
            <w:r w:rsidRPr="00753F51">
              <w:t xml:space="preserve"> 2.0.8.300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开发者联盟</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753F51" w:rsidP="0069761D">
            <w:r w:rsidRPr="00753F51">
              <w:t>Open Alliance 5.0.0.300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753F51"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753F51" w:rsidRPr="0069761D" w:rsidRDefault="00753F51" w:rsidP="0069761D">
            <w:r w:rsidRPr="00753F51">
              <w:rPr>
                <w:rFonts w:hint="eastAsia"/>
              </w:rPr>
              <w:t>云文件夹</w:t>
            </w:r>
          </w:p>
        </w:tc>
        <w:tc>
          <w:tcPr>
            <w:tcW w:w="2268" w:type="dxa"/>
            <w:tcBorders>
              <w:top w:val="nil"/>
              <w:left w:val="nil"/>
              <w:bottom w:val="single" w:sz="4" w:space="0" w:color="auto"/>
              <w:right w:val="single" w:sz="4" w:space="0" w:color="auto"/>
            </w:tcBorders>
            <w:shd w:val="clear" w:color="auto" w:fill="auto"/>
            <w:noWrap/>
            <w:hideMark/>
          </w:tcPr>
          <w:p w:rsidR="00753F51" w:rsidRPr="00753F51" w:rsidRDefault="00753F51" w:rsidP="0069761D">
            <w:proofErr w:type="spellStart"/>
            <w:r w:rsidRPr="00753F51">
              <w:t>HiCloudFolder</w:t>
            </w:r>
            <w:proofErr w:type="spellEnd"/>
            <w:r w:rsidRPr="00753F51">
              <w:t xml:space="preserve"> 3.5.7.300</w:t>
            </w:r>
          </w:p>
        </w:tc>
        <w:tc>
          <w:tcPr>
            <w:tcW w:w="1701" w:type="dxa"/>
            <w:tcBorders>
              <w:top w:val="nil"/>
              <w:left w:val="nil"/>
              <w:bottom w:val="single" w:sz="4" w:space="0" w:color="auto"/>
              <w:right w:val="single" w:sz="4" w:space="0" w:color="auto"/>
            </w:tcBorders>
            <w:shd w:val="clear" w:color="auto" w:fill="auto"/>
            <w:noWrap/>
            <w:vAlign w:val="center"/>
            <w:hideMark/>
          </w:tcPr>
          <w:p w:rsidR="00753F51" w:rsidRPr="0069761D" w:rsidRDefault="00753F51" w:rsidP="0069761D"/>
        </w:tc>
        <w:tc>
          <w:tcPr>
            <w:tcW w:w="1276" w:type="dxa"/>
            <w:tcBorders>
              <w:top w:val="nil"/>
              <w:left w:val="nil"/>
              <w:bottom w:val="single" w:sz="4" w:space="0" w:color="auto"/>
              <w:right w:val="single" w:sz="4" w:space="0" w:color="auto"/>
            </w:tcBorders>
            <w:shd w:val="clear" w:color="auto" w:fill="auto"/>
            <w:noWrap/>
            <w:vAlign w:val="center"/>
            <w:hideMark/>
          </w:tcPr>
          <w:p w:rsidR="00753F51" w:rsidRPr="0069761D" w:rsidRDefault="00753F51"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rPr>
                <w:rFonts w:hint="eastAsia"/>
              </w:rPr>
              <w:t>推荐系统</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753F51">
            <w:r w:rsidRPr="0069761D">
              <w:t>Recommendation AAM 2.0.</w:t>
            </w:r>
            <w:r w:rsidR="00753F51">
              <w:rPr>
                <w:rFonts w:hint="eastAsia"/>
              </w:rPr>
              <w:t>4</w:t>
            </w:r>
            <w:r w:rsidRPr="0069761D">
              <w:t>.300</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IE</w:t>
            </w:r>
            <w:r w:rsidRPr="0069761D">
              <w:t>浏览器</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IE9,IE10,IE11</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t>Chrome</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46</w:t>
            </w:r>
            <w:r w:rsidRPr="0069761D">
              <w:t>以上版本</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r w:rsidRPr="0069761D">
              <w:lastRenderedPageBreak/>
              <w:t>Mozilla Firefox</w:t>
            </w:r>
          </w:p>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r w:rsidRPr="0069761D">
              <w:t>45</w:t>
            </w:r>
            <w:r w:rsidRPr="0069761D">
              <w:t>以上版本</w:t>
            </w:r>
          </w:p>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FA7A06">
        <w:trPr>
          <w:trHeight w:val="285"/>
        </w:trPr>
        <w:tc>
          <w:tcPr>
            <w:tcW w:w="2988" w:type="dxa"/>
            <w:tcBorders>
              <w:top w:val="nil"/>
              <w:left w:val="single" w:sz="4" w:space="0" w:color="auto"/>
              <w:bottom w:val="single" w:sz="4" w:space="0" w:color="auto"/>
              <w:right w:val="single" w:sz="4" w:space="0" w:color="auto"/>
            </w:tcBorders>
            <w:shd w:val="clear" w:color="auto" w:fill="auto"/>
            <w:noWrap/>
            <w:hideMark/>
          </w:tcPr>
          <w:p w:rsidR="0069761D" w:rsidRPr="0069761D" w:rsidRDefault="0069761D" w:rsidP="0069761D"/>
        </w:tc>
        <w:tc>
          <w:tcPr>
            <w:tcW w:w="2268" w:type="dxa"/>
            <w:tcBorders>
              <w:top w:val="nil"/>
              <w:left w:val="nil"/>
              <w:bottom w:val="single" w:sz="4" w:space="0" w:color="auto"/>
              <w:right w:val="single" w:sz="4" w:space="0" w:color="auto"/>
            </w:tcBorders>
            <w:shd w:val="clear" w:color="auto" w:fill="auto"/>
            <w:noWrap/>
            <w:hideMark/>
          </w:tcPr>
          <w:p w:rsidR="0069761D" w:rsidRPr="0069761D" w:rsidRDefault="0069761D" w:rsidP="0069761D"/>
        </w:tc>
        <w:tc>
          <w:tcPr>
            <w:tcW w:w="1701"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single" w:sz="4" w:space="0" w:color="auto"/>
              <w:right w:val="single" w:sz="4" w:space="0" w:color="auto"/>
            </w:tcBorders>
            <w:shd w:val="clear" w:color="auto" w:fill="auto"/>
            <w:noWrap/>
            <w:vAlign w:val="center"/>
            <w:hideMark/>
          </w:tcPr>
          <w:p w:rsidR="0069761D" w:rsidRPr="0069761D" w:rsidRDefault="0069761D" w:rsidP="0069761D"/>
        </w:tc>
      </w:tr>
      <w:tr w:rsidR="0069761D" w:rsidRPr="00015740" w:rsidTr="00A26614">
        <w:trPr>
          <w:trHeight w:val="285"/>
        </w:trPr>
        <w:tc>
          <w:tcPr>
            <w:tcW w:w="2988" w:type="dxa"/>
            <w:tcBorders>
              <w:top w:val="nil"/>
              <w:left w:val="single" w:sz="4" w:space="0" w:color="auto"/>
              <w:bottom w:val="nil"/>
              <w:right w:val="single" w:sz="4" w:space="0" w:color="auto"/>
            </w:tcBorders>
            <w:shd w:val="clear" w:color="auto" w:fill="auto"/>
            <w:noWrap/>
            <w:hideMark/>
          </w:tcPr>
          <w:p w:rsidR="0069761D" w:rsidRPr="0069761D" w:rsidRDefault="0069761D" w:rsidP="0069761D"/>
        </w:tc>
        <w:tc>
          <w:tcPr>
            <w:tcW w:w="2268" w:type="dxa"/>
            <w:tcBorders>
              <w:top w:val="nil"/>
              <w:left w:val="nil"/>
              <w:bottom w:val="nil"/>
              <w:right w:val="single" w:sz="4" w:space="0" w:color="auto"/>
            </w:tcBorders>
            <w:shd w:val="clear" w:color="auto" w:fill="auto"/>
            <w:noWrap/>
            <w:hideMark/>
          </w:tcPr>
          <w:p w:rsidR="0069761D" w:rsidRPr="0069761D" w:rsidRDefault="0069761D" w:rsidP="0069761D"/>
        </w:tc>
        <w:tc>
          <w:tcPr>
            <w:tcW w:w="1701" w:type="dxa"/>
            <w:tcBorders>
              <w:top w:val="nil"/>
              <w:left w:val="nil"/>
              <w:bottom w:val="nil"/>
              <w:right w:val="single" w:sz="4" w:space="0" w:color="auto"/>
            </w:tcBorders>
            <w:shd w:val="clear" w:color="auto" w:fill="auto"/>
            <w:noWrap/>
            <w:vAlign w:val="center"/>
            <w:hideMark/>
          </w:tcPr>
          <w:p w:rsidR="0069761D" w:rsidRPr="0069761D" w:rsidRDefault="0069761D" w:rsidP="0069761D"/>
        </w:tc>
        <w:tc>
          <w:tcPr>
            <w:tcW w:w="1276" w:type="dxa"/>
            <w:tcBorders>
              <w:top w:val="nil"/>
              <w:left w:val="nil"/>
              <w:bottom w:val="nil"/>
              <w:right w:val="single" w:sz="4" w:space="0" w:color="auto"/>
            </w:tcBorders>
            <w:shd w:val="clear" w:color="auto" w:fill="auto"/>
            <w:noWrap/>
            <w:vAlign w:val="center"/>
            <w:hideMark/>
          </w:tcPr>
          <w:p w:rsidR="0069761D" w:rsidRPr="0069761D" w:rsidRDefault="0069761D" w:rsidP="0069761D"/>
        </w:tc>
      </w:tr>
    </w:tbl>
    <w:p w:rsidR="005B5CA3" w:rsidRDefault="005B5CA3" w:rsidP="0069761D">
      <w:bookmarkStart w:id="166" w:name="_Toc416789935"/>
      <w:bookmarkStart w:id="167" w:name="_Toc417568329"/>
      <w:bookmarkStart w:id="168" w:name="_Toc426014026"/>
      <w:r w:rsidRPr="00EC3ABD">
        <w:rPr>
          <w:rFonts w:hint="eastAsia"/>
        </w:rPr>
        <w:t>开源及第三方软件</w:t>
      </w:r>
      <w:bookmarkEnd w:id="166"/>
      <w:bookmarkEnd w:id="167"/>
      <w:r>
        <w:rPr>
          <w:rFonts w:hint="eastAsia"/>
        </w:rPr>
        <w:t>使用记录表</w:t>
      </w:r>
      <w:bookmarkEnd w:id="168"/>
    </w:p>
    <w:p w:rsidR="00237755" w:rsidRDefault="00BF4508" w:rsidP="00BF4508">
      <w:r w:rsidRPr="00BF4508">
        <w:rPr>
          <w:rFonts w:hint="eastAsia"/>
        </w:rPr>
        <w:t>\\dggnrdvs1-nrd\IT_VMP_SZX_green_2_F\BL22330718_Wise Targeting Service ADN 3.4.11.300\Test\</w:t>
      </w:r>
      <w:r w:rsidRPr="00BF4508">
        <w:rPr>
          <w:rFonts w:hint="eastAsia"/>
        </w:rPr>
        <w:t>安全交付件</w:t>
      </w:r>
      <w:r w:rsidRPr="00BF4508">
        <w:rPr>
          <w:rFonts w:hint="eastAsia"/>
        </w:rPr>
        <w:t>\</w:t>
      </w:r>
      <w:r w:rsidRPr="00BF4508">
        <w:rPr>
          <w:rFonts w:hint="eastAsia"/>
        </w:rPr>
        <w:t>开源认证报告</w:t>
      </w:r>
    </w:p>
    <w:p w:rsidR="0023520B" w:rsidRPr="0023520B" w:rsidRDefault="00BF4508" w:rsidP="00BF4508">
      <w:r w:rsidRPr="00BF4508">
        <w:rPr>
          <w:rFonts w:hint="eastAsia"/>
        </w:rPr>
        <w:t>\\dggnrdvs1-nrd\IT_VMP_SZX_green_2_F\BL22330718_Wise Targeting Service ADN 3.4.11.300\Test\</w:t>
      </w:r>
      <w:r w:rsidRPr="00BF4508">
        <w:rPr>
          <w:rFonts w:hint="eastAsia"/>
        </w:rPr>
        <w:t>安全交付件</w:t>
      </w:r>
      <w:r w:rsidRPr="00BF4508">
        <w:rPr>
          <w:rFonts w:hint="eastAsia"/>
        </w:rPr>
        <w:t>\</w:t>
      </w:r>
      <w:r w:rsidRPr="00BF4508">
        <w:rPr>
          <w:rFonts w:hint="eastAsia"/>
        </w:rPr>
        <w:t>开源及第三方软件使用申请单</w:t>
      </w:r>
    </w:p>
    <w:p w:rsidR="00211928" w:rsidRPr="0023520B" w:rsidRDefault="00211928"/>
    <w:sectPr w:rsidR="00211928" w:rsidRPr="0023520B" w:rsidSect="00596384">
      <w:footerReference w:type="default" r:id="rId68"/>
      <w:pgSz w:w="11906" w:h="16838"/>
      <w:pgMar w:top="1440" w:right="1800" w:bottom="1440" w:left="1800" w:header="851" w:footer="992" w:gutter="0"/>
      <w:pgNumType w:start="1"/>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733974" w15:done="0"/>
  <w15:commentEx w15:paraId="3F0AF0B3" w15:done="0"/>
  <w15:commentEx w15:paraId="1AB602D9" w15:done="0"/>
  <w15:commentEx w15:paraId="1611E2F0" w15:done="0"/>
  <w15:commentEx w15:paraId="75395DCC" w15:done="0"/>
  <w15:commentEx w15:paraId="467A134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284D" w:rsidRPr="00913781" w:rsidRDefault="003B284D" w:rsidP="00596384">
      <w:pPr>
        <w:spacing w:line="240" w:lineRule="auto"/>
      </w:pPr>
      <w:r>
        <w:separator/>
      </w:r>
    </w:p>
  </w:endnote>
  <w:endnote w:type="continuationSeparator" w:id="0">
    <w:p w:rsidR="003B284D" w:rsidRPr="00913781" w:rsidRDefault="003B284D" w:rsidP="005963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928" w:rsidRDefault="00211928">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89" w:type="pct"/>
      <w:tblInd w:w="-459" w:type="dxa"/>
      <w:tblBorders>
        <w:top w:val="single" w:sz="4" w:space="0" w:color="auto"/>
      </w:tblBorders>
      <w:tblLook w:val="01E0"/>
    </w:tblPr>
    <w:tblGrid>
      <w:gridCol w:w="3544"/>
      <w:gridCol w:w="3686"/>
      <w:gridCol w:w="2125"/>
    </w:tblGrid>
    <w:tr w:rsidR="00211928" w:rsidTr="00BC7BD5">
      <w:tc>
        <w:tcPr>
          <w:tcW w:w="1894" w:type="pct"/>
        </w:tcPr>
        <w:p w:rsidR="00211928" w:rsidRDefault="00211928" w:rsidP="0091796E">
          <w:pPr>
            <w:pStyle w:val="aa"/>
            <w:jc w:val="both"/>
          </w:pPr>
          <w:r>
            <w:rPr>
              <w:rFonts w:hint="eastAsia"/>
            </w:rPr>
            <w:t>报告编号：</w:t>
          </w:r>
          <w:r>
            <w:rPr>
              <w:rFonts w:hint="eastAsia"/>
            </w:rPr>
            <w:t>SYBH(W)XXXXXXXXXXXX</w:t>
          </w:r>
          <w:r>
            <w:t xml:space="preserve"> </w:t>
          </w:r>
        </w:p>
      </w:tc>
      <w:tc>
        <w:tcPr>
          <w:tcW w:w="1970" w:type="pct"/>
        </w:tcPr>
        <w:p w:rsidR="00211928" w:rsidRDefault="00211928" w:rsidP="00BC7BD5">
          <w:pPr>
            <w:pStyle w:val="aa"/>
          </w:pPr>
          <w:r>
            <w:rPr>
              <w:rFonts w:hint="eastAsia"/>
            </w:rPr>
            <w:t>华为保密信息</w:t>
          </w:r>
          <w:r>
            <w:rPr>
              <w:rFonts w:hint="eastAsia"/>
            </w:rPr>
            <w:t>,</w:t>
          </w:r>
          <w:r>
            <w:rPr>
              <w:rFonts w:hint="eastAsia"/>
            </w:rPr>
            <w:t>未经授权禁止扩散</w:t>
          </w:r>
        </w:p>
      </w:tc>
      <w:tc>
        <w:tcPr>
          <w:tcW w:w="1136" w:type="pct"/>
        </w:tcPr>
        <w:p w:rsidR="00211928" w:rsidRDefault="004A7644" w:rsidP="00BC7BD5">
          <w:pPr>
            <w:pStyle w:val="aa"/>
            <w:ind w:firstLine="360"/>
            <w:jc w:val="right"/>
          </w:pPr>
          <w:fldSimple w:instr=" PAGE ">
            <w:r w:rsidR="00A63DF3">
              <w:rPr>
                <w:noProof/>
              </w:rPr>
              <w:t>VI</w:t>
            </w:r>
          </w:fldSimple>
          <w:r w:rsidR="00211928" w:rsidRPr="003373FA">
            <w:rPr>
              <w:lang w:val="zh-CN"/>
            </w:rPr>
            <w:t xml:space="preserve"> /</w:t>
          </w:r>
          <w:fldSimple w:instr=" SECTIONPAGES  \* ROMAN  \* MERGEFORMAT ">
            <w:r w:rsidR="00A63DF3">
              <w:rPr>
                <w:noProof/>
              </w:rPr>
              <w:t>VI</w:t>
            </w:r>
          </w:fldSimple>
          <w:r w:rsidR="00211928">
            <w:t xml:space="preserve"> </w:t>
          </w:r>
        </w:p>
      </w:tc>
    </w:tr>
  </w:tbl>
  <w:p w:rsidR="00211928" w:rsidRDefault="00211928">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928" w:rsidRDefault="00211928">
    <w:pPr>
      <w:pStyle w:val="a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89" w:type="pct"/>
      <w:tblInd w:w="-459" w:type="dxa"/>
      <w:tblBorders>
        <w:top w:val="single" w:sz="4" w:space="0" w:color="auto"/>
      </w:tblBorders>
      <w:tblLook w:val="01E0"/>
    </w:tblPr>
    <w:tblGrid>
      <w:gridCol w:w="3544"/>
      <w:gridCol w:w="3686"/>
      <w:gridCol w:w="2125"/>
    </w:tblGrid>
    <w:tr w:rsidR="00211928" w:rsidTr="00BC7BD5">
      <w:tc>
        <w:tcPr>
          <w:tcW w:w="1894" w:type="pct"/>
        </w:tcPr>
        <w:p w:rsidR="00211928" w:rsidRDefault="00211928" w:rsidP="00FF5FCE">
          <w:pPr>
            <w:pStyle w:val="aa"/>
            <w:jc w:val="both"/>
          </w:pPr>
          <w:r>
            <w:rPr>
              <w:rFonts w:hint="eastAsia"/>
            </w:rPr>
            <w:t>报告编号：</w:t>
          </w:r>
          <w:r>
            <w:rPr>
              <w:rFonts w:hint="eastAsia"/>
            </w:rPr>
            <w:t>SYBH(W)XXXXXXXXXXXX</w:t>
          </w:r>
          <w:r>
            <w:t xml:space="preserve"> </w:t>
          </w:r>
        </w:p>
      </w:tc>
      <w:tc>
        <w:tcPr>
          <w:tcW w:w="1970" w:type="pct"/>
        </w:tcPr>
        <w:p w:rsidR="00211928" w:rsidRDefault="00211928" w:rsidP="00BC7BD5">
          <w:pPr>
            <w:pStyle w:val="aa"/>
          </w:pPr>
          <w:r>
            <w:rPr>
              <w:rFonts w:hint="eastAsia"/>
            </w:rPr>
            <w:t>华为保密信息</w:t>
          </w:r>
          <w:r>
            <w:rPr>
              <w:rFonts w:hint="eastAsia"/>
            </w:rPr>
            <w:t>,</w:t>
          </w:r>
          <w:r>
            <w:rPr>
              <w:rFonts w:hint="eastAsia"/>
            </w:rPr>
            <w:t>未经授权禁止扩散</w:t>
          </w:r>
        </w:p>
      </w:tc>
      <w:tc>
        <w:tcPr>
          <w:tcW w:w="1136" w:type="pct"/>
        </w:tcPr>
        <w:p w:rsidR="00211928" w:rsidRDefault="004A7644" w:rsidP="00596384">
          <w:pPr>
            <w:pStyle w:val="aa"/>
            <w:ind w:firstLine="360"/>
            <w:jc w:val="right"/>
          </w:pPr>
          <w:fldSimple w:instr=" PAGE ">
            <w:r w:rsidR="00A63DF3">
              <w:rPr>
                <w:noProof/>
              </w:rPr>
              <w:t>38</w:t>
            </w:r>
          </w:fldSimple>
          <w:r w:rsidR="00211928" w:rsidRPr="003373FA">
            <w:rPr>
              <w:lang w:val="zh-CN"/>
            </w:rPr>
            <w:t xml:space="preserve"> /</w:t>
          </w:r>
          <w:r>
            <w:fldChar w:fldCharType="begin"/>
          </w:r>
          <w:r w:rsidR="00211928">
            <w:instrText xml:space="preserve"> =</w:instrText>
          </w:r>
          <w:fldSimple w:instr=" SECTIONPAGES  \* Arabic  \* MERGEFORMAT ">
            <w:r w:rsidR="00A63DF3">
              <w:rPr>
                <w:noProof/>
              </w:rPr>
              <w:instrText>38</w:instrText>
            </w:r>
          </w:fldSimple>
          <w:r>
            <w:fldChar w:fldCharType="separate"/>
          </w:r>
          <w:r w:rsidR="00A63DF3">
            <w:rPr>
              <w:noProof/>
            </w:rPr>
            <w:t>38</w:t>
          </w:r>
          <w:r>
            <w:fldChar w:fldCharType="end"/>
          </w:r>
          <w:r w:rsidR="00211928">
            <w:t xml:space="preserve"> </w:t>
          </w:r>
        </w:p>
      </w:tc>
    </w:tr>
  </w:tbl>
  <w:p w:rsidR="00211928" w:rsidRDefault="00211928">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284D" w:rsidRPr="00913781" w:rsidRDefault="003B284D" w:rsidP="00596384">
      <w:pPr>
        <w:spacing w:line="240" w:lineRule="auto"/>
      </w:pPr>
      <w:r>
        <w:separator/>
      </w:r>
    </w:p>
  </w:footnote>
  <w:footnote w:type="continuationSeparator" w:id="0">
    <w:p w:rsidR="003B284D" w:rsidRPr="00913781" w:rsidRDefault="003B284D" w:rsidP="0059638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928" w:rsidRDefault="00211928">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2"/>
      <w:gridCol w:w="5894"/>
      <w:gridCol w:w="1684"/>
    </w:tblGrid>
    <w:tr w:rsidR="00211928" w:rsidTr="00BC7BD5">
      <w:trPr>
        <w:cantSplit/>
        <w:trHeight w:hRule="exact" w:val="782"/>
      </w:trPr>
      <w:tc>
        <w:tcPr>
          <w:tcW w:w="500" w:type="pct"/>
        </w:tcPr>
        <w:p w:rsidR="00211928" w:rsidRDefault="00211928" w:rsidP="00BC7BD5">
          <w:pPr>
            <w:pStyle w:val="a9"/>
            <w:rPr>
              <w:rFonts w:ascii="Dotum" w:eastAsia="Dotum" w:hAnsi="Dotum"/>
            </w:rPr>
          </w:pPr>
          <w:r>
            <w:rPr>
              <w:rFonts w:ascii="Dotum" w:eastAsia="Dotum" w:hAnsi="Dotum"/>
              <w:noProof/>
              <w:snapToGrid/>
            </w:rPr>
            <w:drawing>
              <wp:inline distT="0" distB="0" distL="0" distR="0">
                <wp:extent cx="419100" cy="419100"/>
                <wp:effectExtent l="19050" t="0" r="0" b="0"/>
                <wp:docPr id="4"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211928" w:rsidRDefault="00211928" w:rsidP="00BC7BD5">
          <w:pPr>
            <w:rPr>
              <w:rFonts w:ascii="Dotum" w:eastAsia="Dotum" w:hAnsi="Dotum"/>
            </w:rPr>
          </w:pPr>
        </w:p>
      </w:tc>
      <w:tc>
        <w:tcPr>
          <w:tcW w:w="3500" w:type="pct"/>
          <w:vAlign w:val="bottom"/>
        </w:tcPr>
        <w:p w:rsidR="00211928" w:rsidRPr="00027E01" w:rsidRDefault="00211928" w:rsidP="00BC7BD5">
          <w:pPr>
            <w:pStyle w:val="ab"/>
            <w:ind w:firstLine="360"/>
            <w:jc w:val="center"/>
            <w:rPr>
              <w:rFonts w:ascii="Dotum" w:eastAsiaTheme="minorEastAsia" w:hAnsi="Dotum"/>
            </w:rPr>
          </w:pPr>
          <w:r>
            <w:rPr>
              <w:rFonts w:ascii="Dotum" w:eastAsiaTheme="minorEastAsia" w:hAnsi="Dotum"/>
            </w:rPr>
            <w:t>X</w:t>
          </w:r>
          <w:r>
            <w:rPr>
              <w:rFonts w:ascii="Dotum" w:eastAsiaTheme="minorEastAsia" w:hAnsi="Dotum" w:hint="eastAsia"/>
            </w:rPr>
            <w:t>xx</w:t>
          </w:r>
          <w:r>
            <w:rPr>
              <w:rFonts w:ascii="Dotum" w:eastAsiaTheme="minorEastAsia" w:hAnsi="Dotum" w:hint="eastAsia"/>
            </w:rPr>
            <w:t>产品网络安全与隐私保护评估报告</w:t>
          </w:r>
        </w:p>
      </w:tc>
      <w:tc>
        <w:tcPr>
          <w:tcW w:w="1000" w:type="pct"/>
          <w:vAlign w:val="bottom"/>
        </w:tcPr>
        <w:p w:rsidR="00211928" w:rsidRDefault="00211928" w:rsidP="00BC7BD5">
          <w:pPr>
            <w:pStyle w:val="ab"/>
            <w:ind w:firstLine="360"/>
            <w:rPr>
              <w:rFonts w:ascii="Dotum" w:eastAsia="Dotum" w:hAnsi="Dotum"/>
            </w:rPr>
          </w:pPr>
          <w:r>
            <w:rPr>
              <w:rFonts w:ascii="Dotum" w:eastAsia="Dotum" w:hAnsi="Dotum" w:hint="eastAsia"/>
            </w:rPr>
            <w:t>密</w:t>
          </w:r>
          <w:r>
            <w:rPr>
              <w:rFonts w:ascii="Dotum" w:hAnsi="MS UI Gothic" w:hint="eastAsia"/>
            </w:rPr>
            <w:t>级：秘密</w:t>
          </w:r>
        </w:p>
      </w:tc>
    </w:tr>
  </w:tbl>
  <w:p w:rsidR="00211928" w:rsidRPr="00596384" w:rsidRDefault="00211928" w:rsidP="00596384">
    <w:pPr>
      <w:pStyle w:val="ab"/>
      <w:tabs>
        <w:tab w:val="clear" w:pos="4153"/>
        <w:tab w:val="clear" w:pos="8306"/>
        <w:tab w:val="left" w:pos="1114"/>
      </w:tabs>
      <w:rPr>
        <w:rFonts w:ascii="DotumChe" w:eastAsiaTheme="minorEastAsia"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928" w:rsidRDefault="00211928" w:rsidP="00BC7BD5">
    <w:pPr>
      <w:pStyle w:val="ab"/>
      <w:ind w:firstLine="360"/>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2"/>
      <w:gridCol w:w="5894"/>
      <w:gridCol w:w="1684"/>
    </w:tblGrid>
    <w:tr w:rsidR="00211928" w:rsidTr="00BC7BD5">
      <w:trPr>
        <w:cantSplit/>
        <w:trHeight w:hRule="exact" w:val="782"/>
      </w:trPr>
      <w:tc>
        <w:tcPr>
          <w:tcW w:w="500" w:type="pct"/>
        </w:tcPr>
        <w:p w:rsidR="00211928" w:rsidRDefault="00211928" w:rsidP="00BC7BD5">
          <w:pPr>
            <w:pStyle w:val="a9"/>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211928" w:rsidRDefault="00211928" w:rsidP="00BC7BD5">
          <w:pPr>
            <w:rPr>
              <w:rFonts w:ascii="Dotum" w:eastAsia="Dotum" w:hAnsi="Dotum"/>
            </w:rPr>
          </w:pPr>
        </w:p>
      </w:tc>
      <w:tc>
        <w:tcPr>
          <w:tcW w:w="3500" w:type="pct"/>
          <w:vAlign w:val="bottom"/>
        </w:tcPr>
        <w:p w:rsidR="00211928" w:rsidRPr="00027E01" w:rsidRDefault="00211928" w:rsidP="00A26614">
          <w:pPr>
            <w:pStyle w:val="ab"/>
            <w:ind w:firstLine="360"/>
            <w:jc w:val="center"/>
            <w:rPr>
              <w:rFonts w:ascii="Dotum" w:eastAsiaTheme="minorEastAsia" w:hAnsi="Dotum"/>
            </w:rPr>
          </w:pPr>
          <w:r w:rsidRPr="0003515E">
            <w:rPr>
              <w:rFonts w:ascii="Dotum" w:eastAsiaTheme="minorEastAsia" w:hAnsi="Dotum"/>
            </w:rPr>
            <w:t>Wise Targeting Service ADN</w:t>
          </w:r>
          <w:r>
            <w:rPr>
              <w:rFonts w:ascii="Dotum" w:eastAsiaTheme="minorEastAsia" w:hAnsi="Dotum" w:hint="eastAsia"/>
            </w:rPr>
            <w:t xml:space="preserve"> 3.4.11.300 </w:t>
          </w:r>
          <w:r>
            <w:rPr>
              <w:rFonts w:ascii="Dotum" w:eastAsiaTheme="minorEastAsia" w:hAnsi="Dotum" w:hint="eastAsia"/>
            </w:rPr>
            <w:t>安全测试报告</w:t>
          </w:r>
        </w:p>
      </w:tc>
      <w:tc>
        <w:tcPr>
          <w:tcW w:w="1000" w:type="pct"/>
          <w:vAlign w:val="bottom"/>
        </w:tcPr>
        <w:p w:rsidR="00211928" w:rsidRDefault="00211928" w:rsidP="00BC7BD5">
          <w:pPr>
            <w:pStyle w:val="ab"/>
            <w:ind w:firstLine="360"/>
            <w:rPr>
              <w:rFonts w:ascii="Dotum" w:eastAsia="Dotum" w:hAnsi="Dotum"/>
            </w:rPr>
          </w:pPr>
          <w:r>
            <w:rPr>
              <w:rFonts w:ascii="Dotum" w:eastAsia="Dotum" w:hAnsi="Dotum" w:hint="eastAsia"/>
            </w:rPr>
            <w:t>密</w:t>
          </w:r>
          <w:r>
            <w:rPr>
              <w:rFonts w:ascii="Dotum" w:hAnsi="MS UI Gothic" w:hint="eastAsia"/>
            </w:rPr>
            <w:t>级：秘密</w:t>
          </w:r>
        </w:p>
      </w:tc>
    </w:tr>
  </w:tbl>
  <w:p w:rsidR="00211928" w:rsidRPr="00596384" w:rsidRDefault="00211928" w:rsidP="00596384">
    <w:pPr>
      <w:pStyle w:val="ab"/>
      <w:tabs>
        <w:tab w:val="clear" w:pos="4153"/>
        <w:tab w:val="clear" w:pos="8306"/>
        <w:tab w:val="left" w:pos="1114"/>
      </w:tabs>
      <w:rPr>
        <w:rFonts w:ascii="DotumChe" w:eastAsiaTheme="minorEastAsia" w:hAnsi="DotumCh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04EA2"/>
    <w:multiLevelType w:val="hybridMultilevel"/>
    <w:tmpl w:val="CDC45A66"/>
    <w:lvl w:ilvl="0" w:tplc="703419C4">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74272"/>
    <w:multiLevelType w:val="hybridMultilevel"/>
    <w:tmpl w:val="B85A03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C4241"/>
    <w:multiLevelType w:val="hybridMultilevel"/>
    <w:tmpl w:val="6166FB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64122F"/>
    <w:multiLevelType w:val="hybridMultilevel"/>
    <w:tmpl w:val="8494AB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C846D1"/>
    <w:multiLevelType w:val="hybridMultilevel"/>
    <w:tmpl w:val="5E08CBB0"/>
    <w:lvl w:ilvl="0" w:tplc="AF2CDC92">
      <w:start w:val="1"/>
      <w:numFmt w:val="bullet"/>
      <w:lvlText w:val=""/>
      <w:lvlJc w:val="left"/>
      <w:pPr>
        <w:ind w:left="420" w:hanging="420"/>
      </w:pPr>
      <w:rPr>
        <w:rFonts w:ascii="Wingdings" w:hAnsi="Wingdings" w:hint="default"/>
      </w:rPr>
    </w:lvl>
    <w:lvl w:ilvl="1" w:tplc="7E1A090A" w:tentative="1">
      <w:start w:val="1"/>
      <w:numFmt w:val="bullet"/>
      <w:lvlText w:val=""/>
      <w:lvlJc w:val="left"/>
      <w:pPr>
        <w:ind w:left="840" w:hanging="420"/>
      </w:pPr>
      <w:rPr>
        <w:rFonts w:ascii="Wingdings" w:hAnsi="Wingdings" w:hint="default"/>
      </w:rPr>
    </w:lvl>
    <w:lvl w:ilvl="2" w:tplc="2D4C44B8" w:tentative="1">
      <w:start w:val="1"/>
      <w:numFmt w:val="bullet"/>
      <w:lvlText w:val=""/>
      <w:lvlJc w:val="left"/>
      <w:pPr>
        <w:ind w:left="1260" w:hanging="420"/>
      </w:pPr>
      <w:rPr>
        <w:rFonts w:ascii="Wingdings" w:hAnsi="Wingdings" w:hint="default"/>
      </w:rPr>
    </w:lvl>
    <w:lvl w:ilvl="3" w:tplc="DCF060AE" w:tentative="1">
      <w:start w:val="1"/>
      <w:numFmt w:val="bullet"/>
      <w:lvlText w:val=""/>
      <w:lvlJc w:val="left"/>
      <w:pPr>
        <w:ind w:left="1680" w:hanging="420"/>
      </w:pPr>
      <w:rPr>
        <w:rFonts w:ascii="Wingdings" w:hAnsi="Wingdings" w:hint="default"/>
      </w:rPr>
    </w:lvl>
    <w:lvl w:ilvl="4" w:tplc="559C9BF0" w:tentative="1">
      <w:start w:val="1"/>
      <w:numFmt w:val="bullet"/>
      <w:lvlText w:val=""/>
      <w:lvlJc w:val="left"/>
      <w:pPr>
        <w:ind w:left="2100" w:hanging="420"/>
      </w:pPr>
      <w:rPr>
        <w:rFonts w:ascii="Wingdings" w:hAnsi="Wingdings" w:hint="default"/>
      </w:rPr>
    </w:lvl>
    <w:lvl w:ilvl="5" w:tplc="C1C6755A" w:tentative="1">
      <w:start w:val="1"/>
      <w:numFmt w:val="bullet"/>
      <w:lvlText w:val=""/>
      <w:lvlJc w:val="left"/>
      <w:pPr>
        <w:ind w:left="2520" w:hanging="420"/>
      </w:pPr>
      <w:rPr>
        <w:rFonts w:ascii="Wingdings" w:hAnsi="Wingdings" w:hint="default"/>
      </w:rPr>
    </w:lvl>
    <w:lvl w:ilvl="6" w:tplc="8FC2992C" w:tentative="1">
      <w:start w:val="1"/>
      <w:numFmt w:val="bullet"/>
      <w:lvlText w:val=""/>
      <w:lvlJc w:val="left"/>
      <w:pPr>
        <w:ind w:left="2940" w:hanging="420"/>
      </w:pPr>
      <w:rPr>
        <w:rFonts w:ascii="Wingdings" w:hAnsi="Wingdings" w:hint="default"/>
      </w:rPr>
    </w:lvl>
    <w:lvl w:ilvl="7" w:tplc="A1B8B1B8" w:tentative="1">
      <w:start w:val="1"/>
      <w:numFmt w:val="bullet"/>
      <w:lvlText w:val=""/>
      <w:lvlJc w:val="left"/>
      <w:pPr>
        <w:ind w:left="3360" w:hanging="420"/>
      </w:pPr>
      <w:rPr>
        <w:rFonts w:ascii="Wingdings" w:hAnsi="Wingdings" w:hint="default"/>
      </w:rPr>
    </w:lvl>
    <w:lvl w:ilvl="8" w:tplc="934A0584" w:tentative="1">
      <w:start w:val="1"/>
      <w:numFmt w:val="bullet"/>
      <w:lvlText w:val=""/>
      <w:lvlJc w:val="left"/>
      <w:pPr>
        <w:ind w:left="3780" w:hanging="420"/>
      </w:pPr>
      <w:rPr>
        <w:rFonts w:ascii="Wingdings" w:hAnsi="Wingdings" w:hint="default"/>
      </w:rPr>
    </w:lvl>
  </w:abstractNum>
  <w:abstractNum w:abstractNumId="5">
    <w:nsid w:val="14B46416"/>
    <w:multiLevelType w:val="multilevel"/>
    <w:tmpl w:val="0409001D"/>
    <w:styleLink w:val="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H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33428A"/>
    <w:multiLevelType w:val="hybridMultilevel"/>
    <w:tmpl w:val="CF707B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141E16"/>
    <w:multiLevelType w:val="hybridMultilevel"/>
    <w:tmpl w:val="B0961850"/>
    <w:lvl w:ilvl="0" w:tplc="04090011">
      <w:start w:val="1"/>
      <w:numFmt w:val="decimal"/>
      <w:lvlText w:val="%1)"/>
      <w:lvlJc w:val="left"/>
      <w:pPr>
        <w:ind w:left="420" w:hanging="420"/>
      </w:pPr>
    </w:lvl>
    <w:lvl w:ilvl="1" w:tplc="04090011">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66554"/>
    <w:multiLevelType w:val="singleLevel"/>
    <w:tmpl w:val="14382B24"/>
    <w:lvl w:ilvl="0">
      <w:start w:val="1"/>
      <w:numFmt w:val="decimal"/>
      <w:pStyle w:val="a"/>
      <w:lvlText w:val="图 %1 "/>
      <w:lvlJc w:val="left"/>
      <w:pPr>
        <w:tabs>
          <w:tab w:val="num" w:pos="3272"/>
        </w:tabs>
        <w:ind w:left="2552" w:firstLine="0"/>
      </w:pPr>
      <w:rPr>
        <w:rFonts w:ascii="Times New Roman" w:hAnsi="Times New Roman" w:hint="default"/>
      </w:rPr>
    </w:lvl>
  </w:abstractNum>
  <w:abstractNum w:abstractNumId="9">
    <w:nsid w:val="1C2E50C2"/>
    <w:multiLevelType w:val="hybridMultilevel"/>
    <w:tmpl w:val="B17444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594EF0"/>
    <w:multiLevelType w:val="hybridMultilevel"/>
    <w:tmpl w:val="78D27A2A"/>
    <w:lvl w:ilvl="0" w:tplc="800CE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A51ECB"/>
    <w:multiLevelType w:val="hybridMultilevel"/>
    <w:tmpl w:val="232A65EC"/>
    <w:lvl w:ilvl="0" w:tplc="8D7EBC44">
      <w:start w:val="1"/>
      <w:numFmt w:val="decimal"/>
      <w:lvlText w:val="%1."/>
      <w:lvlJc w:val="left"/>
      <w:pPr>
        <w:ind w:left="420" w:hanging="420"/>
      </w:pPr>
    </w:lvl>
    <w:lvl w:ilvl="1" w:tplc="37BA5AC8" w:tentative="1">
      <w:start w:val="1"/>
      <w:numFmt w:val="lowerLetter"/>
      <w:lvlText w:val="%2)"/>
      <w:lvlJc w:val="left"/>
      <w:pPr>
        <w:ind w:left="840" w:hanging="420"/>
      </w:pPr>
    </w:lvl>
    <w:lvl w:ilvl="2" w:tplc="22D6EB78" w:tentative="1">
      <w:start w:val="1"/>
      <w:numFmt w:val="lowerRoman"/>
      <w:lvlText w:val="%3."/>
      <w:lvlJc w:val="right"/>
      <w:pPr>
        <w:ind w:left="1260" w:hanging="420"/>
      </w:pPr>
    </w:lvl>
    <w:lvl w:ilvl="3" w:tplc="EFAE6E7E" w:tentative="1">
      <w:start w:val="1"/>
      <w:numFmt w:val="decimal"/>
      <w:lvlText w:val="%4."/>
      <w:lvlJc w:val="left"/>
      <w:pPr>
        <w:ind w:left="1680" w:hanging="420"/>
      </w:pPr>
    </w:lvl>
    <w:lvl w:ilvl="4" w:tplc="3CEEEAB0" w:tentative="1">
      <w:start w:val="1"/>
      <w:numFmt w:val="lowerLetter"/>
      <w:lvlText w:val="%5)"/>
      <w:lvlJc w:val="left"/>
      <w:pPr>
        <w:ind w:left="2100" w:hanging="420"/>
      </w:pPr>
    </w:lvl>
    <w:lvl w:ilvl="5" w:tplc="E83C0772" w:tentative="1">
      <w:start w:val="1"/>
      <w:numFmt w:val="lowerRoman"/>
      <w:lvlText w:val="%6."/>
      <w:lvlJc w:val="right"/>
      <w:pPr>
        <w:ind w:left="2520" w:hanging="420"/>
      </w:pPr>
    </w:lvl>
    <w:lvl w:ilvl="6" w:tplc="F3D2403A" w:tentative="1">
      <w:start w:val="1"/>
      <w:numFmt w:val="decimal"/>
      <w:lvlText w:val="%7."/>
      <w:lvlJc w:val="left"/>
      <w:pPr>
        <w:ind w:left="2940" w:hanging="420"/>
      </w:pPr>
    </w:lvl>
    <w:lvl w:ilvl="7" w:tplc="71A896BA" w:tentative="1">
      <w:start w:val="1"/>
      <w:numFmt w:val="lowerLetter"/>
      <w:lvlText w:val="%8)"/>
      <w:lvlJc w:val="left"/>
      <w:pPr>
        <w:ind w:left="3360" w:hanging="420"/>
      </w:pPr>
    </w:lvl>
    <w:lvl w:ilvl="8" w:tplc="E876730E" w:tentative="1">
      <w:start w:val="1"/>
      <w:numFmt w:val="lowerRoman"/>
      <w:lvlText w:val="%9."/>
      <w:lvlJc w:val="right"/>
      <w:pPr>
        <w:ind w:left="3780" w:hanging="420"/>
      </w:pPr>
    </w:lvl>
  </w:abstractNum>
  <w:abstractNum w:abstractNumId="12">
    <w:nsid w:val="23CC7F5F"/>
    <w:multiLevelType w:val="hybridMultilevel"/>
    <w:tmpl w:val="5ADC43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C900E4"/>
    <w:multiLevelType w:val="multilevel"/>
    <w:tmpl w:val="1D826272"/>
    <w:lvl w:ilvl="0">
      <w:start w:val="1"/>
      <w:numFmt w:val="decimal"/>
      <w:lvlText w:val="%1"/>
      <w:lvlJc w:val="left"/>
      <w:pPr>
        <w:tabs>
          <w:tab w:val="num" w:pos="2687"/>
        </w:tabs>
        <w:ind w:left="2687" w:hanging="567"/>
      </w:pPr>
      <w:rPr>
        <w:rFonts w:hint="eastAsia"/>
      </w:rPr>
    </w:lvl>
    <w:lvl w:ilvl="1">
      <w:start w:val="1"/>
      <w:numFmt w:val="decimal"/>
      <w:lvlText w:val="%1.%2"/>
      <w:lvlJc w:val="left"/>
      <w:pPr>
        <w:tabs>
          <w:tab w:val="num" w:pos="2687"/>
        </w:tabs>
        <w:ind w:left="2687" w:hanging="567"/>
      </w:pPr>
      <w:rPr>
        <w:rFonts w:hint="eastAsia"/>
      </w:rPr>
    </w:lvl>
    <w:lvl w:ilvl="2">
      <w:start w:val="1"/>
      <w:numFmt w:val="decimal"/>
      <w:lvlText w:val="%1.%2.%3"/>
      <w:lvlJc w:val="left"/>
      <w:pPr>
        <w:tabs>
          <w:tab w:val="num" w:pos="2687"/>
        </w:tabs>
        <w:ind w:left="2687" w:hanging="567"/>
      </w:pPr>
      <w:rPr>
        <w:rFonts w:hint="eastAsia"/>
      </w:rPr>
    </w:lvl>
    <w:lvl w:ilvl="3">
      <w:start w:val="1"/>
      <w:numFmt w:val="decimal"/>
      <w:lvlText w:val="%1.%2.%3.%4"/>
      <w:lvlJc w:val="left"/>
      <w:pPr>
        <w:tabs>
          <w:tab w:val="num" w:pos="2687"/>
        </w:tabs>
        <w:ind w:left="2687" w:hanging="567"/>
      </w:pPr>
      <w:rPr>
        <w:rFonts w:hint="eastAsia"/>
        <w:spacing w:val="-20"/>
      </w:rPr>
    </w:lvl>
    <w:lvl w:ilvl="4">
      <w:start w:val="1"/>
      <w:numFmt w:val="decimal"/>
      <w:lvlText w:val="%1.%2.%3.%4.%5"/>
      <w:lvlJc w:val="left"/>
      <w:pPr>
        <w:tabs>
          <w:tab w:val="num" w:pos="3118"/>
        </w:tabs>
        <w:ind w:left="3118" w:hanging="998"/>
      </w:pPr>
      <w:rPr>
        <w:rFonts w:hint="eastAsia"/>
      </w:rPr>
    </w:lvl>
    <w:lvl w:ilvl="5">
      <w:start w:val="1"/>
      <w:numFmt w:val="decimal"/>
      <w:lvlText w:val="%1.%2.%3.%4.%5.%6"/>
      <w:lvlJc w:val="left"/>
      <w:pPr>
        <w:tabs>
          <w:tab w:val="num" w:pos="3118"/>
        </w:tabs>
        <w:ind w:left="3118" w:hanging="998"/>
      </w:pPr>
      <w:rPr>
        <w:rFonts w:hint="eastAsia"/>
      </w:rPr>
    </w:lvl>
    <w:lvl w:ilvl="6">
      <w:start w:val="1"/>
      <w:numFmt w:val="decimal"/>
      <w:lvlText w:val="%7. "/>
      <w:lvlJc w:val="left"/>
      <w:pPr>
        <w:tabs>
          <w:tab w:val="num" w:pos="3084"/>
        </w:tabs>
        <w:ind w:left="3084" w:hanging="397"/>
      </w:pPr>
      <w:rPr>
        <w:rFonts w:hint="default"/>
      </w:rPr>
    </w:lvl>
    <w:lvl w:ilvl="7">
      <w:start w:val="1"/>
      <w:numFmt w:val="decimal"/>
      <w:isLgl/>
      <w:lvlText w:val=".%8."/>
      <w:lvlJc w:val="left"/>
      <w:pPr>
        <w:tabs>
          <w:tab w:val="num" w:pos="3481"/>
        </w:tabs>
        <w:ind w:left="3481" w:hanging="397"/>
      </w:pPr>
      <w:rPr>
        <w:rFonts w:hint="eastAsia"/>
      </w:rPr>
    </w:lvl>
    <w:lvl w:ilvl="8">
      <w:start w:val="1"/>
      <w:numFmt w:val="decimal"/>
      <w:pStyle w:val="UseCase2"/>
      <w:isLgl/>
      <w:lvlText w:val="..%9."/>
      <w:lvlJc w:val="left"/>
      <w:pPr>
        <w:tabs>
          <w:tab w:val="num" w:pos="400"/>
        </w:tabs>
        <w:ind w:left="2177" w:hanging="397"/>
      </w:pPr>
      <w:rPr>
        <w:rFonts w:hint="eastAsia"/>
      </w:rPr>
    </w:lvl>
  </w:abstractNum>
  <w:abstractNum w:abstractNumId="14">
    <w:nsid w:val="28882674"/>
    <w:multiLevelType w:val="hybridMultilevel"/>
    <w:tmpl w:val="BD9EC990"/>
    <w:lvl w:ilvl="0" w:tplc="0B7CD9EC">
      <w:start w:val="1"/>
      <w:numFmt w:val="decimal"/>
      <w:lvlText w:val="%1、"/>
      <w:lvlJc w:val="left"/>
      <w:pPr>
        <w:ind w:left="360" w:hanging="360"/>
      </w:pPr>
      <w:rPr>
        <w:rFonts w:ascii="Times New Roman" w:hAnsi="Times New Roman" w:cs="Times New Roman"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0911FA"/>
    <w:multiLevelType w:val="hybridMultilevel"/>
    <w:tmpl w:val="632860A4"/>
    <w:lvl w:ilvl="0" w:tplc="CE400B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A85C1D"/>
    <w:multiLevelType w:val="hybridMultilevel"/>
    <w:tmpl w:val="F740F5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AA216F"/>
    <w:multiLevelType w:val="hybridMultilevel"/>
    <w:tmpl w:val="CD4A03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D054AD"/>
    <w:multiLevelType w:val="hybridMultilevel"/>
    <w:tmpl w:val="6DC6A64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533C4C"/>
    <w:multiLevelType w:val="hybridMultilevel"/>
    <w:tmpl w:val="C846BD9E"/>
    <w:lvl w:ilvl="0" w:tplc="59F4743C">
      <w:start w:val="1"/>
      <w:numFmt w:val="bullet"/>
      <w:lvlText w:val=""/>
      <w:lvlJc w:val="left"/>
      <w:pPr>
        <w:ind w:left="420" w:hanging="420"/>
      </w:pPr>
      <w:rPr>
        <w:rFonts w:ascii="Wingdings" w:hAnsi="Wingdings" w:hint="default"/>
      </w:rPr>
    </w:lvl>
    <w:lvl w:ilvl="1" w:tplc="9F227DBA" w:tentative="1">
      <w:start w:val="1"/>
      <w:numFmt w:val="bullet"/>
      <w:lvlText w:val=""/>
      <w:lvlJc w:val="left"/>
      <w:pPr>
        <w:ind w:left="840" w:hanging="420"/>
      </w:pPr>
      <w:rPr>
        <w:rFonts w:ascii="Wingdings" w:hAnsi="Wingdings" w:hint="default"/>
      </w:rPr>
    </w:lvl>
    <w:lvl w:ilvl="2" w:tplc="C5C6BB78" w:tentative="1">
      <w:start w:val="1"/>
      <w:numFmt w:val="bullet"/>
      <w:lvlText w:val=""/>
      <w:lvlJc w:val="left"/>
      <w:pPr>
        <w:ind w:left="1260" w:hanging="420"/>
      </w:pPr>
      <w:rPr>
        <w:rFonts w:ascii="Wingdings" w:hAnsi="Wingdings" w:hint="default"/>
      </w:rPr>
    </w:lvl>
    <w:lvl w:ilvl="3" w:tplc="5FFA7D74" w:tentative="1">
      <w:start w:val="1"/>
      <w:numFmt w:val="bullet"/>
      <w:lvlText w:val=""/>
      <w:lvlJc w:val="left"/>
      <w:pPr>
        <w:ind w:left="1680" w:hanging="420"/>
      </w:pPr>
      <w:rPr>
        <w:rFonts w:ascii="Wingdings" w:hAnsi="Wingdings" w:hint="default"/>
      </w:rPr>
    </w:lvl>
    <w:lvl w:ilvl="4" w:tplc="5BE4AD00" w:tentative="1">
      <w:start w:val="1"/>
      <w:numFmt w:val="bullet"/>
      <w:lvlText w:val=""/>
      <w:lvlJc w:val="left"/>
      <w:pPr>
        <w:ind w:left="2100" w:hanging="420"/>
      </w:pPr>
      <w:rPr>
        <w:rFonts w:ascii="Wingdings" w:hAnsi="Wingdings" w:hint="default"/>
      </w:rPr>
    </w:lvl>
    <w:lvl w:ilvl="5" w:tplc="6694D4CA" w:tentative="1">
      <w:start w:val="1"/>
      <w:numFmt w:val="bullet"/>
      <w:lvlText w:val=""/>
      <w:lvlJc w:val="left"/>
      <w:pPr>
        <w:ind w:left="2520" w:hanging="420"/>
      </w:pPr>
      <w:rPr>
        <w:rFonts w:ascii="Wingdings" w:hAnsi="Wingdings" w:hint="default"/>
      </w:rPr>
    </w:lvl>
    <w:lvl w:ilvl="6" w:tplc="0908D1C0" w:tentative="1">
      <w:start w:val="1"/>
      <w:numFmt w:val="bullet"/>
      <w:lvlText w:val=""/>
      <w:lvlJc w:val="left"/>
      <w:pPr>
        <w:ind w:left="2940" w:hanging="420"/>
      </w:pPr>
      <w:rPr>
        <w:rFonts w:ascii="Wingdings" w:hAnsi="Wingdings" w:hint="default"/>
      </w:rPr>
    </w:lvl>
    <w:lvl w:ilvl="7" w:tplc="3A30A7EA" w:tentative="1">
      <w:start w:val="1"/>
      <w:numFmt w:val="bullet"/>
      <w:lvlText w:val=""/>
      <w:lvlJc w:val="left"/>
      <w:pPr>
        <w:ind w:left="3360" w:hanging="420"/>
      </w:pPr>
      <w:rPr>
        <w:rFonts w:ascii="Wingdings" w:hAnsi="Wingdings" w:hint="default"/>
      </w:rPr>
    </w:lvl>
    <w:lvl w:ilvl="8" w:tplc="470E75C2" w:tentative="1">
      <w:start w:val="1"/>
      <w:numFmt w:val="bullet"/>
      <w:lvlText w:val=""/>
      <w:lvlJc w:val="left"/>
      <w:pPr>
        <w:ind w:left="3780" w:hanging="420"/>
      </w:pPr>
      <w:rPr>
        <w:rFonts w:ascii="Wingdings" w:hAnsi="Wingdings" w:hint="default"/>
      </w:rPr>
    </w:lvl>
  </w:abstractNum>
  <w:abstractNum w:abstractNumId="2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21">
    <w:nsid w:val="45C26F49"/>
    <w:multiLevelType w:val="hybridMultilevel"/>
    <w:tmpl w:val="232A65EC"/>
    <w:lvl w:ilvl="0" w:tplc="8D7EBC44">
      <w:start w:val="1"/>
      <w:numFmt w:val="decimal"/>
      <w:lvlText w:val="%1."/>
      <w:lvlJc w:val="left"/>
      <w:pPr>
        <w:ind w:left="420" w:hanging="420"/>
      </w:pPr>
    </w:lvl>
    <w:lvl w:ilvl="1" w:tplc="37BA5AC8" w:tentative="1">
      <w:start w:val="1"/>
      <w:numFmt w:val="lowerLetter"/>
      <w:lvlText w:val="%2)"/>
      <w:lvlJc w:val="left"/>
      <w:pPr>
        <w:ind w:left="840" w:hanging="420"/>
      </w:pPr>
    </w:lvl>
    <w:lvl w:ilvl="2" w:tplc="22D6EB78" w:tentative="1">
      <w:start w:val="1"/>
      <w:numFmt w:val="lowerRoman"/>
      <w:lvlText w:val="%3."/>
      <w:lvlJc w:val="right"/>
      <w:pPr>
        <w:ind w:left="1260" w:hanging="420"/>
      </w:pPr>
    </w:lvl>
    <w:lvl w:ilvl="3" w:tplc="EFAE6E7E" w:tentative="1">
      <w:start w:val="1"/>
      <w:numFmt w:val="decimal"/>
      <w:lvlText w:val="%4."/>
      <w:lvlJc w:val="left"/>
      <w:pPr>
        <w:ind w:left="1680" w:hanging="420"/>
      </w:pPr>
    </w:lvl>
    <w:lvl w:ilvl="4" w:tplc="3CEEEAB0" w:tentative="1">
      <w:start w:val="1"/>
      <w:numFmt w:val="lowerLetter"/>
      <w:lvlText w:val="%5)"/>
      <w:lvlJc w:val="left"/>
      <w:pPr>
        <w:ind w:left="2100" w:hanging="420"/>
      </w:pPr>
    </w:lvl>
    <w:lvl w:ilvl="5" w:tplc="E83C0772" w:tentative="1">
      <w:start w:val="1"/>
      <w:numFmt w:val="lowerRoman"/>
      <w:lvlText w:val="%6."/>
      <w:lvlJc w:val="right"/>
      <w:pPr>
        <w:ind w:left="2520" w:hanging="420"/>
      </w:pPr>
    </w:lvl>
    <w:lvl w:ilvl="6" w:tplc="F3D2403A" w:tentative="1">
      <w:start w:val="1"/>
      <w:numFmt w:val="decimal"/>
      <w:lvlText w:val="%7."/>
      <w:lvlJc w:val="left"/>
      <w:pPr>
        <w:ind w:left="2940" w:hanging="420"/>
      </w:pPr>
    </w:lvl>
    <w:lvl w:ilvl="7" w:tplc="71A896BA" w:tentative="1">
      <w:start w:val="1"/>
      <w:numFmt w:val="lowerLetter"/>
      <w:lvlText w:val="%8)"/>
      <w:lvlJc w:val="left"/>
      <w:pPr>
        <w:ind w:left="3360" w:hanging="420"/>
      </w:pPr>
    </w:lvl>
    <w:lvl w:ilvl="8" w:tplc="E876730E" w:tentative="1">
      <w:start w:val="1"/>
      <w:numFmt w:val="lowerRoman"/>
      <w:lvlText w:val="%9."/>
      <w:lvlJc w:val="right"/>
      <w:pPr>
        <w:ind w:left="3780" w:hanging="420"/>
      </w:pPr>
    </w:lvl>
  </w:abstractNum>
  <w:abstractNum w:abstractNumId="22">
    <w:nsid w:val="48EE1B48"/>
    <w:multiLevelType w:val="hybridMultilevel"/>
    <w:tmpl w:val="78386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4D32FA"/>
    <w:multiLevelType w:val="hybridMultilevel"/>
    <w:tmpl w:val="C4628B60"/>
    <w:lvl w:ilvl="0" w:tplc="FCFE342E">
      <w:start w:val="1"/>
      <w:numFmt w:val="bullet"/>
      <w:lvlText w:val=""/>
      <w:lvlJc w:val="left"/>
      <w:pPr>
        <w:ind w:left="420" w:hanging="420"/>
      </w:pPr>
      <w:rPr>
        <w:rFonts w:ascii="Wingdings" w:hAnsi="Wingdings" w:hint="default"/>
      </w:rPr>
    </w:lvl>
    <w:lvl w:ilvl="1" w:tplc="41E2F3DC" w:tentative="1">
      <w:start w:val="1"/>
      <w:numFmt w:val="bullet"/>
      <w:lvlText w:val=""/>
      <w:lvlJc w:val="left"/>
      <w:pPr>
        <w:ind w:left="840" w:hanging="420"/>
      </w:pPr>
      <w:rPr>
        <w:rFonts w:ascii="Wingdings" w:hAnsi="Wingdings" w:hint="default"/>
      </w:rPr>
    </w:lvl>
    <w:lvl w:ilvl="2" w:tplc="E3C236DA" w:tentative="1">
      <w:start w:val="1"/>
      <w:numFmt w:val="bullet"/>
      <w:lvlText w:val=""/>
      <w:lvlJc w:val="left"/>
      <w:pPr>
        <w:ind w:left="1260" w:hanging="420"/>
      </w:pPr>
      <w:rPr>
        <w:rFonts w:ascii="Wingdings" w:hAnsi="Wingdings" w:hint="default"/>
      </w:rPr>
    </w:lvl>
    <w:lvl w:ilvl="3" w:tplc="9FB20E64" w:tentative="1">
      <w:start w:val="1"/>
      <w:numFmt w:val="bullet"/>
      <w:lvlText w:val=""/>
      <w:lvlJc w:val="left"/>
      <w:pPr>
        <w:ind w:left="1680" w:hanging="420"/>
      </w:pPr>
      <w:rPr>
        <w:rFonts w:ascii="Wingdings" w:hAnsi="Wingdings" w:hint="default"/>
      </w:rPr>
    </w:lvl>
    <w:lvl w:ilvl="4" w:tplc="5FF49108" w:tentative="1">
      <w:start w:val="1"/>
      <w:numFmt w:val="bullet"/>
      <w:lvlText w:val=""/>
      <w:lvlJc w:val="left"/>
      <w:pPr>
        <w:ind w:left="2100" w:hanging="420"/>
      </w:pPr>
      <w:rPr>
        <w:rFonts w:ascii="Wingdings" w:hAnsi="Wingdings" w:hint="default"/>
      </w:rPr>
    </w:lvl>
    <w:lvl w:ilvl="5" w:tplc="8BEEC942" w:tentative="1">
      <w:start w:val="1"/>
      <w:numFmt w:val="bullet"/>
      <w:lvlText w:val=""/>
      <w:lvlJc w:val="left"/>
      <w:pPr>
        <w:ind w:left="2520" w:hanging="420"/>
      </w:pPr>
      <w:rPr>
        <w:rFonts w:ascii="Wingdings" w:hAnsi="Wingdings" w:hint="default"/>
      </w:rPr>
    </w:lvl>
    <w:lvl w:ilvl="6" w:tplc="83B671D6" w:tentative="1">
      <w:start w:val="1"/>
      <w:numFmt w:val="bullet"/>
      <w:lvlText w:val=""/>
      <w:lvlJc w:val="left"/>
      <w:pPr>
        <w:ind w:left="2940" w:hanging="420"/>
      </w:pPr>
      <w:rPr>
        <w:rFonts w:ascii="Wingdings" w:hAnsi="Wingdings" w:hint="default"/>
      </w:rPr>
    </w:lvl>
    <w:lvl w:ilvl="7" w:tplc="9CDAE0D0" w:tentative="1">
      <w:start w:val="1"/>
      <w:numFmt w:val="bullet"/>
      <w:lvlText w:val=""/>
      <w:lvlJc w:val="left"/>
      <w:pPr>
        <w:ind w:left="3360" w:hanging="420"/>
      </w:pPr>
      <w:rPr>
        <w:rFonts w:ascii="Wingdings" w:hAnsi="Wingdings" w:hint="default"/>
      </w:rPr>
    </w:lvl>
    <w:lvl w:ilvl="8" w:tplc="0D40A4D8" w:tentative="1">
      <w:start w:val="1"/>
      <w:numFmt w:val="bullet"/>
      <w:lvlText w:val=""/>
      <w:lvlJc w:val="left"/>
      <w:pPr>
        <w:ind w:left="3780" w:hanging="420"/>
      </w:pPr>
      <w:rPr>
        <w:rFonts w:ascii="Wingdings" w:hAnsi="Wingdings" w:hint="default"/>
      </w:rPr>
    </w:lvl>
  </w:abstractNum>
  <w:abstractNum w:abstractNumId="24">
    <w:nsid w:val="57AD46A2"/>
    <w:multiLevelType w:val="hybridMultilevel"/>
    <w:tmpl w:val="D43A3A10"/>
    <w:lvl w:ilvl="0" w:tplc="1B12C9EE">
      <w:start w:val="1"/>
      <w:numFmt w:val="bullet"/>
      <w:lvlText w:val=""/>
      <w:lvlJc w:val="left"/>
      <w:pPr>
        <w:ind w:left="840" w:hanging="420"/>
      </w:pPr>
      <w:rPr>
        <w:rFonts w:ascii="Wingdings" w:hAnsi="Wingdings" w:hint="default"/>
      </w:rPr>
    </w:lvl>
    <w:lvl w:ilvl="1" w:tplc="5AEC82A6" w:tentative="1">
      <w:start w:val="1"/>
      <w:numFmt w:val="bullet"/>
      <w:lvlText w:val=""/>
      <w:lvlJc w:val="left"/>
      <w:pPr>
        <w:ind w:left="1260" w:hanging="420"/>
      </w:pPr>
      <w:rPr>
        <w:rFonts w:ascii="Wingdings" w:hAnsi="Wingdings" w:hint="default"/>
      </w:rPr>
    </w:lvl>
    <w:lvl w:ilvl="2" w:tplc="9116862E" w:tentative="1">
      <w:start w:val="1"/>
      <w:numFmt w:val="bullet"/>
      <w:lvlText w:val=""/>
      <w:lvlJc w:val="left"/>
      <w:pPr>
        <w:ind w:left="1680" w:hanging="420"/>
      </w:pPr>
      <w:rPr>
        <w:rFonts w:ascii="Wingdings" w:hAnsi="Wingdings" w:hint="default"/>
      </w:rPr>
    </w:lvl>
    <w:lvl w:ilvl="3" w:tplc="3356C0B2" w:tentative="1">
      <w:start w:val="1"/>
      <w:numFmt w:val="bullet"/>
      <w:lvlText w:val=""/>
      <w:lvlJc w:val="left"/>
      <w:pPr>
        <w:ind w:left="2100" w:hanging="420"/>
      </w:pPr>
      <w:rPr>
        <w:rFonts w:ascii="Wingdings" w:hAnsi="Wingdings" w:hint="default"/>
      </w:rPr>
    </w:lvl>
    <w:lvl w:ilvl="4" w:tplc="EACADEFC" w:tentative="1">
      <w:start w:val="1"/>
      <w:numFmt w:val="bullet"/>
      <w:lvlText w:val=""/>
      <w:lvlJc w:val="left"/>
      <w:pPr>
        <w:ind w:left="2520" w:hanging="420"/>
      </w:pPr>
      <w:rPr>
        <w:rFonts w:ascii="Wingdings" w:hAnsi="Wingdings" w:hint="default"/>
      </w:rPr>
    </w:lvl>
    <w:lvl w:ilvl="5" w:tplc="FD22A7B4" w:tentative="1">
      <w:start w:val="1"/>
      <w:numFmt w:val="bullet"/>
      <w:lvlText w:val=""/>
      <w:lvlJc w:val="left"/>
      <w:pPr>
        <w:ind w:left="2940" w:hanging="420"/>
      </w:pPr>
      <w:rPr>
        <w:rFonts w:ascii="Wingdings" w:hAnsi="Wingdings" w:hint="default"/>
      </w:rPr>
    </w:lvl>
    <w:lvl w:ilvl="6" w:tplc="405EE9E4" w:tentative="1">
      <w:start w:val="1"/>
      <w:numFmt w:val="bullet"/>
      <w:lvlText w:val=""/>
      <w:lvlJc w:val="left"/>
      <w:pPr>
        <w:ind w:left="3360" w:hanging="420"/>
      </w:pPr>
      <w:rPr>
        <w:rFonts w:ascii="Wingdings" w:hAnsi="Wingdings" w:hint="default"/>
      </w:rPr>
    </w:lvl>
    <w:lvl w:ilvl="7" w:tplc="54BE8E08" w:tentative="1">
      <w:start w:val="1"/>
      <w:numFmt w:val="bullet"/>
      <w:lvlText w:val=""/>
      <w:lvlJc w:val="left"/>
      <w:pPr>
        <w:ind w:left="3780" w:hanging="420"/>
      </w:pPr>
      <w:rPr>
        <w:rFonts w:ascii="Wingdings" w:hAnsi="Wingdings" w:hint="default"/>
      </w:rPr>
    </w:lvl>
    <w:lvl w:ilvl="8" w:tplc="49FCCAF4" w:tentative="1">
      <w:start w:val="1"/>
      <w:numFmt w:val="bullet"/>
      <w:lvlText w:val=""/>
      <w:lvlJc w:val="left"/>
      <w:pPr>
        <w:ind w:left="4200" w:hanging="420"/>
      </w:pPr>
      <w:rPr>
        <w:rFonts w:ascii="Wingdings" w:hAnsi="Wingdings" w:hint="default"/>
      </w:rPr>
    </w:lvl>
  </w:abstractNum>
  <w:abstractNum w:abstractNumId="25">
    <w:nsid w:val="5B0755F7"/>
    <w:multiLevelType w:val="multilevel"/>
    <w:tmpl w:val="CD40C500"/>
    <w:lvl w:ilvl="0">
      <w:start w:val="1"/>
      <w:numFmt w:val="decimal"/>
      <w:pStyle w:val="1"/>
      <w:lvlText w:val="%1"/>
      <w:lvlJc w:val="left"/>
      <w:pPr>
        <w:ind w:left="425" w:hanging="425"/>
      </w:pPr>
      <w:rPr>
        <w:rFonts w:hint="eastAsia"/>
      </w:rPr>
    </w:lvl>
    <w:lvl w:ilvl="1">
      <w:start w:val="1"/>
      <w:numFmt w:val="decimal"/>
      <w:pStyle w:val="2"/>
      <w:lvlText w:val="%1.%2"/>
      <w:lvlJc w:val="left"/>
      <w:pPr>
        <w:ind w:left="851" w:hanging="426"/>
      </w:pPr>
      <w:rPr>
        <w:rFonts w:hint="eastAsia"/>
      </w:rPr>
    </w:lvl>
    <w:lvl w:ilvl="2">
      <w:start w:val="1"/>
      <w:numFmt w:val="decimal"/>
      <w:pStyle w:val="3"/>
      <w:lvlText w:val="%1.%2.%3"/>
      <w:lvlJc w:val="left"/>
      <w:pPr>
        <w:ind w:left="1276"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a2"/>
      <w:lvlText w:val="%1.%2.%3.%4"/>
      <w:lvlJc w:val="left"/>
      <w:pPr>
        <w:ind w:left="1701" w:hanging="141"/>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a3"/>
      <w:lvlText w:val="%1.%2.%3.%4.%5"/>
      <w:lvlJc w:val="left"/>
      <w:pPr>
        <w:ind w:left="2126" w:hanging="425"/>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5CF31FEA"/>
    <w:multiLevelType w:val="multilevel"/>
    <w:tmpl w:val="15FA6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EE54BCF"/>
    <w:multiLevelType w:val="hybridMultilevel"/>
    <w:tmpl w:val="BC3E3DE2"/>
    <w:lvl w:ilvl="0" w:tplc="3A645AA2">
      <w:start w:val="1"/>
      <w:numFmt w:val="bullet"/>
      <w:lvlText w:val=""/>
      <w:lvlJc w:val="left"/>
      <w:pPr>
        <w:ind w:left="420" w:hanging="420"/>
      </w:pPr>
      <w:rPr>
        <w:rFonts w:ascii="Wingdings" w:hAnsi="Wingdings" w:hint="default"/>
      </w:rPr>
    </w:lvl>
    <w:lvl w:ilvl="1" w:tplc="793ECED6" w:tentative="1">
      <w:start w:val="1"/>
      <w:numFmt w:val="bullet"/>
      <w:lvlText w:val=""/>
      <w:lvlJc w:val="left"/>
      <w:pPr>
        <w:ind w:left="840" w:hanging="420"/>
      </w:pPr>
      <w:rPr>
        <w:rFonts w:ascii="Wingdings" w:hAnsi="Wingdings" w:hint="default"/>
      </w:rPr>
    </w:lvl>
    <w:lvl w:ilvl="2" w:tplc="7D161792" w:tentative="1">
      <w:start w:val="1"/>
      <w:numFmt w:val="bullet"/>
      <w:lvlText w:val=""/>
      <w:lvlJc w:val="left"/>
      <w:pPr>
        <w:ind w:left="1260" w:hanging="420"/>
      </w:pPr>
      <w:rPr>
        <w:rFonts w:ascii="Wingdings" w:hAnsi="Wingdings" w:hint="default"/>
      </w:rPr>
    </w:lvl>
    <w:lvl w:ilvl="3" w:tplc="B58658EE" w:tentative="1">
      <w:start w:val="1"/>
      <w:numFmt w:val="bullet"/>
      <w:lvlText w:val=""/>
      <w:lvlJc w:val="left"/>
      <w:pPr>
        <w:ind w:left="1680" w:hanging="420"/>
      </w:pPr>
      <w:rPr>
        <w:rFonts w:ascii="Wingdings" w:hAnsi="Wingdings" w:hint="default"/>
      </w:rPr>
    </w:lvl>
    <w:lvl w:ilvl="4" w:tplc="156076AA" w:tentative="1">
      <w:start w:val="1"/>
      <w:numFmt w:val="bullet"/>
      <w:lvlText w:val=""/>
      <w:lvlJc w:val="left"/>
      <w:pPr>
        <w:ind w:left="2100" w:hanging="420"/>
      </w:pPr>
      <w:rPr>
        <w:rFonts w:ascii="Wingdings" w:hAnsi="Wingdings" w:hint="default"/>
      </w:rPr>
    </w:lvl>
    <w:lvl w:ilvl="5" w:tplc="B24ECAD6" w:tentative="1">
      <w:start w:val="1"/>
      <w:numFmt w:val="bullet"/>
      <w:lvlText w:val=""/>
      <w:lvlJc w:val="left"/>
      <w:pPr>
        <w:ind w:left="2520" w:hanging="420"/>
      </w:pPr>
      <w:rPr>
        <w:rFonts w:ascii="Wingdings" w:hAnsi="Wingdings" w:hint="default"/>
      </w:rPr>
    </w:lvl>
    <w:lvl w:ilvl="6" w:tplc="28E2AAC8" w:tentative="1">
      <w:start w:val="1"/>
      <w:numFmt w:val="bullet"/>
      <w:lvlText w:val=""/>
      <w:lvlJc w:val="left"/>
      <w:pPr>
        <w:ind w:left="2940" w:hanging="420"/>
      </w:pPr>
      <w:rPr>
        <w:rFonts w:ascii="Wingdings" w:hAnsi="Wingdings" w:hint="default"/>
      </w:rPr>
    </w:lvl>
    <w:lvl w:ilvl="7" w:tplc="2A4C0A9A" w:tentative="1">
      <w:start w:val="1"/>
      <w:numFmt w:val="bullet"/>
      <w:lvlText w:val=""/>
      <w:lvlJc w:val="left"/>
      <w:pPr>
        <w:ind w:left="3360" w:hanging="420"/>
      </w:pPr>
      <w:rPr>
        <w:rFonts w:ascii="Wingdings" w:hAnsi="Wingdings" w:hint="default"/>
      </w:rPr>
    </w:lvl>
    <w:lvl w:ilvl="8" w:tplc="FD7E7782" w:tentative="1">
      <w:start w:val="1"/>
      <w:numFmt w:val="bullet"/>
      <w:lvlText w:val=""/>
      <w:lvlJc w:val="left"/>
      <w:pPr>
        <w:ind w:left="3780" w:hanging="420"/>
      </w:pPr>
      <w:rPr>
        <w:rFonts w:ascii="Wingdings" w:hAnsi="Wingdings" w:hint="default"/>
      </w:rPr>
    </w:lvl>
  </w:abstractNum>
  <w:abstractNum w:abstractNumId="28">
    <w:nsid w:val="60334DE6"/>
    <w:multiLevelType w:val="hybridMultilevel"/>
    <w:tmpl w:val="8EC230C0"/>
    <w:lvl w:ilvl="0" w:tplc="164E3212">
      <w:start w:val="1"/>
      <w:numFmt w:val="decimal"/>
      <w:lvlText w:val="%1)"/>
      <w:lvlJc w:val="left"/>
      <w:pPr>
        <w:ind w:left="420" w:hanging="420"/>
      </w:pPr>
    </w:lvl>
    <w:lvl w:ilvl="1" w:tplc="565EB084" w:tentative="1">
      <w:start w:val="1"/>
      <w:numFmt w:val="lowerLetter"/>
      <w:lvlText w:val="%2)"/>
      <w:lvlJc w:val="left"/>
      <w:pPr>
        <w:ind w:left="840" w:hanging="420"/>
      </w:pPr>
    </w:lvl>
    <w:lvl w:ilvl="2" w:tplc="2F287586" w:tentative="1">
      <w:start w:val="1"/>
      <w:numFmt w:val="lowerRoman"/>
      <w:lvlText w:val="%3."/>
      <w:lvlJc w:val="right"/>
      <w:pPr>
        <w:ind w:left="1260" w:hanging="420"/>
      </w:pPr>
    </w:lvl>
    <w:lvl w:ilvl="3" w:tplc="343A0F96" w:tentative="1">
      <w:start w:val="1"/>
      <w:numFmt w:val="decimal"/>
      <w:lvlText w:val="%4."/>
      <w:lvlJc w:val="left"/>
      <w:pPr>
        <w:ind w:left="1680" w:hanging="420"/>
      </w:pPr>
    </w:lvl>
    <w:lvl w:ilvl="4" w:tplc="495E256A" w:tentative="1">
      <w:start w:val="1"/>
      <w:numFmt w:val="lowerLetter"/>
      <w:lvlText w:val="%5)"/>
      <w:lvlJc w:val="left"/>
      <w:pPr>
        <w:ind w:left="2100" w:hanging="420"/>
      </w:pPr>
    </w:lvl>
    <w:lvl w:ilvl="5" w:tplc="B26EB5F8" w:tentative="1">
      <w:start w:val="1"/>
      <w:numFmt w:val="lowerRoman"/>
      <w:lvlText w:val="%6."/>
      <w:lvlJc w:val="right"/>
      <w:pPr>
        <w:ind w:left="2520" w:hanging="420"/>
      </w:pPr>
    </w:lvl>
    <w:lvl w:ilvl="6" w:tplc="6F0C7A78" w:tentative="1">
      <w:start w:val="1"/>
      <w:numFmt w:val="decimal"/>
      <w:lvlText w:val="%7."/>
      <w:lvlJc w:val="left"/>
      <w:pPr>
        <w:ind w:left="2940" w:hanging="420"/>
      </w:pPr>
    </w:lvl>
    <w:lvl w:ilvl="7" w:tplc="BC3AA096" w:tentative="1">
      <w:start w:val="1"/>
      <w:numFmt w:val="lowerLetter"/>
      <w:lvlText w:val="%8)"/>
      <w:lvlJc w:val="left"/>
      <w:pPr>
        <w:ind w:left="3360" w:hanging="420"/>
      </w:pPr>
    </w:lvl>
    <w:lvl w:ilvl="8" w:tplc="24EE434A" w:tentative="1">
      <w:start w:val="1"/>
      <w:numFmt w:val="lowerRoman"/>
      <w:lvlText w:val="%9."/>
      <w:lvlJc w:val="right"/>
      <w:pPr>
        <w:ind w:left="3780" w:hanging="420"/>
      </w:pPr>
    </w:lvl>
  </w:abstractNum>
  <w:abstractNum w:abstractNumId="29">
    <w:nsid w:val="64350150"/>
    <w:multiLevelType w:val="hybridMultilevel"/>
    <w:tmpl w:val="0832CE60"/>
    <w:lvl w:ilvl="0" w:tplc="10AE67DA">
      <w:start w:val="1"/>
      <w:numFmt w:val="decimal"/>
      <w:pStyle w:val="a4"/>
      <w:lvlText w:val="表%1."/>
      <w:lvlJc w:val="left"/>
      <w:pPr>
        <w:ind w:left="420" w:hanging="420"/>
      </w:pPr>
      <w:rPr>
        <w:rFonts w:hint="eastAsia"/>
      </w:rPr>
    </w:lvl>
    <w:lvl w:ilvl="1" w:tplc="A92210EE" w:tentative="1">
      <w:start w:val="1"/>
      <w:numFmt w:val="lowerLetter"/>
      <w:lvlText w:val="%2)"/>
      <w:lvlJc w:val="left"/>
      <w:pPr>
        <w:ind w:left="840" w:hanging="420"/>
      </w:pPr>
    </w:lvl>
    <w:lvl w:ilvl="2" w:tplc="EAAEC99E" w:tentative="1">
      <w:start w:val="1"/>
      <w:numFmt w:val="lowerRoman"/>
      <w:lvlText w:val="%3."/>
      <w:lvlJc w:val="right"/>
      <w:pPr>
        <w:ind w:left="1260" w:hanging="420"/>
      </w:pPr>
    </w:lvl>
    <w:lvl w:ilvl="3" w:tplc="3C4CC0C6" w:tentative="1">
      <w:start w:val="1"/>
      <w:numFmt w:val="decimal"/>
      <w:lvlText w:val="%4."/>
      <w:lvlJc w:val="left"/>
      <w:pPr>
        <w:ind w:left="1680" w:hanging="420"/>
      </w:pPr>
    </w:lvl>
    <w:lvl w:ilvl="4" w:tplc="F1B2F592" w:tentative="1">
      <w:start w:val="1"/>
      <w:numFmt w:val="lowerLetter"/>
      <w:lvlText w:val="%5)"/>
      <w:lvlJc w:val="left"/>
      <w:pPr>
        <w:ind w:left="2100" w:hanging="420"/>
      </w:pPr>
    </w:lvl>
    <w:lvl w:ilvl="5" w:tplc="A8402B98" w:tentative="1">
      <w:start w:val="1"/>
      <w:numFmt w:val="lowerRoman"/>
      <w:lvlText w:val="%6."/>
      <w:lvlJc w:val="right"/>
      <w:pPr>
        <w:ind w:left="2520" w:hanging="420"/>
      </w:pPr>
    </w:lvl>
    <w:lvl w:ilvl="6" w:tplc="E63AD04C" w:tentative="1">
      <w:start w:val="1"/>
      <w:numFmt w:val="decimal"/>
      <w:lvlText w:val="%7."/>
      <w:lvlJc w:val="left"/>
      <w:pPr>
        <w:ind w:left="2940" w:hanging="420"/>
      </w:pPr>
    </w:lvl>
    <w:lvl w:ilvl="7" w:tplc="B1AA39E0" w:tentative="1">
      <w:start w:val="1"/>
      <w:numFmt w:val="lowerLetter"/>
      <w:lvlText w:val="%8)"/>
      <w:lvlJc w:val="left"/>
      <w:pPr>
        <w:ind w:left="3360" w:hanging="420"/>
      </w:pPr>
    </w:lvl>
    <w:lvl w:ilvl="8" w:tplc="DA0C7664" w:tentative="1">
      <w:start w:val="1"/>
      <w:numFmt w:val="lowerRoman"/>
      <w:lvlText w:val="%9."/>
      <w:lvlJc w:val="right"/>
      <w:pPr>
        <w:ind w:left="3780" w:hanging="420"/>
      </w:pPr>
    </w:lvl>
  </w:abstractNum>
  <w:abstractNum w:abstractNumId="30">
    <w:nsid w:val="65E13960"/>
    <w:multiLevelType w:val="hybridMultilevel"/>
    <w:tmpl w:val="CD026996"/>
    <w:lvl w:ilvl="0" w:tplc="838616B6">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Wingdings" w:hAnsi="Wingdings" w:hint="default"/>
      </w:rPr>
    </w:lvl>
    <w:lvl w:ilvl="6" w:tplc="0409000F">
      <w:start w:val="1"/>
      <w:numFmt w:val="bullet"/>
      <w:lvlText w:val=""/>
      <w:lvlJc w:val="left"/>
      <w:pPr>
        <w:tabs>
          <w:tab w:val="num" w:pos="2940"/>
        </w:tabs>
        <w:ind w:left="2940" w:hanging="420"/>
      </w:pPr>
      <w:rPr>
        <w:rFonts w:ascii="Wingdings" w:hAnsi="Wingdings" w:hint="default"/>
      </w:rPr>
    </w:lvl>
    <w:lvl w:ilvl="7" w:tplc="04090019">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1">
    <w:nsid w:val="66F935C2"/>
    <w:multiLevelType w:val="hybridMultilevel"/>
    <w:tmpl w:val="28D24C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7D03B8"/>
    <w:multiLevelType w:val="hybridMultilevel"/>
    <w:tmpl w:val="B0961850"/>
    <w:lvl w:ilvl="0" w:tplc="0132453E">
      <w:start w:val="1"/>
      <w:numFmt w:val="decimal"/>
      <w:lvlText w:val="%1)"/>
      <w:lvlJc w:val="left"/>
      <w:pPr>
        <w:ind w:left="420" w:hanging="420"/>
      </w:pPr>
    </w:lvl>
    <w:lvl w:ilvl="1" w:tplc="D1ECE04E">
      <w:start w:val="1"/>
      <w:numFmt w:val="decimal"/>
      <w:lvlText w:val="%2)"/>
      <w:lvlJc w:val="left"/>
      <w:pPr>
        <w:ind w:left="780" w:hanging="360"/>
      </w:pPr>
      <w:rPr>
        <w:rFonts w:hint="default"/>
      </w:rPr>
    </w:lvl>
    <w:lvl w:ilvl="2" w:tplc="D1F40060" w:tentative="1">
      <w:start w:val="1"/>
      <w:numFmt w:val="lowerRoman"/>
      <w:lvlText w:val="%3."/>
      <w:lvlJc w:val="right"/>
      <w:pPr>
        <w:ind w:left="1260" w:hanging="420"/>
      </w:pPr>
    </w:lvl>
    <w:lvl w:ilvl="3" w:tplc="CDEA3D74" w:tentative="1">
      <w:start w:val="1"/>
      <w:numFmt w:val="decimal"/>
      <w:lvlText w:val="%4."/>
      <w:lvlJc w:val="left"/>
      <w:pPr>
        <w:ind w:left="1680" w:hanging="420"/>
      </w:pPr>
    </w:lvl>
    <w:lvl w:ilvl="4" w:tplc="ED44D11A" w:tentative="1">
      <w:start w:val="1"/>
      <w:numFmt w:val="lowerLetter"/>
      <w:lvlText w:val="%5)"/>
      <w:lvlJc w:val="left"/>
      <w:pPr>
        <w:ind w:left="2100" w:hanging="420"/>
      </w:pPr>
    </w:lvl>
    <w:lvl w:ilvl="5" w:tplc="8912FB7A" w:tentative="1">
      <w:start w:val="1"/>
      <w:numFmt w:val="lowerRoman"/>
      <w:lvlText w:val="%6."/>
      <w:lvlJc w:val="right"/>
      <w:pPr>
        <w:ind w:left="2520" w:hanging="420"/>
      </w:pPr>
    </w:lvl>
    <w:lvl w:ilvl="6" w:tplc="FB1E75A8" w:tentative="1">
      <w:start w:val="1"/>
      <w:numFmt w:val="decimal"/>
      <w:lvlText w:val="%7."/>
      <w:lvlJc w:val="left"/>
      <w:pPr>
        <w:ind w:left="2940" w:hanging="420"/>
      </w:pPr>
    </w:lvl>
    <w:lvl w:ilvl="7" w:tplc="0F548752" w:tentative="1">
      <w:start w:val="1"/>
      <w:numFmt w:val="lowerLetter"/>
      <w:lvlText w:val="%8)"/>
      <w:lvlJc w:val="left"/>
      <w:pPr>
        <w:ind w:left="3360" w:hanging="420"/>
      </w:pPr>
    </w:lvl>
    <w:lvl w:ilvl="8" w:tplc="E89C3A6A" w:tentative="1">
      <w:start w:val="1"/>
      <w:numFmt w:val="lowerRoman"/>
      <w:lvlText w:val="%9."/>
      <w:lvlJc w:val="right"/>
      <w:pPr>
        <w:ind w:left="3780" w:hanging="420"/>
      </w:pPr>
    </w:lvl>
  </w:abstractNum>
  <w:abstractNum w:abstractNumId="33">
    <w:nsid w:val="78CC0F52"/>
    <w:multiLevelType w:val="hybridMultilevel"/>
    <w:tmpl w:val="CBAC3EF2"/>
    <w:lvl w:ilvl="0" w:tplc="04090011">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4">
    <w:nsid w:val="7CDA1ACD"/>
    <w:multiLevelType w:val="hybridMultilevel"/>
    <w:tmpl w:val="AA760ED6"/>
    <w:lvl w:ilvl="0" w:tplc="04090011">
      <w:start w:val="1"/>
      <w:numFmt w:val="decimal"/>
      <w:lvlText w:val="%1）"/>
      <w:lvlJc w:val="left"/>
      <w:pPr>
        <w:ind w:left="360" w:hanging="360"/>
      </w:pPr>
      <w:rPr>
        <w:rFonts w:hint="default"/>
      </w:rPr>
    </w:lvl>
    <w:lvl w:ilvl="1" w:tplc="04090011"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6"/>
  </w:num>
  <w:num w:numId="5">
    <w:abstractNumId w:val="25"/>
  </w:num>
  <w:num w:numId="6">
    <w:abstractNumId w:val="4"/>
  </w:num>
  <w:num w:numId="7">
    <w:abstractNumId w:val="8"/>
  </w:num>
  <w:num w:numId="8">
    <w:abstractNumId w:val="21"/>
  </w:num>
  <w:num w:numId="9">
    <w:abstractNumId w:val="24"/>
  </w:num>
  <w:num w:numId="10">
    <w:abstractNumId w:val="27"/>
  </w:num>
  <w:num w:numId="11">
    <w:abstractNumId w:val="33"/>
  </w:num>
  <w:num w:numId="12">
    <w:abstractNumId w:val="23"/>
  </w:num>
  <w:num w:numId="13">
    <w:abstractNumId w:val="19"/>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32"/>
  </w:num>
  <w:num w:numId="17">
    <w:abstractNumId w:val="28"/>
  </w:num>
  <w:num w:numId="18">
    <w:abstractNumId w:val="16"/>
  </w:num>
  <w:num w:numId="19">
    <w:abstractNumId w:val="18"/>
  </w:num>
  <w:num w:numId="20">
    <w:abstractNumId w:val="22"/>
  </w:num>
  <w:num w:numId="21">
    <w:abstractNumId w:val="2"/>
  </w:num>
  <w:num w:numId="22">
    <w:abstractNumId w:val="17"/>
  </w:num>
  <w:num w:numId="23">
    <w:abstractNumId w:val="1"/>
  </w:num>
  <w:num w:numId="24">
    <w:abstractNumId w:val="9"/>
  </w:num>
  <w:num w:numId="25">
    <w:abstractNumId w:val="6"/>
  </w:num>
  <w:num w:numId="26">
    <w:abstractNumId w:val="31"/>
  </w:num>
  <w:num w:numId="27">
    <w:abstractNumId w:val="3"/>
  </w:num>
  <w:num w:numId="28">
    <w:abstractNumId w:val="7"/>
  </w:num>
  <w:num w:numId="29">
    <w:abstractNumId w:val="12"/>
  </w:num>
  <w:num w:numId="30">
    <w:abstractNumId w:val="29"/>
  </w:num>
  <w:num w:numId="31">
    <w:abstractNumId w:val="34"/>
  </w:num>
  <w:num w:numId="32">
    <w:abstractNumId w:val="13"/>
  </w:num>
  <w:num w:numId="33">
    <w:abstractNumId w:val="10"/>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15"/>
  </w:num>
  <w:num w:numId="44">
    <w:abstractNumId w:val="0"/>
  </w:num>
  <w:num w:numId="45">
    <w:abstractNumId w:val="25"/>
  </w:num>
  <w:num w:numId="46">
    <w:abstractNumId w:val="2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hifu">
    <w15:presenceInfo w15:providerId="AD" w15:userId="S-1-5-21-147214757-305610072-1517763936-148574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72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96384"/>
    <w:rsid w:val="0000686B"/>
    <w:rsid w:val="00006D36"/>
    <w:rsid w:val="000125C4"/>
    <w:rsid w:val="00012B95"/>
    <w:rsid w:val="00016278"/>
    <w:rsid w:val="00017059"/>
    <w:rsid w:val="000203EB"/>
    <w:rsid w:val="000265F1"/>
    <w:rsid w:val="00033445"/>
    <w:rsid w:val="0003515E"/>
    <w:rsid w:val="000354BB"/>
    <w:rsid w:val="00035915"/>
    <w:rsid w:val="000362F6"/>
    <w:rsid w:val="00036EC6"/>
    <w:rsid w:val="00043AD6"/>
    <w:rsid w:val="000468D0"/>
    <w:rsid w:val="00046A00"/>
    <w:rsid w:val="00054427"/>
    <w:rsid w:val="00083123"/>
    <w:rsid w:val="0008366B"/>
    <w:rsid w:val="0009076C"/>
    <w:rsid w:val="0009094C"/>
    <w:rsid w:val="00090E1C"/>
    <w:rsid w:val="00091B61"/>
    <w:rsid w:val="0009222B"/>
    <w:rsid w:val="000941A1"/>
    <w:rsid w:val="00095EC9"/>
    <w:rsid w:val="000962FD"/>
    <w:rsid w:val="000B19F2"/>
    <w:rsid w:val="000B2E53"/>
    <w:rsid w:val="000C0F8F"/>
    <w:rsid w:val="000C1465"/>
    <w:rsid w:val="000C7382"/>
    <w:rsid w:val="000D453B"/>
    <w:rsid w:val="000D5136"/>
    <w:rsid w:val="000D6598"/>
    <w:rsid w:val="000E3DC6"/>
    <w:rsid w:val="000F0FD0"/>
    <w:rsid w:val="000F3880"/>
    <w:rsid w:val="000F5B81"/>
    <w:rsid w:val="00101770"/>
    <w:rsid w:val="00107C04"/>
    <w:rsid w:val="001146CC"/>
    <w:rsid w:val="00120CC5"/>
    <w:rsid w:val="00120DC8"/>
    <w:rsid w:val="001224C2"/>
    <w:rsid w:val="00122847"/>
    <w:rsid w:val="0013341F"/>
    <w:rsid w:val="00133761"/>
    <w:rsid w:val="00133D17"/>
    <w:rsid w:val="00134128"/>
    <w:rsid w:val="001401AB"/>
    <w:rsid w:val="00142923"/>
    <w:rsid w:val="00150748"/>
    <w:rsid w:val="0015208C"/>
    <w:rsid w:val="0015451D"/>
    <w:rsid w:val="00156B89"/>
    <w:rsid w:val="0016039D"/>
    <w:rsid w:val="00160502"/>
    <w:rsid w:val="0017060C"/>
    <w:rsid w:val="00172A39"/>
    <w:rsid w:val="00173AE5"/>
    <w:rsid w:val="00177243"/>
    <w:rsid w:val="001808F2"/>
    <w:rsid w:val="0018232A"/>
    <w:rsid w:val="00186C4D"/>
    <w:rsid w:val="00186D76"/>
    <w:rsid w:val="001916E2"/>
    <w:rsid w:val="001969F4"/>
    <w:rsid w:val="00197DA1"/>
    <w:rsid w:val="001A613D"/>
    <w:rsid w:val="001B0689"/>
    <w:rsid w:val="001B1CE3"/>
    <w:rsid w:val="001B32B5"/>
    <w:rsid w:val="001C00BE"/>
    <w:rsid w:val="001C1E8C"/>
    <w:rsid w:val="001C2DB4"/>
    <w:rsid w:val="001D433B"/>
    <w:rsid w:val="001D5CBD"/>
    <w:rsid w:val="001D690A"/>
    <w:rsid w:val="001D71DC"/>
    <w:rsid w:val="001E4879"/>
    <w:rsid w:val="001F7AC4"/>
    <w:rsid w:val="0021068D"/>
    <w:rsid w:val="0021069B"/>
    <w:rsid w:val="00211928"/>
    <w:rsid w:val="00212FB6"/>
    <w:rsid w:val="00214087"/>
    <w:rsid w:val="002155B9"/>
    <w:rsid w:val="0022058E"/>
    <w:rsid w:val="00220E06"/>
    <w:rsid w:val="00224D96"/>
    <w:rsid w:val="002266C2"/>
    <w:rsid w:val="002271EE"/>
    <w:rsid w:val="00227622"/>
    <w:rsid w:val="00227790"/>
    <w:rsid w:val="00230738"/>
    <w:rsid w:val="0023155F"/>
    <w:rsid w:val="0023520B"/>
    <w:rsid w:val="00237755"/>
    <w:rsid w:val="00241E9F"/>
    <w:rsid w:val="00245607"/>
    <w:rsid w:val="0027210E"/>
    <w:rsid w:val="00272D0B"/>
    <w:rsid w:val="00280937"/>
    <w:rsid w:val="00280BE3"/>
    <w:rsid w:val="00285154"/>
    <w:rsid w:val="0029016C"/>
    <w:rsid w:val="00293200"/>
    <w:rsid w:val="0029340E"/>
    <w:rsid w:val="002935D6"/>
    <w:rsid w:val="00297403"/>
    <w:rsid w:val="002A2EEB"/>
    <w:rsid w:val="002A5580"/>
    <w:rsid w:val="002A5B59"/>
    <w:rsid w:val="002B4FDC"/>
    <w:rsid w:val="002C03A4"/>
    <w:rsid w:val="002C354E"/>
    <w:rsid w:val="002C5C28"/>
    <w:rsid w:val="002D0E6C"/>
    <w:rsid w:val="002D11A6"/>
    <w:rsid w:val="002D625D"/>
    <w:rsid w:val="002D6F34"/>
    <w:rsid w:val="002E12E3"/>
    <w:rsid w:val="002E50D8"/>
    <w:rsid w:val="002E7C1B"/>
    <w:rsid w:val="002F050E"/>
    <w:rsid w:val="002F0B82"/>
    <w:rsid w:val="002F225F"/>
    <w:rsid w:val="002F71E2"/>
    <w:rsid w:val="00300E56"/>
    <w:rsid w:val="003015AC"/>
    <w:rsid w:val="00302477"/>
    <w:rsid w:val="0030332F"/>
    <w:rsid w:val="003040E3"/>
    <w:rsid w:val="00304B7F"/>
    <w:rsid w:val="00311C5E"/>
    <w:rsid w:val="003144B8"/>
    <w:rsid w:val="00314FFB"/>
    <w:rsid w:val="00327D45"/>
    <w:rsid w:val="00331E77"/>
    <w:rsid w:val="0033735A"/>
    <w:rsid w:val="00340616"/>
    <w:rsid w:val="0034106C"/>
    <w:rsid w:val="0034180C"/>
    <w:rsid w:val="00343094"/>
    <w:rsid w:val="00344830"/>
    <w:rsid w:val="00354F62"/>
    <w:rsid w:val="00360010"/>
    <w:rsid w:val="00383ED1"/>
    <w:rsid w:val="00390A3C"/>
    <w:rsid w:val="003929A9"/>
    <w:rsid w:val="00396F75"/>
    <w:rsid w:val="003A08C3"/>
    <w:rsid w:val="003A3D15"/>
    <w:rsid w:val="003A4ACC"/>
    <w:rsid w:val="003B03BB"/>
    <w:rsid w:val="003B0D7D"/>
    <w:rsid w:val="003B23DA"/>
    <w:rsid w:val="003B284D"/>
    <w:rsid w:val="003B6962"/>
    <w:rsid w:val="003B6C1F"/>
    <w:rsid w:val="003C03B3"/>
    <w:rsid w:val="003C7B24"/>
    <w:rsid w:val="003D560C"/>
    <w:rsid w:val="003E4E12"/>
    <w:rsid w:val="003F0324"/>
    <w:rsid w:val="003F478F"/>
    <w:rsid w:val="003F6B05"/>
    <w:rsid w:val="004004BC"/>
    <w:rsid w:val="00400924"/>
    <w:rsid w:val="0040326E"/>
    <w:rsid w:val="0040453E"/>
    <w:rsid w:val="00404C04"/>
    <w:rsid w:val="00405391"/>
    <w:rsid w:val="004057DC"/>
    <w:rsid w:val="00406DA3"/>
    <w:rsid w:val="00407368"/>
    <w:rsid w:val="00407D40"/>
    <w:rsid w:val="0041302F"/>
    <w:rsid w:val="0041752C"/>
    <w:rsid w:val="00424386"/>
    <w:rsid w:val="00430C32"/>
    <w:rsid w:val="004330F6"/>
    <w:rsid w:val="0043702C"/>
    <w:rsid w:val="004437EA"/>
    <w:rsid w:val="00445713"/>
    <w:rsid w:val="004461D9"/>
    <w:rsid w:val="004467B3"/>
    <w:rsid w:val="00451A17"/>
    <w:rsid w:val="004524DF"/>
    <w:rsid w:val="00453AB3"/>
    <w:rsid w:val="0045506C"/>
    <w:rsid w:val="00455B57"/>
    <w:rsid w:val="00464CFE"/>
    <w:rsid w:val="00466E36"/>
    <w:rsid w:val="00471134"/>
    <w:rsid w:val="0047463A"/>
    <w:rsid w:val="00475E45"/>
    <w:rsid w:val="00480B80"/>
    <w:rsid w:val="004905BB"/>
    <w:rsid w:val="0049207C"/>
    <w:rsid w:val="004A0CAF"/>
    <w:rsid w:val="004A0FBA"/>
    <w:rsid w:val="004A70A4"/>
    <w:rsid w:val="004A7644"/>
    <w:rsid w:val="004B1DE4"/>
    <w:rsid w:val="004B3F56"/>
    <w:rsid w:val="004B5943"/>
    <w:rsid w:val="004C0933"/>
    <w:rsid w:val="004C0B95"/>
    <w:rsid w:val="004C4712"/>
    <w:rsid w:val="004C4DA1"/>
    <w:rsid w:val="004D27CF"/>
    <w:rsid w:val="004D7CD8"/>
    <w:rsid w:val="004E26D4"/>
    <w:rsid w:val="004E4F12"/>
    <w:rsid w:val="004F095C"/>
    <w:rsid w:val="004F09C6"/>
    <w:rsid w:val="004F5345"/>
    <w:rsid w:val="004F633A"/>
    <w:rsid w:val="005034F5"/>
    <w:rsid w:val="00505BFD"/>
    <w:rsid w:val="00506B1E"/>
    <w:rsid w:val="0050794D"/>
    <w:rsid w:val="00511D9A"/>
    <w:rsid w:val="005143BF"/>
    <w:rsid w:val="00514647"/>
    <w:rsid w:val="00516602"/>
    <w:rsid w:val="00517B52"/>
    <w:rsid w:val="005310F9"/>
    <w:rsid w:val="005321EB"/>
    <w:rsid w:val="005364EF"/>
    <w:rsid w:val="00536892"/>
    <w:rsid w:val="00537048"/>
    <w:rsid w:val="00540F40"/>
    <w:rsid w:val="00540FBF"/>
    <w:rsid w:val="00543E2A"/>
    <w:rsid w:val="00550AC5"/>
    <w:rsid w:val="005510F4"/>
    <w:rsid w:val="00551778"/>
    <w:rsid w:val="00551FC0"/>
    <w:rsid w:val="005538C5"/>
    <w:rsid w:val="005604D6"/>
    <w:rsid w:val="00567C0C"/>
    <w:rsid w:val="00571527"/>
    <w:rsid w:val="00574D13"/>
    <w:rsid w:val="00592F07"/>
    <w:rsid w:val="00593564"/>
    <w:rsid w:val="00595211"/>
    <w:rsid w:val="00596384"/>
    <w:rsid w:val="00597738"/>
    <w:rsid w:val="005A19DE"/>
    <w:rsid w:val="005A41E2"/>
    <w:rsid w:val="005A5212"/>
    <w:rsid w:val="005B362C"/>
    <w:rsid w:val="005B3C78"/>
    <w:rsid w:val="005B4CF6"/>
    <w:rsid w:val="005B5CA3"/>
    <w:rsid w:val="005C6160"/>
    <w:rsid w:val="005D4CA2"/>
    <w:rsid w:val="005D5670"/>
    <w:rsid w:val="005E13C8"/>
    <w:rsid w:val="005E1498"/>
    <w:rsid w:val="005E1DEB"/>
    <w:rsid w:val="005E3C8A"/>
    <w:rsid w:val="005E69E6"/>
    <w:rsid w:val="005E6A92"/>
    <w:rsid w:val="005F0685"/>
    <w:rsid w:val="005F4354"/>
    <w:rsid w:val="005F54AC"/>
    <w:rsid w:val="005F6E3C"/>
    <w:rsid w:val="0060069E"/>
    <w:rsid w:val="00603875"/>
    <w:rsid w:val="0060692C"/>
    <w:rsid w:val="006115FE"/>
    <w:rsid w:val="00622D49"/>
    <w:rsid w:val="00623959"/>
    <w:rsid w:val="00626476"/>
    <w:rsid w:val="00630A6A"/>
    <w:rsid w:val="00643E6C"/>
    <w:rsid w:val="00656B70"/>
    <w:rsid w:val="00656E69"/>
    <w:rsid w:val="00657AC1"/>
    <w:rsid w:val="00657EB0"/>
    <w:rsid w:val="00661970"/>
    <w:rsid w:val="00662C48"/>
    <w:rsid w:val="00665748"/>
    <w:rsid w:val="006711D2"/>
    <w:rsid w:val="00673F4A"/>
    <w:rsid w:val="00676885"/>
    <w:rsid w:val="00681566"/>
    <w:rsid w:val="00686E68"/>
    <w:rsid w:val="0068736F"/>
    <w:rsid w:val="00687D93"/>
    <w:rsid w:val="00690690"/>
    <w:rsid w:val="00692106"/>
    <w:rsid w:val="00692738"/>
    <w:rsid w:val="006956D4"/>
    <w:rsid w:val="00695986"/>
    <w:rsid w:val="00695FAC"/>
    <w:rsid w:val="0069761D"/>
    <w:rsid w:val="006A02D1"/>
    <w:rsid w:val="006A541F"/>
    <w:rsid w:val="006B18D1"/>
    <w:rsid w:val="006B49AC"/>
    <w:rsid w:val="006C3467"/>
    <w:rsid w:val="006C4165"/>
    <w:rsid w:val="006C566F"/>
    <w:rsid w:val="006C7227"/>
    <w:rsid w:val="006D0E27"/>
    <w:rsid w:val="006D55AC"/>
    <w:rsid w:val="006D5B58"/>
    <w:rsid w:val="006D66F0"/>
    <w:rsid w:val="006D6E86"/>
    <w:rsid w:val="006E36CC"/>
    <w:rsid w:val="006E4E08"/>
    <w:rsid w:val="006E55E5"/>
    <w:rsid w:val="006E6905"/>
    <w:rsid w:val="006F2FD8"/>
    <w:rsid w:val="0070738D"/>
    <w:rsid w:val="007311A2"/>
    <w:rsid w:val="00734D89"/>
    <w:rsid w:val="00736BBC"/>
    <w:rsid w:val="00737CAC"/>
    <w:rsid w:val="00742321"/>
    <w:rsid w:val="00744673"/>
    <w:rsid w:val="007534D7"/>
    <w:rsid w:val="00753F51"/>
    <w:rsid w:val="00755642"/>
    <w:rsid w:val="007617A5"/>
    <w:rsid w:val="0076261A"/>
    <w:rsid w:val="007643DD"/>
    <w:rsid w:val="00772845"/>
    <w:rsid w:val="007749D5"/>
    <w:rsid w:val="00775489"/>
    <w:rsid w:val="00781438"/>
    <w:rsid w:val="00781E56"/>
    <w:rsid w:val="00784B02"/>
    <w:rsid w:val="00792BCD"/>
    <w:rsid w:val="0079336F"/>
    <w:rsid w:val="00794F2C"/>
    <w:rsid w:val="00795A36"/>
    <w:rsid w:val="00797EB8"/>
    <w:rsid w:val="007A2D87"/>
    <w:rsid w:val="007A4503"/>
    <w:rsid w:val="007A64FE"/>
    <w:rsid w:val="007A6924"/>
    <w:rsid w:val="007B00C5"/>
    <w:rsid w:val="007B2741"/>
    <w:rsid w:val="007B373C"/>
    <w:rsid w:val="007B401B"/>
    <w:rsid w:val="007C0A4E"/>
    <w:rsid w:val="007C1808"/>
    <w:rsid w:val="007C40D0"/>
    <w:rsid w:val="007C57A5"/>
    <w:rsid w:val="007C5D4B"/>
    <w:rsid w:val="007D2A3C"/>
    <w:rsid w:val="007D2FBC"/>
    <w:rsid w:val="007E39F9"/>
    <w:rsid w:val="007E594D"/>
    <w:rsid w:val="007F3ABA"/>
    <w:rsid w:val="007F5410"/>
    <w:rsid w:val="007F5D99"/>
    <w:rsid w:val="007F7D73"/>
    <w:rsid w:val="008034F8"/>
    <w:rsid w:val="00804E68"/>
    <w:rsid w:val="00807A4D"/>
    <w:rsid w:val="00811FEC"/>
    <w:rsid w:val="00814511"/>
    <w:rsid w:val="008173B3"/>
    <w:rsid w:val="008249F3"/>
    <w:rsid w:val="008250AD"/>
    <w:rsid w:val="008349A6"/>
    <w:rsid w:val="00836B2C"/>
    <w:rsid w:val="00840F4E"/>
    <w:rsid w:val="0084447D"/>
    <w:rsid w:val="00846C06"/>
    <w:rsid w:val="00850E81"/>
    <w:rsid w:val="00851B7B"/>
    <w:rsid w:val="008605AF"/>
    <w:rsid w:val="0086524A"/>
    <w:rsid w:val="008710FD"/>
    <w:rsid w:val="00871A18"/>
    <w:rsid w:val="008735C5"/>
    <w:rsid w:val="0088400B"/>
    <w:rsid w:val="008864C3"/>
    <w:rsid w:val="008A0253"/>
    <w:rsid w:val="008A097D"/>
    <w:rsid w:val="008A0CD0"/>
    <w:rsid w:val="008A290A"/>
    <w:rsid w:val="008A2D93"/>
    <w:rsid w:val="008B39AC"/>
    <w:rsid w:val="008B4DC7"/>
    <w:rsid w:val="008C2A00"/>
    <w:rsid w:val="008C6D81"/>
    <w:rsid w:val="008C7325"/>
    <w:rsid w:val="008C7B6C"/>
    <w:rsid w:val="008D1682"/>
    <w:rsid w:val="008E12F3"/>
    <w:rsid w:val="008E4A04"/>
    <w:rsid w:val="00900387"/>
    <w:rsid w:val="009009F0"/>
    <w:rsid w:val="009072DB"/>
    <w:rsid w:val="00911EFF"/>
    <w:rsid w:val="0091391E"/>
    <w:rsid w:val="0091796E"/>
    <w:rsid w:val="00921D04"/>
    <w:rsid w:val="00926BB8"/>
    <w:rsid w:val="00926ED4"/>
    <w:rsid w:val="00930F2C"/>
    <w:rsid w:val="00932556"/>
    <w:rsid w:val="00934598"/>
    <w:rsid w:val="0093765B"/>
    <w:rsid w:val="00942C03"/>
    <w:rsid w:val="00947751"/>
    <w:rsid w:val="009501FA"/>
    <w:rsid w:val="00950E88"/>
    <w:rsid w:val="00953B17"/>
    <w:rsid w:val="0096271B"/>
    <w:rsid w:val="009730C2"/>
    <w:rsid w:val="0097648C"/>
    <w:rsid w:val="009770EA"/>
    <w:rsid w:val="00981DD9"/>
    <w:rsid w:val="00991C4E"/>
    <w:rsid w:val="00994B89"/>
    <w:rsid w:val="00996037"/>
    <w:rsid w:val="0099640D"/>
    <w:rsid w:val="009A228F"/>
    <w:rsid w:val="009A368F"/>
    <w:rsid w:val="009A4A3A"/>
    <w:rsid w:val="009B0DCA"/>
    <w:rsid w:val="009B48D7"/>
    <w:rsid w:val="009B7F76"/>
    <w:rsid w:val="009C6261"/>
    <w:rsid w:val="009D6772"/>
    <w:rsid w:val="009E0CE7"/>
    <w:rsid w:val="009E5838"/>
    <w:rsid w:val="009E5845"/>
    <w:rsid w:val="009E66F9"/>
    <w:rsid w:val="009E7288"/>
    <w:rsid w:val="009F0341"/>
    <w:rsid w:val="009F5521"/>
    <w:rsid w:val="009F7E39"/>
    <w:rsid w:val="00A04594"/>
    <w:rsid w:val="00A074A0"/>
    <w:rsid w:val="00A10363"/>
    <w:rsid w:val="00A108F7"/>
    <w:rsid w:val="00A10E0B"/>
    <w:rsid w:val="00A13E32"/>
    <w:rsid w:val="00A13F62"/>
    <w:rsid w:val="00A14759"/>
    <w:rsid w:val="00A153F8"/>
    <w:rsid w:val="00A1674D"/>
    <w:rsid w:val="00A16F91"/>
    <w:rsid w:val="00A201E3"/>
    <w:rsid w:val="00A21388"/>
    <w:rsid w:val="00A21EBB"/>
    <w:rsid w:val="00A23344"/>
    <w:rsid w:val="00A246DB"/>
    <w:rsid w:val="00A251A2"/>
    <w:rsid w:val="00A26614"/>
    <w:rsid w:val="00A3610A"/>
    <w:rsid w:val="00A3783F"/>
    <w:rsid w:val="00A425F6"/>
    <w:rsid w:val="00A42B2F"/>
    <w:rsid w:val="00A51BAD"/>
    <w:rsid w:val="00A558DC"/>
    <w:rsid w:val="00A55DB1"/>
    <w:rsid w:val="00A561E8"/>
    <w:rsid w:val="00A564D8"/>
    <w:rsid w:val="00A63DF3"/>
    <w:rsid w:val="00A65137"/>
    <w:rsid w:val="00A7051B"/>
    <w:rsid w:val="00A713C8"/>
    <w:rsid w:val="00A7141F"/>
    <w:rsid w:val="00A750F7"/>
    <w:rsid w:val="00A77BAF"/>
    <w:rsid w:val="00A80735"/>
    <w:rsid w:val="00A810AD"/>
    <w:rsid w:val="00A85408"/>
    <w:rsid w:val="00A93214"/>
    <w:rsid w:val="00AA0347"/>
    <w:rsid w:val="00AA0953"/>
    <w:rsid w:val="00AA2461"/>
    <w:rsid w:val="00AA637F"/>
    <w:rsid w:val="00AA69A3"/>
    <w:rsid w:val="00AA7BC2"/>
    <w:rsid w:val="00AB7889"/>
    <w:rsid w:val="00AB7A5B"/>
    <w:rsid w:val="00AC4E81"/>
    <w:rsid w:val="00AC5150"/>
    <w:rsid w:val="00AC5870"/>
    <w:rsid w:val="00AC6190"/>
    <w:rsid w:val="00AD1136"/>
    <w:rsid w:val="00AD1242"/>
    <w:rsid w:val="00AE5739"/>
    <w:rsid w:val="00AF27D6"/>
    <w:rsid w:val="00AF4036"/>
    <w:rsid w:val="00AF47ED"/>
    <w:rsid w:val="00AF5909"/>
    <w:rsid w:val="00B01399"/>
    <w:rsid w:val="00B0382D"/>
    <w:rsid w:val="00B051D6"/>
    <w:rsid w:val="00B077AF"/>
    <w:rsid w:val="00B2310B"/>
    <w:rsid w:val="00B24FA6"/>
    <w:rsid w:val="00B3319A"/>
    <w:rsid w:val="00B36F06"/>
    <w:rsid w:val="00B40FCF"/>
    <w:rsid w:val="00B46757"/>
    <w:rsid w:val="00B46BDA"/>
    <w:rsid w:val="00B47BE9"/>
    <w:rsid w:val="00B5220C"/>
    <w:rsid w:val="00B526E4"/>
    <w:rsid w:val="00B611C6"/>
    <w:rsid w:val="00B7066B"/>
    <w:rsid w:val="00B7137A"/>
    <w:rsid w:val="00B77535"/>
    <w:rsid w:val="00B77DF5"/>
    <w:rsid w:val="00B80B7C"/>
    <w:rsid w:val="00B80D9C"/>
    <w:rsid w:val="00B812FA"/>
    <w:rsid w:val="00B827E2"/>
    <w:rsid w:val="00B8336C"/>
    <w:rsid w:val="00B84F39"/>
    <w:rsid w:val="00B906F1"/>
    <w:rsid w:val="00B928BE"/>
    <w:rsid w:val="00B93963"/>
    <w:rsid w:val="00B9425D"/>
    <w:rsid w:val="00B94541"/>
    <w:rsid w:val="00BA0844"/>
    <w:rsid w:val="00BA194A"/>
    <w:rsid w:val="00BA3996"/>
    <w:rsid w:val="00BA52E9"/>
    <w:rsid w:val="00BB06FC"/>
    <w:rsid w:val="00BB2588"/>
    <w:rsid w:val="00BB5A9D"/>
    <w:rsid w:val="00BB6592"/>
    <w:rsid w:val="00BC3907"/>
    <w:rsid w:val="00BC4607"/>
    <w:rsid w:val="00BC7BD5"/>
    <w:rsid w:val="00BC7BE3"/>
    <w:rsid w:val="00BD6EFB"/>
    <w:rsid w:val="00BD7145"/>
    <w:rsid w:val="00BE23A6"/>
    <w:rsid w:val="00BE29FC"/>
    <w:rsid w:val="00BE5884"/>
    <w:rsid w:val="00BF1AE2"/>
    <w:rsid w:val="00BF3B3D"/>
    <w:rsid w:val="00BF3E1F"/>
    <w:rsid w:val="00BF4508"/>
    <w:rsid w:val="00BF4E5A"/>
    <w:rsid w:val="00C009A4"/>
    <w:rsid w:val="00C06446"/>
    <w:rsid w:val="00C06B94"/>
    <w:rsid w:val="00C10A88"/>
    <w:rsid w:val="00C1747D"/>
    <w:rsid w:val="00C2140C"/>
    <w:rsid w:val="00C27B1D"/>
    <w:rsid w:val="00C30369"/>
    <w:rsid w:val="00C30519"/>
    <w:rsid w:val="00C33696"/>
    <w:rsid w:val="00C33F09"/>
    <w:rsid w:val="00C3430F"/>
    <w:rsid w:val="00C463E7"/>
    <w:rsid w:val="00C52306"/>
    <w:rsid w:val="00C536D9"/>
    <w:rsid w:val="00C56992"/>
    <w:rsid w:val="00C57FB4"/>
    <w:rsid w:val="00C6115F"/>
    <w:rsid w:val="00C615E8"/>
    <w:rsid w:val="00C62EE5"/>
    <w:rsid w:val="00C65E1A"/>
    <w:rsid w:val="00C66352"/>
    <w:rsid w:val="00C67ECC"/>
    <w:rsid w:val="00C73793"/>
    <w:rsid w:val="00C773D6"/>
    <w:rsid w:val="00C77742"/>
    <w:rsid w:val="00C86A62"/>
    <w:rsid w:val="00C9525C"/>
    <w:rsid w:val="00C967BF"/>
    <w:rsid w:val="00C968B2"/>
    <w:rsid w:val="00C96B8F"/>
    <w:rsid w:val="00C975F4"/>
    <w:rsid w:val="00CA0D7F"/>
    <w:rsid w:val="00CA3665"/>
    <w:rsid w:val="00CA3964"/>
    <w:rsid w:val="00CB0BC2"/>
    <w:rsid w:val="00CB0E11"/>
    <w:rsid w:val="00CB2CCE"/>
    <w:rsid w:val="00CB3B69"/>
    <w:rsid w:val="00CB5328"/>
    <w:rsid w:val="00CB6749"/>
    <w:rsid w:val="00CC0F2E"/>
    <w:rsid w:val="00CC3A74"/>
    <w:rsid w:val="00CC3FE0"/>
    <w:rsid w:val="00CC6EC4"/>
    <w:rsid w:val="00CD181E"/>
    <w:rsid w:val="00CD2394"/>
    <w:rsid w:val="00CD3AA0"/>
    <w:rsid w:val="00CD43AF"/>
    <w:rsid w:val="00CD58E6"/>
    <w:rsid w:val="00CD7E3A"/>
    <w:rsid w:val="00CE0C64"/>
    <w:rsid w:val="00CF1457"/>
    <w:rsid w:val="00CF1665"/>
    <w:rsid w:val="00CF2031"/>
    <w:rsid w:val="00D0109D"/>
    <w:rsid w:val="00D023C4"/>
    <w:rsid w:val="00D06C3C"/>
    <w:rsid w:val="00D07A0C"/>
    <w:rsid w:val="00D1078B"/>
    <w:rsid w:val="00D140E3"/>
    <w:rsid w:val="00D14722"/>
    <w:rsid w:val="00D205F1"/>
    <w:rsid w:val="00D228C6"/>
    <w:rsid w:val="00D3030E"/>
    <w:rsid w:val="00D37D08"/>
    <w:rsid w:val="00D40D01"/>
    <w:rsid w:val="00D4180B"/>
    <w:rsid w:val="00D431D4"/>
    <w:rsid w:val="00D461A2"/>
    <w:rsid w:val="00D505F1"/>
    <w:rsid w:val="00D50F6C"/>
    <w:rsid w:val="00D51BFF"/>
    <w:rsid w:val="00D54DEC"/>
    <w:rsid w:val="00D56423"/>
    <w:rsid w:val="00D57DD9"/>
    <w:rsid w:val="00D74EAC"/>
    <w:rsid w:val="00D75AD3"/>
    <w:rsid w:val="00D80879"/>
    <w:rsid w:val="00D911B8"/>
    <w:rsid w:val="00D91A91"/>
    <w:rsid w:val="00D92EBA"/>
    <w:rsid w:val="00D94B8E"/>
    <w:rsid w:val="00D97566"/>
    <w:rsid w:val="00D97F86"/>
    <w:rsid w:val="00DA3855"/>
    <w:rsid w:val="00DB26EF"/>
    <w:rsid w:val="00DB3120"/>
    <w:rsid w:val="00DB4020"/>
    <w:rsid w:val="00DB54CE"/>
    <w:rsid w:val="00DB5A4D"/>
    <w:rsid w:val="00DC14AF"/>
    <w:rsid w:val="00DC63C8"/>
    <w:rsid w:val="00DD1835"/>
    <w:rsid w:val="00DE3501"/>
    <w:rsid w:val="00DF111E"/>
    <w:rsid w:val="00DF1555"/>
    <w:rsid w:val="00E00C31"/>
    <w:rsid w:val="00E05FEB"/>
    <w:rsid w:val="00E125F5"/>
    <w:rsid w:val="00E13811"/>
    <w:rsid w:val="00E1386A"/>
    <w:rsid w:val="00E161D5"/>
    <w:rsid w:val="00E20C34"/>
    <w:rsid w:val="00E2258B"/>
    <w:rsid w:val="00E26A57"/>
    <w:rsid w:val="00E3309B"/>
    <w:rsid w:val="00E35975"/>
    <w:rsid w:val="00E3656F"/>
    <w:rsid w:val="00E3739D"/>
    <w:rsid w:val="00E42D94"/>
    <w:rsid w:val="00E4302B"/>
    <w:rsid w:val="00E47595"/>
    <w:rsid w:val="00E50B6B"/>
    <w:rsid w:val="00E5133A"/>
    <w:rsid w:val="00E55390"/>
    <w:rsid w:val="00E56DB0"/>
    <w:rsid w:val="00E6079A"/>
    <w:rsid w:val="00E70557"/>
    <w:rsid w:val="00E757E6"/>
    <w:rsid w:val="00E82C47"/>
    <w:rsid w:val="00E85FAC"/>
    <w:rsid w:val="00E867CB"/>
    <w:rsid w:val="00E87449"/>
    <w:rsid w:val="00E87658"/>
    <w:rsid w:val="00E932BC"/>
    <w:rsid w:val="00EA0ACE"/>
    <w:rsid w:val="00EA0BFC"/>
    <w:rsid w:val="00EA3C34"/>
    <w:rsid w:val="00EA53C7"/>
    <w:rsid w:val="00EA6E6C"/>
    <w:rsid w:val="00EA7043"/>
    <w:rsid w:val="00EB08CD"/>
    <w:rsid w:val="00EB0B55"/>
    <w:rsid w:val="00EB1A8A"/>
    <w:rsid w:val="00EB1DB4"/>
    <w:rsid w:val="00EC095A"/>
    <w:rsid w:val="00EC2968"/>
    <w:rsid w:val="00ED2C2D"/>
    <w:rsid w:val="00ED37BB"/>
    <w:rsid w:val="00ED6CE5"/>
    <w:rsid w:val="00EE0A12"/>
    <w:rsid w:val="00EE185F"/>
    <w:rsid w:val="00EE1918"/>
    <w:rsid w:val="00EF3136"/>
    <w:rsid w:val="00F00C32"/>
    <w:rsid w:val="00F10C54"/>
    <w:rsid w:val="00F20B69"/>
    <w:rsid w:val="00F210BE"/>
    <w:rsid w:val="00F2144B"/>
    <w:rsid w:val="00F23C5B"/>
    <w:rsid w:val="00F242DF"/>
    <w:rsid w:val="00F250BE"/>
    <w:rsid w:val="00F3329D"/>
    <w:rsid w:val="00F3340C"/>
    <w:rsid w:val="00F35ABF"/>
    <w:rsid w:val="00F37CAF"/>
    <w:rsid w:val="00F51B44"/>
    <w:rsid w:val="00F522F7"/>
    <w:rsid w:val="00F62F04"/>
    <w:rsid w:val="00F630B3"/>
    <w:rsid w:val="00F71B86"/>
    <w:rsid w:val="00F72BC2"/>
    <w:rsid w:val="00F739B7"/>
    <w:rsid w:val="00F74E8F"/>
    <w:rsid w:val="00F74EC1"/>
    <w:rsid w:val="00F7723F"/>
    <w:rsid w:val="00F805F3"/>
    <w:rsid w:val="00F81314"/>
    <w:rsid w:val="00F81F2E"/>
    <w:rsid w:val="00F825A8"/>
    <w:rsid w:val="00F90A32"/>
    <w:rsid w:val="00F92379"/>
    <w:rsid w:val="00F933A5"/>
    <w:rsid w:val="00F959E6"/>
    <w:rsid w:val="00F966A2"/>
    <w:rsid w:val="00F97D8C"/>
    <w:rsid w:val="00FA356B"/>
    <w:rsid w:val="00FA47E5"/>
    <w:rsid w:val="00FA6B85"/>
    <w:rsid w:val="00FA7A06"/>
    <w:rsid w:val="00FB11BF"/>
    <w:rsid w:val="00FB36C9"/>
    <w:rsid w:val="00FB4D80"/>
    <w:rsid w:val="00FB7064"/>
    <w:rsid w:val="00FB74C3"/>
    <w:rsid w:val="00FC119A"/>
    <w:rsid w:val="00FC1D63"/>
    <w:rsid w:val="00FC5CF2"/>
    <w:rsid w:val="00FC5EA5"/>
    <w:rsid w:val="00FD7E35"/>
    <w:rsid w:val="00FE3383"/>
    <w:rsid w:val="00FE3A30"/>
    <w:rsid w:val="00FE584E"/>
    <w:rsid w:val="00FE7406"/>
    <w:rsid w:val="00FF400F"/>
    <w:rsid w:val="00FF4F9A"/>
    <w:rsid w:val="00FF5435"/>
    <w:rsid w:val="00FF5FCE"/>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5">
    <w:name w:val="Normal"/>
    <w:qFormat/>
    <w:rsid w:val="00596384"/>
    <w:pPr>
      <w:widowControl w:val="0"/>
      <w:autoSpaceDE w:val="0"/>
      <w:autoSpaceDN w:val="0"/>
      <w:adjustRightInd w:val="0"/>
      <w:spacing w:line="360" w:lineRule="auto"/>
    </w:pPr>
    <w:rPr>
      <w:rFonts w:ascii="Times New Roman" w:eastAsia="宋体" w:hAnsi="Times New Roman" w:cs="Times New Roman"/>
      <w:snapToGrid w:val="0"/>
      <w:kern w:val="0"/>
      <w:szCs w:val="21"/>
    </w:rPr>
  </w:style>
  <w:style w:type="paragraph" w:styleId="1">
    <w:name w:val="heading 1"/>
    <w:aliases w:val="一级标题,Appendix 1,h1,1st level,H1,I1,l1,1,l1+toc 1,no pg,app heading 1,Heading intro,h,heading 1,Normal + Font: Helvetica,Space Before 12 pt,Not Bold,1. heading 1,标准章,PIM 1,Huvudrubrik,h11,h12,h13,h14,h15,h16,h17,h111,h121,h131,h141,h151,标题 11,标书1,L1"/>
    <w:next w:val="2"/>
    <w:link w:val="1Char"/>
    <w:qFormat/>
    <w:rsid w:val="00807A4D"/>
    <w:pPr>
      <w:keepNext/>
      <w:numPr>
        <w:numId w:val="5"/>
      </w:numPr>
      <w:spacing w:before="240" w:after="240"/>
      <w:jc w:val="both"/>
      <w:outlineLvl w:val="0"/>
    </w:pPr>
    <w:rPr>
      <w:rFonts w:ascii="Arial" w:eastAsia="黑体" w:hAnsi="Arial" w:cs="Times New Roman"/>
      <w:b/>
      <w:kern w:val="0"/>
      <w:sz w:val="32"/>
      <w:szCs w:val="32"/>
    </w:rPr>
  </w:style>
  <w:style w:type="paragraph" w:styleId="2">
    <w:name w:val="heading 2"/>
    <w:aliases w:val="二级标题,H2,H21,H22,H23,H24,H25,h2,2nd level,2,headi,heading2,h21,h22,21,Heading Two,h211,h23,h212,h24,h213,h221,h2111,h231,h2121,Prophead 2,HD2,PIP Head 2,heading 2,W6_Hdg2,hello,style2,Heading 2 Hidden,Heading 2subnumbered,Chapter Title,hh,A,PIM2"/>
    <w:basedOn w:val="1"/>
    <w:link w:val="2Char"/>
    <w:qFormat/>
    <w:rsid w:val="00D74EAC"/>
    <w:pPr>
      <w:numPr>
        <w:ilvl w:val="1"/>
      </w:numPr>
      <w:ind w:rightChars="100" w:right="100"/>
      <w:outlineLvl w:val="1"/>
    </w:pPr>
    <w:rPr>
      <w:b w:val="0"/>
      <w:sz w:val="30"/>
      <w:szCs w:val="24"/>
    </w:rPr>
  </w:style>
  <w:style w:type="paragraph" w:styleId="3">
    <w:name w:val="heading 3"/>
    <w:aliases w:val="三级标题,H3,H31,H32,H33,H34,H35,h3,hhh,H3-Heading 3,3,l3.3,l3,list 3,list3,subhead,Heading3,1.,Heading No. L3,CT,heading 3,ITT t3,PA Minor Section,l31,CT1,l32,nms SubSect1,h31,h32,h311,h33,h34,h35,h321,h331,h341,h36,h37,h38,h39,h310,h312,h313,h314"/>
    <w:basedOn w:val="2"/>
    <w:link w:val="3Char"/>
    <w:qFormat/>
    <w:rsid w:val="00CF1457"/>
    <w:pPr>
      <w:keepLines/>
      <w:numPr>
        <w:ilvl w:val="2"/>
      </w:numPr>
      <w:spacing w:before="260" w:after="260" w:line="416" w:lineRule="auto"/>
      <w:outlineLvl w:val="2"/>
    </w:pPr>
    <w:rPr>
      <w:rFonts w:ascii="Times New Roman" w:hAnsi="Times New Roman"/>
      <w:bCs/>
      <w:snapToGrid w:val="0"/>
      <w:sz w:val="28"/>
      <w:szCs w:val="32"/>
    </w:rPr>
  </w:style>
  <w:style w:type="paragraph" w:styleId="40">
    <w:name w:val="heading 4"/>
    <w:aliases w:val="--F4,heading 4 Char,标题 4 Char1,heading 4,4,H4,h4,h41,h42,h43,h44,h45,h46,h411,h421,h431,h441,h451,h47,h412,h422,h432,h442,h452,h48,h413,h423,h433,h443,h453,h49,h414,h424,h434,h444,h454,h461,h4111,h4211,h4311,h4411,h4511,h471,h4121,PIM 4,bullet,bl"/>
    <w:basedOn w:val="a5"/>
    <w:next w:val="a5"/>
    <w:link w:val="4Char"/>
    <w:unhideWhenUsed/>
    <w:qFormat/>
    <w:rsid w:val="007B373C"/>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heading 5 Char,标题 5 Char Char,dash,ds,dd,Roman list,H5,h5,Heading5,l5,5,Alt+5,表格标题,ITT t5,PA Pico Section,H5-Heading 5,heading5,结算规范 标题5,口,口1,口2,PIM 5,l5+toc5,Numbered Sub-list,一,正文五级标题,标题 5(ALT+5),标题 5 Char Char Char,标题 5 Char1,标题5"/>
    <w:basedOn w:val="a5"/>
    <w:next w:val="a5"/>
    <w:link w:val="5Char"/>
    <w:unhideWhenUsed/>
    <w:qFormat/>
    <w:rsid w:val="007B373C"/>
    <w:pPr>
      <w:keepNext/>
      <w:keepLines/>
      <w:spacing w:before="280" w:after="290" w:line="376" w:lineRule="auto"/>
      <w:outlineLvl w:val="4"/>
    </w:pPr>
    <w:rPr>
      <w:b/>
      <w:bCs/>
      <w:sz w:val="28"/>
      <w:szCs w:val="28"/>
    </w:rPr>
  </w:style>
  <w:style w:type="paragraph" w:styleId="6">
    <w:name w:val="heading 6"/>
    <w:aliases w:val="heading 6,6,h6,Heading6,H6,Requirement,PIM 6,heading 6 Char,heading 6 Char Char Char Char,结算规范 标题6,L6,Bullet list,BOD 4,正文六级标题,标题 6(ALT+6),第五层条,标题 6 Char Char Char,标题 6 Char Char Char Char,ITT t6,PA Appendix,Level 6,Header 6,h61,h62,heading 61,l6"/>
    <w:basedOn w:val="a5"/>
    <w:next w:val="a5"/>
    <w:link w:val="6Char"/>
    <w:unhideWhenUsed/>
    <w:qFormat/>
    <w:rsid w:val="00C06B94"/>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7">
    <w:name w:val="heading 7"/>
    <w:aliases w:val="heading 7,正文七级标题,PIM 7,不用,ITT t7,PA Appendix Major,letter list,7,req3,Header 7,L7,（1）,Bulleted list,st,SDL title,h7,lettered list,H7,sdl title,cnc,Caption number (column-wide),letter list1,lettered list1,letter list2,lettered list2"/>
    <w:basedOn w:val="a5"/>
    <w:next w:val="a5"/>
    <w:link w:val="7Char"/>
    <w:unhideWhenUsed/>
    <w:qFormat/>
    <w:rsid w:val="00C06B94"/>
    <w:pPr>
      <w:keepNext/>
      <w:keepLines/>
      <w:spacing w:before="240" w:after="64" w:line="320" w:lineRule="auto"/>
      <w:ind w:left="1296" w:hanging="1296"/>
      <w:outlineLvl w:val="6"/>
    </w:pPr>
    <w:rPr>
      <w:b/>
      <w:bCs/>
      <w:sz w:val="24"/>
      <w:szCs w:val="24"/>
    </w:rPr>
  </w:style>
  <w:style w:type="paragraph" w:styleId="8">
    <w:name w:val="heading 8"/>
    <w:aliases w:val="8,Condition,requirement,req2,req,heading 8"/>
    <w:basedOn w:val="a5"/>
    <w:next w:val="a5"/>
    <w:link w:val="8Char"/>
    <w:unhideWhenUsed/>
    <w:qFormat/>
    <w:rsid w:val="00C06B94"/>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aliases w:val="ft,9,Cond'l Reqt.,rb,req bullet,req1,PIM 9,heading 9"/>
    <w:basedOn w:val="a5"/>
    <w:next w:val="a5"/>
    <w:link w:val="9Char"/>
    <w:unhideWhenUsed/>
    <w:qFormat/>
    <w:rsid w:val="00C06B94"/>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图样式"/>
    <w:basedOn w:val="a5"/>
    <w:rsid w:val="00596384"/>
    <w:pPr>
      <w:keepNext/>
      <w:widowControl/>
      <w:spacing w:before="80" w:after="80"/>
      <w:jc w:val="center"/>
    </w:pPr>
  </w:style>
  <w:style w:type="paragraph" w:styleId="aa">
    <w:name w:val="footer"/>
    <w:link w:val="Char"/>
    <w:rsid w:val="00596384"/>
    <w:pPr>
      <w:tabs>
        <w:tab w:val="center" w:pos="4510"/>
        <w:tab w:val="right" w:pos="9020"/>
      </w:tabs>
    </w:pPr>
    <w:rPr>
      <w:rFonts w:ascii="Arial" w:eastAsia="宋体" w:hAnsi="Arial" w:cs="Times New Roman"/>
      <w:kern w:val="0"/>
      <w:sz w:val="18"/>
      <w:szCs w:val="18"/>
    </w:rPr>
  </w:style>
  <w:style w:type="character" w:customStyle="1" w:styleId="Char">
    <w:name w:val="页脚 Char"/>
    <w:basedOn w:val="a6"/>
    <w:link w:val="aa"/>
    <w:rsid w:val="00596384"/>
    <w:rPr>
      <w:rFonts w:ascii="Arial" w:eastAsia="宋体" w:hAnsi="Arial" w:cs="Times New Roman"/>
      <w:kern w:val="0"/>
      <w:sz w:val="18"/>
      <w:szCs w:val="18"/>
    </w:rPr>
  </w:style>
  <w:style w:type="paragraph" w:styleId="ab">
    <w:name w:val="header"/>
    <w:link w:val="Char0"/>
    <w:rsid w:val="00596384"/>
    <w:pPr>
      <w:tabs>
        <w:tab w:val="center" w:pos="4153"/>
        <w:tab w:val="right" w:pos="8306"/>
      </w:tabs>
      <w:snapToGrid w:val="0"/>
      <w:jc w:val="both"/>
    </w:pPr>
    <w:rPr>
      <w:rFonts w:ascii="Arial" w:eastAsia="宋体" w:hAnsi="Arial" w:cs="Times New Roman"/>
      <w:kern w:val="0"/>
      <w:sz w:val="18"/>
      <w:szCs w:val="18"/>
    </w:rPr>
  </w:style>
  <w:style w:type="character" w:customStyle="1" w:styleId="Char0">
    <w:name w:val="页眉 Char"/>
    <w:basedOn w:val="a6"/>
    <w:link w:val="ab"/>
    <w:rsid w:val="00596384"/>
    <w:rPr>
      <w:rFonts w:ascii="Arial" w:eastAsia="宋体" w:hAnsi="Arial" w:cs="Times New Roman"/>
      <w:kern w:val="0"/>
      <w:sz w:val="18"/>
      <w:szCs w:val="18"/>
    </w:rPr>
  </w:style>
  <w:style w:type="table" w:styleId="ac">
    <w:name w:val="Table Grid"/>
    <w:basedOn w:val="a7"/>
    <w:rsid w:val="00596384"/>
    <w:pPr>
      <w:widowControl w:val="0"/>
      <w:autoSpaceDE w:val="0"/>
      <w:autoSpaceDN w:val="0"/>
      <w:adjustRightInd w:val="0"/>
      <w:spacing w:line="360"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5"/>
    <w:link w:val="Char1"/>
    <w:uiPriority w:val="99"/>
    <w:semiHidden/>
    <w:unhideWhenUsed/>
    <w:rsid w:val="00596384"/>
    <w:pPr>
      <w:spacing w:line="240" w:lineRule="auto"/>
    </w:pPr>
    <w:rPr>
      <w:sz w:val="18"/>
      <w:szCs w:val="18"/>
    </w:rPr>
  </w:style>
  <w:style w:type="character" w:customStyle="1" w:styleId="Char1">
    <w:name w:val="批注框文本 Char"/>
    <w:basedOn w:val="a6"/>
    <w:link w:val="ad"/>
    <w:uiPriority w:val="99"/>
    <w:semiHidden/>
    <w:rsid w:val="00596384"/>
    <w:rPr>
      <w:rFonts w:ascii="Times New Roman" w:eastAsia="宋体" w:hAnsi="Times New Roman" w:cs="Times New Roman"/>
      <w:snapToGrid w:val="0"/>
      <w:kern w:val="0"/>
      <w:sz w:val="18"/>
      <w:szCs w:val="18"/>
    </w:rPr>
  </w:style>
  <w:style w:type="paragraph" w:styleId="ae">
    <w:name w:val="Body Text"/>
    <w:basedOn w:val="a5"/>
    <w:link w:val="Char2"/>
    <w:rsid w:val="00596384"/>
    <w:pPr>
      <w:spacing w:after="120"/>
    </w:pPr>
    <w:rPr>
      <w:sz w:val="24"/>
    </w:rPr>
  </w:style>
  <w:style w:type="character" w:customStyle="1" w:styleId="Char2">
    <w:name w:val="正文文本 Char"/>
    <w:basedOn w:val="a6"/>
    <w:link w:val="ae"/>
    <w:rsid w:val="00596384"/>
    <w:rPr>
      <w:rFonts w:ascii="Times New Roman" w:eastAsia="宋体" w:hAnsi="Times New Roman" w:cs="Times New Roman"/>
      <w:snapToGrid w:val="0"/>
      <w:kern w:val="0"/>
      <w:sz w:val="24"/>
      <w:szCs w:val="21"/>
    </w:rPr>
  </w:style>
  <w:style w:type="paragraph" w:customStyle="1" w:styleId="af">
    <w:name w:val="表格文本"/>
    <w:link w:val="Char3"/>
    <w:rsid w:val="00596384"/>
    <w:pPr>
      <w:tabs>
        <w:tab w:val="decimal" w:pos="0"/>
      </w:tabs>
    </w:pPr>
    <w:rPr>
      <w:rFonts w:ascii="Arial" w:eastAsia="宋体" w:hAnsi="Arial" w:cs="Times New Roman"/>
      <w:noProof/>
      <w:kern w:val="0"/>
      <w:szCs w:val="21"/>
    </w:rPr>
  </w:style>
  <w:style w:type="paragraph" w:customStyle="1" w:styleId="af0">
    <w:name w:val="修订记录"/>
    <w:basedOn w:val="a5"/>
    <w:rsid w:val="00596384"/>
    <w:pPr>
      <w:pageBreakBefore/>
      <w:spacing w:before="300" w:after="150"/>
      <w:jc w:val="center"/>
    </w:pPr>
    <w:rPr>
      <w:rFonts w:ascii="黑体" w:eastAsia="黑体" w:cs="黑体"/>
      <w:snapToGrid/>
      <w:sz w:val="30"/>
      <w:szCs w:val="30"/>
    </w:rPr>
  </w:style>
  <w:style w:type="character" w:customStyle="1" w:styleId="Char3">
    <w:name w:val="表格文本 Char"/>
    <w:link w:val="af"/>
    <w:rsid w:val="00596384"/>
    <w:rPr>
      <w:rFonts w:ascii="Arial" w:eastAsia="宋体" w:hAnsi="Arial" w:cs="Times New Roman"/>
      <w:noProof/>
      <w:kern w:val="0"/>
      <w:szCs w:val="21"/>
    </w:rPr>
  </w:style>
  <w:style w:type="paragraph" w:styleId="10">
    <w:name w:val="toc 1"/>
    <w:basedOn w:val="a5"/>
    <w:next w:val="a5"/>
    <w:autoRedefine/>
    <w:uiPriority w:val="39"/>
    <w:rsid w:val="00596384"/>
    <w:pPr>
      <w:spacing w:before="120" w:after="120"/>
    </w:pPr>
    <w:rPr>
      <w:rFonts w:asciiTheme="minorHAnsi" w:hAnsiTheme="minorHAnsi" w:cstheme="minorHAnsi"/>
      <w:b/>
      <w:bCs/>
      <w:caps/>
      <w:sz w:val="20"/>
      <w:szCs w:val="20"/>
    </w:rPr>
  </w:style>
  <w:style w:type="paragraph" w:styleId="20">
    <w:name w:val="toc 2"/>
    <w:basedOn w:val="a5"/>
    <w:next w:val="a5"/>
    <w:autoRedefine/>
    <w:uiPriority w:val="39"/>
    <w:rsid w:val="00596384"/>
    <w:pPr>
      <w:ind w:left="210"/>
    </w:pPr>
    <w:rPr>
      <w:rFonts w:asciiTheme="minorHAnsi" w:hAnsiTheme="minorHAnsi" w:cstheme="minorHAnsi"/>
      <w:smallCaps/>
      <w:sz w:val="20"/>
      <w:szCs w:val="20"/>
    </w:rPr>
  </w:style>
  <w:style w:type="paragraph" w:styleId="30">
    <w:name w:val="toc 3"/>
    <w:basedOn w:val="a5"/>
    <w:next w:val="a5"/>
    <w:autoRedefine/>
    <w:uiPriority w:val="39"/>
    <w:rsid w:val="00596384"/>
    <w:pPr>
      <w:ind w:left="420"/>
    </w:pPr>
    <w:rPr>
      <w:rFonts w:asciiTheme="minorHAnsi" w:hAnsiTheme="minorHAnsi" w:cstheme="minorHAnsi"/>
      <w:i/>
      <w:iCs/>
      <w:sz w:val="20"/>
      <w:szCs w:val="20"/>
    </w:rPr>
  </w:style>
  <w:style w:type="character" w:styleId="af1">
    <w:name w:val="Hyperlink"/>
    <w:basedOn w:val="a6"/>
    <w:uiPriority w:val="99"/>
    <w:unhideWhenUsed/>
    <w:rsid w:val="00596384"/>
    <w:rPr>
      <w:color w:val="0000FF" w:themeColor="hyperlink"/>
      <w:u w:val="single"/>
    </w:rPr>
  </w:style>
  <w:style w:type="character" w:customStyle="1" w:styleId="1Char">
    <w:name w:val="标题 1 Char"/>
    <w:aliases w:val="一级标题 Char,Appendix 1 Char,h1 Char,1st level Char,H1 Char,I1 Char,l1 Char,1 Char,l1+toc 1 Char,no pg Char,app heading 1 Char,Heading intro Char,h Char,heading 1 Char,Normal + Font: Helvetica Char,Space Before 12 pt Char,Not Bold Char,标准章 Char"/>
    <w:basedOn w:val="a6"/>
    <w:link w:val="1"/>
    <w:rsid w:val="00807A4D"/>
    <w:rPr>
      <w:rFonts w:ascii="Arial" w:eastAsia="黑体" w:hAnsi="Arial" w:cs="Times New Roman"/>
      <w:b/>
      <w:kern w:val="0"/>
      <w:sz w:val="32"/>
      <w:szCs w:val="32"/>
    </w:rPr>
  </w:style>
  <w:style w:type="character" w:customStyle="1" w:styleId="2Char">
    <w:name w:val="标题 2 Char"/>
    <w:aliases w:val="二级标题 Char,H2 Char,H21 Char,H22 Char,H23 Char,H24 Char,H25 Char,h2 Char,2nd level Char,2 Char,headi Char,heading2 Char,h21 Char,h22 Char,21 Char,Heading Two Char,h211 Char,h23 Char,h212 Char,h24 Char,h213 Char,h221 Char,h2111 Char,h231 Char"/>
    <w:basedOn w:val="a6"/>
    <w:link w:val="2"/>
    <w:rsid w:val="00D74EAC"/>
    <w:rPr>
      <w:rFonts w:ascii="Arial" w:eastAsia="黑体" w:hAnsi="Arial" w:cs="Times New Roman"/>
      <w:kern w:val="0"/>
      <w:sz w:val="30"/>
      <w:szCs w:val="24"/>
    </w:rPr>
  </w:style>
  <w:style w:type="character" w:customStyle="1" w:styleId="3Char">
    <w:name w:val="标题 3 Char"/>
    <w:aliases w:val="三级标题 Char,H3 Char,H31 Char,H32 Char,H33 Char,H34 Char,H35 Char,h3 Char,hhh Char,H3-Heading 3 Char,3 Char,l3.3 Char,l3 Char,list 3 Char,list3 Char,subhead Char,Heading3 Char,1. Char,Heading No. L3 Char,CT Char,heading 3 Char,ITT t3 Char"/>
    <w:basedOn w:val="a6"/>
    <w:link w:val="3"/>
    <w:rsid w:val="00CF1457"/>
    <w:rPr>
      <w:rFonts w:ascii="Times New Roman" w:eastAsia="黑体" w:hAnsi="Times New Roman" w:cs="Times New Roman"/>
      <w:bCs/>
      <w:snapToGrid w:val="0"/>
      <w:kern w:val="0"/>
      <w:sz w:val="28"/>
      <w:szCs w:val="32"/>
    </w:rPr>
  </w:style>
  <w:style w:type="paragraph" w:customStyle="1" w:styleId="ItemList">
    <w:name w:val="Item List"/>
    <w:rsid w:val="00807A4D"/>
    <w:pPr>
      <w:numPr>
        <w:numId w:val="1"/>
      </w:numPr>
      <w:spacing w:after="120"/>
      <w:jc w:val="both"/>
    </w:pPr>
    <w:rPr>
      <w:rFonts w:ascii="Arial" w:eastAsia="宋体" w:hAnsi="Arial" w:cs="Arial"/>
      <w:kern w:val="0"/>
      <w:szCs w:val="21"/>
    </w:rPr>
  </w:style>
  <w:style w:type="paragraph" w:styleId="af2">
    <w:name w:val="Document Map"/>
    <w:basedOn w:val="a5"/>
    <w:link w:val="Char4"/>
    <w:uiPriority w:val="99"/>
    <w:semiHidden/>
    <w:unhideWhenUsed/>
    <w:rsid w:val="00807A4D"/>
    <w:rPr>
      <w:rFonts w:ascii="宋体"/>
      <w:sz w:val="18"/>
      <w:szCs w:val="18"/>
    </w:rPr>
  </w:style>
  <w:style w:type="character" w:customStyle="1" w:styleId="Char4">
    <w:name w:val="文档结构图 Char"/>
    <w:basedOn w:val="a6"/>
    <w:link w:val="af2"/>
    <w:uiPriority w:val="99"/>
    <w:semiHidden/>
    <w:rsid w:val="00807A4D"/>
    <w:rPr>
      <w:rFonts w:ascii="宋体" w:eastAsia="宋体" w:hAnsi="Times New Roman" w:cs="Times New Roman"/>
      <w:snapToGrid w:val="0"/>
      <w:kern w:val="0"/>
      <w:sz w:val="18"/>
      <w:szCs w:val="18"/>
    </w:rPr>
  </w:style>
  <w:style w:type="paragraph" w:customStyle="1" w:styleId="a1">
    <w:name w:val="表格题注"/>
    <w:next w:val="a5"/>
    <w:rsid w:val="00807A4D"/>
    <w:pPr>
      <w:keepLines/>
      <w:numPr>
        <w:ilvl w:val="8"/>
        <w:numId w:val="2"/>
      </w:numPr>
      <w:spacing w:beforeLines="100"/>
      <w:ind w:left="1089" w:hanging="369"/>
      <w:jc w:val="center"/>
    </w:pPr>
    <w:rPr>
      <w:rFonts w:ascii="Arial" w:eastAsia="宋体" w:hAnsi="Arial" w:cs="Times New Roman"/>
      <w:kern w:val="0"/>
      <w:sz w:val="18"/>
      <w:szCs w:val="18"/>
    </w:rPr>
  </w:style>
  <w:style w:type="paragraph" w:customStyle="1" w:styleId="a0">
    <w:name w:val="插图题注"/>
    <w:next w:val="a5"/>
    <w:rsid w:val="00807A4D"/>
    <w:pPr>
      <w:numPr>
        <w:ilvl w:val="7"/>
        <w:numId w:val="2"/>
      </w:numPr>
      <w:spacing w:afterLines="100"/>
      <w:ind w:left="1089" w:hanging="369"/>
      <w:jc w:val="center"/>
    </w:pPr>
    <w:rPr>
      <w:rFonts w:ascii="Arial" w:eastAsia="宋体" w:hAnsi="Arial" w:cs="Times New Roman"/>
      <w:kern w:val="0"/>
      <w:sz w:val="18"/>
      <w:szCs w:val="18"/>
    </w:rPr>
  </w:style>
  <w:style w:type="character" w:customStyle="1" w:styleId="4Char">
    <w:name w:val="标题 4 Char"/>
    <w:aliases w:val="--F4 Char,heading 4 Char Char,标题 4 Char1 Char,heading 4 Char1,4 Char,H4 Char,h4 Char,h41 Char,h42 Char,h43 Char,h44 Char,h45 Char,h46 Char,h411 Char,h421 Char,h431 Char,h441 Char,h451 Char,h47 Char,h412 Char,h422 Char,h432 Char,h442 Char"/>
    <w:basedOn w:val="a6"/>
    <w:link w:val="40"/>
    <w:rsid w:val="007B373C"/>
    <w:rPr>
      <w:rFonts w:asciiTheme="majorHAnsi" w:eastAsiaTheme="majorEastAsia" w:hAnsiTheme="majorHAnsi" w:cstheme="majorBidi"/>
      <w:b/>
      <w:bCs/>
      <w:snapToGrid w:val="0"/>
      <w:kern w:val="0"/>
      <w:sz w:val="28"/>
      <w:szCs w:val="28"/>
    </w:rPr>
  </w:style>
  <w:style w:type="numbering" w:customStyle="1" w:styleId="4">
    <w:name w:val="样式4"/>
    <w:uiPriority w:val="99"/>
    <w:rsid w:val="007B373C"/>
    <w:pPr>
      <w:numPr>
        <w:numId w:val="3"/>
      </w:numPr>
    </w:pPr>
  </w:style>
  <w:style w:type="paragraph" w:customStyle="1" w:styleId="a2">
    <w:name w:val="四级标题"/>
    <w:basedOn w:val="3"/>
    <w:next w:val="a5"/>
    <w:link w:val="Char5"/>
    <w:qFormat/>
    <w:rsid w:val="009F5521"/>
    <w:pPr>
      <w:numPr>
        <w:ilvl w:val="3"/>
      </w:numPr>
      <w:spacing w:line="240" w:lineRule="auto"/>
      <w:jc w:val="left"/>
      <w:outlineLvl w:val="3"/>
    </w:pPr>
    <w:rPr>
      <w:rFonts w:ascii="Arial" w:hAnsi="Arial" w:cs="Arial"/>
      <w:color w:val="000000" w:themeColor="text1"/>
    </w:rPr>
  </w:style>
  <w:style w:type="paragraph" w:customStyle="1" w:styleId="a3">
    <w:name w:val="五级标题"/>
    <w:basedOn w:val="3"/>
    <w:next w:val="a5"/>
    <w:link w:val="Char6"/>
    <w:qFormat/>
    <w:rsid w:val="005A19DE"/>
    <w:pPr>
      <w:numPr>
        <w:ilvl w:val="4"/>
      </w:numPr>
      <w:spacing w:line="415" w:lineRule="auto"/>
      <w:ind w:left="525"/>
      <w:outlineLvl w:val="4"/>
    </w:pPr>
    <w:rPr>
      <w:rFonts w:ascii="Arial" w:cs="Arial"/>
      <w:color w:val="000000" w:themeColor="text1"/>
      <w:sz w:val="24"/>
      <w:szCs w:val="21"/>
    </w:rPr>
  </w:style>
  <w:style w:type="character" w:customStyle="1" w:styleId="Char5">
    <w:name w:val="四级标题 Char"/>
    <w:basedOn w:val="a6"/>
    <w:link w:val="a2"/>
    <w:rsid w:val="009F5521"/>
    <w:rPr>
      <w:rFonts w:ascii="Arial" w:eastAsia="黑体" w:hAnsi="Arial" w:cs="Arial"/>
      <w:bCs/>
      <w:snapToGrid w:val="0"/>
      <w:color w:val="000000" w:themeColor="text1"/>
      <w:kern w:val="0"/>
      <w:sz w:val="28"/>
      <w:szCs w:val="32"/>
    </w:rPr>
  </w:style>
  <w:style w:type="character" w:customStyle="1" w:styleId="5Char">
    <w:name w:val="标题 5 Char"/>
    <w:aliases w:val="heading 5 Char1,heading 5 Char Char,标题 5 Char Char Char1,dash Char,ds Char,dd Char,Roman list Char,H5 Char,h5 Char,Heading5 Char,l5 Char,5 Char,Alt+5 Char,表格标题 Char,ITT t5 Char,PA Pico Section Char,H5-Heading 5 Char,heading5 Char,结算规范 标题5 Char"/>
    <w:basedOn w:val="a6"/>
    <w:link w:val="5"/>
    <w:uiPriority w:val="9"/>
    <w:semiHidden/>
    <w:rsid w:val="007B373C"/>
    <w:rPr>
      <w:rFonts w:ascii="Times New Roman" w:eastAsia="宋体" w:hAnsi="Times New Roman" w:cs="Times New Roman"/>
      <w:b/>
      <w:bCs/>
      <w:snapToGrid w:val="0"/>
      <w:kern w:val="0"/>
      <w:sz w:val="28"/>
      <w:szCs w:val="28"/>
    </w:rPr>
  </w:style>
  <w:style w:type="character" w:customStyle="1" w:styleId="Char6">
    <w:name w:val="五级标题 Char"/>
    <w:basedOn w:val="a6"/>
    <w:link w:val="a3"/>
    <w:rsid w:val="005A19DE"/>
    <w:rPr>
      <w:rFonts w:ascii="Arial" w:eastAsia="黑体" w:hAnsi="Times New Roman" w:cs="Arial"/>
      <w:bCs/>
      <w:snapToGrid w:val="0"/>
      <w:color w:val="000000" w:themeColor="text1"/>
      <w:kern w:val="0"/>
      <w:sz w:val="24"/>
      <w:szCs w:val="21"/>
    </w:rPr>
  </w:style>
  <w:style w:type="paragraph" w:styleId="TOC">
    <w:name w:val="TOC Heading"/>
    <w:basedOn w:val="1"/>
    <w:next w:val="a5"/>
    <w:uiPriority w:val="39"/>
    <w:semiHidden/>
    <w:unhideWhenUsed/>
    <w:qFormat/>
    <w:rsid w:val="006D6E86"/>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af3">
    <w:name w:val="List Paragraph"/>
    <w:aliases w:val="lp1"/>
    <w:basedOn w:val="a5"/>
    <w:link w:val="Char7"/>
    <w:uiPriority w:val="34"/>
    <w:qFormat/>
    <w:rsid w:val="008B39AC"/>
    <w:pPr>
      <w:ind w:firstLineChars="200" w:firstLine="420"/>
    </w:pPr>
    <w:rPr>
      <w:sz w:val="24"/>
    </w:rPr>
  </w:style>
  <w:style w:type="paragraph" w:styleId="50">
    <w:name w:val="toc 5"/>
    <w:basedOn w:val="a5"/>
    <w:next w:val="a5"/>
    <w:autoRedefine/>
    <w:uiPriority w:val="39"/>
    <w:unhideWhenUsed/>
    <w:rsid w:val="00911EFF"/>
    <w:pPr>
      <w:ind w:left="840"/>
    </w:pPr>
    <w:rPr>
      <w:rFonts w:asciiTheme="minorHAnsi" w:hAnsiTheme="minorHAnsi" w:cstheme="minorHAnsi"/>
      <w:sz w:val="18"/>
      <w:szCs w:val="18"/>
    </w:rPr>
  </w:style>
  <w:style w:type="paragraph" w:styleId="41">
    <w:name w:val="toc 4"/>
    <w:basedOn w:val="a5"/>
    <w:next w:val="a5"/>
    <w:autoRedefine/>
    <w:uiPriority w:val="39"/>
    <w:unhideWhenUsed/>
    <w:rsid w:val="00E932BC"/>
    <w:pPr>
      <w:ind w:left="630"/>
    </w:pPr>
    <w:rPr>
      <w:rFonts w:asciiTheme="minorHAnsi" w:hAnsiTheme="minorHAnsi" w:cstheme="minorHAnsi"/>
      <w:sz w:val="18"/>
      <w:szCs w:val="18"/>
    </w:rPr>
  </w:style>
  <w:style w:type="paragraph" w:styleId="60">
    <w:name w:val="toc 6"/>
    <w:basedOn w:val="a5"/>
    <w:next w:val="a5"/>
    <w:autoRedefine/>
    <w:uiPriority w:val="39"/>
    <w:unhideWhenUsed/>
    <w:rsid w:val="00911EFF"/>
    <w:pPr>
      <w:ind w:left="1050"/>
    </w:pPr>
    <w:rPr>
      <w:rFonts w:asciiTheme="minorHAnsi" w:hAnsiTheme="minorHAnsi" w:cstheme="minorHAnsi"/>
      <w:sz w:val="18"/>
      <w:szCs w:val="18"/>
    </w:rPr>
  </w:style>
  <w:style w:type="paragraph" w:styleId="70">
    <w:name w:val="toc 7"/>
    <w:basedOn w:val="a5"/>
    <w:next w:val="a5"/>
    <w:autoRedefine/>
    <w:uiPriority w:val="39"/>
    <w:unhideWhenUsed/>
    <w:rsid w:val="00911EFF"/>
    <w:pPr>
      <w:ind w:left="1260"/>
    </w:pPr>
    <w:rPr>
      <w:rFonts w:asciiTheme="minorHAnsi" w:hAnsiTheme="minorHAnsi" w:cstheme="minorHAnsi"/>
      <w:sz w:val="18"/>
      <w:szCs w:val="18"/>
    </w:rPr>
  </w:style>
  <w:style w:type="paragraph" w:styleId="80">
    <w:name w:val="toc 8"/>
    <w:basedOn w:val="a5"/>
    <w:next w:val="a5"/>
    <w:autoRedefine/>
    <w:uiPriority w:val="39"/>
    <w:unhideWhenUsed/>
    <w:rsid w:val="00911EFF"/>
    <w:pPr>
      <w:ind w:left="1470"/>
    </w:pPr>
    <w:rPr>
      <w:rFonts w:asciiTheme="minorHAnsi" w:hAnsiTheme="minorHAnsi" w:cstheme="minorHAnsi"/>
      <w:sz w:val="18"/>
      <w:szCs w:val="18"/>
    </w:rPr>
  </w:style>
  <w:style w:type="paragraph" w:styleId="90">
    <w:name w:val="toc 9"/>
    <w:basedOn w:val="a5"/>
    <w:next w:val="a5"/>
    <w:autoRedefine/>
    <w:uiPriority w:val="39"/>
    <w:unhideWhenUsed/>
    <w:rsid w:val="00911EFF"/>
    <w:pPr>
      <w:ind w:left="1680"/>
    </w:pPr>
    <w:rPr>
      <w:rFonts w:asciiTheme="minorHAnsi" w:hAnsiTheme="minorHAnsi" w:cstheme="minorHAnsi"/>
      <w:sz w:val="18"/>
      <w:szCs w:val="18"/>
    </w:rPr>
  </w:style>
  <w:style w:type="paragraph" w:styleId="af4">
    <w:name w:val="caption"/>
    <w:basedOn w:val="a5"/>
    <w:next w:val="a5"/>
    <w:uiPriority w:val="99"/>
    <w:unhideWhenUsed/>
    <w:qFormat/>
    <w:rsid w:val="00540FBF"/>
    <w:rPr>
      <w:rFonts w:asciiTheme="majorHAnsi" w:eastAsia="黑体" w:hAnsiTheme="majorHAnsi" w:cstheme="majorBidi"/>
      <w:sz w:val="20"/>
      <w:szCs w:val="20"/>
    </w:rPr>
  </w:style>
  <w:style w:type="character" w:customStyle="1" w:styleId="classtext2">
    <w:name w:val="classtext2"/>
    <w:basedOn w:val="a6"/>
    <w:rsid w:val="005E3C8A"/>
    <w:rPr>
      <w:sz w:val="20"/>
      <w:szCs w:val="20"/>
    </w:rPr>
  </w:style>
  <w:style w:type="paragraph" w:customStyle="1" w:styleId="Default">
    <w:name w:val="Default"/>
    <w:rsid w:val="00CB5328"/>
    <w:pPr>
      <w:widowControl w:val="0"/>
      <w:autoSpaceDE w:val="0"/>
      <w:autoSpaceDN w:val="0"/>
      <w:adjustRightInd w:val="0"/>
    </w:pPr>
    <w:rPr>
      <w:rFonts w:ascii="宋体" w:eastAsia="宋体" w:cs="宋体"/>
      <w:color w:val="000000"/>
      <w:kern w:val="0"/>
      <w:sz w:val="24"/>
      <w:szCs w:val="24"/>
    </w:rPr>
  </w:style>
  <w:style w:type="character" w:styleId="af5">
    <w:name w:val="annotation reference"/>
    <w:basedOn w:val="a6"/>
    <w:uiPriority w:val="99"/>
    <w:semiHidden/>
    <w:unhideWhenUsed/>
    <w:rsid w:val="00B46BDA"/>
    <w:rPr>
      <w:sz w:val="16"/>
      <w:szCs w:val="16"/>
    </w:rPr>
  </w:style>
  <w:style w:type="paragraph" w:styleId="af6">
    <w:name w:val="annotation text"/>
    <w:basedOn w:val="a5"/>
    <w:link w:val="Char8"/>
    <w:uiPriority w:val="99"/>
    <w:semiHidden/>
    <w:unhideWhenUsed/>
    <w:rsid w:val="00B46BDA"/>
    <w:pPr>
      <w:spacing w:line="240" w:lineRule="auto"/>
    </w:pPr>
    <w:rPr>
      <w:sz w:val="20"/>
      <w:szCs w:val="20"/>
    </w:rPr>
  </w:style>
  <w:style w:type="character" w:customStyle="1" w:styleId="Char8">
    <w:name w:val="批注文字 Char"/>
    <w:basedOn w:val="a6"/>
    <w:link w:val="af6"/>
    <w:uiPriority w:val="99"/>
    <w:semiHidden/>
    <w:rsid w:val="00B46BDA"/>
    <w:rPr>
      <w:rFonts w:ascii="Times New Roman" w:eastAsia="宋体" w:hAnsi="Times New Roman" w:cs="Times New Roman"/>
      <w:snapToGrid w:val="0"/>
      <w:kern w:val="0"/>
      <w:sz w:val="20"/>
      <w:szCs w:val="20"/>
    </w:rPr>
  </w:style>
  <w:style w:type="paragraph" w:styleId="af7">
    <w:name w:val="annotation subject"/>
    <w:basedOn w:val="af6"/>
    <w:next w:val="af6"/>
    <w:link w:val="Char9"/>
    <w:uiPriority w:val="99"/>
    <w:semiHidden/>
    <w:unhideWhenUsed/>
    <w:rsid w:val="00B46BDA"/>
    <w:rPr>
      <w:b/>
      <w:bCs/>
    </w:rPr>
  </w:style>
  <w:style w:type="character" w:customStyle="1" w:styleId="Char9">
    <w:name w:val="批注主题 Char"/>
    <w:basedOn w:val="Char8"/>
    <w:link w:val="af7"/>
    <w:uiPriority w:val="99"/>
    <w:semiHidden/>
    <w:rsid w:val="00B46BDA"/>
    <w:rPr>
      <w:rFonts w:ascii="Times New Roman" w:eastAsia="宋体" w:hAnsi="Times New Roman" w:cs="Times New Roman"/>
      <w:b/>
      <w:bCs/>
      <w:snapToGrid w:val="0"/>
      <w:kern w:val="0"/>
      <w:sz w:val="20"/>
      <w:szCs w:val="20"/>
    </w:rPr>
  </w:style>
  <w:style w:type="character" w:customStyle="1" w:styleId="6Char">
    <w:name w:val="标题 6 Char"/>
    <w:aliases w:val="heading 6 Char1,6 Char,h6 Char,Heading6 Char,H6 Char,Requirement Char,PIM 6 Char,heading 6 Char Char,heading 6 Char Char Char Char Char,结算规范 标题6 Char,L6 Char,Bullet list Char,BOD 4 Char,正文六级标题 Char,标题 6(ALT+6) Char,第五层条 Char,ITT t6 Char"/>
    <w:basedOn w:val="a6"/>
    <w:link w:val="6"/>
    <w:semiHidden/>
    <w:rsid w:val="00C06B94"/>
    <w:rPr>
      <w:rFonts w:asciiTheme="majorHAnsi" w:eastAsiaTheme="majorEastAsia" w:hAnsiTheme="majorHAnsi" w:cstheme="majorBidi"/>
      <w:b/>
      <w:bCs/>
      <w:snapToGrid w:val="0"/>
      <w:kern w:val="0"/>
      <w:sz w:val="24"/>
      <w:szCs w:val="24"/>
    </w:rPr>
  </w:style>
  <w:style w:type="character" w:customStyle="1" w:styleId="7Char">
    <w:name w:val="标题 7 Char"/>
    <w:aliases w:val="heading 7 Char,正文七级标题 Char,PIM 7 Char,不用 Char,ITT t7 Char,PA Appendix Major Char,letter list Char,7 Char,req3 Char,Header 7 Char,L7 Char,（1） Char,Bulleted list Char,st Char,SDL title Char,h7 Char,lettered list Char,H7 Char,sdl title Char"/>
    <w:basedOn w:val="a6"/>
    <w:link w:val="7"/>
    <w:rsid w:val="00C06B94"/>
    <w:rPr>
      <w:rFonts w:ascii="Times New Roman" w:eastAsia="宋体" w:hAnsi="Times New Roman" w:cs="Times New Roman"/>
      <w:b/>
      <w:bCs/>
      <w:snapToGrid w:val="0"/>
      <w:kern w:val="0"/>
      <w:sz w:val="24"/>
      <w:szCs w:val="24"/>
    </w:rPr>
  </w:style>
  <w:style w:type="character" w:customStyle="1" w:styleId="8Char">
    <w:name w:val="标题 8 Char"/>
    <w:aliases w:val="8 Char,Condition Char,requirement Char,req2 Char,req Char,heading 8 Char"/>
    <w:basedOn w:val="a6"/>
    <w:link w:val="8"/>
    <w:semiHidden/>
    <w:rsid w:val="00C06B94"/>
    <w:rPr>
      <w:rFonts w:asciiTheme="majorHAnsi" w:eastAsiaTheme="majorEastAsia" w:hAnsiTheme="majorHAnsi" w:cstheme="majorBidi"/>
      <w:snapToGrid w:val="0"/>
      <w:kern w:val="0"/>
      <w:sz w:val="24"/>
      <w:szCs w:val="24"/>
    </w:rPr>
  </w:style>
  <w:style w:type="character" w:customStyle="1" w:styleId="9Char">
    <w:name w:val="标题 9 Char"/>
    <w:aliases w:val="ft Char,9 Char,Cond'l Reqt. Char,rb Char,req bullet Char,req1 Char,PIM 9 Char,heading 9 Char"/>
    <w:basedOn w:val="a6"/>
    <w:link w:val="9"/>
    <w:semiHidden/>
    <w:rsid w:val="00C06B94"/>
    <w:rPr>
      <w:rFonts w:asciiTheme="majorHAnsi" w:eastAsiaTheme="majorEastAsia" w:hAnsiTheme="majorHAnsi" w:cstheme="majorBidi"/>
      <w:snapToGrid w:val="0"/>
      <w:kern w:val="0"/>
      <w:szCs w:val="21"/>
    </w:rPr>
  </w:style>
  <w:style w:type="character" w:customStyle="1" w:styleId="Char7">
    <w:name w:val="列出段落 Char"/>
    <w:aliases w:val="lp1 Char"/>
    <w:basedOn w:val="a6"/>
    <w:link w:val="af3"/>
    <w:uiPriority w:val="34"/>
    <w:rsid w:val="00C06B94"/>
    <w:rPr>
      <w:rFonts w:ascii="Times New Roman" w:eastAsia="宋体" w:hAnsi="Times New Roman" w:cs="Times New Roman"/>
      <w:snapToGrid w:val="0"/>
      <w:kern w:val="0"/>
      <w:sz w:val="24"/>
      <w:szCs w:val="21"/>
    </w:rPr>
  </w:style>
  <w:style w:type="character" w:styleId="af8">
    <w:name w:val="Strong"/>
    <w:basedOn w:val="a6"/>
    <w:uiPriority w:val="22"/>
    <w:qFormat/>
    <w:rsid w:val="00C06B94"/>
    <w:rPr>
      <w:b/>
      <w:bCs/>
    </w:rPr>
  </w:style>
  <w:style w:type="paragraph" w:customStyle="1" w:styleId="H4">
    <w:name w:val="H 4"/>
    <w:basedOn w:val="40"/>
    <w:qFormat/>
    <w:rsid w:val="00C06B94"/>
    <w:pPr>
      <w:widowControl/>
      <w:numPr>
        <w:numId w:val="3"/>
      </w:numPr>
      <w:topLinePunct/>
      <w:autoSpaceDE/>
      <w:autoSpaceDN/>
      <w:snapToGrid w:val="0"/>
      <w:spacing w:before="160" w:after="160" w:line="240" w:lineRule="atLeast"/>
      <w:ind w:right="240"/>
    </w:pPr>
    <w:rPr>
      <w:rFonts w:ascii="黑体" w:eastAsia="黑体" w:hAnsi="黑体" w:cs="Times New Roman"/>
      <w:b w:val="0"/>
      <w:bCs w:val="0"/>
      <w:snapToGrid/>
      <w:kern w:val="2"/>
      <w:sz w:val="24"/>
      <w:szCs w:val="20"/>
    </w:rPr>
  </w:style>
  <w:style w:type="paragraph" w:styleId="af9">
    <w:name w:val="Normal (Web)"/>
    <w:basedOn w:val="a5"/>
    <w:uiPriority w:val="99"/>
    <w:unhideWhenUsed/>
    <w:rsid w:val="00C06B94"/>
    <w:pPr>
      <w:widowControl/>
      <w:autoSpaceDE/>
      <w:autoSpaceDN/>
      <w:adjustRightInd/>
      <w:spacing w:before="100" w:beforeAutospacing="1" w:after="100" w:afterAutospacing="1" w:line="240" w:lineRule="auto"/>
    </w:pPr>
    <w:rPr>
      <w:rFonts w:ascii="宋体" w:hAnsi="宋体" w:cs="宋体"/>
      <w:snapToGrid/>
      <w:sz w:val="24"/>
      <w:szCs w:val="24"/>
    </w:rPr>
  </w:style>
  <w:style w:type="paragraph" w:styleId="afa">
    <w:name w:val="Normal Indent"/>
    <w:basedOn w:val="a5"/>
    <w:link w:val="Chara"/>
    <w:rsid w:val="00C06B94"/>
    <w:pPr>
      <w:spacing w:after="120" w:line="240" w:lineRule="auto"/>
      <w:ind w:firstLineChars="200" w:firstLine="420"/>
    </w:pPr>
    <w:rPr>
      <w:snapToGrid/>
      <w:szCs w:val="20"/>
    </w:rPr>
  </w:style>
  <w:style w:type="character" w:customStyle="1" w:styleId="Chara">
    <w:name w:val="正文缩进 Char"/>
    <w:link w:val="afa"/>
    <w:uiPriority w:val="99"/>
    <w:rsid w:val="00C06B94"/>
    <w:rPr>
      <w:rFonts w:ascii="Times New Roman" w:eastAsia="宋体" w:hAnsi="Times New Roman" w:cs="Times New Roman"/>
      <w:kern w:val="0"/>
      <w:szCs w:val="20"/>
    </w:rPr>
  </w:style>
  <w:style w:type="paragraph" w:customStyle="1" w:styleId="afb">
    <w:name w:val="文档正文"/>
    <w:basedOn w:val="a5"/>
    <w:qFormat/>
    <w:rsid w:val="00C06B94"/>
    <w:pPr>
      <w:autoSpaceDE/>
      <w:autoSpaceDN/>
      <w:adjustRightInd/>
      <w:snapToGrid w:val="0"/>
      <w:ind w:firstLineChars="200" w:firstLine="200"/>
      <w:jc w:val="both"/>
    </w:pPr>
    <w:rPr>
      <w:snapToGrid/>
      <w:kern w:val="2"/>
      <w:szCs w:val="24"/>
    </w:rPr>
  </w:style>
  <w:style w:type="paragraph" w:customStyle="1" w:styleId="a">
    <w:name w:val="图号"/>
    <w:basedOn w:val="a5"/>
    <w:rsid w:val="00C06B94"/>
    <w:pPr>
      <w:numPr>
        <w:numId w:val="7"/>
      </w:numPr>
      <w:autoSpaceDE/>
      <w:autoSpaceDN/>
      <w:adjustRightInd/>
      <w:spacing w:before="105"/>
      <w:jc w:val="center"/>
    </w:pPr>
    <w:rPr>
      <w:rFonts w:ascii="宋体"/>
      <w:snapToGrid/>
      <w:kern w:val="2"/>
      <w:szCs w:val="24"/>
    </w:rPr>
  </w:style>
  <w:style w:type="paragraph" w:customStyle="1" w:styleId="QB">
    <w:name w:val="QB正文"/>
    <w:basedOn w:val="a5"/>
    <w:link w:val="QBChar"/>
    <w:qFormat/>
    <w:rsid w:val="003D560C"/>
    <w:pPr>
      <w:widowControl/>
      <w:adjustRightInd/>
      <w:spacing w:line="240" w:lineRule="auto"/>
      <w:ind w:firstLineChars="200" w:firstLine="200"/>
      <w:jc w:val="both"/>
    </w:pPr>
    <w:rPr>
      <w:rFonts w:ascii="宋体"/>
      <w:noProof/>
      <w:snapToGrid/>
      <w:szCs w:val="20"/>
    </w:rPr>
  </w:style>
  <w:style w:type="character" w:customStyle="1" w:styleId="QBChar">
    <w:name w:val="QB正文 Char"/>
    <w:basedOn w:val="a6"/>
    <w:link w:val="QB"/>
    <w:rsid w:val="003D560C"/>
    <w:rPr>
      <w:rFonts w:ascii="宋体" w:eastAsia="宋体" w:hAnsi="Times New Roman" w:cs="Times New Roman"/>
      <w:noProof/>
      <w:kern w:val="0"/>
      <w:szCs w:val="20"/>
    </w:rPr>
  </w:style>
  <w:style w:type="paragraph" w:styleId="afc">
    <w:name w:val="Body Text First Indent"/>
    <w:basedOn w:val="ae"/>
    <w:link w:val="Charb"/>
    <w:uiPriority w:val="99"/>
    <w:unhideWhenUsed/>
    <w:rsid w:val="00D0109D"/>
    <w:pPr>
      <w:ind w:firstLineChars="100" w:firstLine="420"/>
    </w:pPr>
    <w:rPr>
      <w:sz w:val="21"/>
    </w:rPr>
  </w:style>
  <w:style w:type="character" w:customStyle="1" w:styleId="Charb">
    <w:name w:val="正文首行缩进 Char"/>
    <w:basedOn w:val="Char2"/>
    <w:link w:val="afc"/>
    <w:uiPriority w:val="99"/>
    <w:rsid w:val="00D0109D"/>
  </w:style>
  <w:style w:type="character" w:customStyle="1" w:styleId="WordProChar">
    <w:name w:val="正文首行缩进(WordPro) Char"/>
    <w:basedOn w:val="a6"/>
    <w:link w:val="WordPro"/>
    <w:rsid w:val="00795A36"/>
  </w:style>
  <w:style w:type="paragraph" w:customStyle="1" w:styleId="WordPro">
    <w:name w:val="正文首行缩进(WordPro)"/>
    <w:basedOn w:val="a5"/>
    <w:link w:val="WordProChar"/>
    <w:rsid w:val="00795A36"/>
    <w:pPr>
      <w:spacing w:before="105" w:line="240" w:lineRule="auto"/>
      <w:ind w:left="1134"/>
      <w:jc w:val="both"/>
    </w:pPr>
    <w:rPr>
      <w:rFonts w:asciiTheme="minorHAnsi" w:eastAsiaTheme="minorEastAsia" w:hAnsiTheme="minorHAnsi" w:cstheme="minorBidi"/>
      <w:snapToGrid/>
      <w:kern w:val="2"/>
      <w:szCs w:val="22"/>
    </w:rPr>
  </w:style>
  <w:style w:type="paragraph" w:customStyle="1" w:styleId="NormalH1">
    <w:name w:val="Normal H1"/>
    <w:next w:val="afa"/>
    <w:rsid w:val="00453AB3"/>
    <w:pPr>
      <w:tabs>
        <w:tab w:val="num" w:pos="1117"/>
      </w:tabs>
      <w:spacing w:after="120"/>
      <w:ind w:left="1117" w:hanging="397"/>
      <w:outlineLvl w:val="3"/>
    </w:pPr>
    <w:rPr>
      <w:rFonts w:ascii="Times New Roman" w:eastAsia="宋体" w:hAnsi="Times New Roman" w:cs="Times New Roman"/>
      <w:kern w:val="0"/>
      <w:szCs w:val="20"/>
    </w:rPr>
  </w:style>
  <w:style w:type="paragraph" w:customStyle="1" w:styleId="UseCase1">
    <w:name w:val="UseCase 1"/>
    <w:basedOn w:val="a5"/>
    <w:rsid w:val="00453AB3"/>
    <w:pPr>
      <w:widowControl/>
      <w:tabs>
        <w:tab w:val="num" w:pos="1514"/>
      </w:tabs>
      <w:autoSpaceDE/>
      <w:autoSpaceDN/>
      <w:adjustRightInd/>
      <w:spacing w:after="120" w:line="240" w:lineRule="auto"/>
      <w:ind w:left="1514" w:hanging="397"/>
      <w:outlineLvl w:val="7"/>
    </w:pPr>
    <w:rPr>
      <w:snapToGrid/>
      <w:szCs w:val="20"/>
    </w:rPr>
  </w:style>
  <w:style w:type="paragraph" w:customStyle="1" w:styleId="a4">
    <w:name w:val="表号"/>
    <w:basedOn w:val="a5"/>
    <w:next w:val="afc"/>
    <w:rsid w:val="00453AB3"/>
    <w:pPr>
      <w:keepLines/>
      <w:numPr>
        <w:numId w:val="30"/>
      </w:numPr>
      <w:jc w:val="center"/>
    </w:pPr>
    <w:rPr>
      <w:rFonts w:ascii="Arial" w:hAnsi="Arial"/>
      <w:snapToGrid/>
      <w:sz w:val="18"/>
      <w:szCs w:val="18"/>
    </w:rPr>
  </w:style>
  <w:style w:type="paragraph" w:customStyle="1" w:styleId="UseCase2">
    <w:name w:val="UseCase 2"/>
    <w:rsid w:val="002A5580"/>
    <w:pPr>
      <w:numPr>
        <w:ilvl w:val="8"/>
        <w:numId w:val="32"/>
      </w:numPr>
      <w:outlineLvl w:val="8"/>
    </w:pPr>
    <w:rPr>
      <w:rFonts w:ascii="Times New Roman" w:eastAsia="宋体" w:hAnsi="Times New Roman" w:cs="Times New Roman"/>
      <w:kern w:val="0"/>
      <w:szCs w:val="20"/>
    </w:rPr>
  </w:style>
  <w:style w:type="paragraph" w:customStyle="1" w:styleId="TableHeading">
    <w:name w:val="Table Heading 一"/>
    <w:next w:val="TableText"/>
    <w:qFormat/>
    <w:rsid w:val="002A5580"/>
    <w:pPr>
      <w:widowControl w:val="0"/>
      <w:autoSpaceDE w:val="0"/>
      <w:autoSpaceDN w:val="0"/>
      <w:adjustRightInd w:val="0"/>
      <w:snapToGrid w:val="0"/>
      <w:spacing w:before="80" w:after="80" w:line="240" w:lineRule="atLeast"/>
    </w:pPr>
    <w:rPr>
      <w:rFonts w:ascii="Arial" w:eastAsia="黑体" w:hAnsi="Arial" w:cs="Times New Roman"/>
      <w:snapToGrid w:val="0"/>
      <w:szCs w:val="21"/>
    </w:rPr>
  </w:style>
  <w:style w:type="paragraph" w:customStyle="1" w:styleId="TableText">
    <w:name w:val="Table Text一"/>
    <w:qFormat/>
    <w:rsid w:val="002A5580"/>
    <w:pPr>
      <w:tabs>
        <w:tab w:val="decimal" w:pos="0"/>
      </w:tabs>
      <w:adjustRightInd w:val="0"/>
      <w:snapToGrid w:val="0"/>
      <w:spacing w:before="80" w:after="80" w:line="240" w:lineRule="atLeast"/>
    </w:pPr>
    <w:rPr>
      <w:rFonts w:ascii="Arial" w:eastAsia="宋体" w:hAnsi="Arial" w:cs="Times New Roman"/>
      <w:noProof/>
      <w:kern w:val="0"/>
      <w:szCs w:val="21"/>
    </w:rPr>
  </w:style>
</w:styles>
</file>

<file path=word/webSettings.xml><?xml version="1.0" encoding="utf-8"?>
<w:webSettings xmlns:r="http://schemas.openxmlformats.org/officeDocument/2006/relationships" xmlns:w="http://schemas.openxmlformats.org/wordprocessingml/2006/main">
  <w:divs>
    <w:div w:id="1930610">
      <w:bodyDiv w:val="1"/>
      <w:marLeft w:val="0"/>
      <w:marRight w:val="0"/>
      <w:marTop w:val="0"/>
      <w:marBottom w:val="0"/>
      <w:divBdr>
        <w:top w:val="none" w:sz="0" w:space="0" w:color="auto"/>
        <w:left w:val="none" w:sz="0" w:space="0" w:color="auto"/>
        <w:bottom w:val="none" w:sz="0" w:space="0" w:color="auto"/>
        <w:right w:val="none" w:sz="0" w:space="0" w:color="auto"/>
      </w:divBdr>
      <w:divsChild>
        <w:div w:id="1079718699">
          <w:marLeft w:val="0"/>
          <w:marRight w:val="68"/>
          <w:marTop w:val="68"/>
          <w:marBottom w:val="68"/>
          <w:divBdr>
            <w:top w:val="none" w:sz="0" w:space="0" w:color="auto"/>
            <w:left w:val="none" w:sz="0" w:space="0" w:color="auto"/>
            <w:bottom w:val="none" w:sz="0" w:space="0" w:color="auto"/>
            <w:right w:val="none" w:sz="0" w:space="0" w:color="auto"/>
          </w:divBdr>
          <w:divsChild>
            <w:div w:id="529537064">
              <w:marLeft w:val="0"/>
              <w:marRight w:val="0"/>
              <w:marTop w:val="0"/>
              <w:marBottom w:val="0"/>
              <w:divBdr>
                <w:top w:val="none" w:sz="0" w:space="0" w:color="auto"/>
                <w:left w:val="none" w:sz="0" w:space="0" w:color="auto"/>
                <w:bottom w:val="none" w:sz="0" w:space="0" w:color="auto"/>
                <w:right w:val="none" w:sz="0" w:space="0" w:color="auto"/>
              </w:divBdr>
              <w:divsChild>
                <w:div w:id="1580284392">
                  <w:marLeft w:val="0"/>
                  <w:marRight w:val="0"/>
                  <w:marTop w:val="0"/>
                  <w:marBottom w:val="0"/>
                  <w:divBdr>
                    <w:top w:val="none" w:sz="0" w:space="0" w:color="auto"/>
                    <w:left w:val="none" w:sz="0" w:space="0" w:color="auto"/>
                    <w:bottom w:val="none" w:sz="0" w:space="0" w:color="auto"/>
                    <w:right w:val="none" w:sz="0" w:space="0" w:color="auto"/>
                  </w:divBdr>
                  <w:divsChild>
                    <w:div w:id="1469056713">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20667816">
                              <w:marLeft w:val="0"/>
                              <w:marRight w:val="0"/>
                              <w:marTop w:val="0"/>
                              <w:marBottom w:val="0"/>
                              <w:divBdr>
                                <w:top w:val="none" w:sz="0" w:space="0" w:color="auto"/>
                                <w:left w:val="none" w:sz="0" w:space="0" w:color="auto"/>
                                <w:bottom w:val="none" w:sz="0" w:space="0" w:color="auto"/>
                                <w:right w:val="none" w:sz="0" w:space="0" w:color="auto"/>
                              </w:divBdr>
                              <w:divsChild>
                                <w:div w:id="1927036852">
                                  <w:marLeft w:val="1"/>
                                  <w:marRight w:val="0"/>
                                  <w:marTop w:val="27"/>
                                  <w:marBottom w:val="0"/>
                                  <w:divBdr>
                                    <w:top w:val="none" w:sz="0" w:space="0" w:color="auto"/>
                                    <w:left w:val="none" w:sz="0" w:space="0" w:color="auto"/>
                                    <w:bottom w:val="single" w:sz="6" w:space="0" w:color="EFEFEF"/>
                                    <w:right w:val="none" w:sz="0" w:space="0" w:color="auto"/>
                                  </w:divBdr>
                                  <w:divsChild>
                                    <w:div w:id="1693339313">
                                      <w:marLeft w:val="0"/>
                                      <w:marRight w:val="0"/>
                                      <w:marTop w:val="0"/>
                                      <w:marBottom w:val="0"/>
                                      <w:divBdr>
                                        <w:top w:val="none" w:sz="0" w:space="0" w:color="auto"/>
                                        <w:left w:val="none" w:sz="0" w:space="0" w:color="auto"/>
                                        <w:bottom w:val="none" w:sz="0" w:space="0" w:color="auto"/>
                                        <w:right w:val="none" w:sz="0" w:space="0" w:color="auto"/>
                                      </w:divBdr>
                                      <w:divsChild>
                                        <w:div w:id="18207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64454">
      <w:bodyDiv w:val="1"/>
      <w:marLeft w:val="0"/>
      <w:marRight w:val="0"/>
      <w:marTop w:val="0"/>
      <w:marBottom w:val="0"/>
      <w:divBdr>
        <w:top w:val="none" w:sz="0" w:space="0" w:color="auto"/>
        <w:left w:val="none" w:sz="0" w:space="0" w:color="auto"/>
        <w:bottom w:val="none" w:sz="0" w:space="0" w:color="auto"/>
        <w:right w:val="none" w:sz="0" w:space="0" w:color="auto"/>
      </w:divBdr>
    </w:div>
    <w:div w:id="148910168">
      <w:bodyDiv w:val="1"/>
      <w:marLeft w:val="0"/>
      <w:marRight w:val="0"/>
      <w:marTop w:val="0"/>
      <w:marBottom w:val="0"/>
      <w:divBdr>
        <w:top w:val="none" w:sz="0" w:space="0" w:color="auto"/>
        <w:left w:val="none" w:sz="0" w:space="0" w:color="auto"/>
        <w:bottom w:val="none" w:sz="0" w:space="0" w:color="auto"/>
        <w:right w:val="none" w:sz="0" w:space="0" w:color="auto"/>
      </w:divBdr>
      <w:divsChild>
        <w:div w:id="28384161">
          <w:marLeft w:val="0"/>
          <w:marRight w:val="68"/>
          <w:marTop w:val="68"/>
          <w:marBottom w:val="68"/>
          <w:divBdr>
            <w:top w:val="none" w:sz="0" w:space="0" w:color="auto"/>
            <w:left w:val="none" w:sz="0" w:space="0" w:color="auto"/>
            <w:bottom w:val="none" w:sz="0" w:space="0" w:color="auto"/>
            <w:right w:val="none" w:sz="0" w:space="0" w:color="auto"/>
          </w:divBdr>
          <w:divsChild>
            <w:div w:id="1329482333">
              <w:marLeft w:val="0"/>
              <w:marRight w:val="0"/>
              <w:marTop w:val="0"/>
              <w:marBottom w:val="0"/>
              <w:divBdr>
                <w:top w:val="none" w:sz="0" w:space="0" w:color="auto"/>
                <w:left w:val="none" w:sz="0" w:space="0" w:color="auto"/>
                <w:bottom w:val="none" w:sz="0" w:space="0" w:color="auto"/>
                <w:right w:val="none" w:sz="0" w:space="0" w:color="auto"/>
              </w:divBdr>
              <w:divsChild>
                <w:div w:id="1986084844">
                  <w:marLeft w:val="0"/>
                  <w:marRight w:val="0"/>
                  <w:marTop w:val="0"/>
                  <w:marBottom w:val="0"/>
                  <w:divBdr>
                    <w:top w:val="none" w:sz="0" w:space="0" w:color="auto"/>
                    <w:left w:val="none" w:sz="0" w:space="0" w:color="auto"/>
                    <w:bottom w:val="none" w:sz="0" w:space="0" w:color="auto"/>
                    <w:right w:val="none" w:sz="0" w:space="0" w:color="auto"/>
                  </w:divBdr>
                  <w:divsChild>
                    <w:div w:id="344787391">
                      <w:marLeft w:val="0"/>
                      <w:marRight w:val="0"/>
                      <w:marTop w:val="0"/>
                      <w:marBottom w:val="0"/>
                      <w:divBdr>
                        <w:top w:val="none" w:sz="0" w:space="0" w:color="auto"/>
                        <w:left w:val="none" w:sz="0" w:space="0" w:color="auto"/>
                        <w:bottom w:val="none" w:sz="0" w:space="0" w:color="auto"/>
                        <w:right w:val="none" w:sz="0" w:space="0" w:color="auto"/>
                      </w:divBdr>
                      <w:divsChild>
                        <w:div w:id="1860310498">
                          <w:marLeft w:val="0"/>
                          <w:marRight w:val="0"/>
                          <w:marTop w:val="0"/>
                          <w:marBottom w:val="0"/>
                          <w:divBdr>
                            <w:top w:val="none" w:sz="0" w:space="0" w:color="auto"/>
                            <w:left w:val="none" w:sz="0" w:space="0" w:color="auto"/>
                            <w:bottom w:val="none" w:sz="0" w:space="0" w:color="auto"/>
                            <w:right w:val="none" w:sz="0" w:space="0" w:color="auto"/>
                          </w:divBdr>
                          <w:divsChild>
                            <w:div w:id="664210449">
                              <w:marLeft w:val="0"/>
                              <w:marRight w:val="0"/>
                              <w:marTop w:val="0"/>
                              <w:marBottom w:val="0"/>
                              <w:divBdr>
                                <w:top w:val="none" w:sz="0" w:space="0" w:color="auto"/>
                                <w:left w:val="none" w:sz="0" w:space="0" w:color="auto"/>
                                <w:bottom w:val="none" w:sz="0" w:space="0" w:color="auto"/>
                                <w:right w:val="none" w:sz="0" w:space="0" w:color="auto"/>
                              </w:divBdr>
                              <w:divsChild>
                                <w:div w:id="45420089">
                                  <w:marLeft w:val="1"/>
                                  <w:marRight w:val="0"/>
                                  <w:marTop w:val="27"/>
                                  <w:marBottom w:val="0"/>
                                  <w:divBdr>
                                    <w:top w:val="none" w:sz="0" w:space="0" w:color="auto"/>
                                    <w:left w:val="none" w:sz="0" w:space="0" w:color="auto"/>
                                    <w:bottom w:val="single" w:sz="6" w:space="0" w:color="EFEFEF"/>
                                    <w:right w:val="none" w:sz="0" w:space="0" w:color="auto"/>
                                  </w:divBdr>
                                  <w:divsChild>
                                    <w:div w:id="3073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37763">
      <w:bodyDiv w:val="1"/>
      <w:marLeft w:val="0"/>
      <w:marRight w:val="0"/>
      <w:marTop w:val="0"/>
      <w:marBottom w:val="0"/>
      <w:divBdr>
        <w:top w:val="none" w:sz="0" w:space="0" w:color="auto"/>
        <w:left w:val="none" w:sz="0" w:space="0" w:color="auto"/>
        <w:bottom w:val="none" w:sz="0" w:space="0" w:color="auto"/>
        <w:right w:val="none" w:sz="0" w:space="0" w:color="auto"/>
      </w:divBdr>
    </w:div>
    <w:div w:id="178159490">
      <w:bodyDiv w:val="1"/>
      <w:marLeft w:val="0"/>
      <w:marRight w:val="0"/>
      <w:marTop w:val="0"/>
      <w:marBottom w:val="0"/>
      <w:divBdr>
        <w:top w:val="none" w:sz="0" w:space="0" w:color="auto"/>
        <w:left w:val="none" w:sz="0" w:space="0" w:color="auto"/>
        <w:bottom w:val="none" w:sz="0" w:space="0" w:color="auto"/>
        <w:right w:val="none" w:sz="0" w:space="0" w:color="auto"/>
      </w:divBdr>
    </w:div>
    <w:div w:id="180630384">
      <w:bodyDiv w:val="1"/>
      <w:marLeft w:val="0"/>
      <w:marRight w:val="0"/>
      <w:marTop w:val="0"/>
      <w:marBottom w:val="0"/>
      <w:divBdr>
        <w:top w:val="none" w:sz="0" w:space="0" w:color="auto"/>
        <w:left w:val="none" w:sz="0" w:space="0" w:color="auto"/>
        <w:bottom w:val="none" w:sz="0" w:space="0" w:color="auto"/>
        <w:right w:val="none" w:sz="0" w:space="0" w:color="auto"/>
      </w:divBdr>
      <w:divsChild>
        <w:div w:id="774597076">
          <w:marLeft w:val="0"/>
          <w:marRight w:val="68"/>
          <w:marTop w:val="68"/>
          <w:marBottom w:val="68"/>
          <w:divBdr>
            <w:top w:val="none" w:sz="0" w:space="0" w:color="auto"/>
            <w:left w:val="none" w:sz="0" w:space="0" w:color="auto"/>
            <w:bottom w:val="none" w:sz="0" w:space="0" w:color="auto"/>
            <w:right w:val="none" w:sz="0" w:space="0" w:color="auto"/>
          </w:divBdr>
          <w:divsChild>
            <w:div w:id="1511527333">
              <w:marLeft w:val="0"/>
              <w:marRight w:val="0"/>
              <w:marTop w:val="0"/>
              <w:marBottom w:val="0"/>
              <w:divBdr>
                <w:top w:val="none" w:sz="0" w:space="0" w:color="auto"/>
                <w:left w:val="none" w:sz="0" w:space="0" w:color="auto"/>
                <w:bottom w:val="none" w:sz="0" w:space="0" w:color="auto"/>
                <w:right w:val="none" w:sz="0" w:space="0" w:color="auto"/>
              </w:divBdr>
              <w:divsChild>
                <w:div w:id="249046665">
                  <w:marLeft w:val="0"/>
                  <w:marRight w:val="0"/>
                  <w:marTop w:val="0"/>
                  <w:marBottom w:val="0"/>
                  <w:divBdr>
                    <w:top w:val="none" w:sz="0" w:space="0" w:color="auto"/>
                    <w:left w:val="none" w:sz="0" w:space="0" w:color="auto"/>
                    <w:bottom w:val="none" w:sz="0" w:space="0" w:color="auto"/>
                    <w:right w:val="none" w:sz="0" w:space="0" w:color="auto"/>
                  </w:divBdr>
                  <w:divsChild>
                    <w:div w:id="2077048396">
                      <w:marLeft w:val="0"/>
                      <w:marRight w:val="0"/>
                      <w:marTop w:val="0"/>
                      <w:marBottom w:val="0"/>
                      <w:divBdr>
                        <w:top w:val="none" w:sz="0" w:space="0" w:color="auto"/>
                        <w:left w:val="none" w:sz="0" w:space="0" w:color="auto"/>
                        <w:bottom w:val="none" w:sz="0" w:space="0" w:color="auto"/>
                        <w:right w:val="none" w:sz="0" w:space="0" w:color="auto"/>
                      </w:divBdr>
                      <w:divsChild>
                        <w:div w:id="1204172393">
                          <w:marLeft w:val="0"/>
                          <w:marRight w:val="0"/>
                          <w:marTop w:val="0"/>
                          <w:marBottom w:val="0"/>
                          <w:divBdr>
                            <w:top w:val="none" w:sz="0" w:space="0" w:color="auto"/>
                            <w:left w:val="none" w:sz="0" w:space="0" w:color="auto"/>
                            <w:bottom w:val="none" w:sz="0" w:space="0" w:color="auto"/>
                            <w:right w:val="none" w:sz="0" w:space="0" w:color="auto"/>
                          </w:divBdr>
                          <w:divsChild>
                            <w:div w:id="710687076">
                              <w:marLeft w:val="0"/>
                              <w:marRight w:val="0"/>
                              <w:marTop w:val="0"/>
                              <w:marBottom w:val="0"/>
                              <w:divBdr>
                                <w:top w:val="none" w:sz="0" w:space="0" w:color="auto"/>
                                <w:left w:val="none" w:sz="0" w:space="0" w:color="auto"/>
                                <w:bottom w:val="none" w:sz="0" w:space="0" w:color="auto"/>
                                <w:right w:val="none" w:sz="0" w:space="0" w:color="auto"/>
                              </w:divBdr>
                              <w:divsChild>
                                <w:div w:id="1985815989">
                                  <w:marLeft w:val="1"/>
                                  <w:marRight w:val="0"/>
                                  <w:marTop w:val="27"/>
                                  <w:marBottom w:val="0"/>
                                  <w:divBdr>
                                    <w:top w:val="none" w:sz="0" w:space="0" w:color="auto"/>
                                    <w:left w:val="none" w:sz="0" w:space="0" w:color="auto"/>
                                    <w:bottom w:val="single" w:sz="6" w:space="0" w:color="EFEFEF"/>
                                    <w:right w:val="none" w:sz="0" w:space="0" w:color="auto"/>
                                  </w:divBdr>
                                  <w:divsChild>
                                    <w:div w:id="1047417201">
                                      <w:marLeft w:val="0"/>
                                      <w:marRight w:val="0"/>
                                      <w:marTop w:val="0"/>
                                      <w:marBottom w:val="0"/>
                                      <w:divBdr>
                                        <w:top w:val="none" w:sz="0" w:space="0" w:color="auto"/>
                                        <w:left w:val="none" w:sz="0" w:space="0" w:color="auto"/>
                                        <w:bottom w:val="none" w:sz="0" w:space="0" w:color="auto"/>
                                        <w:right w:val="none" w:sz="0" w:space="0" w:color="auto"/>
                                      </w:divBdr>
                                      <w:divsChild>
                                        <w:div w:id="2650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68192">
      <w:bodyDiv w:val="1"/>
      <w:marLeft w:val="0"/>
      <w:marRight w:val="0"/>
      <w:marTop w:val="0"/>
      <w:marBottom w:val="0"/>
      <w:divBdr>
        <w:top w:val="none" w:sz="0" w:space="0" w:color="auto"/>
        <w:left w:val="none" w:sz="0" w:space="0" w:color="auto"/>
        <w:bottom w:val="none" w:sz="0" w:space="0" w:color="auto"/>
        <w:right w:val="none" w:sz="0" w:space="0" w:color="auto"/>
      </w:divBdr>
      <w:divsChild>
        <w:div w:id="387849930">
          <w:marLeft w:val="0"/>
          <w:marRight w:val="0"/>
          <w:marTop w:val="0"/>
          <w:marBottom w:val="0"/>
          <w:divBdr>
            <w:top w:val="none" w:sz="0" w:space="0" w:color="auto"/>
            <w:left w:val="none" w:sz="0" w:space="0" w:color="auto"/>
            <w:bottom w:val="none" w:sz="0" w:space="0" w:color="auto"/>
            <w:right w:val="none" w:sz="0" w:space="0" w:color="auto"/>
          </w:divBdr>
        </w:div>
        <w:div w:id="972565387">
          <w:marLeft w:val="0"/>
          <w:marRight w:val="0"/>
          <w:marTop w:val="0"/>
          <w:marBottom w:val="0"/>
          <w:divBdr>
            <w:top w:val="none" w:sz="0" w:space="0" w:color="auto"/>
            <w:left w:val="none" w:sz="0" w:space="0" w:color="auto"/>
            <w:bottom w:val="none" w:sz="0" w:space="0" w:color="auto"/>
            <w:right w:val="none" w:sz="0" w:space="0" w:color="auto"/>
          </w:divBdr>
        </w:div>
      </w:divsChild>
    </w:div>
    <w:div w:id="243805551">
      <w:bodyDiv w:val="1"/>
      <w:marLeft w:val="0"/>
      <w:marRight w:val="0"/>
      <w:marTop w:val="0"/>
      <w:marBottom w:val="0"/>
      <w:divBdr>
        <w:top w:val="none" w:sz="0" w:space="0" w:color="auto"/>
        <w:left w:val="none" w:sz="0" w:space="0" w:color="auto"/>
        <w:bottom w:val="none" w:sz="0" w:space="0" w:color="auto"/>
        <w:right w:val="none" w:sz="0" w:space="0" w:color="auto"/>
      </w:divBdr>
      <w:divsChild>
        <w:div w:id="1850244202">
          <w:marLeft w:val="0"/>
          <w:marRight w:val="75"/>
          <w:marTop w:val="75"/>
          <w:marBottom w:val="75"/>
          <w:divBdr>
            <w:top w:val="none" w:sz="0" w:space="0" w:color="auto"/>
            <w:left w:val="none" w:sz="0" w:space="0" w:color="auto"/>
            <w:bottom w:val="none" w:sz="0" w:space="0" w:color="auto"/>
            <w:right w:val="none" w:sz="0" w:space="0" w:color="auto"/>
          </w:divBdr>
          <w:divsChild>
            <w:div w:id="1720740030">
              <w:marLeft w:val="0"/>
              <w:marRight w:val="0"/>
              <w:marTop w:val="0"/>
              <w:marBottom w:val="0"/>
              <w:divBdr>
                <w:top w:val="none" w:sz="0" w:space="0" w:color="auto"/>
                <w:left w:val="none" w:sz="0" w:space="0" w:color="auto"/>
                <w:bottom w:val="none" w:sz="0" w:space="0" w:color="auto"/>
                <w:right w:val="none" w:sz="0" w:space="0" w:color="auto"/>
              </w:divBdr>
              <w:divsChild>
                <w:div w:id="956720932">
                  <w:marLeft w:val="0"/>
                  <w:marRight w:val="0"/>
                  <w:marTop w:val="0"/>
                  <w:marBottom w:val="0"/>
                  <w:divBdr>
                    <w:top w:val="none" w:sz="0" w:space="0" w:color="auto"/>
                    <w:left w:val="none" w:sz="0" w:space="0" w:color="auto"/>
                    <w:bottom w:val="none" w:sz="0" w:space="0" w:color="auto"/>
                    <w:right w:val="none" w:sz="0" w:space="0" w:color="auto"/>
                  </w:divBdr>
                  <w:divsChild>
                    <w:div w:id="1294167609">
                      <w:marLeft w:val="0"/>
                      <w:marRight w:val="0"/>
                      <w:marTop w:val="0"/>
                      <w:marBottom w:val="0"/>
                      <w:divBdr>
                        <w:top w:val="none" w:sz="0" w:space="0" w:color="auto"/>
                        <w:left w:val="none" w:sz="0" w:space="0" w:color="auto"/>
                        <w:bottom w:val="none" w:sz="0" w:space="0" w:color="auto"/>
                        <w:right w:val="none" w:sz="0" w:space="0" w:color="auto"/>
                      </w:divBdr>
                      <w:divsChild>
                        <w:div w:id="1039470859">
                          <w:marLeft w:val="0"/>
                          <w:marRight w:val="0"/>
                          <w:marTop w:val="0"/>
                          <w:marBottom w:val="0"/>
                          <w:divBdr>
                            <w:top w:val="none" w:sz="0" w:space="0" w:color="auto"/>
                            <w:left w:val="none" w:sz="0" w:space="0" w:color="auto"/>
                            <w:bottom w:val="none" w:sz="0" w:space="0" w:color="auto"/>
                            <w:right w:val="none" w:sz="0" w:space="0" w:color="auto"/>
                          </w:divBdr>
                          <w:divsChild>
                            <w:div w:id="1379428364">
                              <w:marLeft w:val="0"/>
                              <w:marRight w:val="0"/>
                              <w:marTop w:val="0"/>
                              <w:marBottom w:val="0"/>
                              <w:divBdr>
                                <w:top w:val="none" w:sz="0" w:space="0" w:color="auto"/>
                                <w:left w:val="none" w:sz="0" w:space="0" w:color="auto"/>
                                <w:bottom w:val="none" w:sz="0" w:space="0" w:color="auto"/>
                                <w:right w:val="none" w:sz="0" w:space="0" w:color="auto"/>
                              </w:divBdr>
                              <w:divsChild>
                                <w:div w:id="220479558">
                                  <w:marLeft w:val="1"/>
                                  <w:marRight w:val="0"/>
                                  <w:marTop w:val="30"/>
                                  <w:marBottom w:val="0"/>
                                  <w:divBdr>
                                    <w:top w:val="none" w:sz="0" w:space="0" w:color="auto"/>
                                    <w:left w:val="none" w:sz="0" w:space="0" w:color="auto"/>
                                    <w:bottom w:val="single" w:sz="6" w:space="0" w:color="EFEFEF"/>
                                    <w:right w:val="none" w:sz="0" w:space="0" w:color="auto"/>
                                  </w:divBdr>
                                  <w:divsChild>
                                    <w:div w:id="1424838615">
                                      <w:marLeft w:val="0"/>
                                      <w:marRight w:val="0"/>
                                      <w:marTop w:val="0"/>
                                      <w:marBottom w:val="0"/>
                                      <w:divBdr>
                                        <w:top w:val="none" w:sz="0" w:space="0" w:color="auto"/>
                                        <w:left w:val="none" w:sz="0" w:space="0" w:color="auto"/>
                                        <w:bottom w:val="none" w:sz="0" w:space="0" w:color="auto"/>
                                        <w:right w:val="none" w:sz="0" w:space="0" w:color="auto"/>
                                      </w:divBdr>
                                      <w:divsChild>
                                        <w:div w:id="1150908213">
                                          <w:marLeft w:val="0"/>
                                          <w:marRight w:val="0"/>
                                          <w:marTop w:val="0"/>
                                          <w:marBottom w:val="0"/>
                                          <w:divBdr>
                                            <w:top w:val="none" w:sz="0" w:space="0" w:color="auto"/>
                                            <w:left w:val="none" w:sz="0" w:space="0" w:color="auto"/>
                                            <w:bottom w:val="none" w:sz="0" w:space="0" w:color="auto"/>
                                            <w:right w:val="none" w:sz="0" w:space="0" w:color="auto"/>
                                          </w:divBdr>
                                          <w:divsChild>
                                            <w:div w:id="324862571">
                                              <w:marLeft w:val="0"/>
                                              <w:marRight w:val="0"/>
                                              <w:marTop w:val="0"/>
                                              <w:marBottom w:val="0"/>
                                              <w:divBdr>
                                                <w:top w:val="none" w:sz="0" w:space="0" w:color="auto"/>
                                                <w:left w:val="none" w:sz="0" w:space="0" w:color="auto"/>
                                                <w:bottom w:val="none" w:sz="0" w:space="0" w:color="auto"/>
                                                <w:right w:val="none" w:sz="0" w:space="0" w:color="auto"/>
                                              </w:divBdr>
                                              <w:divsChild>
                                                <w:div w:id="2024555412">
                                                  <w:marLeft w:val="0"/>
                                                  <w:marRight w:val="0"/>
                                                  <w:marTop w:val="0"/>
                                                  <w:marBottom w:val="0"/>
                                                  <w:divBdr>
                                                    <w:top w:val="none" w:sz="0" w:space="0" w:color="auto"/>
                                                    <w:left w:val="none" w:sz="0" w:space="0" w:color="auto"/>
                                                    <w:bottom w:val="none" w:sz="0" w:space="0" w:color="auto"/>
                                                    <w:right w:val="none" w:sz="0" w:space="0" w:color="auto"/>
                                                  </w:divBdr>
                                                  <w:divsChild>
                                                    <w:div w:id="885533752">
                                                      <w:marLeft w:val="0"/>
                                                      <w:marRight w:val="0"/>
                                                      <w:marTop w:val="0"/>
                                                      <w:marBottom w:val="0"/>
                                                      <w:divBdr>
                                                        <w:top w:val="none" w:sz="0" w:space="0" w:color="auto"/>
                                                        <w:left w:val="none" w:sz="0" w:space="0" w:color="auto"/>
                                                        <w:bottom w:val="none" w:sz="0" w:space="0" w:color="auto"/>
                                                        <w:right w:val="none" w:sz="0" w:space="0" w:color="auto"/>
                                                      </w:divBdr>
                                                      <w:divsChild>
                                                        <w:div w:id="2862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1181068">
      <w:bodyDiv w:val="1"/>
      <w:marLeft w:val="0"/>
      <w:marRight w:val="0"/>
      <w:marTop w:val="0"/>
      <w:marBottom w:val="0"/>
      <w:divBdr>
        <w:top w:val="none" w:sz="0" w:space="0" w:color="auto"/>
        <w:left w:val="none" w:sz="0" w:space="0" w:color="auto"/>
        <w:bottom w:val="none" w:sz="0" w:space="0" w:color="auto"/>
        <w:right w:val="none" w:sz="0" w:space="0" w:color="auto"/>
      </w:divBdr>
    </w:div>
    <w:div w:id="351994696">
      <w:bodyDiv w:val="1"/>
      <w:marLeft w:val="0"/>
      <w:marRight w:val="0"/>
      <w:marTop w:val="0"/>
      <w:marBottom w:val="0"/>
      <w:divBdr>
        <w:top w:val="none" w:sz="0" w:space="0" w:color="auto"/>
        <w:left w:val="none" w:sz="0" w:space="0" w:color="auto"/>
        <w:bottom w:val="none" w:sz="0" w:space="0" w:color="auto"/>
        <w:right w:val="none" w:sz="0" w:space="0" w:color="auto"/>
      </w:divBdr>
      <w:divsChild>
        <w:div w:id="1621187591">
          <w:marLeft w:val="0"/>
          <w:marRight w:val="0"/>
          <w:marTop w:val="0"/>
          <w:marBottom w:val="0"/>
          <w:divBdr>
            <w:top w:val="none" w:sz="0" w:space="0" w:color="auto"/>
            <w:left w:val="none" w:sz="0" w:space="0" w:color="auto"/>
            <w:bottom w:val="none" w:sz="0" w:space="0" w:color="auto"/>
            <w:right w:val="none" w:sz="0" w:space="0" w:color="auto"/>
          </w:divBdr>
          <w:divsChild>
            <w:div w:id="967049936">
              <w:marLeft w:val="0"/>
              <w:marRight w:val="0"/>
              <w:marTop w:val="0"/>
              <w:marBottom w:val="0"/>
              <w:divBdr>
                <w:top w:val="none" w:sz="0" w:space="0" w:color="auto"/>
                <w:left w:val="none" w:sz="0" w:space="0" w:color="auto"/>
                <w:bottom w:val="none" w:sz="0" w:space="0" w:color="auto"/>
                <w:right w:val="none" w:sz="0" w:space="0" w:color="auto"/>
              </w:divBdr>
              <w:divsChild>
                <w:div w:id="983503831">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 w:id="389809143">
      <w:bodyDiv w:val="1"/>
      <w:marLeft w:val="0"/>
      <w:marRight w:val="0"/>
      <w:marTop w:val="0"/>
      <w:marBottom w:val="0"/>
      <w:divBdr>
        <w:top w:val="none" w:sz="0" w:space="0" w:color="auto"/>
        <w:left w:val="none" w:sz="0" w:space="0" w:color="auto"/>
        <w:bottom w:val="none" w:sz="0" w:space="0" w:color="auto"/>
        <w:right w:val="none" w:sz="0" w:space="0" w:color="auto"/>
      </w:divBdr>
      <w:divsChild>
        <w:div w:id="192496475">
          <w:marLeft w:val="0"/>
          <w:marRight w:val="68"/>
          <w:marTop w:val="68"/>
          <w:marBottom w:val="68"/>
          <w:divBdr>
            <w:top w:val="none" w:sz="0" w:space="0" w:color="auto"/>
            <w:left w:val="none" w:sz="0" w:space="0" w:color="auto"/>
            <w:bottom w:val="none" w:sz="0" w:space="0" w:color="auto"/>
            <w:right w:val="none" w:sz="0" w:space="0" w:color="auto"/>
          </w:divBdr>
          <w:divsChild>
            <w:div w:id="703364412">
              <w:marLeft w:val="0"/>
              <w:marRight w:val="0"/>
              <w:marTop w:val="0"/>
              <w:marBottom w:val="0"/>
              <w:divBdr>
                <w:top w:val="none" w:sz="0" w:space="0" w:color="auto"/>
                <w:left w:val="none" w:sz="0" w:space="0" w:color="auto"/>
                <w:bottom w:val="none" w:sz="0" w:space="0" w:color="auto"/>
                <w:right w:val="none" w:sz="0" w:space="0" w:color="auto"/>
              </w:divBdr>
              <w:divsChild>
                <w:div w:id="1760101584">
                  <w:marLeft w:val="0"/>
                  <w:marRight w:val="0"/>
                  <w:marTop w:val="0"/>
                  <w:marBottom w:val="0"/>
                  <w:divBdr>
                    <w:top w:val="none" w:sz="0" w:space="0" w:color="auto"/>
                    <w:left w:val="none" w:sz="0" w:space="0" w:color="auto"/>
                    <w:bottom w:val="none" w:sz="0" w:space="0" w:color="auto"/>
                    <w:right w:val="none" w:sz="0" w:space="0" w:color="auto"/>
                  </w:divBdr>
                  <w:divsChild>
                    <w:div w:id="376709238">
                      <w:marLeft w:val="0"/>
                      <w:marRight w:val="0"/>
                      <w:marTop w:val="0"/>
                      <w:marBottom w:val="0"/>
                      <w:divBdr>
                        <w:top w:val="none" w:sz="0" w:space="0" w:color="auto"/>
                        <w:left w:val="none" w:sz="0" w:space="0" w:color="auto"/>
                        <w:bottom w:val="none" w:sz="0" w:space="0" w:color="auto"/>
                        <w:right w:val="none" w:sz="0" w:space="0" w:color="auto"/>
                      </w:divBdr>
                      <w:divsChild>
                        <w:div w:id="1136684294">
                          <w:marLeft w:val="0"/>
                          <w:marRight w:val="0"/>
                          <w:marTop w:val="0"/>
                          <w:marBottom w:val="0"/>
                          <w:divBdr>
                            <w:top w:val="none" w:sz="0" w:space="0" w:color="auto"/>
                            <w:left w:val="none" w:sz="0" w:space="0" w:color="auto"/>
                            <w:bottom w:val="none" w:sz="0" w:space="0" w:color="auto"/>
                            <w:right w:val="none" w:sz="0" w:space="0" w:color="auto"/>
                          </w:divBdr>
                          <w:divsChild>
                            <w:div w:id="466237863">
                              <w:marLeft w:val="0"/>
                              <w:marRight w:val="0"/>
                              <w:marTop w:val="0"/>
                              <w:marBottom w:val="0"/>
                              <w:divBdr>
                                <w:top w:val="none" w:sz="0" w:space="0" w:color="auto"/>
                                <w:left w:val="none" w:sz="0" w:space="0" w:color="auto"/>
                                <w:bottom w:val="none" w:sz="0" w:space="0" w:color="auto"/>
                                <w:right w:val="none" w:sz="0" w:space="0" w:color="auto"/>
                              </w:divBdr>
                              <w:divsChild>
                                <w:div w:id="1820996609">
                                  <w:marLeft w:val="1"/>
                                  <w:marRight w:val="0"/>
                                  <w:marTop w:val="27"/>
                                  <w:marBottom w:val="0"/>
                                  <w:divBdr>
                                    <w:top w:val="none" w:sz="0" w:space="0" w:color="auto"/>
                                    <w:left w:val="none" w:sz="0" w:space="0" w:color="auto"/>
                                    <w:bottom w:val="single" w:sz="6" w:space="0" w:color="EFEFEF"/>
                                    <w:right w:val="none" w:sz="0" w:space="0" w:color="auto"/>
                                  </w:divBdr>
                                  <w:divsChild>
                                    <w:div w:id="8566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984232">
      <w:bodyDiv w:val="1"/>
      <w:marLeft w:val="0"/>
      <w:marRight w:val="0"/>
      <w:marTop w:val="0"/>
      <w:marBottom w:val="0"/>
      <w:divBdr>
        <w:top w:val="none" w:sz="0" w:space="0" w:color="auto"/>
        <w:left w:val="none" w:sz="0" w:space="0" w:color="auto"/>
        <w:bottom w:val="none" w:sz="0" w:space="0" w:color="auto"/>
        <w:right w:val="none" w:sz="0" w:space="0" w:color="auto"/>
      </w:divBdr>
      <w:divsChild>
        <w:div w:id="1925605420">
          <w:marLeft w:val="0"/>
          <w:marRight w:val="63"/>
          <w:marTop w:val="63"/>
          <w:marBottom w:val="63"/>
          <w:divBdr>
            <w:top w:val="none" w:sz="0" w:space="0" w:color="auto"/>
            <w:left w:val="none" w:sz="0" w:space="0" w:color="auto"/>
            <w:bottom w:val="none" w:sz="0" w:space="0" w:color="auto"/>
            <w:right w:val="none" w:sz="0" w:space="0" w:color="auto"/>
          </w:divBdr>
          <w:divsChild>
            <w:div w:id="112791326">
              <w:marLeft w:val="0"/>
              <w:marRight w:val="0"/>
              <w:marTop w:val="0"/>
              <w:marBottom w:val="0"/>
              <w:divBdr>
                <w:top w:val="none" w:sz="0" w:space="0" w:color="auto"/>
                <w:left w:val="none" w:sz="0" w:space="0" w:color="auto"/>
                <w:bottom w:val="none" w:sz="0" w:space="0" w:color="auto"/>
                <w:right w:val="none" w:sz="0" w:space="0" w:color="auto"/>
              </w:divBdr>
              <w:divsChild>
                <w:div w:id="1150052336">
                  <w:marLeft w:val="0"/>
                  <w:marRight w:val="0"/>
                  <w:marTop w:val="0"/>
                  <w:marBottom w:val="0"/>
                  <w:divBdr>
                    <w:top w:val="none" w:sz="0" w:space="0" w:color="auto"/>
                    <w:left w:val="none" w:sz="0" w:space="0" w:color="auto"/>
                    <w:bottom w:val="none" w:sz="0" w:space="0" w:color="auto"/>
                    <w:right w:val="none" w:sz="0" w:space="0" w:color="auto"/>
                  </w:divBdr>
                  <w:divsChild>
                    <w:div w:id="693846963">
                      <w:marLeft w:val="0"/>
                      <w:marRight w:val="0"/>
                      <w:marTop w:val="0"/>
                      <w:marBottom w:val="0"/>
                      <w:divBdr>
                        <w:top w:val="none" w:sz="0" w:space="0" w:color="auto"/>
                        <w:left w:val="none" w:sz="0" w:space="0" w:color="auto"/>
                        <w:bottom w:val="none" w:sz="0" w:space="0" w:color="auto"/>
                        <w:right w:val="none" w:sz="0" w:space="0" w:color="auto"/>
                      </w:divBdr>
                      <w:divsChild>
                        <w:div w:id="1958946059">
                          <w:marLeft w:val="0"/>
                          <w:marRight w:val="0"/>
                          <w:marTop w:val="0"/>
                          <w:marBottom w:val="0"/>
                          <w:divBdr>
                            <w:top w:val="none" w:sz="0" w:space="0" w:color="auto"/>
                            <w:left w:val="none" w:sz="0" w:space="0" w:color="auto"/>
                            <w:bottom w:val="none" w:sz="0" w:space="0" w:color="auto"/>
                            <w:right w:val="none" w:sz="0" w:space="0" w:color="auto"/>
                          </w:divBdr>
                          <w:divsChild>
                            <w:div w:id="156506680">
                              <w:marLeft w:val="0"/>
                              <w:marRight w:val="0"/>
                              <w:marTop w:val="0"/>
                              <w:marBottom w:val="0"/>
                              <w:divBdr>
                                <w:top w:val="none" w:sz="0" w:space="0" w:color="auto"/>
                                <w:left w:val="none" w:sz="0" w:space="0" w:color="auto"/>
                                <w:bottom w:val="none" w:sz="0" w:space="0" w:color="auto"/>
                                <w:right w:val="none" w:sz="0" w:space="0" w:color="auto"/>
                              </w:divBdr>
                              <w:divsChild>
                                <w:div w:id="1329675946">
                                  <w:marLeft w:val="1"/>
                                  <w:marRight w:val="0"/>
                                  <w:marTop w:val="25"/>
                                  <w:marBottom w:val="0"/>
                                  <w:divBdr>
                                    <w:top w:val="none" w:sz="0" w:space="0" w:color="auto"/>
                                    <w:left w:val="none" w:sz="0" w:space="0" w:color="auto"/>
                                    <w:bottom w:val="single" w:sz="4" w:space="0" w:color="EFEFEF"/>
                                    <w:right w:val="none" w:sz="0" w:space="0" w:color="auto"/>
                                  </w:divBdr>
                                  <w:divsChild>
                                    <w:div w:id="1375688989">
                                      <w:marLeft w:val="0"/>
                                      <w:marRight w:val="0"/>
                                      <w:marTop w:val="0"/>
                                      <w:marBottom w:val="0"/>
                                      <w:divBdr>
                                        <w:top w:val="none" w:sz="0" w:space="0" w:color="auto"/>
                                        <w:left w:val="none" w:sz="0" w:space="0" w:color="auto"/>
                                        <w:bottom w:val="none" w:sz="0" w:space="0" w:color="auto"/>
                                        <w:right w:val="none" w:sz="0" w:space="0" w:color="auto"/>
                                      </w:divBdr>
                                      <w:divsChild>
                                        <w:div w:id="449907388">
                                          <w:marLeft w:val="0"/>
                                          <w:marRight w:val="0"/>
                                          <w:marTop w:val="0"/>
                                          <w:marBottom w:val="0"/>
                                          <w:divBdr>
                                            <w:top w:val="none" w:sz="0" w:space="0" w:color="auto"/>
                                            <w:left w:val="none" w:sz="0" w:space="0" w:color="auto"/>
                                            <w:bottom w:val="none" w:sz="0" w:space="0" w:color="auto"/>
                                            <w:right w:val="none" w:sz="0" w:space="0" w:color="auto"/>
                                          </w:divBdr>
                                          <w:divsChild>
                                            <w:div w:id="1582642884">
                                              <w:marLeft w:val="0"/>
                                              <w:marRight w:val="0"/>
                                              <w:marTop w:val="0"/>
                                              <w:marBottom w:val="0"/>
                                              <w:divBdr>
                                                <w:top w:val="none" w:sz="0" w:space="0" w:color="auto"/>
                                                <w:left w:val="none" w:sz="0" w:space="0" w:color="auto"/>
                                                <w:bottom w:val="none" w:sz="0" w:space="0" w:color="auto"/>
                                                <w:right w:val="none" w:sz="0" w:space="0" w:color="auto"/>
                                              </w:divBdr>
                                              <w:divsChild>
                                                <w:div w:id="1647589632">
                                                  <w:marLeft w:val="0"/>
                                                  <w:marRight w:val="0"/>
                                                  <w:marTop w:val="0"/>
                                                  <w:marBottom w:val="0"/>
                                                  <w:divBdr>
                                                    <w:top w:val="none" w:sz="0" w:space="0" w:color="auto"/>
                                                    <w:left w:val="none" w:sz="0" w:space="0" w:color="auto"/>
                                                    <w:bottom w:val="none" w:sz="0" w:space="0" w:color="auto"/>
                                                    <w:right w:val="none" w:sz="0" w:space="0" w:color="auto"/>
                                                  </w:divBdr>
                                                  <w:divsChild>
                                                    <w:div w:id="2106607882">
                                                      <w:marLeft w:val="0"/>
                                                      <w:marRight w:val="0"/>
                                                      <w:marTop w:val="0"/>
                                                      <w:marBottom w:val="0"/>
                                                      <w:divBdr>
                                                        <w:top w:val="none" w:sz="0" w:space="0" w:color="auto"/>
                                                        <w:left w:val="none" w:sz="0" w:space="0" w:color="auto"/>
                                                        <w:bottom w:val="none" w:sz="0" w:space="0" w:color="auto"/>
                                                        <w:right w:val="none" w:sz="0" w:space="0" w:color="auto"/>
                                                      </w:divBdr>
                                                    </w:div>
                                                    <w:div w:id="602881162">
                                                      <w:marLeft w:val="0"/>
                                                      <w:marRight w:val="0"/>
                                                      <w:marTop w:val="0"/>
                                                      <w:marBottom w:val="0"/>
                                                      <w:divBdr>
                                                        <w:top w:val="none" w:sz="0" w:space="0" w:color="auto"/>
                                                        <w:left w:val="none" w:sz="0" w:space="0" w:color="auto"/>
                                                        <w:bottom w:val="none" w:sz="0" w:space="0" w:color="auto"/>
                                                        <w:right w:val="none" w:sz="0" w:space="0" w:color="auto"/>
                                                      </w:divBdr>
                                                    </w:div>
                                                    <w:div w:id="821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2921020">
      <w:bodyDiv w:val="1"/>
      <w:marLeft w:val="0"/>
      <w:marRight w:val="0"/>
      <w:marTop w:val="0"/>
      <w:marBottom w:val="0"/>
      <w:divBdr>
        <w:top w:val="none" w:sz="0" w:space="0" w:color="auto"/>
        <w:left w:val="none" w:sz="0" w:space="0" w:color="auto"/>
        <w:bottom w:val="none" w:sz="0" w:space="0" w:color="auto"/>
        <w:right w:val="none" w:sz="0" w:space="0" w:color="auto"/>
      </w:divBdr>
      <w:divsChild>
        <w:div w:id="477768160">
          <w:marLeft w:val="0"/>
          <w:marRight w:val="68"/>
          <w:marTop w:val="68"/>
          <w:marBottom w:val="68"/>
          <w:divBdr>
            <w:top w:val="none" w:sz="0" w:space="0" w:color="auto"/>
            <w:left w:val="none" w:sz="0" w:space="0" w:color="auto"/>
            <w:bottom w:val="none" w:sz="0" w:space="0" w:color="auto"/>
            <w:right w:val="none" w:sz="0" w:space="0" w:color="auto"/>
          </w:divBdr>
          <w:divsChild>
            <w:div w:id="1976792707">
              <w:marLeft w:val="0"/>
              <w:marRight w:val="0"/>
              <w:marTop w:val="0"/>
              <w:marBottom w:val="0"/>
              <w:divBdr>
                <w:top w:val="none" w:sz="0" w:space="0" w:color="auto"/>
                <w:left w:val="none" w:sz="0" w:space="0" w:color="auto"/>
                <w:bottom w:val="none" w:sz="0" w:space="0" w:color="auto"/>
                <w:right w:val="none" w:sz="0" w:space="0" w:color="auto"/>
              </w:divBdr>
              <w:divsChild>
                <w:div w:id="2115519005">
                  <w:marLeft w:val="0"/>
                  <w:marRight w:val="0"/>
                  <w:marTop w:val="0"/>
                  <w:marBottom w:val="0"/>
                  <w:divBdr>
                    <w:top w:val="none" w:sz="0" w:space="0" w:color="auto"/>
                    <w:left w:val="none" w:sz="0" w:space="0" w:color="auto"/>
                    <w:bottom w:val="none" w:sz="0" w:space="0" w:color="auto"/>
                    <w:right w:val="none" w:sz="0" w:space="0" w:color="auto"/>
                  </w:divBdr>
                  <w:divsChild>
                    <w:div w:id="200365329">
                      <w:marLeft w:val="0"/>
                      <w:marRight w:val="0"/>
                      <w:marTop w:val="0"/>
                      <w:marBottom w:val="0"/>
                      <w:divBdr>
                        <w:top w:val="none" w:sz="0" w:space="0" w:color="auto"/>
                        <w:left w:val="none" w:sz="0" w:space="0" w:color="auto"/>
                        <w:bottom w:val="none" w:sz="0" w:space="0" w:color="auto"/>
                        <w:right w:val="none" w:sz="0" w:space="0" w:color="auto"/>
                      </w:divBdr>
                      <w:divsChild>
                        <w:div w:id="687682340">
                          <w:marLeft w:val="0"/>
                          <w:marRight w:val="0"/>
                          <w:marTop w:val="0"/>
                          <w:marBottom w:val="0"/>
                          <w:divBdr>
                            <w:top w:val="none" w:sz="0" w:space="0" w:color="auto"/>
                            <w:left w:val="none" w:sz="0" w:space="0" w:color="auto"/>
                            <w:bottom w:val="none" w:sz="0" w:space="0" w:color="auto"/>
                            <w:right w:val="none" w:sz="0" w:space="0" w:color="auto"/>
                          </w:divBdr>
                          <w:divsChild>
                            <w:div w:id="1763187471">
                              <w:marLeft w:val="0"/>
                              <w:marRight w:val="0"/>
                              <w:marTop w:val="0"/>
                              <w:marBottom w:val="0"/>
                              <w:divBdr>
                                <w:top w:val="none" w:sz="0" w:space="0" w:color="auto"/>
                                <w:left w:val="none" w:sz="0" w:space="0" w:color="auto"/>
                                <w:bottom w:val="none" w:sz="0" w:space="0" w:color="auto"/>
                                <w:right w:val="none" w:sz="0" w:space="0" w:color="auto"/>
                              </w:divBdr>
                              <w:divsChild>
                                <w:div w:id="578905354">
                                  <w:marLeft w:val="1"/>
                                  <w:marRight w:val="0"/>
                                  <w:marTop w:val="27"/>
                                  <w:marBottom w:val="0"/>
                                  <w:divBdr>
                                    <w:top w:val="none" w:sz="0" w:space="0" w:color="auto"/>
                                    <w:left w:val="none" w:sz="0" w:space="0" w:color="auto"/>
                                    <w:bottom w:val="single" w:sz="6" w:space="0" w:color="EFEFEF"/>
                                    <w:right w:val="none" w:sz="0" w:space="0" w:color="auto"/>
                                  </w:divBdr>
                                  <w:divsChild>
                                    <w:div w:id="13119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941927">
      <w:bodyDiv w:val="1"/>
      <w:marLeft w:val="0"/>
      <w:marRight w:val="0"/>
      <w:marTop w:val="0"/>
      <w:marBottom w:val="0"/>
      <w:divBdr>
        <w:top w:val="none" w:sz="0" w:space="0" w:color="auto"/>
        <w:left w:val="none" w:sz="0" w:space="0" w:color="auto"/>
        <w:bottom w:val="none" w:sz="0" w:space="0" w:color="auto"/>
        <w:right w:val="none" w:sz="0" w:space="0" w:color="auto"/>
      </w:divBdr>
    </w:div>
    <w:div w:id="504516531">
      <w:bodyDiv w:val="1"/>
      <w:marLeft w:val="0"/>
      <w:marRight w:val="0"/>
      <w:marTop w:val="0"/>
      <w:marBottom w:val="0"/>
      <w:divBdr>
        <w:top w:val="none" w:sz="0" w:space="0" w:color="auto"/>
        <w:left w:val="none" w:sz="0" w:space="0" w:color="auto"/>
        <w:bottom w:val="none" w:sz="0" w:space="0" w:color="auto"/>
        <w:right w:val="none" w:sz="0" w:space="0" w:color="auto"/>
      </w:divBdr>
    </w:div>
    <w:div w:id="542713664">
      <w:bodyDiv w:val="1"/>
      <w:marLeft w:val="0"/>
      <w:marRight w:val="0"/>
      <w:marTop w:val="0"/>
      <w:marBottom w:val="0"/>
      <w:divBdr>
        <w:top w:val="none" w:sz="0" w:space="0" w:color="auto"/>
        <w:left w:val="none" w:sz="0" w:space="0" w:color="auto"/>
        <w:bottom w:val="none" w:sz="0" w:space="0" w:color="auto"/>
        <w:right w:val="none" w:sz="0" w:space="0" w:color="auto"/>
      </w:divBdr>
      <w:divsChild>
        <w:div w:id="1386490383">
          <w:marLeft w:val="0"/>
          <w:marRight w:val="68"/>
          <w:marTop w:val="68"/>
          <w:marBottom w:val="68"/>
          <w:divBdr>
            <w:top w:val="none" w:sz="0" w:space="0" w:color="auto"/>
            <w:left w:val="none" w:sz="0" w:space="0" w:color="auto"/>
            <w:bottom w:val="none" w:sz="0" w:space="0" w:color="auto"/>
            <w:right w:val="none" w:sz="0" w:space="0" w:color="auto"/>
          </w:divBdr>
          <w:divsChild>
            <w:div w:id="2124834642">
              <w:marLeft w:val="0"/>
              <w:marRight w:val="0"/>
              <w:marTop w:val="0"/>
              <w:marBottom w:val="0"/>
              <w:divBdr>
                <w:top w:val="none" w:sz="0" w:space="0" w:color="auto"/>
                <w:left w:val="none" w:sz="0" w:space="0" w:color="auto"/>
                <w:bottom w:val="none" w:sz="0" w:space="0" w:color="auto"/>
                <w:right w:val="none" w:sz="0" w:space="0" w:color="auto"/>
              </w:divBdr>
              <w:divsChild>
                <w:div w:id="1497720626">
                  <w:marLeft w:val="0"/>
                  <w:marRight w:val="0"/>
                  <w:marTop w:val="0"/>
                  <w:marBottom w:val="0"/>
                  <w:divBdr>
                    <w:top w:val="none" w:sz="0" w:space="0" w:color="auto"/>
                    <w:left w:val="none" w:sz="0" w:space="0" w:color="auto"/>
                    <w:bottom w:val="none" w:sz="0" w:space="0" w:color="auto"/>
                    <w:right w:val="none" w:sz="0" w:space="0" w:color="auto"/>
                  </w:divBdr>
                  <w:divsChild>
                    <w:div w:id="1589191735">
                      <w:marLeft w:val="0"/>
                      <w:marRight w:val="0"/>
                      <w:marTop w:val="0"/>
                      <w:marBottom w:val="0"/>
                      <w:divBdr>
                        <w:top w:val="none" w:sz="0" w:space="0" w:color="auto"/>
                        <w:left w:val="none" w:sz="0" w:space="0" w:color="auto"/>
                        <w:bottom w:val="none" w:sz="0" w:space="0" w:color="auto"/>
                        <w:right w:val="none" w:sz="0" w:space="0" w:color="auto"/>
                      </w:divBdr>
                      <w:divsChild>
                        <w:div w:id="85470257">
                          <w:marLeft w:val="0"/>
                          <w:marRight w:val="0"/>
                          <w:marTop w:val="0"/>
                          <w:marBottom w:val="0"/>
                          <w:divBdr>
                            <w:top w:val="none" w:sz="0" w:space="0" w:color="auto"/>
                            <w:left w:val="none" w:sz="0" w:space="0" w:color="auto"/>
                            <w:bottom w:val="none" w:sz="0" w:space="0" w:color="auto"/>
                            <w:right w:val="none" w:sz="0" w:space="0" w:color="auto"/>
                          </w:divBdr>
                          <w:divsChild>
                            <w:div w:id="1255439028">
                              <w:marLeft w:val="0"/>
                              <w:marRight w:val="0"/>
                              <w:marTop w:val="0"/>
                              <w:marBottom w:val="0"/>
                              <w:divBdr>
                                <w:top w:val="none" w:sz="0" w:space="0" w:color="auto"/>
                                <w:left w:val="none" w:sz="0" w:space="0" w:color="auto"/>
                                <w:bottom w:val="none" w:sz="0" w:space="0" w:color="auto"/>
                                <w:right w:val="none" w:sz="0" w:space="0" w:color="auto"/>
                              </w:divBdr>
                              <w:divsChild>
                                <w:div w:id="1115751710">
                                  <w:marLeft w:val="1"/>
                                  <w:marRight w:val="0"/>
                                  <w:marTop w:val="27"/>
                                  <w:marBottom w:val="0"/>
                                  <w:divBdr>
                                    <w:top w:val="none" w:sz="0" w:space="0" w:color="auto"/>
                                    <w:left w:val="none" w:sz="0" w:space="0" w:color="auto"/>
                                    <w:bottom w:val="single" w:sz="6" w:space="0" w:color="EFEFEF"/>
                                    <w:right w:val="none" w:sz="0" w:space="0" w:color="auto"/>
                                  </w:divBdr>
                                  <w:divsChild>
                                    <w:div w:id="1206525068">
                                      <w:marLeft w:val="0"/>
                                      <w:marRight w:val="0"/>
                                      <w:marTop w:val="0"/>
                                      <w:marBottom w:val="0"/>
                                      <w:divBdr>
                                        <w:top w:val="none" w:sz="0" w:space="0" w:color="auto"/>
                                        <w:left w:val="none" w:sz="0" w:space="0" w:color="auto"/>
                                        <w:bottom w:val="none" w:sz="0" w:space="0" w:color="auto"/>
                                        <w:right w:val="none" w:sz="0" w:space="0" w:color="auto"/>
                                      </w:divBdr>
                                      <w:divsChild>
                                        <w:div w:id="12018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749384">
      <w:bodyDiv w:val="1"/>
      <w:marLeft w:val="0"/>
      <w:marRight w:val="0"/>
      <w:marTop w:val="0"/>
      <w:marBottom w:val="0"/>
      <w:divBdr>
        <w:top w:val="none" w:sz="0" w:space="0" w:color="auto"/>
        <w:left w:val="none" w:sz="0" w:space="0" w:color="auto"/>
        <w:bottom w:val="none" w:sz="0" w:space="0" w:color="auto"/>
        <w:right w:val="none" w:sz="0" w:space="0" w:color="auto"/>
      </w:divBdr>
    </w:div>
    <w:div w:id="556625550">
      <w:bodyDiv w:val="1"/>
      <w:marLeft w:val="0"/>
      <w:marRight w:val="0"/>
      <w:marTop w:val="0"/>
      <w:marBottom w:val="0"/>
      <w:divBdr>
        <w:top w:val="none" w:sz="0" w:space="0" w:color="auto"/>
        <w:left w:val="none" w:sz="0" w:space="0" w:color="auto"/>
        <w:bottom w:val="none" w:sz="0" w:space="0" w:color="auto"/>
        <w:right w:val="none" w:sz="0" w:space="0" w:color="auto"/>
      </w:divBdr>
    </w:div>
    <w:div w:id="606427499">
      <w:bodyDiv w:val="1"/>
      <w:marLeft w:val="0"/>
      <w:marRight w:val="0"/>
      <w:marTop w:val="0"/>
      <w:marBottom w:val="0"/>
      <w:divBdr>
        <w:top w:val="none" w:sz="0" w:space="0" w:color="auto"/>
        <w:left w:val="none" w:sz="0" w:space="0" w:color="auto"/>
        <w:bottom w:val="none" w:sz="0" w:space="0" w:color="auto"/>
        <w:right w:val="none" w:sz="0" w:space="0" w:color="auto"/>
      </w:divBdr>
      <w:divsChild>
        <w:div w:id="1456826072">
          <w:marLeft w:val="0"/>
          <w:marRight w:val="68"/>
          <w:marTop w:val="68"/>
          <w:marBottom w:val="68"/>
          <w:divBdr>
            <w:top w:val="none" w:sz="0" w:space="0" w:color="auto"/>
            <w:left w:val="none" w:sz="0" w:space="0" w:color="auto"/>
            <w:bottom w:val="none" w:sz="0" w:space="0" w:color="auto"/>
            <w:right w:val="none" w:sz="0" w:space="0" w:color="auto"/>
          </w:divBdr>
          <w:divsChild>
            <w:div w:id="1436168374">
              <w:marLeft w:val="0"/>
              <w:marRight w:val="0"/>
              <w:marTop w:val="0"/>
              <w:marBottom w:val="0"/>
              <w:divBdr>
                <w:top w:val="none" w:sz="0" w:space="0" w:color="auto"/>
                <w:left w:val="none" w:sz="0" w:space="0" w:color="auto"/>
                <w:bottom w:val="none" w:sz="0" w:space="0" w:color="auto"/>
                <w:right w:val="none" w:sz="0" w:space="0" w:color="auto"/>
              </w:divBdr>
              <w:divsChild>
                <w:div w:id="736052161">
                  <w:marLeft w:val="0"/>
                  <w:marRight w:val="0"/>
                  <w:marTop w:val="0"/>
                  <w:marBottom w:val="0"/>
                  <w:divBdr>
                    <w:top w:val="none" w:sz="0" w:space="0" w:color="auto"/>
                    <w:left w:val="none" w:sz="0" w:space="0" w:color="auto"/>
                    <w:bottom w:val="none" w:sz="0" w:space="0" w:color="auto"/>
                    <w:right w:val="none" w:sz="0" w:space="0" w:color="auto"/>
                  </w:divBdr>
                  <w:divsChild>
                    <w:div w:id="1193609328">
                      <w:marLeft w:val="0"/>
                      <w:marRight w:val="0"/>
                      <w:marTop w:val="0"/>
                      <w:marBottom w:val="0"/>
                      <w:divBdr>
                        <w:top w:val="none" w:sz="0" w:space="0" w:color="auto"/>
                        <w:left w:val="none" w:sz="0" w:space="0" w:color="auto"/>
                        <w:bottom w:val="none" w:sz="0" w:space="0" w:color="auto"/>
                        <w:right w:val="none" w:sz="0" w:space="0" w:color="auto"/>
                      </w:divBdr>
                      <w:divsChild>
                        <w:div w:id="1516920086">
                          <w:marLeft w:val="0"/>
                          <w:marRight w:val="0"/>
                          <w:marTop w:val="0"/>
                          <w:marBottom w:val="0"/>
                          <w:divBdr>
                            <w:top w:val="none" w:sz="0" w:space="0" w:color="auto"/>
                            <w:left w:val="none" w:sz="0" w:space="0" w:color="auto"/>
                            <w:bottom w:val="none" w:sz="0" w:space="0" w:color="auto"/>
                            <w:right w:val="none" w:sz="0" w:space="0" w:color="auto"/>
                          </w:divBdr>
                          <w:divsChild>
                            <w:div w:id="986741411">
                              <w:marLeft w:val="0"/>
                              <w:marRight w:val="0"/>
                              <w:marTop w:val="0"/>
                              <w:marBottom w:val="0"/>
                              <w:divBdr>
                                <w:top w:val="none" w:sz="0" w:space="0" w:color="auto"/>
                                <w:left w:val="none" w:sz="0" w:space="0" w:color="auto"/>
                                <w:bottom w:val="none" w:sz="0" w:space="0" w:color="auto"/>
                                <w:right w:val="none" w:sz="0" w:space="0" w:color="auto"/>
                              </w:divBdr>
                              <w:divsChild>
                                <w:div w:id="1094401126">
                                  <w:marLeft w:val="1"/>
                                  <w:marRight w:val="0"/>
                                  <w:marTop w:val="27"/>
                                  <w:marBottom w:val="0"/>
                                  <w:divBdr>
                                    <w:top w:val="none" w:sz="0" w:space="0" w:color="auto"/>
                                    <w:left w:val="none" w:sz="0" w:space="0" w:color="auto"/>
                                    <w:bottom w:val="single" w:sz="6" w:space="0" w:color="EFEFEF"/>
                                    <w:right w:val="none" w:sz="0" w:space="0" w:color="auto"/>
                                  </w:divBdr>
                                  <w:divsChild>
                                    <w:div w:id="519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3249987">
      <w:bodyDiv w:val="1"/>
      <w:marLeft w:val="0"/>
      <w:marRight w:val="0"/>
      <w:marTop w:val="0"/>
      <w:marBottom w:val="0"/>
      <w:divBdr>
        <w:top w:val="none" w:sz="0" w:space="0" w:color="auto"/>
        <w:left w:val="none" w:sz="0" w:space="0" w:color="auto"/>
        <w:bottom w:val="none" w:sz="0" w:space="0" w:color="auto"/>
        <w:right w:val="none" w:sz="0" w:space="0" w:color="auto"/>
      </w:divBdr>
      <w:divsChild>
        <w:div w:id="247858651">
          <w:marLeft w:val="0"/>
          <w:marRight w:val="75"/>
          <w:marTop w:val="75"/>
          <w:marBottom w:val="75"/>
          <w:divBdr>
            <w:top w:val="none" w:sz="0" w:space="0" w:color="auto"/>
            <w:left w:val="none" w:sz="0" w:space="0" w:color="auto"/>
            <w:bottom w:val="none" w:sz="0" w:space="0" w:color="auto"/>
            <w:right w:val="none" w:sz="0" w:space="0" w:color="auto"/>
          </w:divBdr>
          <w:divsChild>
            <w:div w:id="1325401973">
              <w:marLeft w:val="0"/>
              <w:marRight w:val="0"/>
              <w:marTop w:val="0"/>
              <w:marBottom w:val="0"/>
              <w:divBdr>
                <w:top w:val="none" w:sz="0" w:space="0" w:color="auto"/>
                <w:left w:val="none" w:sz="0" w:space="0" w:color="auto"/>
                <w:bottom w:val="none" w:sz="0" w:space="0" w:color="auto"/>
                <w:right w:val="none" w:sz="0" w:space="0" w:color="auto"/>
              </w:divBdr>
              <w:divsChild>
                <w:div w:id="1455903008">
                  <w:marLeft w:val="0"/>
                  <w:marRight w:val="0"/>
                  <w:marTop w:val="0"/>
                  <w:marBottom w:val="0"/>
                  <w:divBdr>
                    <w:top w:val="none" w:sz="0" w:space="0" w:color="auto"/>
                    <w:left w:val="none" w:sz="0" w:space="0" w:color="auto"/>
                    <w:bottom w:val="none" w:sz="0" w:space="0" w:color="auto"/>
                    <w:right w:val="none" w:sz="0" w:space="0" w:color="auto"/>
                  </w:divBdr>
                  <w:divsChild>
                    <w:div w:id="737554541">
                      <w:marLeft w:val="0"/>
                      <w:marRight w:val="0"/>
                      <w:marTop w:val="0"/>
                      <w:marBottom w:val="0"/>
                      <w:divBdr>
                        <w:top w:val="none" w:sz="0" w:space="0" w:color="auto"/>
                        <w:left w:val="none" w:sz="0" w:space="0" w:color="auto"/>
                        <w:bottom w:val="none" w:sz="0" w:space="0" w:color="auto"/>
                        <w:right w:val="none" w:sz="0" w:space="0" w:color="auto"/>
                      </w:divBdr>
                      <w:divsChild>
                        <w:div w:id="1476800343">
                          <w:marLeft w:val="0"/>
                          <w:marRight w:val="0"/>
                          <w:marTop w:val="0"/>
                          <w:marBottom w:val="0"/>
                          <w:divBdr>
                            <w:top w:val="none" w:sz="0" w:space="0" w:color="auto"/>
                            <w:left w:val="none" w:sz="0" w:space="0" w:color="auto"/>
                            <w:bottom w:val="none" w:sz="0" w:space="0" w:color="auto"/>
                            <w:right w:val="none" w:sz="0" w:space="0" w:color="auto"/>
                          </w:divBdr>
                          <w:divsChild>
                            <w:div w:id="796802935">
                              <w:marLeft w:val="0"/>
                              <w:marRight w:val="0"/>
                              <w:marTop w:val="0"/>
                              <w:marBottom w:val="0"/>
                              <w:divBdr>
                                <w:top w:val="none" w:sz="0" w:space="0" w:color="auto"/>
                                <w:left w:val="none" w:sz="0" w:space="0" w:color="auto"/>
                                <w:bottom w:val="none" w:sz="0" w:space="0" w:color="auto"/>
                                <w:right w:val="none" w:sz="0" w:space="0" w:color="auto"/>
                              </w:divBdr>
                              <w:divsChild>
                                <w:div w:id="1630739536">
                                  <w:marLeft w:val="1"/>
                                  <w:marRight w:val="0"/>
                                  <w:marTop w:val="30"/>
                                  <w:marBottom w:val="0"/>
                                  <w:divBdr>
                                    <w:top w:val="none" w:sz="0" w:space="0" w:color="auto"/>
                                    <w:left w:val="none" w:sz="0" w:space="0" w:color="auto"/>
                                    <w:bottom w:val="single" w:sz="6" w:space="0" w:color="EFEFEF"/>
                                    <w:right w:val="none" w:sz="0" w:space="0" w:color="auto"/>
                                  </w:divBdr>
                                  <w:divsChild>
                                    <w:div w:id="16781606">
                                      <w:marLeft w:val="0"/>
                                      <w:marRight w:val="0"/>
                                      <w:marTop w:val="0"/>
                                      <w:marBottom w:val="0"/>
                                      <w:divBdr>
                                        <w:top w:val="none" w:sz="0" w:space="0" w:color="auto"/>
                                        <w:left w:val="none" w:sz="0" w:space="0" w:color="auto"/>
                                        <w:bottom w:val="none" w:sz="0" w:space="0" w:color="auto"/>
                                        <w:right w:val="none" w:sz="0" w:space="0" w:color="auto"/>
                                      </w:divBdr>
                                      <w:divsChild>
                                        <w:div w:id="1913076079">
                                          <w:marLeft w:val="0"/>
                                          <w:marRight w:val="0"/>
                                          <w:marTop w:val="0"/>
                                          <w:marBottom w:val="0"/>
                                          <w:divBdr>
                                            <w:top w:val="none" w:sz="0" w:space="0" w:color="auto"/>
                                            <w:left w:val="none" w:sz="0" w:space="0" w:color="auto"/>
                                            <w:bottom w:val="none" w:sz="0" w:space="0" w:color="auto"/>
                                            <w:right w:val="none" w:sz="0" w:space="0" w:color="auto"/>
                                          </w:divBdr>
                                          <w:divsChild>
                                            <w:div w:id="1374231493">
                                              <w:marLeft w:val="0"/>
                                              <w:marRight w:val="0"/>
                                              <w:marTop w:val="0"/>
                                              <w:marBottom w:val="0"/>
                                              <w:divBdr>
                                                <w:top w:val="none" w:sz="0" w:space="0" w:color="auto"/>
                                                <w:left w:val="none" w:sz="0" w:space="0" w:color="auto"/>
                                                <w:bottom w:val="none" w:sz="0" w:space="0" w:color="auto"/>
                                                <w:right w:val="none" w:sz="0" w:space="0" w:color="auto"/>
                                              </w:divBdr>
                                              <w:divsChild>
                                                <w:div w:id="779178502">
                                                  <w:marLeft w:val="0"/>
                                                  <w:marRight w:val="0"/>
                                                  <w:marTop w:val="0"/>
                                                  <w:marBottom w:val="0"/>
                                                  <w:divBdr>
                                                    <w:top w:val="none" w:sz="0" w:space="0" w:color="auto"/>
                                                    <w:left w:val="none" w:sz="0" w:space="0" w:color="auto"/>
                                                    <w:bottom w:val="none" w:sz="0" w:space="0" w:color="auto"/>
                                                    <w:right w:val="none" w:sz="0" w:space="0" w:color="auto"/>
                                                  </w:divBdr>
                                                  <w:divsChild>
                                                    <w:div w:id="19526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275705">
      <w:bodyDiv w:val="1"/>
      <w:marLeft w:val="0"/>
      <w:marRight w:val="0"/>
      <w:marTop w:val="0"/>
      <w:marBottom w:val="0"/>
      <w:divBdr>
        <w:top w:val="none" w:sz="0" w:space="0" w:color="auto"/>
        <w:left w:val="none" w:sz="0" w:space="0" w:color="auto"/>
        <w:bottom w:val="none" w:sz="0" w:space="0" w:color="auto"/>
        <w:right w:val="none" w:sz="0" w:space="0" w:color="auto"/>
      </w:divBdr>
      <w:divsChild>
        <w:div w:id="1905480647">
          <w:marLeft w:val="0"/>
          <w:marRight w:val="75"/>
          <w:marTop w:val="75"/>
          <w:marBottom w:val="75"/>
          <w:divBdr>
            <w:top w:val="none" w:sz="0" w:space="0" w:color="auto"/>
            <w:left w:val="none" w:sz="0" w:space="0" w:color="auto"/>
            <w:bottom w:val="none" w:sz="0" w:space="0" w:color="auto"/>
            <w:right w:val="none" w:sz="0" w:space="0" w:color="auto"/>
          </w:divBdr>
          <w:divsChild>
            <w:div w:id="140393869">
              <w:marLeft w:val="0"/>
              <w:marRight w:val="0"/>
              <w:marTop w:val="0"/>
              <w:marBottom w:val="0"/>
              <w:divBdr>
                <w:top w:val="none" w:sz="0" w:space="0" w:color="auto"/>
                <w:left w:val="none" w:sz="0" w:space="0" w:color="auto"/>
                <w:bottom w:val="none" w:sz="0" w:space="0" w:color="auto"/>
                <w:right w:val="none" w:sz="0" w:space="0" w:color="auto"/>
              </w:divBdr>
              <w:divsChild>
                <w:div w:id="848914409">
                  <w:marLeft w:val="0"/>
                  <w:marRight w:val="0"/>
                  <w:marTop w:val="0"/>
                  <w:marBottom w:val="0"/>
                  <w:divBdr>
                    <w:top w:val="none" w:sz="0" w:space="0" w:color="auto"/>
                    <w:left w:val="none" w:sz="0" w:space="0" w:color="auto"/>
                    <w:bottom w:val="none" w:sz="0" w:space="0" w:color="auto"/>
                    <w:right w:val="none" w:sz="0" w:space="0" w:color="auto"/>
                  </w:divBdr>
                  <w:divsChild>
                    <w:div w:id="1267498284">
                      <w:marLeft w:val="0"/>
                      <w:marRight w:val="0"/>
                      <w:marTop w:val="0"/>
                      <w:marBottom w:val="0"/>
                      <w:divBdr>
                        <w:top w:val="none" w:sz="0" w:space="0" w:color="auto"/>
                        <w:left w:val="none" w:sz="0" w:space="0" w:color="auto"/>
                        <w:bottom w:val="none" w:sz="0" w:space="0" w:color="auto"/>
                        <w:right w:val="none" w:sz="0" w:space="0" w:color="auto"/>
                      </w:divBdr>
                      <w:divsChild>
                        <w:div w:id="1868635640">
                          <w:marLeft w:val="0"/>
                          <w:marRight w:val="0"/>
                          <w:marTop w:val="0"/>
                          <w:marBottom w:val="0"/>
                          <w:divBdr>
                            <w:top w:val="none" w:sz="0" w:space="0" w:color="auto"/>
                            <w:left w:val="none" w:sz="0" w:space="0" w:color="auto"/>
                            <w:bottom w:val="none" w:sz="0" w:space="0" w:color="auto"/>
                            <w:right w:val="none" w:sz="0" w:space="0" w:color="auto"/>
                          </w:divBdr>
                          <w:divsChild>
                            <w:div w:id="125242298">
                              <w:marLeft w:val="0"/>
                              <w:marRight w:val="0"/>
                              <w:marTop w:val="0"/>
                              <w:marBottom w:val="0"/>
                              <w:divBdr>
                                <w:top w:val="none" w:sz="0" w:space="0" w:color="auto"/>
                                <w:left w:val="none" w:sz="0" w:space="0" w:color="auto"/>
                                <w:bottom w:val="none" w:sz="0" w:space="0" w:color="auto"/>
                                <w:right w:val="none" w:sz="0" w:space="0" w:color="auto"/>
                              </w:divBdr>
                              <w:divsChild>
                                <w:div w:id="135220536">
                                  <w:marLeft w:val="1"/>
                                  <w:marRight w:val="0"/>
                                  <w:marTop w:val="30"/>
                                  <w:marBottom w:val="0"/>
                                  <w:divBdr>
                                    <w:top w:val="none" w:sz="0" w:space="0" w:color="auto"/>
                                    <w:left w:val="none" w:sz="0" w:space="0" w:color="auto"/>
                                    <w:bottom w:val="single" w:sz="6" w:space="0" w:color="EFEFEF"/>
                                    <w:right w:val="none" w:sz="0" w:space="0" w:color="auto"/>
                                  </w:divBdr>
                                  <w:divsChild>
                                    <w:div w:id="616832950">
                                      <w:marLeft w:val="0"/>
                                      <w:marRight w:val="0"/>
                                      <w:marTop w:val="0"/>
                                      <w:marBottom w:val="0"/>
                                      <w:divBdr>
                                        <w:top w:val="none" w:sz="0" w:space="0" w:color="auto"/>
                                        <w:left w:val="none" w:sz="0" w:space="0" w:color="auto"/>
                                        <w:bottom w:val="none" w:sz="0" w:space="0" w:color="auto"/>
                                        <w:right w:val="none" w:sz="0" w:space="0" w:color="auto"/>
                                      </w:divBdr>
                                      <w:divsChild>
                                        <w:div w:id="1205755791">
                                          <w:marLeft w:val="0"/>
                                          <w:marRight w:val="0"/>
                                          <w:marTop w:val="0"/>
                                          <w:marBottom w:val="0"/>
                                          <w:divBdr>
                                            <w:top w:val="none" w:sz="0" w:space="0" w:color="auto"/>
                                            <w:left w:val="none" w:sz="0" w:space="0" w:color="auto"/>
                                            <w:bottom w:val="none" w:sz="0" w:space="0" w:color="auto"/>
                                            <w:right w:val="none" w:sz="0" w:space="0" w:color="auto"/>
                                          </w:divBdr>
                                          <w:divsChild>
                                            <w:div w:id="1384937743">
                                              <w:marLeft w:val="0"/>
                                              <w:marRight w:val="0"/>
                                              <w:marTop w:val="0"/>
                                              <w:marBottom w:val="0"/>
                                              <w:divBdr>
                                                <w:top w:val="none" w:sz="0" w:space="0" w:color="auto"/>
                                                <w:left w:val="none" w:sz="0" w:space="0" w:color="auto"/>
                                                <w:bottom w:val="none" w:sz="0" w:space="0" w:color="auto"/>
                                                <w:right w:val="none" w:sz="0" w:space="0" w:color="auto"/>
                                              </w:divBdr>
                                            </w:div>
                                            <w:div w:id="1885823675">
                                              <w:marLeft w:val="0"/>
                                              <w:marRight w:val="0"/>
                                              <w:marTop w:val="0"/>
                                              <w:marBottom w:val="0"/>
                                              <w:divBdr>
                                                <w:top w:val="none" w:sz="0" w:space="0" w:color="auto"/>
                                                <w:left w:val="none" w:sz="0" w:space="0" w:color="auto"/>
                                                <w:bottom w:val="none" w:sz="0" w:space="0" w:color="auto"/>
                                                <w:right w:val="none" w:sz="0" w:space="0" w:color="auto"/>
                                              </w:divBdr>
                                            </w:div>
                                            <w:div w:id="1467815861">
                                              <w:marLeft w:val="0"/>
                                              <w:marRight w:val="0"/>
                                              <w:marTop w:val="0"/>
                                              <w:marBottom w:val="0"/>
                                              <w:divBdr>
                                                <w:top w:val="none" w:sz="0" w:space="0" w:color="auto"/>
                                                <w:left w:val="none" w:sz="0" w:space="0" w:color="auto"/>
                                                <w:bottom w:val="none" w:sz="0" w:space="0" w:color="auto"/>
                                                <w:right w:val="none" w:sz="0" w:space="0" w:color="auto"/>
                                              </w:divBdr>
                                            </w:div>
                                            <w:div w:id="2065594287">
                                              <w:marLeft w:val="0"/>
                                              <w:marRight w:val="0"/>
                                              <w:marTop w:val="0"/>
                                              <w:marBottom w:val="0"/>
                                              <w:divBdr>
                                                <w:top w:val="none" w:sz="0" w:space="0" w:color="auto"/>
                                                <w:left w:val="none" w:sz="0" w:space="0" w:color="auto"/>
                                                <w:bottom w:val="none" w:sz="0" w:space="0" w:color="auto"/>
                                                <w:right w:val="none" w:sz="0" w:space="0" w:color="auto"/>
                                              </w:divBdr>
                                            </w:div>
                                            <w:div w:id="429590117">
                                              <w:marLeft w:val="0"/>
                                              <w:marRight w:val="0"/>
                                              <w:marTop w:val="0"/>
                                              <w:marBottom w:val="0"/>
                                              <w:divBdr>
                                                <w:top w:val="none" w:sz="0" w:space="0" w:color="auto"/>
                                                <w:left w:val="none" w:sz="0" w:space="0" w:color="auto"/>
                                                <w:bottom w:val="none" w:sz="0" w:space="0" w:color="auto"/>
                                                <w:right w:val="none" w:sz="0" w:space="0" w:color="auto"/>
                                              </w:divBdr>
                                            </w:div>
                                            <w:div w:id="1764955358">
                                              <w:marLeft w:val="0"/>
                                              <w:marRight w:val="0"/>
                                              <w:marTop w:val="0"/>
                                              <w:marBottom w:val="0"/>
                                              <w:divBdr>
                                                <w:top w:val="none" w:sz="0" w:space="0" w:color="auto"/>
                                                <w:left w:val="none" w:sz="0" w:space="0" w:color="auto"/>
                                                <w:bottom w:val="none" w:sz="0" w:space="0" w:color="auto"/>
                                                <w:right w:val="none" w:sz="0" w:space="0" w:color="auto"/>
                                              </w:divBdr>
                                            </w:div>
                                            <w:div w:id="398292148">
                                              <w:marLeft w:val="0"/>
                                              <w:marRight w:val="0"/>
                                              <w:marTop w:val="0"/>
                                              <w:marBottom w:val="0"/>
                                              <w:divBdr>
                                                <w:top w:val="none" w:sz="0" w:space="0" w:color="auto"/>
                                                <w:left w:val="none" w:sz="0" w:space="0" w:color="auto"/>
                                                <w:bottom w:val="none" w:sz="0" w:space="0" w:color="auto"/>
                                                <w:right w:val="none" w:sz="0" w:space="0" w:color="auto"/>
                                              </w:divBdr>
                                            </w:div>
                                            <w:div w:id="950938222">
                                              <w:marLeft w:val="0"/>
                                              <w:marRight w:val="0"/>
                                              <w:marTop w:val="0"/>
                                              <w:marBottom w:val="0"/>
                                              <w:divBdr>
                                                <w:top w:val="none" w:sz="0" w:space="0" w:color="auto"/>
                                                <w:left w:val="none" w:sz="0" w:space="0" w:color="auto"/>
                                                <w:bottom w:val="none" w:sz="0" w:space="0" w:color="auto"/>
                                                <w:right w:val="none" w:sz="0" w:space="0" w:color="auto"/>
                                              </w:divBdr>
                                            </w:div>
                                            <w:div w:id="1381051366">
                                              <w:marLeft w:val="360"/>
                                              <w:marRight w:val="0"/>
                                              <w:marTop w:val="0"/>
                                              <w:marBottom w:val="0"/>
                                              <w:divBdr>
                                                <w:top w:val="none" w:sz="0" w:space="0" w:color="auto"/>
                                                <w:left w:val="none" w:sz="0" w:space="0" w:color="auto"/>
                                                <w:bottom w:val="none" w:sz="0" w:space="0" w:color="auto"/>
                                                <w:right w:val="none" w:sz="0" w:space="0" w:color="auto"/>
                                              </w:divBdr>
                                            </w:div>
                                            <w:div w:id="832336001">
                                              <w:marLeft w:val="0"/>
                                              <w:marRight w:val="0"/>
                                              <w:marTop w:val="0"/>
                                              <w:marBottom w:val="0"/>
                                              <w:divBdr>
                                                <w:top w:val="none" w:sz="0" w:space="0" w:color="auto"/>
                                                <w:left w:val="none" w:sz="0" w:space="0" w:color="auto"/>
                                                <w:bottom w:val="none" w:sz="0" w:space="0" w:color="auto"/>
                                                <w:right w:val="none" w:sz="0" w:space="0" w:color="auto"/>
                                              </w:divBdr>
                                            </w:div>
                                            <w:div w:id="839197209">
                                              <w:marLeft w:val="360"/>
                                              <w:marRight w:val="0"/>
                                              <w:marTop w:val="0"/>
                                              <w:marBottom w:val="0"/>
                                              <w:divBdr>
                                                <w:top w:val="none" w:sz="0" w:space="0" w:color="auto"/>
                                                <w:left w:val="none" w:sz="0" w:space="0" w:color="auto"/>
                                                <w:bottom w:val="none" w:sz="0" w:space="0" w:color="auto"/>
                                                <w:right w:val="none" w:sz="0" w:space="0" w:color="auto"/>
                                              </w:divBdr>
                                            </w:div>
                                            <w:div w:id="511071470">
                                              <w:marLeft w:val="840"/>
                                              <w:marRight w:val="0"/>
                                              <w:marTop w:val="0"/>
                                              <w:marBottom w:val="0"/>
                                              <w:divBdr>
                                                <w:top w:val="none" w:sz="0" w:space="0" w:color="auto"/>
                                                <w:left w:val="none" w:sz="0" w:space="0" w:color="auto"/>
                                                <w:bottom w:val="none" w:sz="0" w:space="0" w:color="auto"/>
                                                <w:right w:val="none" w:sz="0" w:space="0" w:color="auto"/>
                                              </w:divBdr>
                                            </w:div>
                                            <w:div w:id="1487279352">
                                              <w:marLeft w:val="840"/>
                                              <w:marRight w:val="0"/>
                                              <w:marTop w:val="0"/>
                                              <w:marBottom w:val="0"/>
                                              <w:divBdr>
                                                <w:top w:val="none" w:sz="0" w:space="0" w:color="auto"/>
                                                <w:left w:val="none" w:sz="0" w:space="0" w:color="auto"/>
                                                <w:bottom w:val="none" w:sz="0" w:space="0" w:color="auto"/>
                                                <w:right w:val="none" w:sz="0" w:space="0" w:color="auto"/>
                                              </w:divBdr>
                                            </w:div>
                                            <w:div w:id="1814175366">
                                              <w:marLeft w:val="840"/>
                                              <w:marRight w:val="0"/>
                                              <w:marTop w:val="0"/>
                                              <w:marBottom w:val="0"/>
                                              <w:divBdr>
                                                <w:top w:val="none" w:sz="0" w:space="0" w:color="auto"/>
                                                <w:left w:val="none" w:sz="0" w:space="0" w:color="auto"/>
                                                <w:bottom w:val="none" w:sz="0" w:space="0" w:color="auto"/>
                                                <w:right w:val="none" w:sz="0" w:space="0" w:color="auto"/>
                                              </w:divBdr>
                                            </w:div>
                                            <w:div w:id="97532429">
                                              <w:marLeft w:val="840"/>
                                              <w:marRight w:val="0"/>
                                              <w:marTop w:val="0"/>
                                              <w:marBottom w:val="0"/>
                                              <w:divBdr>
                                                <w:top w:val="none" w:sz="0" w:space="0" w:color="auto"/>
                                                <w:left w:val="none" w:sz="0" w:space="0" w:color="auto"/>
                                                <w:bottom w:val="none" w:sz="0" w:space="0" w:color="auto"/>
                                                <w:right w:val="none" w:sz="0" w:space="0" w:color="auto"/>
                                              </w:divBdr>
                                            </w:div>
                                            <w:div w:id="690305330">
                                              <w:marLeft w:val="840"/>
                                              <w:marRight w:val="0"/>
                                              <w:marTop w:val="0"/>
                                              <w:marBottom w:val="0"/>
                                              <w:divBdr>
                                                <w:top w:val="none" w:sz="0" w:space="0" w:color="auto"/>
                                                <w:left w:val="none" w:sz="0" w:space="0" w:color="auto"/>
                                                <w:bottom w:val="none" w:sz="0" w:space="0" w:color="auto"/>
                                                <w:right w:val="none" w:sz="0" w:space="0" w:color="auto"/>
                                              </w:divBdr>
                                            </w:div>
                                            <w:div w:id="1565675741">
                                              <w:marLeft w:val="840"/>
                                              <w:marRight w:val="0"/>
                                              <w:marTop w:val="0"/>
                                              <w:marBottom w:val="0"/>
                                              <w:divBdr>
                                                <w:top w:val="none" w:sz="0" w:space="0" w:color="auto"/>
                                                <w:left w:val="none" w:sz="0" w:space="0" w:color="auto"/>
                                                <w:bottom w:val="none" w:sz="0" w:space="0" w:color="auto"/>
                                                <w:right w:val="none" w:sz="0" w:space="0" w:color="auto"/>
                                              </w:divBdr>
                                            </w:div>
                                            <w:div w:id="1142313642">
                                              <w:marLeft w:val="0"/>
                                              <w:marRight w:val="0"/>
                                              <w:marTop w:val="0"/>
                                              <w:marBottom w:val="0"/>
                                              <w:divBdr>
                                                <w:top w:val="none" w:sz="0" w:space="0" w:color="auto"/>
                                                <w:left w:val="none" w:sz="0" w:space="0" w:color="auto"/>
                                                <w:bottom w:val="none" w:sz="0" w:space="0" w:color="auto"/>
                                                <w:right w:val="none" w:sz="0" w:space="0" w:color="auto"/>
                                              </w:divBdr>
                                            </w:div>
                                            <w:div w:id="1492867230">
                                              <w:marLeft w:val="0"/>
                                              <w:marRight w:val="0"/>
                                              <w:marTop w:val="0"/>
                                              <w:marBottom w:val="0"/>
                                              <w:divBdr>
                                                <w:top w:val="none" w:sz="0" w:space="0" w:color="auto"/>
                                                <w:left w:val="none" w:sz="0" w:space="0" w:color="auto"/>
                                                <w:bottom w:val="none" w:sz="0" w:space="0" w:color="auto"/>
                                                <w:right w:val="none" w:sz="0" w:space="0" w:color="auto"/>
                                              </w:divBdr>
                                            </w:div>
                                            <w:div w:id="908154295">
                                              <w:marLeft w:val="0"/>
                                              <w:marRight w:val="0"/>
                                              <w:marTop w:val="0"/>
                                              <w:marBottom w:val="0"/>
                                              <w:divBdr>
                                                <w:top w:val="none" w:sz="0" w:space="0" w:color="auto"/>
                                                <w:left w:val="none" w:sz="0" w:space="0" w:color="auto"/>
                                                <w:bottom w:val="none" w:sz="0" w:space="0" w:color="auto"/>
                                                <w:right w:val="none" w:sz="0" w:space="0" w:color="auto"/>
                                              </w:divBdr>
                                            </w:div>
                                            <w:div w:id="1929002939">
                                              <w:marLeft w:val="0"/>
                                              <w:marRight w:val="0"/>
                                              <w:marTop w:val="0"/>
                                              <w:marBottom w:val="0"/>
                                              <w:divBdr>
                                                <w:top w:val="none" w:sz="0" w:space="0" w:color="auto"/>
                                                <w:left w:val="none" w:sz="0" w:space="0" w:color="auto"/>
                                                <w:bottom w:val="none" w:sz="0" w:space="0" w:color="auto"/>
                                                <w:right w:val="none" w:sz="0" w:space="0" w:color="auto"/>
                                              </w:divBdr>
                                            </w:div>
                                            <w:div w:id="18914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2391575">
      <w:bodyDiv w:val="1"/>
      <w:marLeft w:val="0"/>
      <w:marRight w:val="0"/>
      <w:marTop w:val="0"/>
      <w:marBottom w:val="0"/>
      <w:divBdr>
        <w:top w:val="none" w:sz="0" w:space="0" w:color="auto"/>
        <w:left w:val="none" w:sz="0" w:space="0" w:color="auto"/>
        <w:bottom w:val="none" w:sz="0" w:space="0" w:color="auto"/>
        <w:right w:val="none" w:sz="0" w:space="0" w:color="auto"/>
      </w:divBdr>
      <w:divsChild>
        <w:div w:id="1319387455">
          <w:marLeft w:val="0"/>
          <w:marRight w:val="68"/>
          <w:marTop w:val="68"/>
          <w:marBottom w:val="68"/>
          <w:divBdr>
            <w:top w:val="none" w:sz="0" w:space="0" w:color="auto"/>
            <w:left w:val="none" w:sz="0" w:space="0" w:color="auto"/>
            <w:bottom w:val="none" w:sz="0" w:space="0" w:color="auto"/>
            <w:right w:val="none" w:sz="0" w:space="0" w:color="auto"/>
          </w:divBdr>
          <w:divsChild>
            <w:div w:id="1022166992">
              <w:marLeft w:val="0"/>
              <w:marRight w:val="0"/>
              <w:marTop w:val="0"/>
              <w:marBottom w:val="0"/>
              <w:divBdr>
                <w:top w:val="none" w:sz="0" w:space="0" w:color="auto"/>
                <w:left w:val="none" w:sz="0" w:space="0" w:color="auto"/>
                <w:bottom w:val="none" w:sz="0" w:space="0" w:color="auto"/>
                <w:right w:val="none" w:sz="0" w:space="0" w:color="auto"/>
              </w:divBdr>
              <w:divsChild>
                <w:div w:id="25109955">
                  <w:marLeft w:val="0"/>
                  <w:marRight w:val="0"/>
                  <w:marTop w:val="0"/>
                  <w:marBottom w:val="0"/>
                  <w:divBdr>
                    <w:top w:val="none" w:sz="0" w:space="0" w:color="auto"/>
                    <w:left w:val="none" w:sz="0" w:space="0" w:color="auto"/>
                    <w:bottom w:val="none" w:sz="0" w:space="0" w:color="auto"/>
                    <w:right w:val="none" w:sz="0" w:space="0" w:color="auto"/>
                  </w:divBdr>
                  <w:divsChild>
                    <w:div w:id="2059550901">
                      <w:marLeft w:val="0"/>
                      <w:marRight w:val="0"/>
                      <w:marTop w:val="0"/>
                      <w:marBottom w:val="0"/>
                      <w:divBdr>
                        <w:top w:val="none" w:sz="0" w:space="0" w:color="auto"/>
                        <w:left w:val="none" w:sz="0" w:space="0" w:color="auto"/>
                        <w:bottom w:val="none" w:sz="0" w:space="0" w:color="auto"/>
                        <w:right w:val="none" w:sz="0" w:space="0" w:color="auto"/>
                      </w:divBdr>
                      <w:divsChild>
                        <w:div w:id="1611400112">
                          <w:marLeft w:val="0"/>
                          <w:marRight w:val="0"/>
                          <w:marTop w:val="0"/>
                          <w:marBottom w:val="0"/>
                          <w:divBdr>
                            <w:top w:val="none" w:sz="0" w:space="0" w:color="auto"/>
                            <w:left w:val="none" w:sz="0" w:space="0" w:color="auto"/>
                            <w:bottom w:val="none" w:sz="0" w:space="0" w:color="auto"/>
                            <w:right w:val="none" w:sz="0" w:space="0" w:color="auto"/>
                          </w:divBdr>
                          <w:divsChild>
                            <w:div w:id="2368664">
                              <w:marLeft w:val="0"/>
                              <w:marRight w:val="0"/>
                              <w:marTop w:val="0"/>
                              <w:marBottom w:val="0"/>
                              <w:divBdr>
                                <w:top w:val="none" w:sz="0" w:space="0" w:color="auto"/>
                                <w:left w:val="none" w:sz="0" w:space="0" w:color="auto"/>
                                <w:bottom w:val="none" w:sz="0" w:space="0" w:color="auto"/>
                                <w:right w:val="none" w:sz="0" w:space="0" w:color="auto"/>
                              </w:divBdr>
                              <w:divsChild>
                                <w:div w:id="1444961403">
                                  <w:marLeft w:val="1"/>
                                  <w:marRight w:val="0"/>
                                  <w:marTop w:val="27"/>
                                  <w:marBottom w:val="0"/>
                                  <w:divBdr>
                                    <w:top w:val="none" w:sz="0" w:space="0" w:color="auto"/>
                                    <w:left w:val="none" w:sz="0" w:space="0" w:color="auto"/>
                                    <w:bottom w:val="single" w:sz="6" w:space="0" w:color="EFEFEF"/>
                                    <w:right w:val="none" w:sz="0" w:space="0" w:color="auto"/>
                                  </w:divBdr>
                                  <w:divsChild>
                                    <w:div w:id="7428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6016493">
      <w:bodyDiv w:val="1"/>
      <w:marLeft w:val="0"/>
      <w:marRight w:val="0"/>
      <w:marTop w:val="0"/>
      <w:marBottom w:val="0"/>
      <w:divBdr>
        <w:top w:val="none" w:sz="0" w:space="0" w:color="auto"/>
        <w:left w:val="none" w:sz="0" w:space="0" w:color="auto"/>
        <w:bottom w:val="none" w:sz="0" w:space="0" w:color="auto"/>
        <w:right w:val="none" w:sz="0" w:space="0" w:color="auto"/>
      </w:divBdr>
      <w:divsChild>
        <w:div w:id="205802522">
          <w:marLeft w:val="0"/>
          <w:marRight w:val="0"/>
          <w:marTop w:val="0"/>
          <w:marBottom w:val="0"/>
          <w:divBdr>
            <w:top w:val="none" w:sz="0" w:space="0" w:color="auto"/>
            <w:left w:val="none" w:sz="0" w:space="0" w:color="auto"/>
            <w:bottom w:val="none" w:sz="0" w:space="0" w:color="auto"/>
            <w:right w:val="none" w:sz="0" w:space="0" w:color="auto"/>
          </w:divBdr>
        </w:div>
        <w:div w:id="371535501">
          <w:marLeft w:val="0"/>
          <w:marRight w:val="0"/>
          <w:marTop w:val="0"/>
          <w:marBottom w:val="0"/>
          <w:divBdr>
            <w:top w:val="none" w:sz="0" w:space="0" w:color="auto"/>
            <w:left w:val="none" w:sz="0" w:space="0" w:color="auto"/>
            <w:bottom w:val="none" w:sz="0" w:space="0" w:color="auto"/>
            <w:right w:val="none" w:sz="0" w:space="0" w:color="auto"/>
          </w:divBdr>
        </w:div>
        <w:div w:id="1919484213">
          <w:marLeft w:val="0"/>
          <w:marRight w:val="0"/>
          <w:marTop w:val="0"/>
          <w:marBottom w:val="0"/>
          <w:divBdr>
            <w:top w:val="none" w:sz="0" w:space="0" w:color="auto"/>
            <w:left w:val="none" w:sz="0" w:space="0" w:color="auto"/>
            <w:bottom w:val="none" w:sz="0" w:space="0" w:color="auto"/>
            <w:right w:val="none" w:sz="0" w:space="0" w:color="auto"/>
          </w:divBdr>
        </w:div>
        <w:div w:id="1411537687">
          <w:marLeft w:val="0"/>
          <w:marRight w:val="0"/>
          <w:marTop w:val="0"/>
          <w:marBottom w:val="0"/>
          <w:divBdr>
            <w:top w:val="none" w:sz="0" w:space="0" w:color="auto"/>
            <w:left w:val="none" w:sz="0" w:space="0" w:color="auto"/>
            <w:bottom w:val="none" w:sz="0" w:space="0" w:color="auto"/>
            <w:right w:val="none" w:sz="0" w:space="0" w:color="auto"/>
          </w:divBdr>
        </w:div>
      </w:divsChild>
    </w:div>
    <w:div w:id="934823460">
      <w:bodyDiv w:val="1"/>
      <w:marLeft w:val="0"/>
      <w:marRight w:val="0"/>
      <w:marTop w:val="0"/>
      <w:marBottom w:val="0"/>
      <w:divBdr>
        <w:top w:val="none" w:sz="0" w:space="0" w:color="auto"/>
        <w:left w:val="none" w:sz="0" w:space="0" w:color="auto"/>
        <w:bottom w:val="none" w:sz="0" w:space="0" w:color="auto"/>
        <w:right w:val="none" w:sz="0" w:space="0" w:color="auto"/>
      </w:divBdr>
      <w:divsChild>
        <w:div w:id="1199313409">
          <w:marLeft w:val="0"/>
          <w:marRight w:val="0"/>
          <w:marTop w:val="0"/>
          <w:marBottom w:val="0"/>
          <w:divBdr>
            <w:top w:val="none" w:sz="0" w:space="0" w:color="auto"/>
            <w:left w:val="none" w:sz="0" w:space="0" w:color="auto"/>
            <w:bottom w:val="none" w:sz="0" w:space="0" w:color="auto"/>
            <w:right w:val="none" w:sz="0" w:space="0" w:color="auto"/>
          </w:divBdr>
          <w:divsChild>
            <w:div w:id="112406897">
              <w:marLeft w:val="0"/>
              <w:marRight w:val="0"/>
              <w:marTop w:val="0"/>
              <w:marBottom w:val="0"/>
              <w:divBdr>
                <w:top w:val="none" w:sz="0" w:space="0" w:color="auto"/>
                <w:left w:val="none" w:sz="0" w:space="0" w:color="auto"/>
                <w:bottom w:val="none" w:sz="0" w:space="0" w:color="auto"/>
                <w:right w:val="none" w:sz="0" w:space="0" w:color="auto"/>
              </w:divBdr>
              <w:divsChild>
                <w:div w:id="15234273">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 w:id="996109745">
      <w:bodyDiv w:val="1"/>
      <w:marLeft w:val="0"/>
      <w:marRight w:val="0"/>
      <w:marTop w:val="0"/>
      <w:marBottom w:val="0"/>
      <w:divBdr>
        <w:top w:val="none" w:sz="0" w:space="0" w:color="auto"/>
        <w:left w:val="none" w:sz="0" w:space="0" w:color="auto"/>
        <w:bottom w:val="none" w:sz="0" w:space="0" w:color="auto"/>
        <w:right w:val="none" w:sz="0" w:space="0" w:color="auto"/>
      </w:divBdr>
    </w:div>
    <w:div w:id="1009525056">
      <w:bodyDiv w:val="1"/>
      <w:marLeft w:val="0"/>
      <w:marRight w:val="0"/>
      <w:marTop w:val="0"/>
      <w:marBottom w:val="0"/>
      <w:divBdr>
        <w:top w:val="none" w:sz="0" w:space="0" w:color="auto"/>
        <w:left w:val="none" w:sz="0" w:space="0" w:color="auto"/>
        <w:bottom w:val="none" w:sz="0" w:space="0" w:color="auto"/>
        <w:right w:val="none" w:sz="0" w:space="0" w:color="auto"/>
      </w:divBdr>
    </w:div>
    <w:div w:id="1068111449">
      <w:marLeft w:val="0"/>
      <w:marRight w:val="63"/>
      <w:marTop w:val="63"/>
      <w:marBottom w:val="63"/>
      <w:divBdr>
        <w:top w:val="none" w:sz="0" w:space="0" w:color="auto"/>
        <w:left w:val="none" w:sz="0" w:space="0" w:color="auto"/>
        <w:bottom w:val="none" w:sz="0" w:space="0" w:color="auto"/>
        <w:right w:val="none" w:sz="0" w:space="0" w:color="auto"/>
      </w:divBdr>
      <w:divsChild>
        <w:div w:id="1721712613">
          <w:marLeft w:val="0"/>
          <w:marRight w:val="0"/>
          <w:marTop w:val="0"/>
          <w:marBottom w:val="0"/>
          <w:divBdr>
            <w:top w:val="none" w:sz="0" w:space="0" w:color="auto"/>
            <w:left w:val="none" w:sz="0" w:space="0" w:color="auto"/>
            <w:bottom w:val="none" w:sz="0" w:space="0" w:color="auto"/>
            <w:right w:val="none" w:sz="0" w:space="0" w:color="auto"/>
          </w:divBdr>
          <w:divsChild>
            <w:div w:id="1393500098">
              <w:marLeft w:val="0"/>
              <w:marRight w:val="0"/>
              <w:marTop w:val="0"/>
              <w:marBottom w:val="0"/>
              <w:divBdr>
                <w:top w:val="none" w:sz="0" w:space="0" w:color="auto"/>
                <w:left w:val="none" w:sz="0" w:space="0" w:color="auto"/>
                <w:bottom w:val="none" w:sz="0" w:space="0" w:color="auto"/>
                <w:right w:val="none" w:sz="0" w:space="0" w:color="auto"/>
              </w:divBdr>
              <w:divsChild>
                <w:div w:id="390740187">
                  <w:marLeft w:val="0"/>
                  <w:marRight w:val="0"/>
                  <w:marTop w:val="0"/>
                  <w:marBottom w:val="0"/>
                  <w:divBdr>
                    <w:top w:val="none" w:sz="0" w:space="0" w:color="auto"/>
                    <w:left w:val="none" w:sz="0" w:space="0" w:color="auto"/>
                    <w:bottom w:val="none" w:sz="0" w:space="0" w:color="auto"/>
                    <w:right w:val="none" w:sz="0" w:space="0" w:color="auto"/>
                  </w:divBdr>
                  <w:divsChild>
                    <w:div w:id="798035996">
                      <w:marLeft w:val="0"/>
                      <w:marRight w:val="0"/>
                      <w:marTop w:val="0"/>
                      <w:marBottom w:val="0"/>
                      <w:divBdr>
                        <w:top w:val="none" w:sz="0" w:space="0" w:color="auto"/>
                        <w:left w:val="none" w:sz="0" w:space="0" w:color="auto"/>
                        <w:bottom w:val="none" w:sz="0" w:space="0" w:color="auto"/>
                        <w:right w:val="none" w:sz="0" w:space="0" w:color="auto"/>
                      </w:divBdr>
                      <w:divsChild>
                        <w:div w:id="629478679">
                          <w:marLeft w:val="0"/>
                          <w:marRight w:val="0"/>
                          <w:marTop w:val="0"/>
                          <w:marBottom w:val="0"/>
                          <w:divBdr>
                            <w:top w:val="none" w:sz="0" w:space="0" w:color="auto"/>
                            <w:left w:val="none" w:sz="0" w:space="0" w:color="auto"/>
                            <w:bottom w:val="none" w:sz="0" w:space="0" w:color="auto"/>
                            <w:right w:val="none" w:sz="0" w:space="0" w:color="auto"/>
                          </w:divBdr>
                          <w:divsChild>
                            <w:div w:id="691806999">
                              <w:marLeft w:val="1"/>
                              <w:marRight w:val="0"/>
                              <w:marTop w:val="25"/>
                              <w:marBottom w:val="0"/>
                              <w:divBdr>
                                <w:top w:val="none" w:sz="0" w:space="0" w:color="auto"/>
                                <w:left w:val="none" w:sz="0" w:space="0" w:color="auto"/>
                                <w:bottom w:val="single" w:sz="4" w:space="0" w:color="EFEFEF"/>
                                <w:right w:val="none" w:sz="0" w:space="0" w:color="auto"/>
                              </w:divBdr>
                              <w:divsChild>
                                <w:div w:id="1105685489">
                                  <w:marLeft w:val="0"/>
                                  <w:marRight w:val="0"/>
                                  <w:marTop w:val="0"/>
                                  <w:marBottom w:val="0"/>
                                  <w:divBdr>
                                    <w:top w:val="none" w:sz="0" w:space="0" w:color="auto"/>
                                    <w:left w:val="none" w:sz="0" w:space="0" w:color="auto"/>
                                    <w:bottom w:val="none" w:sz="0" w:space="0" w:color="auto"/>
                                    <w:right w:val="none" w:sz="0" w:space="0" w:color="auto"/>
                                  </w:divBdr>
                                  <w:divsChild>
                                    <w:div w:id="596325408">
                                      <w:marLeft w:val="0"/>
                                      <w:marRight w:val="0"/>
                                      <w:marTop w:val="0"/>
                                      <w:marBottom w:val="0"/>
                                      <w:divBdr>
                                        <w:top w:val="none" w:sz="0" w:space="0" w:color="auto"/>
                                        <w:left w:val="none" w:sz="0" w:space="0" w:color="auto"/>
                                        <w:bottom w:val="none" w:sz="0" w:space="0" w:color="auto"/>
                                        <w:right w:val="none" w:sz="0" w:space="0" w:color="auto"/>
                                      </w:divBdr>
                                      <w:divsChild>
                                        <w:div w:id="1809009376">
                                          <w:marLeft w:val="0"/>
                                          <w:marRight w:val="0"/>
                                          <w:marTop w:val="0"/>
                                          <w:marBottom w:val="0"/>
                                          <w:divBdr>
                                            <w:top w:val="none" w:sz="0" w:space="0" w:color="auto"/>
                                            <w:left w:val="none" w:sz="0" w:space="0" w:color="auto"/>
                                            <w:bottom w:val="none" w:sz="0" w:space="0" w:color="auto"/>
                                            <w:right w:val="none" w:sz="0" w:space="0" w:color="auto"/>
                                          </w:divBdr>
                                          <w:divsChild>
                                            <w:div w:id="744377565">
                                              <w:marLeft w:val="0"/>
                                              <w:marRight w:val="0"/>
                                              <w:marTop w:val="0"/>
                                              <w:marBottom w:val="0"/>
                                              <w:divBdr>
                                                <w:top w:val="none" w:sz="0" w:space="0" w:color="auto"/>
                                                <w:left w:val="none" w:sz="0" w:space="0" w:color="auto"/>
                                                <w:bottom w:val="none" w:sz="0" w:space="0" w:color="auto"/>
                                                <w:right w:val="none" w:sz="0" w:space="0" w:color="auto"/>
                                              </w:divBdr>
                                              <w:divsChild>
                                                <w:div w:id="5628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774921">
                              <w:marLeft w:val="1"/>
                              <w:marRight w:val="0"/>
                              <w:marTop w:val="25"/>
                              <w:marBottom w:val="0"/>
                              <w:divBdr>
                                <w:top w:val="none" w:sz="0" w:space="0" w:color="auto"/>
                                <w:left w:val="none" w:sz="0" w:space="0" w:color="auto"/>
                                <w:bottom w:val="single" w:sz="4" w:space="0" w:color="EFEFEF"/>
                                <w:right w:val="none" w:sz="0" w:space="0" w:color="auto"/>
                              </w:divBdr>
                              <w:divsChild>
                                <w:div w:id="1015572534">
                                  <w:marLeft w:val="0"/>
                                  <w:marRight w:val="0"/>
                                  <w:marTop w:val="0"/>
                                  <w:marBottom w:val="0"/>
                                  <w:divBdr>
                                    <w:top w:val="none" w:sz="0" w:space="0" w:color="auto"/>
                                    <w:left w:val="none" w:sz="0" w:space="0" w:color="auto"/>
                                    <w:bottom w:val="none" w:sz="0" w:space="0" w:color="auto"/>
                                    <w:right w:val="none" w:sz="0" w:space="0" w:color="auto"/>
                                  </w:divBdr>
                                </w:div>
                              </w:divsChild>
                            </w:div>
                            <w:div w:id="454447515">
                              <w:marLeft w:val="0"/>
                              <w:marRight w:val="0"/>
                              <w:marTop w:val="0"/>
                              <w:marBottom w:val="0"/>
                              <w:divBdr>
                                <w:top w:val="none" w:sz="0" w:space="0" w:color="auto"/>
                                <w:left w:val="none" w:sz="0" w:space="0" w:color="auto"/>
                                <w:bottom w:val="none" w:sz="0" w:space="0" w:color="auto"/>
                                <w:right w:val="none" w:sz="0" w:space="0" w:color="auto"/>
                              </w:divBdr>
                            </w:div>
                            <w:div w:id="1530291305">
                              <w:marLeft w:val="1"/>
                              <w:marRight w:val="0"/>
                              <w:marTop w:val="25"/>
                              <w:marBottom w:val="0"/>
                              <w:divBdr>
                                <w:top w:val="none" w:sz="0" w:space="0" w:color="auto"/>
                                <w:left w:val="none" w:sz="0" w:space="0" w:color="auto"/>
                                <w:bottom w:val="single" w:sz="4" w:space="0" w:color="EFEFEF"/>
                                <w:right w:val="none" w:sz="0" w:space="0" w:color="auto"/>
                              </w:divBdr>
                              <w:divsChild>
                                <w:div w:id="2121028679">
                                  <w:marLeft w:val="0"/>
                                  <w:marRight w:val="0"/>
                                  <w:marTop w:val="0"/>
                                  <w:marBottom w:val="0"/>
                                  <w:divBdr>
                                    <w:top w:val="none" w:sz="0" w:space="0" w:color="auto"/>
                                    <w:left w:val="none" w:sz="0" w:space="0" w:color="auto"/>
                                    <w:bottom w:val="none" w:sz="0" w:space="0" w:color="auto"/>
                                    <w:right w:val="none" w:sz="0" w:space="0" w:color="auto"/>
                                  </w:divBdr>
                                </w:div>
                                <w:div w:id="1629045383">
                                  <w:marLeft w:val="0"/>
                                  <w:marRight w:val="0"/>
                                  <w:marTop w:val="0"/>
                                  <w:marBottom w:val="0"/>
                                  <w:divBdr>
                                    <w:top w:val="none" w:sz="0" w:space="0" w:color="auto"/>
                                    <w:left w:val="none" w:sz="0" w:space="0" w:color="auto"/>
                                    <w:bottom w:val="none" w:sz="0" w:space="0" w:color="auto"/>
                                    <w:right w:val="none" w:sz="0" w:space="0" w:color="auto"/>
                                  </w:divBdr>
                                  <w:divsChild>
                                    <w:div w:id="11541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0779">
                              <w:marLeft w:val="1"/>
                              <w:marRight w:val="0"/>
                              <w:marTop w:val="25"/>
                              <w:marBottom w:val="0"/>
                              <w:divBdr>
                                <w:top w:val="none" w:sz="0" w:space="0" w:color="auto"/>
                                <w:left w:val="none" w:sz="0" w:space="0" w:color="auto"/>
                                <w:bottom w:val="single" w:sz="4" w:space="0" w:color="EFEFEF"/>
                                <w:right w:val="none" w:sz="0" w:space="0" w:color="auto"/>
                              </w:divBdr>
                              <w:divsChild>
                                <w:div w:id="639187447">
                                  <w:marLeft w:val="0"/>
                                  <w:marRight w:val="0"/>
                                  <w:marTop w:val="0"/>
                                  <w:marBottom w:val="0"/>
                                  <w:divBdr>
                                    <w:top w:val="none" w:sz="0" w:space="0" w:color="auto"/>
                                    <w:left w:val="none" w:sz="0" w:space="0" w:color="auto"/>
                                    <w:bottom w:val="none" w:sz="0" w:space="0" w:color="auto"/>
                                    <w:right w:val="none" w:sz="0" w:space="0" w:color="auto"/>
                                  </w:divBdr>
                                </w:div>
                                <w:div w:id="2110814424">
                                  <w:marLeft w:val="0"/>
                                  <w:marRight w:val="0"/>
                                  <w:marTop w:val="0"/>
                                  <w:marBottom w:val="0"/>
                                  <w:divBdr>
                                    <w:top w:val="none" w:sz="0" w:space="0" w:color="auto"/>
                                    <w:left w:val="none" w:sz="0" w:space="0" w:color="auto"/>
                                    <w:bottom w:val="none" w:sz="0" w:space="0" w:color="auto"/>
                                    <w:right w:val="none" w:sz="0" w:space="0" w:color="auto"/>
                                  </w:divBdr>
                                  <w:divsChild>
                                    <w:div w:id="13956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6749">
                              <w:marLeft w:val="1"/>
                              <w:marRight w:val="0"/>
                              <w:marTop w:val="25"/>
                              <w:marBottom w:val="0"/>
                              <w:divBdr>
                                <w:top w:val="none" w:sz="0" w:space="0" w:color="auto"/>
                                <w:left w:val="none" w:sz="0" w:space="0" w:color="auto"/>
                                <w:bottom w:val="single" w:sz="4" w:space="0" w:color="EFEFEF"/>
                                <w:right w:val="none" w:sz="0" w:space="0" w:color="auto"/>
                              </w:divBdr>
                              <w:divsChild>
                                <w:div w:id="427039706">
                                  <w:marLeft w:val="0"/>
                                  <w:marRight w:val="0"/>
                                  <w:marTop w:val="0"/>
                                  <w:marBottom w:val="0"/>
                                  <w:divBdr>
                                    <w:top w:val="none" w:sz="0" w:space="0" w:color="auto"/>
                                    <w:left w:val="none" w:sz="0" w:space="0" w:color="auto"/>
                                    <w:bottom w:val="none" w:sz="0" w:space="0" w:color="auto"/>
                                    <w:right w:val="none" w:sz="0" w:space="0" w:color="auto"/>
                                  </w:divBdr>
                                </w:div>
                                <w:div w:id="180508451">
                                  <w:marLeft w:val="0"/>
                                  <w:marRight w:val="0"/>
                                  <w:marTop w:val="0"/>
                                  <w:marBottom w:val="0"/>
                                  <w:divBdr>
                                    <w:top w:val="none" w:sz="0" w:space="0" w:color="auto"/>
                                    <w:left w:val="none" w:sz="0" w:space="0" w:color="auto"/>
                                    <w:bottom w:val="none" w:sz="0" w:space="0" w:color="auto"/>
                                    <w:right w:val="none" w:sz="0" w:space="0" w:color="auto"/>
                                  </w:divBdr>
                                </w:div>
                              </w:divsChild>
                            </w:div>
                            <w:div w:id="383716771">
                              <w:marLeft w:val="1"/>
                              <w:marRight w:val="0"/>
                              <w:marTop w:val="25"/>
                              <w:marBottom w:val="0"/>
                              <w:divBdr>
                                <w:top w:val="none" w:sz="0" w:space="0" w:color="auto"/>
                                <w:left w:val="none" w:sz="0" w:space="0" w:color="auto"/>
                                <w:bottom w:val="single" w:sz="4" w:space="0" w:color="EFEFEF"/>
                                <w:right w:val="none" w:sz="0" w:space="0" w:color="auto"/>
                              </w:divBdr>
                              <w:divsChild>
                                <w:div w:id="119151953">
                                  <w:marLeft w:val="0"/>
                                  <w:marRight w:val="0"/>
                                  <w:marTop w:val="0"/>
                                  <w:marBottom w:val="0"/>
                                  <w:divBdr>
                                    <w:top w:val="none" w:sz="0" w:space="0" w:color="auto"/>
                                    <w:left w:val="none" w:sz="0" w:space="0" w:color="auto"/>
                                    <w:bottom w:val="none" w:sz="0" w:space="0" w:color="auto"/>
                                    <w:right w:val="none" w:sz="0" w:space="0" w:color="auto"/>
                                  </w:divBdr>
                                </w:div>
                                <w:div w:id="9266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2853">
                  <w:marLeft w:val="0"/>
                  <w:marRight w:val="0"/>
                  <w:marTop w:val="0"/>
                  <w:marBottom w:val="0"/>
                  <w:divBdr>
                    <w:top w:val="none" w:sz="0" w:space="0" w:color="auto"/>
                    <w:left w:val="none" w:sz="0" w:space="0" w:color="auto"/>
                    <w:bottom w:val="none" w:sz="0" w:space="0" w:color="auto"/>
                    <w:right w:val="none" w:sz="0" w:space="0" w:color="auto"/>
                  </w:divBdr>
                  <w:divsChild>
                    <w:div w:id="507914859">
                      <w:marLeft w:val="0"/>
                      <w:marRight w:val="0"/>
                      <w:marTop w:val="50"/>
                      <w:marBottom w:val="0"/>
                      <w:divBdr>
                        <w:top w:val="single" w:sz="4" w:space="3" w:color="BBC1C8"/>
                        <w:left w:val="single" w:sz="4" w:space="0" w:color="BBC1C8"/>
                        <w:bottom w:val="single" w:sz="4" w:space="3" w:color="BBC1C8"/>
                        <w:right w:val="single" w:sz="4" w:space="0" w:color="BBC1C8"/>
                      </w:divBdr>
                      <w:divsChild>
                        <w:div w:id="1021475243">
                          <w:marLeft w:val="0"/>
                          <w:marRight w:val="0"/>
                          <w:marTop w:val="0"/>
                          <w:marBottom w:val="0"/>
                          <w:divBdr>
                            <w:top w:val="none" w:sz="0" w:space="0" w:color="auto"/>
                            <w:left w:val="none" w:sz="0" w:space="0" w:color="auto"/>
                            <w:bottom w:val="none" w:sz="0" w:space="0" w:color="auto"/>
                            <w:right w:val="none" w:sz="0" w:space="0" w:color="auto"/>
                          </w:divBdr>
                        </w:div>
                        <w:div w:id="1061635187">
                          <w:marLeft w:val="0"/>
                          <w:marRight w:val="0"/>
                          <w:marTop w:val="0"/>
                          <w:marBottom w:val="0"/>
                          <w:divBdr>
                            <w:top w:val="none" w:sz="0" w:space="0" w:color="auto"/>
                            <w:left w:val="none" w:sz="0" w:space="0" w:color="auto"/>
                            <w:bottom w:val="none" w:sz="0" w:space="0" w:color="auto"/>
                            <w:right w:val="none" w:sz="0" w:space="0" w:color="auto"/>
                          </w:divBdr>
                        </w:div>
                      </w:divsChild>
                    </w:div>
                    <w:div w:id="1811243159">
                      <w:marLeft w:val="0"/>
                      <w:marRight w:val="0"/>
                      <w:marTop w:val="0"/>
                      <w:marBottom w:val="0"/>
                      <w:divBdr>
                        <w:top w:val="none" w:sz="0" w:space="0" w:color="auto"/>
                        <w:left w:val="none" w:sz="0" w:space="0" w:color="auto"/>
                        <w:bottom w:val="none" w:sz="0" w:space="0" w:color="auto"/>
                        <w:right w:val="none" w:sz="0" w:space="0" w:color="auto"/>
                      </w:divBdr>
                      <w:divsChild>
                        <w:div w:id="1128428371">
                          <w:marLeft w:val="0"/>
                          <w:marRight w:val="0"/>
                          <w:marTop w:val="0"/>
                          <w:marBottom w:val="0"/>
                          <w:divBdr>
                            <w:top w:val="none" w:sz="0" w:space="0" w:color="auto"/>
                            <w:left w:val="none" w:sz="0" w:space="0" w:color="auto"/>
                            <w:bottom w:val="none" w:sz="0" w:space="0" w:color="auto"/>
                            <w:right w:val="none" w:sz="0" w:space="0" w:color="auto"/>
                          </w:divBdr>
                          <w:divsChild>
                            <w:div w:id="219095183">
                              <w:marLeft w:val="1"/>
                              <w:marRight w:val="0"/>
                              <w:marTop w:val="25"/>
                              <w:marBottom w:val="0"/>
                              <w:divBdr>
                                <w:top w:val="none" w:sz="0" w:space="0" w:color="auto"/>
                                <w:left w:val="none" w:sz="0" w:space="0" w:color="auto"/>
                                <w:bottom w:val="single" w:sz="4" w:space="0" w:color="EFEFEF"/>
                                <w:right w:val="none" w:sz="0" w:space="0" w:color="auto"/>
                              </w:divBdr>
                              <w:divsChild>
                                <w:div w:id="1874951591">
                                  <w:marLeft w:val="0"/>
                                  <w:marRight w:val="0"/>
                                  <w:marTop w:val="0"/>
                                  <w:marBottom w:val="0"/>
                                  <w:divBdr>
                                    <w:top w:val="none" w:sz="0" w:space="0" w:color="auto"/>
                                    <w:left w:val="none" w:sz="0" w:space="0" w:color="auto"/>
                                    <w:bottom w:val="none" w:sz="0" w:space="0" w:color="auto"/>
                                    <w:right w:val="none" w:sz="0" w:space="0" w:color="auto"/>
                                  </w:divBdr>
                                </w:div>
                              </w:divsChild>
                            </w:div>
                            <w:div w:id="808746469">
                              <w:marLeft w:val="1"/>
                              <w:marRight w:val="0"/>
                              <w:marTop w:val="25"/>
                              <w:marBottom w:val="0"/>
                              <w:divBdr>
                                <w:top w:val="none" w:sz="0" w:space="0" w:color="auto"/>
                                <w:left w:val="none" w:sz="0" w:space="0" w:color="auto"/>
                                <w:bottom w:val="single" w:sz="4" w:space="0" w:color="EFEFEF"/>
                                <w:right w:val="none" w:sz="0" w:space="0" w:color="auto"/>
                              </w:divBdr>
                              <w:divsChild>
                                <w:div w:id="787238698">
                                  <w:marLeft w:val="0"/>
                                  <w:marRight w:val="0"/>
                                  <w:marTop w:val="0"/>
                                  <w:marBottom w:val="0"/>
                                  <w:divBdr>
                                    <w:top w:val="none" w:sz="0" w:space="0" w:color="auto"/>
                                    <w:left w:val="none" w:sz="0" w:space="0" w:color="auto"/>
                                    <w:bottom w:val="none" w:sz="0" w:space="0" w:color="auto"/>
                                    <w:right w:val="none" w:sz="0" w:space="0" w:color="auto"/>
                                  </w:divBdr>
                                </w:div>
                                <w:div w:id="213662825">
                                  <w:marLeft w:val="0"/>
                                  <w:marRight w:val="0"/>
                                  <w:marTop w:val="0"/>
                                  <w:marBottom w:val="0"/>
                                  <w:divBdr>
                                    <w:top w:val="none" w:sz="0" w:space="0" w:color="auto"/>
                                    <w:left w:val="none" w:sz="0" w:space="0" w:color="auto"/>
                                    <w:bottom w:val="none" w:sz="0" w:space="0" w:color="auto"/>
                                    <w:right w:val="none" w:sz="0" w:space="0" w:color="auto"/>
                                  </w:divBdr>
                                </w:div>
                              </w:divsChild>
                            </w:div>
                            <w:div w:id="1191332004">
                              <w:marLeft w:val="1"/>
                              <w:marRight w:val="0"/>
                              <w:marTop w:val="25"/>
                              <w:marBottom w:val="0"/>
                              <w:divBdr>
                                <w:top w:val="none" w:sz="0" w:space="0" w:color="auto"/>
                                <w:left w:val="none" w:sz="0" w:space="0" w:color="auto"/>
                                <w:bottom w:val="single" w:sz="4" w:space="0" w:color="EFEFEF"/>
                                <w:right w:val="none" w:sz="0" w:space="0" w:color="auto"/>
                              </w:divBdr>
                              <w:divsChild>
                                <w:div w:id="1993752421">
                                  <w:marLeft w:val="0"/>
                                  <w:marRight w:val="0"/>
                                  <w:marTop w:val="0"/>
                                  <w:marBottom w:val="0"/>
                                  <w:divBdr>
                                    <w:top w:val="none" w:sz="0" w:space="0" w:color="auto"/>
                                    <w:left w:val="none" w:sz="0" w:space="0" w:color="auto"/>
                                    <w:bottom w:val="none" w:sz="0" w:space="0" w:color="auto"/>
                                    <w:right w:val="none" w:sz="0" w:space="0" w:color="auto"/>
                                  </w:divBdr>
                                </w:div>
                                <w:div w:id="588928108">
                                  <w:marLeft w:val="0"/>
                                  <w:marRight w:val="0"/>
                                  <w:marTop w:val="0"/>
                                  <w:marBottom w:val="0"/>
                                  <w:divBdr>
                                    <w:top w:val="none" w:sz="0" w:space="0" w:color="auto"/>
                                    <w:left w:val="none" w:sz="0" w:space="0" w:color="auto"/>
                                    <w:bottom w:val="none" w:sz="0" w:space="0" w:color="auto"/>
                                    <w:right w:val="none" w:sz="0" w:space="0" w:color="auto"/>
                                  </w:divBdr>
                                </w:div>
                              </w:divsChild>
                            </w:div>
                            <w:div w:id="1298612332">
                              <w:marLeft w:val="1"/>
                              <w:marRight w:val="0"/>
                              <w:marTop w:val="25"/>
                              <w:marBottom w:val="0"/>
                              <w:divBdr>
                                <w:top w:val="none" w:sz="0" w:space="0" w:color="auto"/>
                                <w:left w:val="none" w:sz="0" w:space="0" w:color="auto"/>
                                <w:bottom w:val="single" w:sz="4" w:space="0" w:color="EFEFEF"/>
                                <w:right w:val="none" w:sz="0" w:space="0" w:color="auto"/>
                              </w:divBdr>
                              <w:divsChild>
                                <w:div w:id="1394499000">
                                  <w:marLeft w:val="0"/>
                                  <w:marRight w:val="0"/>
                                  <w:marTop w:val="0"/>
                                  <w:marBottom w:val="0"/>
                                  <w:divBdr>
                                    <w:top w:val="none" w:sz="0" w:space="0" w:color="auto"/>
                                    <w:left w:val="none" w:sz="0" w:space="0" w:color="auto"/>
                                    <w:bottom w:val="none" w:sz="0" w:space="0" w:color="auto"/>
                                    <w:right w:val="none" w:sz="0" w:space="0" w:color="auto"/>
                                  </w:divBdr>
                                </w:div>
                                <w:div w:id="161437661">
                                  <w:marLeft w:val="0"/>
                                  <w:marRight w:val="0"/>
                                  <w:marTop w:val="0"/>
                                  <w:marBottom w:val="0"/>
                                  <w:divBdr>
                                    <w:top w:val="none" w:sz="0" w:space="0" w:color="auto"/>
                                    <w:left w:val="none" w:sz="0" w:space="0" w:color="auto"/>
                                    <w:bottom w:val="none" w:sz="0" w:space="0" w:color="auto"/>
                                    <w:right w:val="none" w:sz="0" w:space="0" w:color="auto"/>
                                  </w:divBdr>
                                </w:div>
                              </w:divsChild>
                            </w:div>
                            <w:div w:id="2072578586">
                              <w:marLeft w:val="1"/>
                              <w:marRight w:val="0"/>
                              <w:marTop w:val="25"/>
                              <w:marBottom w:val="0"/>
                              <w:divBdr>
                                <w:top w:val="none" w:sz="0" w:space="0" w:color="auto"/>
                                <w:left w:val="none" w:sz="0" w:space="0" w:color="auto"/>
                                <w:bottom w:val="single" w:sz="4" w:space="0" w:color="EFEFEF"/>
                                <w:right w:val="none" w:sz="0" w:space="0" w:color="auto"/>
                              </w:divBdr>
                              <w:divsChild>
                                <w:div w:id="2006087254">
                                  <w:marLeft w:val="0"/>
                                  <w:marRight w:val="0"/>
                                  <w:marTop w:val="0"/>
                                  <w:marBottom w:val="0"/>
                                  <w:divBdr>
                                    <w:top w:val="none" w:sz="0" w:space="0" w:color="auto"/>
                                    <w:left w:val="none" w:sz="0" w:space="0" w:color="auto"/>
                                    <w:bottom w:val="none" w:sz="0" w:space="0" w:color="auto"/>
                                    <w:right w:val="none" w:sz="0" w:space="0" w:color="auto"/>
                                  </w:divBdr>
                                </w:div>
                                <w:div w:id="2038039035">
                                  <w:marLeft w:val="0"/>
                                  <w:marRight w:val="0"/>
                                  <w:marTop w:val="0"/>
                                  <w:marBottom w:val="0"/>
                                  <w:divBdr>
                                    <w:top w:val="none" w:sz="0" w:space="0" w:color="auto"/>
                                    <w:left w:val="none" w:sz="0" w:space="0" w:color="auto"/>
                                    <w:bottom w:val="none" w:sz="0" w:space="0" w:color="auto"/>
                                    <w:right w:val="none" w:sz="0" w:space="0" w:color="auto"/>
                                  </w:divBdr>
                                </w:div>
                              </w:divsChild>
                            </w:div>
                            <w:div w:id="896011938">
                              <w:marLeft w:val="1"/>
                              <w:marRight w:val="0"/>
                              <w:marTop w:val="25"/>
                              <w:marBottom w:val="0"/>
                              <w:divBdr>
                                <w:top w:val="none" w:sz="0" w:space="0" w:color="auto"/>
                                <w:left w:val="none" w:sz="0" w:space="0" w:color="auto"/>
                                <w:bottom w:val="single" w:sz="4" w:space="0" w:color="EFEFEF"/>
                                <w:right w:val="none" w:sz="0" w:space="0" w:color="auto"/>
                              </w:divBdr>
                              <w:divsChild>
                                <w:div w:id="516892412">
                                  <w:marLeft w:val="0"/>
                                  <w:marRight w:val="0"/>
                                  <w:marTop w:val="0"/>
                                  <w:marBottom w:val="0"/>
                                  <w:divBdr>
                                    <w:top w:val="none" w:sz="0" w:space="0" w:color="auto"/>
                                    <w:left w:val="none" w:sz="0" w:space="0" w:color="auto"/>
                                    <w:bottom w:val="none" w:sz="0" w:space="0" w:color="auto"/>
                                    <w:right w:val="none" w:sz="0" w:space="0" w:color="auto"/>
                                  </w:divBdr>
                                </w:div>
                              </w:divsChild>
                            </w:div>
                            <w:div w:id="681007840">
                              <w:marLeft w:val="1"/>
                              <w:marRight w:val="0"/>
                              <w:marTop w:val="25"/>
                              <w:marBottom w:val="0"/>
                              <w:divBdr>
                                <w:top w:val="none" w:sz="0" w:space="0" w:color="auto"/>
                                <w:left w:val="none" w:sz="0" w:space="0" w:color="auto"/>
                                <w:bottom w:val="single" w:sz="4" w:space="0" w:color="EFEFEF"/>
                                <w:right w:val="none" w:sz="0" w:space="0" w:color="auto"/>
                              </w:divBdr>
                              <w:divsChild>
                                <w:div w:id="1816992364">
                                  <w:marLeft w:val="0"/>
                                  <w:marRight w:val="0"/>
                                  <w:marTop w:val="0"/>
                                  <w:marBottom w:val="0"/>
                                  <w:divBdr>
                                    <w:top w:val="none" w:sz="0" w:space="0" w:color="auto"/>
                                    <w:left w:val="none" w:sz="0" w:space="0" w:color="auto"/>
                                    <w:bottom w:val="none" w:sz="0" w:space="0" w:color="auto"/>
                                    <w:right w:val="none" w:sz="0" w:space="0" w:color="auto"/>
                                  </w:divBdr>
                                </w:div>
                              </w:divsChild>
                            </w:div>
                            <w:div w:id="1319306015">
                              <w:marLeft w:val="1"/>
                              <w:marRight w:val="0"/>
                              <w:marTop w:val="25"/>
                              <w:marBottom w:val="0"/>
                              <w:divBdr>
                                <w:top w:val="none" w:sz="0" w:space="0" w:color="auto"/>
                                <w:left w:val="none" w:sz="0" w:space="0" w:color="auto"/>
                                <w:bottom w:val="single" w:sz="4" w:space="0" w:color="EFEFEF"/>
                                <w:right w:val="none" w:sz="0" w:space="0" w:color="auto"/>
                              </w:divBdr>
                              <w:divsChild>
                                <w:div w:id="1614942466">
                                  <w:marLeft w:val="0"/>
                                  <w:marRight w:val="0"/>
                                  <w:marTop w:val="0"/>
                                  <w:marBottom w:val="0"/>
                                  <w:divBdr>
                                    <w:top w:val="none" w:sz="0" w:space="0" w:color="auto"/>
                                    <w:left w:val="none" w:sz="0" w:space="0" w:color="auto"/>
                                    <w:bottom w:val="none" w:sz="0" w:space="0" w:color="auto"/>
                                    <w:right w:val="none" w:sz="0" w:space="0" w:color="auto"/>
                                  </w:divBdr>
                                </w:div>
                                <w:div w:id="105585307">
                                  <w:marLeft w:val="0"/>
                                  <w:marRight w:val="0"/>
                                  <w:marTop w:val="0"/>
                                  <w:marBottom w:val="0"/>
                                  <w:divBdr>
                                    <w:top w:val="none" w:sz="0" w:space="0" w:color="auto"/>
                                    <w:left w:val="none" w:sz="0" w:space="0" w:color="auto"/>
                                    <w:bottom w:val="none" w:sz="0" w:space="0" w:color="auto"/>
                                    <w:right w:val="none" w:sz="0" w:space="0" w:color="auto"/>
                                  </w:divBdr>
                                </w:div>
                              </w:divsChild>
                            </w:div>
                            <w:div w:id="731393411">
                              <w:marLeft w:val="1"/>
                              <w:marRight w:val="0"/>
                              <w:marTop w:val="25"/>
                              <w:marBottom w:val="0"/>
                              <w:divBdr>
                                <w:top w:val="none" w:sz="0" w:space="0" w:color="auto"/>
                                <w:left w:val="none" w:sz="0" w:space="0" w:color="auto"/>
                                <w:bottom w:val="single" w:sz="4" w:space="0" w:color="EFEFEF"/>
                                <w:right w:val="none" w:sz="0" w:space="0" w:color="auto"/>
                              </w:divBdr>
                              <w:divsChild>
                                <w:div w:id="1255941673">
                                  <w:marLeft w:val="0"/>
                                  <w:marRight w:val="0"/>
                                  <w:marTop w:val="0"/>
                                  <w:marBottom w:val="0"/>
                                  <w:divBdr>
                                    <w:top w:val="none" w:sz="0" w:space="0" w:color="auto"/>
                                    <w:left w:val="none" w:sz="0" w:space="0" w:color="auto"/>
                                    <w:bottom w:val="none" w:sz="0" w:space="0" w:color="auto"/>
                                    <w:right w:val="none" w:sz="0" w:space="0" w:color="auto"/>
                                  </w:divBdr>
                                </w:div>
                                <w:div w:id="152187345">
                                  <w:marLeft w:val="0"/>
                                  <w:marRight w:val="0"/>
                                  <w:marTop w:val="0"/>
                                  <w:marBottom w:val="0"/>
                                  <w:divBdr>
                                    <w:top w:val="none" w:sz="0" w:space="0" w:color="auto"/>
                                    <w:left w:val="none" w:sz="0" w:space="0" w:color="auto"/>
                                    <w:bottom w:val="none" w:sz="0" w:space="0" w:color="auto"/>
                                    <w:right w:val="none" w:sz="0" w:space="0" w:color="auto"/>
                                  </w:divBdr>
                                </w:div>
                              </w:divsChild>
                            </w:div>
                            <w:div w:id="1229219834">
                              <w:marLeft w:val="1"/>
                              <w:marRight w:val="0"/>
                              <w:marTop w:val="25"/>
                              <w:marBottom w:val="0"/>
                              <w:divBdr>
                                <w:top w:val="none" w:sz="0" w:space="0" w:color="auto"/>
                                <w:left w:val="none" w:sz="0" w:space="0" w:color="auto"/>
                                <w:bottom w:val="single" w:sz="4" w:space="0" w:color="EFEFEF"/>
                                <w:right w:val="none" w:sz="0" w:space="0" w:color="auto"/>
                              </w:divBdr>
                              <w:divsChild>
                                <w:div w:id="274364947">
                                  <w:marLeft w:val="0"/>
                                  <w:marRight w:val="0"/>
                                  <w:marTop w:val="0"/>
                                  <w:marBottom w:val="0"/>
                                  <w:divBdr>
                                    <w:top w:val="none" w:sz="0" w:space="0" w:color="auto"/>
                                    <w:left w:val="none" w:sz="0" w:space="0" w:color="auto"/>
                                    <w:bottom w:val="none" w:sz="0" w:space="0" w:color="auto"/>
                                    <w:right w:val="none" w:sz="0" w:space="0" w:color="auto"/>
                                  </w:divBdr>
                                </w:div>
                                <w:div w:id="1598902863">
                                  <w:marLeft w:val="0"/>
                                  <w:marRight w:val="0"/>
                                  <w:marTop w:val="0"/>
                                  <w:marBottom w:val="0"/>
                                  <w:divBdr>
                                    <w:top w:val="none" w:sz="0" w:space="0" w:color="auto"/>
                                    <w:left w:val="none" w:sz="0" w:space="0" w:color="auto"/>
                                    <w:bottom w:val="none" w:sz="0" w:space="0" w:color="auto"/>
                                    <w:right w:val="none" w:sz="0" w:space="0" w:color="auto"/>
                                  </w:divBdr>
                                </w:div>
                              </w:divsChild>
                            </w:div>
                            <w:div w:id="429663480">
                              <w:marLeft w:val="1"/>
                              <w:marRight w:val="0"/>
                              <w:marTop w:val="25"/>
                              <w:marBottom w:val="0"/>
                              <w:divBdr>
                                <w:top w:val="none" w:sz="0" w:space="0" w:color="auto"/>
                                <w:left w:val="none" w:sz="0" w:space="0" w:color="auto"/>
                                <w:bottom w:val="single" w:sz="2" w:space="0" w:color="EFEFEF"/>
                                <w:right w:val="none" w:sz="0" w:space="0" w:color="auto"/>
                              </w:divBdr>
                            </w:div>
                          </w:divsChild>
                        </w:div>
                      </w:divsChild>
                    </w:div>
                  </w:divsChild>
                </w:div>
                <w:div w:id="2139762880">
                  <w:marLeft w:val="0"/>
                  <w:marRight w:val="0"/>
                  <w:marTop w:val="0"/>
                  <w:marBottom w:val="0"/>
                  <w:divBdr>
                    <w:top w:val="none" w:sz="0" w:space="0" w:color="auto"/>
                    <w:left w:val="none" w:sz="0" w:space="0" w:color="auto"/>
                    <w:bottom w:val="none" w:sz="0" w:space="0" w:color="auto"/>
                    <w:right w:val="none" w:sz="0" w:space="0" w:color="auto"/>
                  </w:divBdr>
                  <w:divsChild>
                    <w:div w:id="204829937">
                      <w:marLeft w:val="0"/>
                      <w:marRight w:val="0"/>
                      <w:marTop w:val="50"/>
                      <w:marBottom w:val="0"/>
                      <w:divBdr>
                        <w:top w:val="single" w:sz="4" w:space="3" w:color="BBC1C8"/>
                        <w:left w:val="single" w:sz="4" w:space="0" w:color="BBC1C8"/>
                        <w:bottom w:val="single" w:sz="4" w:space="3" w:color="BBC1C8"/>
                        <w:right w:val="single" w:sz="4" w:space="0" w:color="BBC1C8"/>
                      </w:divBdr>
                      <w:divsChild>
                        <w:div w:id="1644506922">
                          <w:marLeft w:val="0"/>
                          <w:marRight w:val="0"/>
                          <w:marTop w:val="0"/>
                          <w:marBottom w:val="0"/>
                          <w:divBdr>
                            <w:top w:val="none" w:sz="0" w:space="0" w:color="auto"/>
                            <w:left w:val="none" w:sz="0" w:space="0" w:color="auto"/>
                            <w:bottom w:val="none" w:sz="0" w:space="0" w:color="auto"/>
                            <w:right w:val="none" w:sz="0" w:space="0" w:color="auto"/>
                          </w:divBdr>
                        </w:div>
                        <w:div w:id="2029135595">
                          <w:marLeft w:val="0"/>
                          <w:marRight w:val="0"/>
                          <w:marTop w:val="0"/>
                          <w:marBottom w:val="0"/>
                          <w:divBdr>
                            <w:top w:val="none" w:sz="0" w:space="0" w:color="auto"/>
                            <w:left w:val="none" w:sz="0" w:space="0" w:color="auto"/>
                            <w:bottom w:val="none" w:sz="0" w:space="0" w:color="auto"/>
                            <w:right w:val="none" w:sz="0" w:space="0" w:color="auto"/>
                          </w:divBdr>
                        </w:div>
                      </w:divsChild>
                    </w:div>
                    <w:div w:id="969674743">
                      <w:marLeft w:val="0"/>
                      <w:marRight w:val="0"/>
                      <w:marTop w:val="0"/>
                      <w:marBottom w:val="0"/>
                      <w:divBdr>
                        <w:top w:val="none" w:sz="0" w:space="0" w:color="auto"/>
                        <w:left w:val="none" w:sz="0" w:space="0" w:color="auto"/>
                        <w:bottom w:val="none" w:sz="0" w:space="0" w:color="auto"/>
                        <w:right w:val="none" w:sz="0" w:space="0" w:color="auto"/>
                      </w:divBdr>
                      <w:divsChild>
                        <w:div w:id="1451702751">
                          <w:marLeft w:val="0"/>
                          <w:marRight w:val="0"/>
                          <w:marTop w:val="0"/>
                          <w:marBottom w:val="0"/>
                          <w:divBdr>
                            <w:top w:val="none" w:sz="0" w:space="0" w:color="auto"/>
                            <w:left w:val="none" w:sz="0" w:space="0" w:color="auto"/>
                            <w:bottom w:val="none" w:sz="0" w:space="0" w:color="auto"/>
                            <w:right w:val="none" w:sz="0" w:space="0" w:color="auto"/>
                          </w:divBdr>
                          <w:divsChild>
                            <w:div w:id="2065832490">
                              <w:marLeft w:val="0"/>
                              <w:marRight w:val="0"/>
                              <w:marTop w:val="0"/>
                              <w:marBottom w:val="0"/>
                              <w:divBdr>
                                <w:top w:val="none" w:sz="0" w:space="0" w:color="auto"/>
                                <w:left w:val="none" w:sz="0" w:space="0" w:color="auto"/>
                                <w:bottom w:val="none" w:sz="0" w:space="0" w:color="auto"/>
                                <w:right w:val="none" w:sz="0" w:space="0" w:color="auto"/>
                              </w:divBdr>
                              <w:divsChild>
                                <w:div w:id="622733161">
                                  <w:marLeft w:val="0"/>
                                  <w:marRight w:val="0"/>
                                  <w:marTop w:val="0"/>
                                  <w:marBottom w:val="0"/>
                                  <w:divBdr>
                                    <w:top w:val="none" w:sz="0" w:space="0" w:color="auto"/>
                                    <w:left w:val="none" w:sz="0" w:space="0" w:color="auto"/>
                                    <w:bottom w:val="none" w:sz="0" w:space="0" w:color="auto"/>
                                    <w:right w:val="none" w:sz="0" w:space="0" w:color="auto"/>
                                  </w:divBdr>
                                  <w:divsChild>
                                    <w:div w:id="1131938809">
                                      <w:marLeft w:val="0"/>
                                      <w:marRight w:val="0"/>
                                      <w:marTop w:val="0"/>
                                      <w:marBottom w:val="0"/>
                                      <w:divBdr>
                                        <w:top w:val="single" w:sz="12" w:space="0" w:color="CCCCCC"/>
                                        <w:left w:val="single" w:sz="4" w:space="0" w:color="CCCCCC"/>
                                        <w:bottom w:val="single" w:sz="4" w:space="4" w:color="CCCCCC"/>
                                        <w:right w:val="single" w:sz="4" w:space="0" w:color="CCCCCC"/>
                                      </w:divBdr>
                                      <w:divsChild>
                                        <w:div w:id="1947620247">
                                          <w:marLeft w:val="1"/>
                                          <w:marRight w:val="0"/>
                                          <w:marTop w:val="25"/>
                                          <w:marBottom w:val="0"/>
                                          <w:divBdr>
                                            <w:top w:val="none" w:sz="0" w:space="0" w:color="auto"/>
                                            <w:left w:val="none" w:sz="0" w:space="0" w:color="auto"/>
                                            <w:bottom w:val="single" w:sz="4" w:space="0" w:color="EFEFEF"/>
                                            <w:right w:val="none" w:sz="0" w:space="0" w:color="auto"/>
                                          </w:divBdr>
                                          <w:divsChild>
                                            <w:div w:id="2110735569">
                                              <w:marLeft w:val="0"/>
                                              <w:marRight w:val="0"/>
                                              <w:marTop w:val="0"/>
                                              <w:marBottom w:val="0"/>
                                              <w:divBdr>
                                                <w:top w:val="none" w:sz="0" w:space="0" w:color="auto"/>
                                                <w:left w:val="none" w:sz="0" w:space="0" w:color="auto"/>
                                                <w:bottom w:val="none" w:sz="0" w:space="0" w:color="auto"/>
                                                <w:right w:val="none" w:sz="0" w:space="0" w:color="auto"/>
                                              </w:divBdr>
                                            </w:div>
                                            <w:div w:id="657928031">
                                              <w:marLeft w:val="0"/>
                                              <w:marRight w:val="0"/>
                                              <w:marTop w:val="0"/>
                                              <w:marBottom w:val="0"/>
                                              <w:divBdr>
                                                <w:top w:val="none" w:sz="0" w:space="0" w:color="auto"/>
                                                <w:left w:val="none" w:sz="0" w:space="0" w:color="auto"/>
                                                <w:bottom w:val="none" w:sz="0" w:space="0" w:color="auto"/>
                                                <w:right w:val="none" w:sz="0" w:space="0" w:color="auto"/>
                                              </w:divBdr>
                                            </w:div>
                                          </w:divsChild>
                                        </w:div>
                                        <w:div w:id="186676382">
                                          <w:marLeft w:val="1"/>
                                          <w:marRight w:val="0"/>
                                          <w:marTop w:val="25"/>
                                          <w:marBottom w:val="0"/>
                                          <w:divBdr>
                                            <w:top w:val="none" w:sz="0" w:space="0" w:color="auto"/>
                                            <w:left w:val="none" w:sz="0" w:space="0" w:color="auto"/>
                                            <w:bottom w:val="single" w:sz="4" w:space="0" w:color="EFEFEF"/>
                                            <w:right w:val="none" w:sz="0" w:space="0" w:color="auto"/>
                                          </w:divBdr>
                                          <w:divsChild>
                                            <w:div w:id="1738017366">
                                              <w:marLeft w:val="0"/>
                                              <w:marRight w:val="0"/>
                                              <w:marTop w:val="0"/>
                                              <w:marBottom w:val="0"/>
                                              <w:divBdr>
                                                <w:top w:val="none" w:sz="0" w:space="0" w:color="auto"/>
                                                <w:left w:val="none" w:sz="0" w:space="0" w:color="auto"/>
                                                <w:bottom w:val="none" w:sz="0" w:space="0" w:color="auto"/>
                                                <w:right w:val="none" w:sz="0" w:space="0" w:color="auto"/>
                                              </w:divBdr>
                                            </w:div>
                                            <w:div w:id="8338793">
                                              <w:marLeft w:val="0"/>
                                              <w:marRight w:val="0"/>
                                              <w:marTop w:val="0"/>
                                              <w:marBottom w:val="0"/>
                                              <w:divBdr>
                                                <w:top w:val="none" w:sz="0" w:space="0" w:color="auto"/>
                                                <w:left w:val="none" w:sz="0" w:space="0" w:color="auto"/>
                                                <w:bottom w:val="none" w:sz="0" w:space="0" w:color="auto"/>
                                                <w:right w:val="none" w:sz="0" w:space="0" w:color="auto"/>
                                              </w:divBdr>
                                            </w:div>
                                          </w:divsChild>
                                        </w:div>
                                        <w:div w:id="537814979">
                                          <w:marLeft w:val="1"/>
                                          <w:marRight w:val="0"/>
                                          <w:marTop w:val="25"/>
                                          <w:marBottom w:val="0"/>
                                          <w:divBdr>
                                            <w:top w:val="none" w:sz="0" w:space="0" w:color="auto"/>
                                            <w:left w:val="none" w:sz="0" w:space="0" w:color="auto"/>
                                            <w:bottom w:val="single" w:sz="4" w:space="0" w:color="EFEFEF"/>
                                            <w:right w:val="none" w:sz="0" w:space="0" w:color="auto"/>
                                          </w:divBdr>
                                          <w:divsChild>
                                            <w:div w:id="90660275">
                                              <w:marLeft w:val="0"/>
                                              <w:marRight w:val="0"/>
                                              <w:marTop w:val="0"/>
                                              <w:marBottom w:val="0"/>
                                              <w:divBdr>
                                                <w:top w:val="none" w:sz="0" w:space="0" w:color="auto"/>
                                                <w:left w:val="none" w:sz="0" w:space="0" w:color="auto"/>
                                                <w:bottom w:val="none" w:sz="0" w:space="0" w:color="auto"/>
                                                <w:right w:val="none" w:sz="0" w:space="0" w:color="auto"/>
                                              </w:divBdr>
                                            </w:div>
                                            <w:div w:id="911161882">
                                              <w:marLeft w:val="0"/>
                                              <w:marRight w:val="0"/>
                                              <w:marTop w:val="0"/>
                                              <w:marBottom w:val="0"/>
                                              <w:divBdr>
                                                <w:top w:val="none" w:sz="0" w:space="0" w:color="auto"/>
                                                <w:left w:val="none" w:sz="0" w:space="0" w:color="auto"/>
                                                <w:bottom w:val="none" w:sz="0" w:space="0" w:color="auto"/>
                                                <w:right w:val="none" w:sz="0" w:space="0" w:color="auto"/>
                                              </w:divBdr>
                                            </w:div>
                                          </w:divsChild>
                                        </w:div>
                                        <w:div w:id="452358886">
                                          <w:marLeft w:val="1"/>
                                          <w:marRight w:val="0"/>
                                          <w:marTop w:val="25"/>
                                          <w:marBottom w:val="0"/>
                                          <w:divBdr>
                                            <w:top w:val="none" w:sz="0" w:space="0" w:color="auto"/>
                                            <w:left w:val="none" w:sz="0" w:space="0" w:color="auto"/>
                                            <w:bottom w:val="single" w:sz="4" w:space="0" w:color="EFEFEF"/>
                                            <w:right w:val="none" w:sz="0" w:space="0" w:color="auto"/>
                                          </w:divBdr>
                                          <w:divsChild>
                                            <w:div w:id="1167793269">
                                              <w:marLeft w:val="0"/>
                                              <w:marRight w:val="0"/>
                                              <w:marTop w:val="0"/>
                                              <w:marBottom w:val="0"/>
                                              <w:divBdr>
                                                <w:top w:val="none" w:sz="0" w:space="0" w:color="auto"/>
                                                <w:left w:val="none" w:sz="0" w:space="0" w:color="auto"/>
                                                <w:bottom w:val="none" w:sz="0" w:space="0" w:color="auto"/>
                                                <w:right w:val="none" w:sz="0" w:space="0" w:color="auto"/>
                                              </w:divBdr>
                                            </w:div>
                                            <w:div w:id="895818438">
                                              <w:marLeft w:val="0"/>
                                              <w:marRight w:val="0"/>
                                              <w:marTop w:val="0"/>
                                              <w:marBottom w:val="0"/>
                                              <w:divBdr>
                                                <w:top w:val="none" w:sz="0" w:space="0" w:color="auto"/>
                                                <w:left w:val="none" w:sz="0" w:space="0" w:color="auto"/>
                                                <w:bottom w:val="none" w:sz="0" w:space="0" w:color="auto"/>
                                                <w:right w:val="none" w:sz="0" w:space="0" w:color="auto"/>
                                              </w:divBdr>
                                            </w:div>
                                          </w:divsChild>
                                        </w:div>
                                        <w:div w:id="643630552">
                                          <w:marLeft w:val="1"/>
                                          <w:marRight w:val="0"/>
                                          <w:marTop w:val="25"/>
                                          <w:marBottom w:val="0"/>
                                          <w:divBdr>
                                            <w:top w:val="none" w:sz="0" w:space="0" w:color="auto"/>
                                            <w:left w:val="none" w:sz="0" w:space="0" w:color="auto"/>
                                            <w:bottom w:val="single" w:sz="4" w:space="0" w:color="EFEFEF"/>
                                            <w:right w:val="none" w:sz="0" w:space="0" w:color="auto"/>
                                          </w:divBdr>
                                          <w:divsChild>
                                            <w:div w:id="26882673">
                                              <w:marLeft w:val="0"/>
                                              <w:marRight w:val="0"/>
                                              <w:marTop w:val="0"/>
                                              <w:marBottom w:val="0"/>
                                              <w:divBdr>
                                                <w:top w:val="none" w:sz="0" w:space="0" w:color="auto"/>
                                                <w:left w:val="none" w:sz="0" w:space="0" w:color="auto"/>
                                                <w:bottom w:val="none" w:sz="0" w:space="0" w:color="auto"/>
                                                <w:right w:val="none" w:sz="0" w:space="0" w:color="auto"/>
                                              </w:divBdr>
                                            </w:div>
                                            <w:div w:id="1593663556">
                                              <w:marLeft w:val="0"/>
                                              <w:marRight w:val="0"/>
                                              <w:marTop w:val="0"/>
                                              <w:marBottom w:val="0"/>
                                              <w:divBdr>
                                                <w:top w:val="none" w:sz="0" w:space="0" w:color="auto"/>
                                                <w:left w:val="none" w:sz="0" w:space="0" w:color="auto"/>
                                                <w:bottom w:val="none" w:sz="0" w:space="0" w:color="auto"/>
                                                <w:right w:val="none" w:sz="0" w:space="0" w:color="auto"/>
                                              </w:divBdr>
                                              <w:divsChild>
                                                <w:div w:id="6876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3359">
                                          <w:marLeft w:val="1"/>
                                          <w:marRight w:val="0"/>
                                          <w:marTop w:val="25"/>
                                          <w:marBottom w:val="0"/>
                                          <w:divBdr>
                                            <w:top w:val="none" w:sz="0" w:space="0" w:color="auto"/>
                                            <w:left w:val="none" w:sz="0" w:space="0" w:color="auto"/>
                                            <w:bottom w:val="single" w:sz="4" w:space="0" w:color="EFEFEF"/>
                                            <w:right w:val="none" w:sz="0" w:space="0" w:color="auto"/>
                                          </w:divBdr>
                                          <w:divsChild>
                                            <w:div w:id="823202931">
                                              <w:marLeft w:val="0"/>
                                              <w:marRight w:val="0"/>
                                              <w:marTop w:val="0"/>
                                              <w:marBottom w:val="0"/>
                                              <w:divBdr>
                                                <w:top w:val="none" w:sz="0" w:space="0" w:color="auto"/>
                                                <w:left w:val="none" w:sz="0" w:space="0" w:color="auto"/>
                                                <w:bottom w:val="none" w:sz="0" w:space="0" w:color="auto"/>
                                                <w:right w:val="none" w:sz="0" w:space="0" w:color="auto"/>
                                              </w:divBdr>
                                            </w:div>
                                            <w:div w:id="46999732">
                                              <w:marLeft w:val="0"/>
                                              <w:marRight w:val="0"/>
                                              <w:marTop w:val="0"/>
                                              <w:marBottom w:val="0"/>
                                              <w:divBdr>
                                                <w:top w:val="none" w:sz="0" w:space="0" w:color="auto"/>
                                                <w:left w:val="none" w:sz="0" w:space="0" w:color="auto"/>
                                                <w:bottom w:val="none" w:sz="0" w:space="0" w:color="auto"/>
                                                <w:right w:val="none" w:sz="0" w:space="0" w:color="auto"/>
                                              </w:divBdr>
                                            </w:div>
                                          </w:divsChild>
                                        </w:div>
                                        <w:div w:id="1771663705">
                                          <w:marLeft w:val="1"/>
                                          <w:marRight w:val="0"/>
                                          <w:marTop w:val="25"/>
                                          <w:marBottom w:val="0"/>
                                          <w:divBdr>
                                            <w:top w:val="none" w:sz="0" w:space="0" w:color="auto"/>
                                            <w:left w:val="none" w:sz="0" w:space="0" w:color="auto"/>
                                            <w:bottom w:val="single" w:sz="4" w:space="0" w:color="EFEFEF"/>
                                            <w:right w:val="none" w:sz="0" w:space="0" w:color="auto"/>
                                          </w:divBdr>
                                          <w:divsChild>
                                            <w:div w:id="1222517149">
                                              <w:marLeft w:val="0"/>
                                              <w:marRight w:val="0"/>
                                              <w:marTop w:val="0"/>
                                              <w:marBottom w:val="0"/>
                                              <w:divBdr>
                                                <w:top w:val="none" w:sz="0" w:space="0" w:color="auto"/>
                                                <w:left w:val="none" w:sz="0" w:space="0" w:color="auto"/>
                                                <w:bottom w:val="none" w:sz="0" w:space="0" w:color="auto"/>
                                                <w:right w:val="none" w:sz="0" w:space="0" w:color="auto"/>
                                              </w:divBdr>
                                            </w:div>
                                            <w:div w:id="506216548">
                                              <w:marLeft w:val="0"/>
                                              <w:marRight w:val="0"/>
                                              <w:marTop w:val="0"/>
                                              <w:marBottom w:val="0"/>
                                              <w:divBdr>
                                                <w:top w:val="none" w:sz="0" w:space="0" w:color="auto"/>
                                                <w:left w:val="none" w:sz="0" w:space="0" w:color="auto"/>
                                                <w:bottom w:val="none" w:sz="0" w:space="0" w:color="auto"/>
                                                <w:right w:val="none" w:sz="0" w:space="0" w:color="auto"/>
                                              </w:divBdr>
                                            </w:div>
                                          </w:divsChild>
                                        </w:div>
                                        <w:div w:id="1000041450">
                                          <w:marLeft w:val="1"/>
                                          <w:marRight w:val="0"/>
                                          <w:marTop w:val="25"/>
                                          <w:marBottom w:val="0"/>
                                          <w:divBdr>
                                            <w:top w:val="none" w:sz="0" w:space="0" w:color="auto"/>
                                            <w:left w:val="none" w:sz="0" w:space="0" w:color="auto"/>
                                            <w:bottom w:val="single" w:sz="4" w:space="0" w:color="EFEFEF"/>
                                            <w:right w:val="none" w:sz="0" w:space="0" w:color="auto"/>
                                          </w:divBdr>
                                          <w:divsChild>
                                            <w:div w:id="2135829124">
                                              <w:marLeft w:val="0"/>
                                              <w:marRight w:val="0"/>
                                              <w:marTop w:val="0"/>
                                              <w:marBottom w:val="0"/>
                                              <w:divBdr>
                                                <w:top w:val="none" w:sz="0" w:space="0" w:color="auto"/>
                                                <w:left w:val="none" w:sz="0" w:space="0" w:color="auto"/>
                                                <w:bottom w:val="none" w:sz="0" w:space="0" w:color="auto"/>
                                                <w:right w:val="none" w:sz="0" w:space="0" w:color="auto"/>
                                              </w:divBdr>
                                            </w:div>
                                            <w:div w:id="506941247">
                                              <w:marLeft w:val="0"/>
                                              <w:marRight w:val="0"/>
                                              <w:marTop w:val="0"/>
                                              <w:marBottom w:val="0"/>
                                              <w:divBdr>
                                                <w:top w:val="none" w:sz="0" w:space="0" w:color="auto"/>
                                                <w:left w:val="none" w:sz="0" w:space="0" w:color="auto"/>
                                                <w:bottom w:val="none" w:sz="0" w:space="0" w:color="auto"/>
                                                <w:right w:val="none" w:sz="0" w:space="0" w:color="auto"/>
                                              </w:divBdr>
                                            </w:div>
                                          </w:divsChild>
                                        </w:div>
                                        <w:div w:id="262611649">
                                          <w:marLeft w:val="1"/>
                                          <w:marRight w:val="0"/>
                                          <w:marTop w:val="25"/>
                                          <w:marBottom w:val="0"/>
                                          <w:divBdr>
                                            <w:top w:val="none" w:sz="0" w:space="0" w:color="auto"/>
                                            <w:left w:val="none" w:sz="0" w:space="0" w:color="auto"/>
                                            <w:bottom w:val="single" w:sz="4" w:space="0" w:color="EFEFEF"/>
                                            <w:right w:val="none" w:sz="0" w:space="0" w:color="auto"/>
                                          </w:divBdr>
                                          <w:divsChild>
                                            <w:div w:id="254557691">
                                              <w:marLeft w:val="0"/>
                                              <w:marRight w:val="0"/>
                                              <w:marTop w:val="0"/>
                                              <w:marBottom w:val="0"/>
                                              <w:divBdr>
                                                <w:top w:val="none" w:sz="0" w:space="0" w:color="auto"/>
                                                <w:left w:val="none" w:sz="0" w:space="0" w:color="auto"/>
                                                <w:bottom w:val="none" w:sz="0" w:space="0" w:color="auto"/>
                                                <w:right w:val="none" w:sz="0" w:space="0" w:color="auto"/>
                                              </w:divBdr>
                                            </w:div>
                                            <w:div w:id="1510825931">
                                              <w:marLeft w:val="0"/>
                                              <w:marRight w:val="0"/>
                                              <w:marTop w:val="0"/>
                                              <w:marBottom w:val="0"/>
                                              <w:divBdr>
                                                <w:top w:val="none" w:sz="0" w:space="0" w:color="auto"/>
                                                <w:left w:val="none" w:sz="0" w:space="0" w:color="auto"/>
                                                <w:bottom w:val="none" w:sz="0" w:space="0" w:color="auto"/>
                                                <w:right w:val="none" w:sz="0" w:space="0" w:color="auto"/>
                                              </w:divBdr>
                                            </w:div>
                                          </w:divsChild>
                                        </w:div>
                                        <w:div w:id="375156628">
                                          <w:marLeft w:val="1"/>
                                          <w:marRight w:val="0"/>
                                          <w:marTop w:val="25"/>
                                          <w:marBottom w:val="0"/>
                                          <w:divBdr>
                                            <w:top w:val="none" w:sz="0" w:space="0" w:color="auto"/>
                                            <w:left w:val="none" w:sz="0" w:space="0" w:color="auto"/>
                                            <w:bottom w:val="single" w:sz="4" w:space="0" w:color="EFEFEF"/>
                                            <w:right w:val="none" w:sz="0" w:space="0" w:color="auto"/>
                                          </w:divBdr>
                                          <w:divsChild>
                                            <w:div w:id="1205021473">
                                              <w:marLeft w:val="0"/>
                                              <w:marRight w:val="0"/>
                                              <w:marTop w:val="0"/>
                                              <w:marBottom w:val="0"/>
                                              <w:divBdr>
                                                <w:top w:val="none" w:sz="0" w:space="0" w:color="auto"/>
                                                <w:left w:val="none" w:sz="0" w:space="0" w:color="auto"/>
                                                <w:bottom w:val="none" w:sz="0" w:space="0" w:color="auto"/>
                                                <w:right w:val="none" w:sz="0" w:space="0" w:color="auto"/>
                                              </w:divBdr>
                                            </w:div>
                                            <w:div w:id="604118195">
                                              <w:marLeft w:val="0"/>
                                              <w:marRight w:val="0"/>
                                              <w:marTop w:val="0"/>
                                              <w:marBottom w:val="0"/>
                                              <w:divBdr>
                                                <w:top w:val="none" w:sz="0" w:space="0" w:color="auto"/>
                                                <w:left w:val="none" w:sz="0" w:space="0" w:color="auto"/>
                                                <w:bottom w:val="none" w:sz="0" w:space="0" w:color="auto"/>
                                                <w:right w:val="none" w:sz="0" w:space="0" w:color="auto"/>
                                              </w:divBdr>
                                            </w:div>
                                          </w:divsChild>
                                        </w:div>
                                        <w:div w:id="1288662861">
                                          <w:marLeft w:val="1"/>
                                          <w:marRight w:val="0"/>
                                          <w:marTop w:val="25"/>
                                          <w:marBottom w:val="0"/>
                                          <w:divBdr>
                                            <w:top w:val="none" w:sz="0" w:space="0" w:color="auto"/>
                                            <w:left w:val="none" w:sz="0" w:space="0" w:color="auto"/>
                                            <w:bottom w:val="single" w:sz="4" w:space="0" w:color="EFEFEF"/>
                                            <w:right w:val="none" w:sz="0" w:space="0" w:color="auto"/>
                                          </w:divBdr>
                                          <w:divsChild>
                                            <w:div w:id="496116872">
                                              <w:marLeft w:val="0"/>
                                              <w:marRight w:val="0"/>
                                              <w:marTop w:val="0"/>
                                              <w:marBottom w:val="0"/>
                                              <w:divBdr>
                                                <w:top w:val="none" w:sz="0" w:space="0" w:color="auto"/>
                                                <w:left w:val="none" w:sz="0" w:space="0" w:color="auto"/>
                                                <w:bottom w:val="none" w:sz="0" w:space="0" w:color="auto"/>
                                                <w:right w:val="none" w:sz="0" w:space="0" w:color="auto"/>
                                              </w:divBdr>
                                            </w:div>
                                            <w:div w:id="881093288">
                                              <w:marLeft w:val="0"/>
                                              <w:marRight w:val="0"/>
                                              <w:marTop w:val="0"/>
                                              <w:marBottom w:val="0"/>
                                              <w:divBdr>
                                                <w:top w:val="none" w:sz="0" w:space="0" w:color="auto"/>
                                                <w:left w:val="none" w:sz="0" w:space="0" w:color="auto"/>
                                                <w:bottom w:val="none" w:sz="0" w:space="0" w:color="auto"/>
                                                <w:right w:val="none" w:sz="0" w:space="0" w:color="auto"/>
                                              </w:divBdr>
                                              <w:divsChild>
                                                <w:div w:id="1808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038">
                                          <w:marLeft w:val="1"/>
                                          <w:marRight w:val="0"/>
                                          <w:marTop w:val="25"/>
                                          <w:marBottom w:val="0"/>
                                          <w:divBdr>
                                            <w:top w:val="none" w:sz="0" w:space="0" w:color="auto"/>
                                            <w:left w:val="none" w:sz="0" w:space="0" w:color="auto"/>
                                            <w:bottom w:val="single" w:sz="4" w:space="0" w:color="EFEFEF"/>
                                            <w:right w:val="none" w:sz="0" w:space="0" w:color="auto"/>
                                          </w:divBdr>
                                          <w:divsChild>
                                            <w:div w:id="2139882830">
                                              <w:marLeft w:val="0"/>
                                              <w:marRight w:val="0"/>
                                              <w:marTop w:val="0"/>
                                              <w:marBottom w:val="0"/>
                                              <w:divBdr>
                                                <w:top w:val="none" w:sz="0" w:space="0" w:color="auto"/>
                                                <w:left w:val="none" w:sz="0" w:space="0" w:color="auto"/>
                                                <w:bottom w:val="none" w:sz="0" w:space="0" w:color="auto"/>
                                                <w:right w:val="none" w:sz="0" w:space="0" w:color="auto"/>
                                              </w:divBdr>
                                            </w:div>
                                            <w:div w:id="15422636">
                                              <w:marLeft w:val="0"/>
                                              <w:marRight w:val="0"/>
                                              <w:marTop w:val="0"/>
                                              <w:marBottom w:val="0"/>
                                              <w:divBdr>
                                                <w:top w:val="none" w:sz="0" w:space="0" w:color="auto"/>
                                                <w:left w:val="none" w:sz="0" w:space="0" w:color="auto"/>
                                                <w:bottom w:val="none" w:sz="0" w:space="0" w:color="auto"/>
                                                <w:right w:val="none" w:sz="0" w:space="0" w:color="auto"/>
                                              </w:divBdr>
                                            </w:div>
                                          </w:divsChild>
                                        </w:div>
                                        <w:div w:id="658115297">
                                          <w:marLeft w:val="1"/>
                                          <w:marRight w:val="0"/>
                                          <w:marTop w:val="25"/>
                                          <w:marBottom w:val="0"/>
                                          <w:divBdr>
                                            <w:top w:val="none" w:sz="0" w:space="0" w:color="auto"/>
                                            <w:left w:val="none" w:sz="0" w:space="0" w:color="auto"/>
                                            <w:bottom w:val="single" w:sz="4" w:space="0" w:color="EFEFEF"/>
                                            <w:right w:val="none" w:sz="0" w:space="0" w:color="auto"/>
                                          </w:divBdr>
                                          <w:divsChild>
                                            <w:div w:id="1337267722">
                                              <w:marLeft w:val="0"/>
                                              <w:marRight w:val="0"/>
                                              <w:marTop w:val="0"/>
                                              <w:marBottom w:val="0"/>
                                              <w:divBdr>
                                                <w:top w:val="none" w:sz="0" w:space="0" w:color="auto"/>
                                                <w:left w:val="none" w:sz="0" w:space="0" w:color="auto"/>
                                                <w:bottom w:val="none" w:sz="0" w:space="0" w:color="auto"/>
                                                <w:right w:val="none" w:sz="0" w:space="0" w:color="auto"/>
                                              </w:divBdr>
                                            </w:div>
                                            <w:div w:id="512647049">
                                              <w:marLeft w:val="0"/>
                                              <w:marRight w:val="0"/>
                                              <w:marTop w:val="0"/>
                                              <w:marBottom w:val="0"/>
                                              <w:divBdr>
                                                <w:top w:val="none" w:sz="0" w:space="0" w:color="auto"/>
                                                <w:left w:val="none" w:sz="0" w:space="0" w:color="auto"/>
                                                <w:bottom w:val="none" w:sz="0" w:space="0" w:color="auto"/>
                                                <w:right w:val="none" w:sz="0" w:space="0" w:color="auto"/>
                                              </w:divBdr>
                                            </w:div>
                                          </w:divsChild>
                                        </w:div>
                                        <w:div w:id="1091005073">
                                          <w:marLeft w:val="1"/>
                                          <w:marRight w:val="0"/>
                                          <w:marTop w:val="25"/>
                                          <w:marBottom w:val="0"/>
                                          <w:divBdr>
                                            <w:top w:val="none" w:sz="0" w:space="0" w:color="auto"/>
                                            <w:left w:val="none" w:sz="0" w:space="0" w:color="auto"/>
                                            <w:bottom w:val="single" w:sz="4" w:space="0" w:color="EFEFEF"/>
                                            <w:right w:val="none" w:sz="0" w:space="0" w:color="auto"/>
                                          </w:divBdr>
                                          <w:divsChild>
                                            <w:div w:id="1792436076">
                                              <w:marLeft w:val="0"/>
                                              <w:marRight w:val="0"/>
                                              <w:marTop w:val="0"/>
                                              <w:marBottom w:val="0"/>
                                              <w:divBdr>
                                                <w:top w:val="none" w:sz="0" w:space="0" w:color="auto"/>
                                                <w:left w:val="none" w:sz="0" w:space="0" w:color="auto"/>
                                                <w:bottom w:val="none" w:sz="0" w:space="0" w:color="auto"/>
                                                <w:right w:val="none" w:sz="0" w:space="0" w:color="auto"/>
                                              </w:divBdr>
                                            </w:div>
                                            <w:div w:id="778836078">
                                              <w:marLeft w:val="0"/>
                                              <w:marRight w:val="0"/>
                                              <w:marTop w:val="0"/>
                                              <w:marBottom w:val="0"/>
                                              <w:divBdr>
                                                <w:top w:val="none" w:sz="0" w:space="0" w:color="auto"/>
                                                <w:left w:val="none" w:sz="0" w:space="0" w:color="auto"/>
                                                <w:bottom w:val="none" w:sz="0" w:space="0" w:color="auto"/>
                                                <w:right w:val="none" w:sz="0" w:space="0" w:color="auto"/>
                                              </w:divBdr>
                                              <w:divsChild>
                                                <w:div w:id="9107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1266">
                                          <w:marLeft w:val="1"/>
                                          <w:marRight w:val="0"/>
                                          <w:marTop w:val="25"/>
                                          <w:marBottom w:val="0"/>
                                          <w:divBdr>
                                            <w:top w:val="none" w:sz="0" w:space="0" w:color="auto"/>
                                            <w:left w:val="none" w:sz="0" w:space="0" w:color="auto"/>
                                            <w:bottom w:val="single" w:sz="4" w:space="0" w:color="EFEFEF"/>
                                            <w:right w:val="none" w:sz="0" w:space="0" w:color="auto"/>
                                          </w:divBdr>
                                          <w:divsChild>
                                            <w:div w:id="1611820866">
                                              <w:marLeft w:val="0"/>
                                              <w:marRight w:val="0"/>
                                              <w:marTop w:val="0"/>
                                              <w:marBottom w:val="0"/>
                                              <w:divBdr>
                                                <w:top w:val="none" w:sz="0" w:space="0" w:color="auto"/>
                                                <w:left w:val="none" w:sz="0" w:space="0" w:color="auto"/>
                                                <w:bottom w:val="none" w:sz="0" w:space="0" w:color="auto"/>
                                                <w:right w:val="none" w:sz="0" w:space="0" w:color="auto"/>
                                              </w:divBdr>
                                            </w:div>
                                            <w:div w:id="1332676917">
                                              <w:marLeft w:val="0"/>
                                              <w:marRight w:val="0"/>
                                              <w:marTop w:val="0"/>
                                              <w:marBottom w:val="0"/>
                                              <w:divBdr>
                                                <w:top w:val="none" w:sz="0" w:space="0" w:color="auto"/>
                                                <w:left w:val="none" w:sz="0" w:space="0" w:color="auto"/>
                                                <w:bottom w:val="none" w:sz="0" w:space="0" w:color="auto"/>
                                                <w:right w:val="none" w:sz="0" w:space="0" w:color="auto"/>
                                              </w:divBdr>
                                            </w:div>
                                          </w:divsChild>
                                        </w:div>
                                        <w:div w:id="506409369">
                                          <w:marLeft w:val="1"/>
                                          <w:marRight w:val="0"/>
                                          <w:marTop w:val="25"/>
                                          <w:marBottom w:val="0"/>
                                          <w:divBdr>
                                            <w:top w:val="none" w:sz="0" w:space="0" w:color="auto"/>
                                            <w:left w:val="none" w:sz="0" w:space="0" w:color="auto"/>
                                            <w:bottom w:val="single" w:sz="4" w:space="0" w:color="EFEFEF"/>
                                            <w:right w:val="none" w:sz="0" w:space="0" w:color="auto"/>
                                          </w:divBdr>
                                          <w:divsChild>
                                            <w:div w:id="69232083">
                                              <w:marLeft w:val="0"/>
                                              <w:marRight w:val="0"/>
                                              <w:marTop w:val="0"/>
                                              <w:marBottom w:val="0"/>
                                              <w:divBdr>
                                                <w:top w:val="none" w:sz="0" w:space="0" w:color="auto"/>
                                                <w:left w:val="none" w:sz="0" w:space="0" w:color="auto"/>
                                                <w:bottom w:val="none" w:sz="0" w:space="0" w:color="auto"/>
                                                <w:right w:val="none" w:sz="0" w:space="0" w:color="auto"/>
                                              </w:divBdr>
                                            </w:div>
                                            <w:div w:id="20679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730">
                                      <w:marLeft w:val="0"/>
                                      <w:marRight w:val="0"/>
                                      <w:marTop w:val="0"/>
                                      <w:marBottom w:val="0"/>
                                      <w:divBdr>
                                        <w:top w:val="none" w:sz="0" w:space="0" w:color="auto"/>
                                        <w:left w:val="none" w:sz="0" w:space="0" w:color="auto"/>
                                        <w:bottom w:val="none" w:sz="0" w:space="0" w:color="auto"/>
                                        <w:right w:val="none" w:sz="0" w:space="0" w:color="auto"/>
                                      </w:divBdr>
                                      <w:divsChild>
                                        <w:div w:id="1777945047">
                                          <w:marLeft w:val="1"/>
                                          <w:marRight w:val="0"/>
                                          <w:marTop w:val="25"/>
                                          <w:marBottom w:val="0"/>
                                          <w:divBdr>
                                            <w:top w:val="none" w:sz="0" w:space="0" w:color="auto"/>
                                            <w:left w:val="none" w:sz="0" w:space="0" w:color="auto"/>
                                            <w:bottom w:val="single" w:sz="4" w:space="0" w:color="EFEFEF"/>
                                            <w:right w:val="none" w:sz="0" w:space="0" w:color="auto"/>
                                          </w:divBdr>
                                          <w:divsChild>
                                            <w:div w:id="1698196111">
                                              <w:marLeft w:val="0"/>
                                              <w:marRight w:val="0"/>
                                              <w:marTop w:val="0"/>
                                              <w:marBottom w:val="0"/>
                                              <w:divBdr>
                                                <w:top w:val="none" w:sz="0" w:space="0" w:color="auto"/>
                                                <w:left w:val="none" w:sz="0" w:space="0" w:color="auto"/>
                                                <w:bottom w:val="none" w:sz="0" w:space="0" w:color="auto"/>
                                                <w:right w:val="none" w:sz="0" w:space="0" w:color="auto"/>
                                              </w:divBdr>
                                            </w:div>
                                            <w:div w:id="190266542">
                                              <w:marLeft w:val="0"/>
                                              <w:marRight w:val="0"/>
                                              <w:marTop w:val="0"/>
                                              <w:marBottom w:val="0"/>
                                              <w:divBdr>
                                                <w:top w:val="none" w:sz="0" w:space="0" w:color="auto"/>
                                                <w:left w:val="none" w:sz="0" w:space="0" w:color="auto"/>
                                                <w:bottom w:val="none" w:sz="0" w:space="0" w:color="auto"/>
                                                <w:right w:val="none" w:sz="0" w:space="0" w:color="auto"/>
                                              </w:divBdr>
                                            </w:div>
                                          </w:divsChild>
                                        </w:div>
                                        <w:div w:id="124081679">
                                          <w:marLeft w:val="1"/>
                                          <w:marRight w:val="0"/>
                                          <w:marTop w:val="25"/>
                                          <w:marBottom w:val="0"/>
                                          <w:divBdr>
                                            <w:top w:val="none" w:sz="0" w:space="0" w:color="auto"/>
                                            <w:left w:val="none" w:sz="0" w:space="0" w:color="auto"/>
                                            <w:bottom w:val="single" w:sz="4" w:space="0" w:color="EFEFEF"/>
                                            <w:right w:val="none" w:sz="0" w:space="0" w:color="auto"/>
                                          </w:divBdr>
                                          <w:divsChild>
                                            <w:div w:id="1758207402">
                                              <w:marLeft w:val="0"/>
                                              <w:marRight w:val="0"/>
                                              <w:marTop w:val="0"/>
                                              <w:marBottom w:val="0"/>
                                              <w:divBdr>
                                                <w:top w:val="none" w:sz="0" w:space="0" w:color="auto"/>
                                                <w:left w:val="none" w:sz="0" w:space="0" w:color="auto"/>
                                                <w:bottom w:val="none" w:sz="0" w:space="0" w:color="auto"/>
                                                <w:right w:val="none" w:sz="0" w:space="0" w:color="auto"/>
                                              </w:divBdr>
                                            </w:div>
                                            <w:div w:id="371731009">
                                              <w:marLeft w:val="0"/>
                                              <w:marRight w:val="0"/>
                                              <w:marTop w:val="0"/>
                                              <w:marBottom w:val="0"/>
                                              <w:divBdr>
                                                <w:top w:val="none" w:sz="0" w:space="0" w:color="auto"/>
                                                <w:left w:val="none" w:sz="0" w:space="0" w:color="auto"/>
                                                <w:bottom w:val="none" w:sz="0" w:space="0" w:color="auto"/>
                                                <w:right w:val="none" w:sz="0" w:space="0" w:color="auto"/>
                                              </w:divBdr>
                                            </w:div>
                                          </w:divsChild>
                                        </w:div>
                                        <w:div w:id="618530619">
                                          <w:marLeft w:val="1"/>
                                          <w:marRight w:val="0"/>
                                          <w:marTop w:val="25"/>
                                          <w:marBottom w:val="0"/>
                                          <w:divBdr>
                                            <w:top w:val="none" w:sz="0" w:space="0" w:color="auto"/>
                                            <w:left w:val="none" w:sz="0" w:space="0" w:color="auto"/>
                                            <w:bottom w:val="single" w:sz="4" w:space="0" w:color="EFEFEF"/>
                                            <w:right w:val="none" w:sz="0" w:space="0" w:color="auto"/>
                                          </w:divBdr>
                                          <w:divsChild>
                                            <w:div w:id="796291458">
                                              <w:marLeft w:val="0"/>
                                              <w:marRight w:val="0"/>
                                              <w:marTop w:val="0"/>
                                              <w:marBottom w:val="0"/>
                                              <w:divBdr>
                                                <w:top w:val="none" w:sz="0" w:space="0" w:color="auto"/>
                                                <w:left w:val="none" w:sz="0" w:space="0" w:color="auto"/>
                                                <w:bottom w:val="none" w:sz="0" w:space="0" w:color="auto"/>
                                                <w:right w:val="none" w:sz="0" w:space="0" w:color="auto"/>
                                              </w:divBdr>
                                            </w:div>
                                            <w:div w:id="775907630">
                                              <w:marLeft w:val="0"/>
                                              <w:marRight w:val="0"/>
                                              <w:marTop w:val="0"/>
                                              <w:marBottom w:val="0"/>
                                              <w:divBdr>
                                                <w:top w:val="none" w:sz="0" w:space="0" w:color="auto"/>
                                                <w:left w:val="none" w:sz="0" w:space="0" w:color="auto"/>
                                                <w:bottom w:val="none" w:sz="0" w:space="0" w:color="auto"/>
                                                <w:right w:val="none" w:sz="0" w:space="0" w:color="auto"/>
                                              </w:divBdr>
                                            </w:div>
                                          </w:divsChild>
                                        </w:div>
                                        <w:div w:id="1232544312">
                                          <w:marLeft w:val="1"/>
                                          <w:marRight w:val="0"/>
                                          <w:marTop w:val="25"/>
                                          <w:marBottom w:val="0"/>
                                          <w:divBdr>
                                            <w:top w:val="none" w:sz="0" w:space="0" w:color="auto"/>
                                            <w:left w:val="none" w:sz="0" w:space="0" w:color="auto"/>
                                            <w:bottom w:val="single" w:sz="4" w:space="0" w:color="EFEFEF"/>
                                            <w:right w:val="none" w:sz="0" w:space="0" w:color="auto"/>
                                          </w:divBdr>
                                          <w:divsChild>
                                            <w:div w:id="2109887697">
                                              <w:marLeft w:val="0"/>
                                              <w:marRight w:val="0"/>
                                              <w:marTop w:val="0"/>
                                              <w:marBottom w:val="0"/>
                                              <w:divBdr>
                                                <w:top w:val="none" w:sz="0" w:space="0" w:color="auto"/>
                                                <w:left w:val="none" w:sz="0" w:space="0" w:color="auto"/>
                                                <w:bottom w:val="none" w:sz="0" w:space="0" w:color="auto"/>
                                                <w:right w:val="none" w:sz="0" w:space="0" w:color="auto"/>
                                              </w:divBdr>
                                            </w:div>
                                            <w:div w:id="144203901">
                                              <w:marLeft w:val="0"/>
                                              <w:marRight w:val="0"/>
                                              <w:marTop w:val="0"/>
                                              <w:marBottom w:val="0"/>
                                              <w:divBdr>
                                                <w:top w:val="none" w:sz="0" w:space="0" w:color="auto"/>
                                                <w:left w:val="none" w:sz="0" w:space="0" w:color="auto"/>
                                                <w:bottom w:val="none" w:sz="0" w:space="0" w:color="auto"/>
                                                <w:right w:val="none" w:sz="0" w:space="0" w:color="auto"/>
                                              </w:divBdr>
                                            </w:div>
                                          </w:divsChild>
                                        </w:div>
                                        <w:div w:id="998079490">
                                          <w:marLeft w:val="1"/>
                                          <w:marRight w:val="0"/>
                                          <w:marTop w:val="25"/>
                                          <w:marBottom w:val="0"/>
                                          <w:divBdr>
                                            <w:top w:val="none" w:sz="0" w:space="0" w:color="auto"/>
                                            <w:left w:val="none" w:sz="0" w:space="0" w:color="auto"/>
                                            <w:bottom w:val="single" w:sz="4" w:space="0" w:color="EFEFEF"/>
                                            <w:right w:val="none" w:sz="0" w:space="0" w:color="auto"/>
                                          </w:divBdr>
                                          <w:divsChild>
                                            <w:div w:id="1257711759">
                                              <w:marLeft w:val="0"/>
                                              <w:marRight w:val="0"/>
                                              <w:marTop w:val="0"/>
                                              <w:marBottom w:val="0"/>
                                              <w:divBdr>
                                                <w:top w:val="none" w:sz="0" w:space="0" w:color="auto"/>
                                                <w:left w:val="none" w:sz="0" w:space="0" w:color="auto"/>
                                                <w:bottom w:val="none" w:sz="0" w:space="0" w:color="auto"/>
                                                <w:right w:val="none" w:sz="0" w:space="0" w:color="auto"/>
                                              </w:divBdr>
                                            </w:div>
                                            <w:div w:id="2046516165">
                                              <w:marLeft w:val="0"/>
                                              <w:marRight w:val="0"/>
                                              <w:marTop w:val="0"/>
                                              <w:marBottom w:val="0"/>
                                              <w:divBdr>
                                                <w:top w:val="none" w:sz="0" w:space="0" w:color="auto"/>
                                                <w:left w:val="none" w:sz="0" w:space="0" w:color="auto"/>
                                                <w:bottom w:val="none" w:sz="0" w:space="0" w:color="auto"/>
                                                <w:right w:val="none" w:sz="0" w:space="0" w:color="auto"/>
                                              </w:divBdr>
                                            </w:div>
                                          </w:divsChild>
                                        </w:div>
                                        <w:div w:id="495346773">
                                          <w:marLeft w:val="1"/>
                                          <w:marRight w:val="0"/>
                                          <w:marTop w:val="25"/>
                                          <w:marBottom w:val="0"/>
                                          <w:divBdr>
                                            <w:top w:val="none" w:sz="0" w:space="0" w:color="auto"/>
                                            <w:left w:val="none" w:sz="0" w:space="0" w:color="auto"/>
                                            <w:bottom w:val="single" w:sz="4" w:space="0" w:color="EFEFEF"/>
                                            <w:right w:val="none" w:sz="0" w:space="0" w:color="auto"/>
                                          </w:divBdr>
                                          <w:divsChild>
                                            <w:div w:id="347684088">
                                              <w:marLeft w:val="0"/>
                                              <w:marRight w:val="0"/>
                                              <w:marTop w:val="0"/>
                                              <w:marBottom w:val="0"/>
                                              <w:divBdr>
                                                <w:top w:val="none" w:sz="0" w:space="0" w:color="auto"/>
                                                <w:left w:val="none" w:sz="0" w:space="0" w:color="auto"/>
                                                <w:bottom w:val="none" w:sz="0" w:space="0" w:color="auto"/>
                                                <w:right w:val="none" w:sz="0" w:space="0" w:color="auto"/>
                                              </w:divBdr>
                                            </w:div>
                                            <w:div w:id="73359367">
                                              <w:marLeft w:val="0"/>
                                              <w:marRight w:val="0"/>
                                              <w:marTop w:val="0"/>
                                              <w:marBottom w:val="0"/>
                                              <w:divBdr>
                                                <w:top w:val="none" w:sz="0" w:space="0" w:color="auto"/>
                                                <w:left w:val="none" w:sz="0" w:space="0" w:color="auto"/>
                                                <w:bottom w:val="none" w:sz="0" w:space="0" w:color="auto"/>
                                                <w:right w:val="none" w:sz="0" w:space="0" w:color="auto"/>
                                              </w:divBdr>
                                            </w:div>
                                          </w:divsChild>
                                        </w:div>
                                        <w:div w:id="2102291641">
                                          <w:marLeft w:val="1"/>
                                          <w:marRight w:val="0"/>
                                          <w:marTop w:val="25"/>
                                          <w:marBottom w:val="0"/>
                                          <w:divBdr>
                                            <w:top w:val="none" w:sz="0" w:space="0" w:color="auto"/>
                                            <w:left w:val="none" w:sz="0" w:space="0" w:color="auto"/>
                                            <w:bottom w:val="single" w:sz="4" w:space="0" w:color="EFEFEF"/>
                                            <w:right w:val="none" w:sz="0" w:space="0" w:color="auto"/>
                                          </w:divBdr>
                                          <w:divsChild>
                                            <w:div w:id="1083527348">
                                              <w:marLeft w:val="0"/>
                                              <w:marRight w:val="0"/>
                                              <w:marTop w:val="0"/>
                                              <w:marBottom w:val="0"/>
                                              <w:divBdr>
                                                <w:top w:val="none" w:sz="0" w:space="0" w:color="auto"/>
                                                <w:left w:val="none" w:sz="0" w:space="0" w:color="auto"/>
                                                <w:bottom w:val="none" w:sz="0" w:space="0" w:color="auto"/>
                                                <w:right w:val="none" w:sz="0" w:space="0" w:color="auto"/>
                                              </w:divBdr>
                                            </w:div>
                                            <w:div w:id="853955366">
                                              <w:marLeft w:val="0"/>
                                              <w:marRight w:val="0"/>
                                              <w:marTop w:val="0"/>
                                              <w:marBottom w:val="0"/>
                                              <w:divBdr>
                                                <w:top w:val="none" w:sz="0" w:space="0" w:color="auto"/>
                                                <w:left w:val="none" w:sz="0" w:space="0" w:color="auto"/>
                                                <w:bottom w:val="none" w:sz="0" w:space="0" w:color="auto"/>
                                                <w:right w:val="none" w:sz="0" w:space="0" w:color="auto"/>
                                              </w:divBdr>
                                              <w:divsChild>
                                                <w:div w:id="7030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3836">
                                          <w:marLeft w:val="1"/>
                                          <w:marRight w:val="0"/>
                                          <w:marTop w:val="25"/>
                                          <w:marBottom w:val="0"/>
                                          <w:divBdr>
                                            <w:top w:val="none" w:sz="0" w:space="0" w:color="auto"/>
                                            <w:left w:val="none" w:sz="0" w:space="0" w:color="auto"/>
                                            <w:bottom w:val="single" w:sz="4" w:space="0" w:color="EFEFEF"/>
                                            <w:right w:val="none" w:sz="0" w:space="0" w:color="auto"/>
                                          </w:divBdr>
                                          <w:divsChild>
                                            <w:div w:id="607741509">
                                              <w:marLeft w:val="0"/>
                                              <w:marRight w:val="0"/>
                                              <w:marTop w:val="0"/>
                                              <w:marBottom w:val="0"/>
                                              <w:divBdr>
                                                <w:top w:val="none" w:sz="0" w:space="0" w:color="auto"/>
                                                <w:left w:val="none" w:sz="0" w:space="0" w:color="auto"/>
                                                <w:bottom w:val="none" w:sz="0" w:space="0" w:color="auto"/>
                                                <w:right w:val="none" w:sz="0" w:space="0" w:color="auto"/>
                                              </w:divBdr>
                                            </w:div>
                                            <w:div w:id="194075074">
                                              <w:marLeft w:val="0"/>
                                              <w:marRight w:val="0"/>
                                              <w:marTop w:val="0"/>
                                              <w:marBottom w:val="0"/>
                                              <w:divBdr>
                                                <w:top w:val="none" w:sz="0" w:space="0" w:color="auto"/>
                                                <w:left w:val="none" w:sz="0" w:space="0" w:color="auto"/>
                                                <w:bottom w:val="none" w:sz="0" w:space="0" w:color="auto"/>
                                                <w:right w:val="none" w:sz="0" w:space="0" w:color="auto"/>
                                              </w:divBdr>
                                            </w:div>
                                          </w:divsChild>
                                        </w:div>
                                        <w:div w:id="1246454755">
                                          <w:marLeft w:val="1"/>
                                          <w:marRight w:val="0"/>
                                          <w:marTop w:val="25"/>
                                          <w:marBottom w:val="0"/>
                                          <w:divBdr>
                                            <w:top w:val="none" w:sz="0" w:space="0" w:color="auto"/>
                                            <w:left w:val="none" w:sz="0" w:space="0" w:color="auto"/>
                                            <w:bottom w:val="single" w:sz="4" w:space="0" w:color="EFEFEF"/>
                                            <w:right w:val="none" w:sz="0" w:space="0" w:color="auto"/>
                                          </w:divBdr>
                                          <w:divsChild>
                                            <w:div w:id="786512204">
                                              <w:marLeft w:val="0"/>
                                              <w:marRight w:val="0"/>
                                              <w:marTop w:val="0"/>
                                              <w:marBottom w:val="0"/>
                                              <w:divBdr>
                                                <w:top w:val="none" w:sz="0" w:space="0" w:color="auto"/>
                                                <w:left w:val="none" w:sz="0" w:space="0" w:color="auto"/>
                                                <w:bottom w:val="none" w:sz="0" w:space="0" w:color="auto"/>
                                                <w:right w:val="none" w:sz="0" w:space="0" w:color="auto"/>
                                              </w:divBdr>
                                            </w:div>
                                            <w:div w:id="823083561">
                                              <w:marLeft w:val="0"/>
                                              <w:marRight w:val="0"/>
                                              <w:marTop w:val="0"/>
                                              <w:marBottom w:val="0"/>
                                              <w:divBdr>
                                                <w:top w:val="none" w:sz="0" w:space="0" w:color="auto"/>
                                                <w:left w:val="none" w:sz="0" w:space="0" w:color="auto"/>
                                                <w:bottom w:val="none" w:sz="0" w:space="0" w:color="auto"/>
                                                <w:right w:val="none" w:sz="0" w:space="0" w:color="auto"/>
                                              </w:divBdr>
                                            </w:div>
                                          </w:divsChild>
                                        </w:div>
                                        <w:div w:id="630598793">
                                          <w:marLeft w:val="1"/>
                                          <w:marRight w:val="0"/>
                                          <w:marTop w:val="25"/>
                                          <w:marBottom w:val="0"/>
                                          <w:divBdr>
                                            <w:top w:val="none" w:sz="0" w:space="0" w:color="auto"/>
                                            <w:left w:val="none" w:sz="0" w:space="0" w:color="auto"/>
                                            <w:bottom w:val="single" w:sz="4" w:space="0" w:color="EFEFEF"/>
                                            <w:right w:val="none" w:sz="0" w:space="0" w:color="auto"/>
                                          </w:divBdr>
                                          <w:divsChild>
                                            <w:div w:id="829055433">
                                              <w:marLeft w:val="0"/>
                                              <w:marRight w:val="0"/>
                                              <w:marTop w:val="0"/>
                                              <w:marBottom w:val="0"/>
                                              <w:divBdr>
                                                <w:top w:val="none" w:sz="0" w:space="0" w:color="auto"/>
                                                <w:left w:val="none" w:sz="0" w:space="0" w:color="auto"/>
                                                <w:bottom w:val="none" w:sz="0" w:space="0" w:color="auto"/>
                                                <w:right w:val="none" w:sz="0" w:space="0" w:color="auto"/>
                                              </w:divBdr>
                                            </w:div>
                                            <w:div w:id="84501912">
                                              <w:marLeft w:val="0"/>
                                              <w:marRight w:val="0"/>
                                              <w:marTop w:val="0"/>
                                              <w:marBottom w:val="0"/>
                                              <w:divBdr>
                                                <w:top w:val="none" w:sz="0" w:space="0" w:color="auto"/>
                                                <w:left w:val="none" w:sz="0" w:space="0" w:color="auto"/>
                                                <w:bottom w:val="none" w:sz="0" w:space="0" w:color="auto"/>
                                                <w:right w:val="none" w:sz="0" w:space="0" w:color="auto"/>
                                              </w:divBdr>
                                            </w:div>
                                          </w:divsChild>
                                        </w:div>
                                        <w:div w:id="138109893">
                                          <w:marLeft w:val="1"/>
                                          <w:marRight w:val="0"/>
                                          <w:marTop w:val="25"/>
                                          <w:marBottom w:val="0"/>
                                          <w:divBdr>
                                            <w:top w:val="none" w:sz="0" w:space="0" w:color="auto"/>
                                            <w:left w:val="none" w:sz="0" w:space="0" w:color="auto"/>
                                            <w:bottom w:val="single" w:sz="4" w:space="0" w:color="EFEFEF"/>
                                            <w:right w:val="none" w:sz="0" w:space="0" w:color="auto"/>
                                          </w:divBdr>
                                          <w:divsChild>
                                            <w:div w:id="653215490">
                                              <w:marLeft w:val="0"/>
                                              <w:marRight w:val="0"/>
                                              <w:marTop w:val="0"/>
                                              <w:marBottom w:val="0"/>
                                              <w:divBdr>
                                                <w:top w:val="none" w:sz="0" w:space="0" w:color="auto"/>
                                                <w:left w:val="none" w:sz="0" w:space="0" w:color="auto"/>
                                                <w:bottom w:val="none" w:sz="0" w:space="0" w:color="auto"/>
                                                <w:right w:val="none" w:sz="0" w:space="0" w:color="auto"/>
                                              </w:divBdr>
                                            </w:div>
                                            <w:div w:id="10962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1257">
                                      <w:marLeft w:val="0"/>
                                      <w:marRight w:val="0"/>
                                      <w:marTop w:val="0"/>
                                      <w:marBottom w:val="0"/>
                                      <w:divBdr>
                                        <w:top w:val="none" w:sz="0" w:space="0" w:color="auto"/>
                                        <w:left w:val="none" w:sz="0" w:space="0" w:color="auto"/>
                                        <w:bottom w:val="none" w:sz="0" w:space="0" w:color="auto"/>
                                        <w:right w:val="none" w:sz="0" w:space="0" w:color="auto"/>
                                      </w:divBdr>
                                      <w:divsChild>
                                        <w:div w:id="585459227">
                                          <w:marLeft w:val="1"/>
                                          <w:marRight w:val="0"/>
                                          <w:marTop w:val="25"/>
                                          <w:marBottom w:val="0"/>
                                          <w:divBdr>
                                            <w:top w:val="none" w:sz="0" w:space="0" w:color="auto"/>
                                            <w:left w:val="none" w:sz="0" w:space="0" w:color="auto"/>
                                            <w:bottom w:val="single" w:sz="4" w:space="0" w:color="EFEFEF"/>
                                            <w:right w:val="none" w:sz="0" w:space="0" w:color="auto"/>
                                          </w:divBdr>
                                          <w:divsChild>
                                            <w:div w:id="432240035">
                                              <w:marLeft w:val="0"/>
                                              <w:marRight w:val="0"/>
                                              <w:marTop w:val="0"/>
                                              <w:marBottom w:val="0"/>
                                              <w:divBdr>
                                                <w:top w:val="none" w:sz="0" w:space="0" w:color="auto"/>
                                                <w:left w:val="none" w:sz="0" w:space="0" w:color="auto"/>
                                                <w:bottom w:val="none" w:sz="0" w:space="0" w:color="auto"/>
                                                <w:right w:val="none" w:sz="0" w:space="0" w:color="auto"/>
                                              </w:divBdr>
                                            </w:div>
                                            <w:div w:id="190995373">
                                              <w:marLeft w:val="0"/>
                                              <w:marRight w:val="0"/>
                                              <w:marTop w:val="0"/>
                                              <w:marBottom w:val="0"/>
                                              <w:divBdr>
                                                <w:top w:val="none" w:sz="0" w:space="0" w:color="auto"/>
                                                <w:left w:val="none" w:sz="0" w:space="0" w:color="auto"/>
                                                <w:bottom w:val="none" w:sz="0" w:space="0" w:color="auto"/>
                                                <w:right w:val="none" w:sz="0" w:space="0" w:color="auto"/>
                                              </w:divBdr>
                                            </w:div>
                                          </w:divsChild>
                                        </w:div>
                                        <w:div w:id="1066565252">
                                          <w:marLeft w:val="1"/>
                                          <w:marRight w:val="0"/>
                                          <w:marTop w:val="25"/>
                                          <w:marBottom w:val="0"/>
                                          <w:divBdr>
                                            <w:top w:val="none" w:sz="0" w:space="0" w:color="auto"/>
                                            <w:left w:val="none" w:sz="0" w:space="0" w:color="auto"/>
                                            <w:bottom w:val="single" w:sz="4" w:space="0" w:color="EFEFEF"/>
                                            <w:right w:val="none" w:sz="0" w:space="0" w:color="auto"/>
                                          </w:divBdr>
                                          <w:divsChild>
                                            <w:div w:id="1383990184">
                                              <w:marLeft w:val="0"/>
                                              <w:marRight w:val="0"/>
                                              <w:marTop w:val="0"/>
                                              <w:marBottom w:val="0"/>
                                              <w:divBdr>
                                                <w:top w:val="none" w:sz="0" w:space="0" w:color="auto"/>
                                                <w:left w:val="none" w:sz="0" w:space="0" w:color="auto"/>
                                                <w:bottom w:val="none" w:sz="0" w:space="0" w:color="auto"/>
                                                <w:right w:val="none" w:sz="0" w:space="0" w:color="auto"/>
                                              </w:divBdr>
                                            </w:div>
                                            <w:div w:id="1177229746">
                                              <w:marLeft w:val="0"/>
                                              <w:marRight w:val="0"/>
                                              <w:marTop w:val="0"/>
                                              <w:marBottom w:val="0"/>
                                              <w:divBdr>
                                                <w:top w:val="none" w:sz="0" w:space="0" w:color="auto"/>
                                                <w:left w:val="none" w:sz="0" w:space="0" w:color="auto"/>
                                                <w:bottom w:val="none" w:sz="0" w:space="0" w:color="auto"/>
                                                <w:right w:val="none" w:sz="0" w:space="0" w:color="auto"/>
                                              </w:divBdr>
                                            </w:div>
                                          </w:divsChild>
                                        </w:div>
                                        <w:div w:id="257057305">
                                          <w:marLeft w:val="1"/>
                                          <w:marRight w:val="0"/>
                                          <w:marTop w:val="25"/>
                                          <w:marBottom w:val="0"/>
                                          <w:divBdr>
                                            <w:top w:val="none" w:sz="0" w:space="0" w:color="auto"/>
                                            <w:left w:val="none" w:sz="0" w:space="0" w:color="auto"/>
                                            <w:bottom w:val="single" w:sz="4" w:space="0" w:color="EFEFEF"/>
                                            <w:right w:val="none" w:sz="0" w:space="0" w:color="auto"/>
                                          </w:divBdr>
                                          <w:divsChild>
                                            <w:div w:id="832723149">
                                              <w:marLeft w:val="0"/>
                                              <w:marRight w:val="0"/>
                                              <w:marTop w:val="0"/>
                                              <w:marBottom w:val="0"/>
                                              <w:divBdr>
                                                <w:top w:val="none" w:sz="0" w:space="0" w:color="auto"/>
                                                <w:left w:val="none" w:sz="0" w:space="0" w:color="auto"/>
                                                <w:bottom w:val="none" w:sz="0" w:space="0" w:color="auto"/>
                                                <w:right w:val="none" w:sz="0" w:space="0" w:color="auto"/>
                                              </w:divBdr>
                                            </w:div>
                                            <w:div w:id="1350526843">
                                              <w:marLeft w:val="0"/>
                                              <w:marRight w:val="0"/>
                                              <w:marTop w:val="0"/>
                                              <w:marBottom w:val="0"/>
                                              <w:divBdr>
                                                <w:top w:val="none" w:sz="0" w:space="0" w:color="auto"/>
                                                <w:left w:val="none" w:sz="0" w:space="0" w:color="auto"/>
                                                <w:bottom w:val="none" w:sz="0" w:space="0" w:color="auto"/>
                                                <w:right w:val="none" w:sz="0" w:space="0" w:color="auto"/>
                                              </w:divBdr>
                                            </w:div>
                                          </w:divsChild>
                                        </w:div>
                                        <w:div w:id="1889415517">
                                          <w:marLeft w:val="1"/>
                                          <w:marRight w:val="0"/>
                                          <w:marTop w:val="25"/>
                                          <w:marBottom w:val="0"/>
                                          <w:divBdr>
                                            <w:top w:val="none" w:sz="0" w:space="0" w:color="auto"/>
                                            <w:left w:val="none" w:sz="0" w:space="0" w:color="auto"/>
                                            <w:bottom w:val="single" w:sz="4" w:space="0" w:color="EFEFEF"/>
                                            <w:right w:val="none" w:sz="0" w:space="0" w:color="auto"/>
                                          </w:divBdr>
                                          <w:divsChild>
                                            <w:div w:id="59720867">
                                              <w:marLeft w:val="0"/>
                                              <w:marRight w:val="0"/>
                                              <w:marTop w:val="0"/>
                                              <w:marBottom w:val="0"/>
                                              <w:divBdr>
                                                <w:top w:val="none" w:sz="0" w:space="0" w:color="auto"/>
                                                <w:left w:val="none" w:sz="0" w:space="0" w:color="auto"/>
                                                <w:bottom w:val="none" w:sz="0" w:space="0" w:color="auto"/>
                                                <w:right w:val="none" w:sz="0" w:space="0" w:color="auto"/>
                                              </w:divBdr>
                                            </w:div>
                                            <w:div w:id="1097359830">
                                              <w:marLeft w:val="0"/>
                                              <w:marRight w:val="0"/>
                                              <w:marTop w:val="0"/>
                                              <w:marBottom w:val="0"/>
                                              <w:divBdr>
                                                <w:top w:val="none" w:sz="0" w:space="0" w:color="auto"/>
                                                <w:left w:val="none" w:sz="0" w:space="0" w:color="auto"/>
                                                <w:bottom w:val="none" w:sz="0" w:space="0" w:color="auto"/>
                                                <w:right w:val="none" w:sz="0" w:space="0" w:color="auto"/>
                                              </w:divBdr>
                                            </w:div>
                                          </w:divsChild>
                                        </w:div>
                                        <w:div w:id="1802771961">
                                          <w:marLeft w:val="1"/>
                                          <w:marRight w:val="0"/>
                                          <w:marTop w:val="25"/>
                                          <w:marBottom w:val="0"/>
                                          <w:divBdr>
                                            <w:top w:val="none" w:sz="0" w:space="0" w:color="auto"/>
                                            <w:left w:val="none" w:sz="0" w:space="0" w:color="auto"/>
                                            <w:bottom w:val="single" w:sz="4" w:space="0" w:color="EFEFEF"/>
                                            <w:right w:val="none" w:sz="0" w:space="0" w:color="auto"/>
                                          </w:divBdr>
                                          <w:divsChild>
                                            <w:div w:id="1707482557">
                                              <w:marLeft w:val="0"/>
                                              <w:marRight w:val="0"/>
                                              <w:marTop w:val="0"/>
                                              <w:marBottom w:val="0"/>
                                              <w:divBdr>
                                                <w:top w:val="none" w:sz="0" w:space="0" w:color="auto"/>
                                                <w:left w:val="none" w:sz="0" w:space="0" w:color="auto"/>
                                                <w:bottom w:val="none" w:sz="0" w:space="0" w:color="auto"/>
                                                <w:right w:val="none" w:sz="0" w:space="0" w:color="auto"/>
                                              </w:divBdr>
                                            </w:div>
                                            <w:div w:id="1871142017">
                                              <w:marLeft w:val="0"/>
                                              <w:marRight w:val="0"/>
                                              <w:marTop w:val="0"/>
                                              <w:marBottom w:val="0"/>
                                              <w:divBdr>
                                                <w:top w:val="none" w:sz="0" w:space="0" w:color="auto"/>
                                                <w:left w:val="none" w:sz="0" w:space="0" w:color="auto"/>
                                                <w:bottom w:val="none" w:sz="0" w:space="0" w:color="auto"/>
                                                <w:right w:val="none" w:sz="0" w:space="0" w:color="auto"/>
                                              </w:divBdr>
                                            </w:div>
                                          </w:divsChild>
                                        </w:div>
                                        <w:div w:id="1119908211">
                                          <w:marLeft w:val="1"/>
                                          <w:marRight w:val="0"/>
                                          <w:marTop w:val="25"/>
                                          <w:marBottom w:val="0"/>
                                          <w:divBdr>
                                            <w:top w:val="none" w:sz="0" w:space="0" w:color="auto"/>
                                            <w:left w:val="none" w:sz="0" w:space="0" w:color="auto"/>
                                            <w:bottom w:val="single" w:sz="4" w:space="0" w:color="EFEFEF"/>
                                            <w:right w:val="none" w:sz="0" w:space="0" w:color="auto"/>
                                          </w:divBdr>
                                          <w:divsChild>
                                            <w:div w:id="2047219087">
                                              <w:marLeft w:val="0"/>
                                              <w:marRight w:val="0"/>
                                              <w:marTop w:val="0"/>
                                              <w:marBottom w:val="0"/>
                                              <w:divBdr>
                                                <w:top w:val="none" w:sz="0" w:space="0" w:color="auto"/>
                                                <w:left w:val="none" w:sz="0" w:space="0" w:color="auto"/>
                                                <w:bottom w:val="none" w:sz="0" w:space="0" w:color="auto"/>
                                                <w:right w:val="none" w:sz="0" w:space="0" w:color="auto"/>
                                              </w:divBdr>
                                            </w:div>
                                            <w:div w:id="397900767">
                                              <w:marLeft w:val="0"/>
                                              <w:marRight w:val="0"/>
                                              <w:marTop w:val="0"/>
                                              <w:marBottom w:val="0"/>
                                              <w:divBdr>
                                                <w:top w:val="none" w:sz="0" w:space="0" w:color="auto"/>
                                                <w:left w:val="none" w:sz="0" w:space="0" w:color="auto"/>
                                                <w:bottom w:val="none" w:sz="0" w:space="0" w:color="auto"/>
                                                <w:right w:val="none" w:sz="0" w:space="0" w:color="auto"/>
                                              </w:divBdr>
                                            </w:div>
                                          </w:divsChild>
                                        </w:div>
                                        <w:div w:id="1542015825">
                                          <w:marLeft w:val="1"/>
                                          <w:marRight w:val="0"/>
                                          <w:marTop w:val="25"/>
                                          <w:marBottom w:val="0"/>
                                          <w:divBdr>
                                            <w:top w:val="none" w:sz="0" w:space="0" w:color="auto"/>
                                            <w:left w:val="none" w:sz="0" w:space="0" w:color="auto"/>
                                            <w:bottom w:val="single" w:sz="4" w:space="0" w:color="EFEFEF"/>
                                            <w:right w:val="none" w:sz="0" w:space="0" w:color="auto"/>
                                          </w:divBdr>
                                          <w:divsChild>
                                            <w:div w:id="1646855372">
                                              <w:marLeft w:val="0"/>
                                              <w:marRight w:val="0"/>
                                              <w:marTop w:val="0"/>
                                              <w:marBottom w:val="0"/>
                                              <w:divBdr>
                                                <w:top w:val="none" w:sz="0" w:space="0" w:color="auto"/>
                                                <w:left w:val="none" w:sz="0" w:space="0" w:color="auto"/>
                                                <w:bottom w:val="none" w:sz="0" w:space="0" w:color="auto"/>
                                                <w:right w:val="none" w:sz="0" w:space="0" w:color="auto"/>
                                              </w:divBdr>
                                            </w:div>
                                            <w:div w:id="2136440366">
                                              <w:marLeft w:val="0"/>
                                              <w:marRight w:val="0"/>
                                              <w:marTop w:val="0"/>
                                              <w:marBottom w:val="0"/>
                                              <w:divBdr>
                                                <w:top w:val="none" w:sz="0" w:space="0" w:color="auto"/>
                                                <w:left w:val="none" w:sz="0" w:space="0" w:color="auto"/>
                                                <w:bottom w:val="none" w:sz="0" w:space="0" w:color="auto"/>
                                                <w:right w:val="none" w:sz="0" w:space="0" w:color="auto"/>
                                              </w:divBdr>
                                              <w:divsChild>
                                                <w:div w:id="209882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1692">
                                          <w:marLeft w:val="1"/>
                                          <w:marRight w:val="0"/>
                                          <w:marTop w:val="25"/>
                                          <w:marBottom w:val="0"/>
                                          <w:divBdr>
                                            <w:top w:val="none" w:sz="0" w:space="0" w:color="auto"/>
                                            <w:left w:val="none" w:sz="0" w:space="0" w:color="auto"/>
                                            <w:bottom w:val="single" w:sz="4" w:space="0" w:color="EFEFEF"/>
                                            <w:right w:val="none" w:sz="0" w:space="0" w:color="auto"/>
                                          </w:divBdr>
                                          <w:divsChild>
                                            <w:div w:id="287318655">
                                              <w:marLeft w:val="0"/>
                                              <w:marRight w:val="0"/>
                                              <w:marTop w:val="0"/>
                                              <w:marBottom w:val="0"/>
                                              <w:divBdr>
                                                <w:top w:val="none" w:sz="0" w:space="0" w:color="auto"/>
                                                <w:left w:val="none" w:sz="0" w:space="0" w:color="auto"/>
                                                <w:bottom w:val="none" w:sz="0" w:space="0" w:color="auto"/>
                                                <w:right w:val="none" w:sz="0" w:space="0" w:color="auto"/>
                                              </w:divBdr>
                                            </w:div>
                                            <w:div w:id="2141872397">
                                              <w:marLeft w:val="0"/>
                                              <w:marRight w:val="0"/>
                                              <w:marTop w:val="0"/>
                                              <w:marBottom w:val="0"/>
                                              <w:divBdr>
                                                <w:top w:val="none" w:sz="0" w:space="0" w:color="auto"/>
                                                <w:left w:val="none" w:sz="0" w:space="0" w:color="auto"/>
                                                <w:bottom w:val="none" w:sz="0" w:space="0" w:color="auto"/>
                                                <w:right w:val="none" w:sz="0" w:space="0" w:color="auto"/>
                                              </w:divBdr>
                                            </w:div>
                                          </w:divsChild>
                                        </w:div>
                                        <w:div w:id="2095390702">
                                          <w:marLeft w:val="1"/>
                                          <w:marRight w:val="0"/>
                                          <w:marTop w:val="25"/>
                                          <w:marBottom w:val="0"/>
                                          <w:divBdr>
                                            <w:top w:val="none" w:sz="0" w:space="0" w:color="auto"/>
                                            <w:left w:val="none" w:sz="0" w:space="0" w:color="auto"/>
                                            <w:bottom w:val="single" w:sz="4" w:space="0" w:color="EFEFEF"/>
                                            <w:right w:val="none" w:sz="0" w:space="0" w:color="auto"/>
                                          </w:divBdr>
                                          <w:divsChild>
                                            <w:div w:id="1506241651">
                                              <w:marLeft w:val="0"/>
                                              <w:marRight w:val="0"/>
                                              <w:marTop w:val="0"/>
                                              <w:marBottom w:val="0"/>
                                              <w:divBdr>
                                                <w:top w:val="none" w:sz="0" w:space="0" w:color="auto"/>
                                                <w:left w:val="none" w:sz="0" w:space="0" w:color="auto"/>
                                                <w:bottom w:val="none" w:sz="0" w:space="0" w:color="auto"/>
                                                <w:right w:val="none" w:sz="0" w:space="0" w:color="auto"/>
                                              </w:divBdr>
                                            </w:div>
                                            <w:div w:id="763184122">
                                              <w:marLeft w:val="0"/>
                                              <w:marRight w:val="0"/>
                                              <w:marTop w:val="0"/>
                                              <w:marBottom w:val="0"/>
                                              <w:divBdr>
                                                <w:top w:val="none" w:sz="0" w:space="0" w:color="auto"/>
                                                <w:left w:val="none" w:sz="0" w:space="0" w:color="auto"/>
                                                <w:bottom w:val="none" w:sz="0" w:space="0" w:color="auto"/>
                                                <w:right w:val="none" w:sz="0" w:space="0" w:color="auto"/>
                                              </w:divBdr>
                                            </w:div>
                                          </w:divsChild>
                                        </w:div>
                                        <w:div w:id="154881496">
                                          <w:marLeft w:val="1"/>
                                          <w:marRight w:val="0"/>
                                          <w:marTop w:val="25"/>
                                          <w:marBottom w:val="0"/>
                                          <w:divBdr>
                                            <w:top w:val="none" w:sz="0" w:space="0" w:color="auto"/>
                                            <w:left w:val="none" w:sz="0" w:space="0" w:color="auto"/>
                                            <w:bottom w:val="single" w:sz="4" w:space="0" w:color="EFEFEF"/>
                                            <w:right w:val="none" w:sz="0" w:space="0" w:color="auto"/>
                                          </w:divBdr>
                                          <w:divsChild>
                                            <w:div w:id="1807746213">
                                              <w:marLeft w:val="0"/>
                                              <w:marRight w:val="0"/>
                                              <w:marTop w:val="0"/>
                                              <w:marBottom w:val="0"/>
                                              <w:divBdr>
                                                <w:top w:val="none" w:sz="0" w:space="0" w:color="auto"/>
                                                <w:left w:val="none" w:sz="0" w:space="0" w:color="auto"/>
                                                <w:bottom w:val="none" w:sz="0" w:space="0" w:color="auto"/>
                                                <w:right w:val="none" w:sz="0" w:space="0" w:color="auto"/>
                                              </w:divBdr>
                                            </w:div>
                                            <w:div w:id="915088794">
                                              <w:marLeft w:val="0"/>
                                              <w:marRight w:val="0"/>
                                              <w:marTop w:val="0"/>
                                              <w:marBottom w:val="0"/>
                                              <w:divBdr>
                                                <w:top w:val="none" w:sz="0" w:space="0" w:color="auto"/>
                                                <w:left w:val="none" w:sz="0" w:space="0" w:color="auto"/>
                                                <w:bottom w:val="none" w:sz="0" w:space="0" w:color="auto"/>
                                                <w:right w:val="none" w:sz="0" w:space="0" w:color="auto"/>
                                              </w:divBdr>
                                            </w:div>
                                          </w:divsChild>
                                        </w:div>
                                        <w:div w:id="1385060725">
                                          <w:marLeft w:val="1"/>
                                          <w:marRight w:val="0"/>
                                          <w:marTop w:val="25"/>
                                          <w:marBottom w:val="0"/>
                                          <w:divBdr>
                                            <w:top w:val="none" w:sz="0" w:space="0" w:color="auto"/>
                                            <w:left w:val="none" w:sz="0" w:space="0" w:color="auto"/>
                                            <w:bottom w:val="single" w:sz="4" w:space="0" w:color="EFEFEF"/>
                                            <w:right w:val="none" w:sz="0" w:space="0" w:color="auto"/>
                                          </w:divBdr>
                                          <w:divsChild>
                                            <w:div w:id="68311205">
                                              <w:marLeft w:val="0"/>
                                              <w:marRight w:val="0"/>
                                              <w:marTop w:val="0"/>
                                              <w:marBottom w:val="0"/>
                                              <w:divBdr>
                                                <w:top w:val="none" w:sz="0" w:space="0" w:color="auto"/>
                                                <w:left w:val="none" w:sz="0" w:space="0" w:color="auto"/>
                                                <w:bottom w:val="none" w:sz="0" w:space="0" w:color="auto"/>
                                                <w:right w:val="none" w:sz="0" w:space="0" w:color="auto"/>
                                              </w:divBdr>
                                            </w:div>
                                            <w:div w:id="140661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172540">
                  <w:marLeft w:val="0"/>
                  <w:marRight w:val="0"/>
                  <w:marTop w:val="0"/>
                  <w:marBottom w:val="0"/>
                  <w:divBdr>
                    <w:top w:val="none" w:sz="0" w:space="0" w:color="auto"/>
                    <w:left w:val="none" w:sz="0" w:space="0" w:color="auto"/>
                    <w:bottom w:val="none" w:sz="0" w:space="0" w:color="auto"/>
                    <w:right w:val="none" w:sz="0" w:space="0" w:color="auto"/>
                  </w:divBdr>
                  <w:divsChild>
                    <w:div w:id="267740175">
                      <w:marLeft w:val="0"/>
                      <w:marRight w:val="0"/>
                      <w:marTop w:val="50"/>
                      <w:marBottom w:val="0"/>
                      <w:divBdr>
                        <w:top w:val="single" w:sz="4" w:space="3" w:color="BBC1C8"/>
                        <w:left w:val="single" w:sz="4" w:space="0" w:color="BBC1C8"/>
                        <w:bottom w:val="single" w:sz="4" w:space="3" w:color="BBC1C8"/>
                        <w:right w:val="single" w:sz="4" w:space="0" w:color="BBC1C8"/>
                      </w:divBdr>
                      <w:divsChild>
                        <w:div w:id="986283829">
                          <w:marLeft w:val="0"/>
                          <w:marRight w:val="0"/>
                          <w:marTop w:val="0"/>
                          <w:marBottom w:val="0"/>
                          <w:divBdr>
                            <w:top w:val="none" w:sz="0" w:space="0" w:color="auto"/>
                            <w:left w:val="none" w:sz="0" w:space="0" w:color="auto"/>
                            <w:bottom w:val="none" w:sz="0" w:space="0" w:color="auto"/>
                            <w:right w:val="none" w:sz="0" w:space="0" w:color="auto"/>
                          </w:divBdr>
                        </w:div>
                        <w:div w:id="807630753">
                          <w:marLeft w:val="0"/>
                          <w:marRight w:val="0"/>
                          <w:marTop w:val="0"/>
                          <w:marBottom w:val="0"/>
                          <w:divBdr>
                            <w:top w:val="none" w:sz="0" w:space="0" w:color="auto"/>
                            <w:left w:val="none" w:sz="0" w:space="0" w:color="auto"/>
                            <w:bottom w:val="none" w:sz="0" w:space="0" w:color="auto"/>
                            <w:right w:val="none" w:sz="0" w:space="0" w:color="auto"/>
                          </w:divBdr>
                        </w:div>
                      </w:divsChild>
                    </w:div>
                    <w:div w:id="357849392">
                      <w:marLeft w:val="0"/>
                      <w:marRight w:val="0"/>
                      <w:marTop w:val="0"/>
                      <w:marBottom w:val="0"/>
                      <w:divBdr>
                        <w:top w:val="none" w:sz="0" w:space="0" w:color="auto"/>
                        <w:left w:val="none" w:sz="0" w:space="0" w:color="auto"/>
                        <w:bottom w:val="none" w:sz="0" w:space="0" w:color="auto"/>
                        <w:right w:val="none" w:sz="0" w:space="0" w:color="auto"/>
                      </w:divBdr>
                      <w:divsChild>
                        <w:div w:id="1383676459">
                          <w:marLeft w:val="0"/>
                          <w:marRight w:val="0"/>
                          <w:marTop w:val="0"/>
                          <w:marBottom w:val="0"/>
                          <w:divBdr>
                            <w:top w:val="none" w:sz="0" w:space="0" w:color="auto"/>
                            <w:left w:val="none" w:sz="0" w:space="0" w:color="auto"/>
                            <w:bottom w:val="none" w:sz="0" w:space="0" w:color="auto"/>
                            <w:right w:val="none" w:sz="0" w:space="0" w:color="auto"/>
                          </w:divBdr>
                          <w:divsChild>
                            <w:div w:id="988900862">
                              <w:marLeft w:val="0"/>
                              <w:marRight w:val="0"/>
                              <w:marTop w:val="0"/>
                              <w:marBottom w:val="0"/>
                              <w:divBdr>
                                <w:top w:val="none" w:sz="0" w:space="0" w:color="auto"/>
                                <w:left w:val="none" w:sz="0" w:space="0" w:color="auto"/>
                                <w:bottom w:val="none" w:sz="0" w:space="0" w:color="auto"/>
                                <w:right w:val="none" w:sz="0" w:space="0" w:color="auto"/>
                              </w:divBdr>
                              <w:divsChild>
                                <w:div w:id="958075123">
                                  <w:marLeft w:val="0"/>
                                  <w:marRight w:val="0"/>
                                  <w:marTop w:val="0"/>
                                  <w:marBottom w:val="0"/>
                                  <w:divBdr>
                                    <w:top w:val="none" w:sz="0" w:space="0" w:color="auto"/>
                                    <w:left w:val="none" w:sz="0" w:space="0" w:color="auto"/>
                                    <w:bottom w:val="none" w:sz="0" w:space="0" w:color="auto"/>
                                    <w:right w:val="none" w:sz="0" w:space="0" w:color="auto"/>
                                  </w:divBdr>
                                  <w:divsChild>
                                    <w:div w:id="1846481439">
                                      <w:marLeft w:val="0"/>
                                      <w:marRight w:val="0"/>
                                      <w:marTop w:val="0"/>
                                      <w:marBottom w:val="0"/>
                                      <w:divBdr>
                                        <w:top w:val="single" w:sz="12" w:space="0" w:color="CCCCCC"/>
                                        <w:left w:val="single" w:sz="4" w:space="0" w:color="CCCCCC"/>
                                        <w:bottom w:val="single" w:sz="4" w:space="4" w:color="CCCCCC"/>
                                        <w:right w:val="single" w:sz="4" w:space="0" w:color="CCCCCC"/>
                                      </w:divBdr>
                                      <w:divsChild>
                                        <w:div w:id="2141264564">
                                          <w:marLeft w:val="1"/>
                                          <w:marRight w:val="0"/>
                                          <w:marTop w:val="25"/>
                                          <w:marBottom w:val="0"/>
                                          <w:divBdr>
                                            <w:top w:val="none" w:sz="0" w:space="0" w:color="auto"/>
                                            <w:left w:val="none" w:sz="0" w:space="0" w:color="auto"/>
                                            <w:bottom w:val="single" w:sz="4" w:space="0" w:color="EFEFEF"/>
                                            <w:right w:val="none" w:sz="0" w:space="0" w:color="auto"/>
                                          </w:divBdr>
                                          <w:divsChild>
                                            <w:div w:id="1922176425">
                                              <w:marLeft w:val="0"/>
                                              <w:marRight w:val="0"/>
                                              <w:marTop w:val="0"/>
                                              <w:marBottom w:val="0"/>
                                              <w:divBdr>
                                                <w:top w:val="none" w:sz="0" w:space="0" w:color="auto"/>
                                                <w:left w:val="none" w:sz="0" w:space="0" w:color="auto"/>
                                                <w:bottom w:val="none" w:sz="0" w:space="0" w:color="auto"/>
                                                <w:right w:val="none" w:sz="0" w:space="0" w:color="auto"/>
                                              </w:divBdr>
                                            </w:div>
                                            <w:div w:id="1737627262">
                                              <w:marLeft w:val="0"/>
                                              <w:marRight w:val="0"/>
                                              <w:marTop w:val="0"/>
                                              <w:marBottom w:val="0"/>
                                              <w:divBdr>
                                                <w:top w:val="none" w:sz="0" w:space="0" w:color="auto"/>
                                                <w:left w:val="none" w:sz="0" w:space="0" w:color="auto"/>
                                                <w:bottom w:val="none" w:sz="0" w:space="0" w:color="auto"/>
                                                <w:right w:val="none" w:sz="0" w:space="0" w:color="auto"/>
                                              </w:divBdr>
                                              <w:divsChild>
                                                <w:div w:id="725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9984">
                                          <w:marLeft w:val="1"/>
                                          <w:marRight w:val="0"/>
                                          <w:marTop w:val="25"/>
                                          <w:marBottom w:val="0"/>
                                          <w:divBdr>
                                            <w:top w:val="none" w:sz="0" w:space="0" w:color="auto"/>
                                            <w:left w:val="none" w:sz="0" w:space="0" w:color="auto"/>
                                            <w:bottom w:val="single" w:sz="4" w:space="0" w:color="EFEFEF"/>
                                            <w:right w:val="none" w:sz="0" w:space="0" w:color="auto"/>
                                          </w:divBdr>
                                          <w:divsChild>
                                            <w:div w:id="225068463">
                                              <w:marLeft w:val="0"/>
                                              <w:marRight w:val="0"/>
                                              <w:marTop w:val="0"/>
                                              <w:marBottom w:val="0"/>
                                              <w:divBdr>
                                                <w:top w:val="none" w:sz="0" w:space="0" w:color="auto"/>
                                                <w:left w:val="none" w:sz="0" w:space="0" w:color="auto"/>
                                                <w:bottom w:val="none" w:sz="0" w:space="0" w:color="auto"/>
                                                <w:right w:val="none" w:sz="0" w:space="0" w:color="auto"/>
                                              </w:divBdr>
                                            </w:div>
                                            <w:div w:id="17247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5301">
                                      <w:marLeft w:val="0"/>
                                      <w:marRight w:val="0"/>
                                      <w:marTop w:val="0"/>
                                      <w:marBottom w:val="0"/>
                                      <w:divBdr>
                                        <w:top w:val="none" w:sz="0" w:space="0" w:color="auto"/>
                                        <w:left w:val="none" w:sz="0" w:space="0" w:color="auto"/>
                                        <w:bottom w:val="none" w:sz="0" w:space="0" w:color="auto"/>
                                        <w:right w:val="none" w:sz="0" w:space="0" w:color="auto"/>
                                      </w:divBdr>
                                      <w:divsChild>
                                        <w:div w:id="551044465">
                                          <w:marLeft w:val="1"/>
                                          <w:marRight w:val="0"/>
                                          <w:marTop w:val="25"/>
                                          <w:marBottom w:val="0"/>
                                          <w:divBdr>
                                            <w:top w:val="none" w:sz="0" w:space="0" w:color="auto"/>
                                            <w:left w:val="none" w:sz="0" w:space="0" w:color="auto"/>
                                            <w:bottom w:val="single" w:sz="4" w:space="0" w:color="EFEFEF"/>
                                            <w:right w:val="none" w:sz="0" w:space="0" w:color="auto"/>
                                          </w:divBdr>
                                          <w:divsChild>
                                            <w:div w:id="828980149">
                                              <w:marLeft w:val="0"/>
                                              <w:marRight w:val="0"/>
                                              <w:marTop w:val="0"/>
                                              <w:marBottom w:val="0"/>
                                              <w:divBdr>
                                                <w:top w:val="none" w:sz="0" w:space="0" w:color="auto"/>
                                                <w:left w:val="none" w:sz="0" w:space="0" w:color="auto"/>
                                                <w:bottom w:val="none" w:sz="0" w:space="0" w:color="auto"/>
                                                <w:right w:val="none" w:sz="0" w:space="0" w:color="auto"/>
                                              </w:divBdr>
                                            </w:div>
                                            <w:div w:id="191499683">
                                              <w:marLeft w:val="0"/>
                                              <w:marRight w:val="0"/>
                                              <w:marTop w:val="0"/>
                                              <w:marBottom w:val="0"/>
                                              <w:divBdr>
                                                <w:top w:val="none" w:sz="0" w:space="0" w:color="auto"/>
                                                <w:left w:val="none" w:sz="0" w:space="0" w:color="auto"/>
                                                <w:bottom w:val="none" w:sz="0" w:space="0" w:color="auto"/>
                                                <w:right w:val="none" w:sz="0" w:space="0" w:color="auto"/>
                                              </w:divBdr>
                                              <w:divsChild>
                                                <w:div w:id="5566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5523">
                                          <w:marLeft w:val="1"/>
                                          <w:marRight w:val="0"/>
                                          <w:marTop w:val="25"/>
                                          <w:marBottom w:val="0"/>
                                          <w:divBdr>
                                            <w:top w:val="none" w:sz="0" w:space="0" w:color="auto"/>
                                            <w:left w:val="none" w:sz="0" w:space="0" w:color="auto"/>
                                            <w:bottom w:val="single" w:sz="4" w:space="0" w:color="EFEFEF"/>
                                            <w:right w:val="none" w:sz="0" w:space="0" w:color="auto"/>
                                          </w:divBdr>
                                          <w:divsChild>
                                            <w:div w:id="228082122">
                                              <w:marLeft w:val="0"/>
                                              <w:marRight w:val="0"/>
                                              <w:marTop w:val="0"/>
                                              <w:marBottom w:val="0"/>
                                              <w:divBdr>
                                                <w:top w:val="none" w:sz="0" w:space="0" w:color="auto"/>
                                                <w:left w:val="none" w:sz="0" w:space="0" w:color="auto"/>
                                                <w:bottom w:val="none" w:sz="0" w:space="0" w:color="auto"/>
                                                <w:right w:val="none" w:sz="0" w:space="0" w:color="auto"/>
                                              </w:divBdr>
                                            </w:div>
                                            <w:div w:id="196087641">
                                              <w:marLeft w:val="0"/>
                                              <w:marRight w:val="0"/>
                                              <w:marTop w:val="0"/>
                                              <w:marBottom w:val="0"/>
                                              <w:divBdr>
                                                <w:top w:val="none" w:sz="0" w:space="0" w:color="auto"/>
                                                <w:left w:val="none" w:sz="0" w:space="0" w:color="auto"/>
                                                <w:bottom w:val="none" w:sz="0" w:space="0" w:color="auto"/>
                                                <w:right w:val="none" w:sz="0" w:space="0" w:color="auto"/>
                                              </w:divBdr>
                                            </w:div>
                                          </w:divsChild>
                                        </w:div>
                                        <w:div w:id="43599410">
                                          <w:marLeft w:val="1"/>
                                          <w:marRight w:val="0"/>
                                          <w:marTop w:val="25"/>
                                          <w:marBottom w:val="0"/>
                                          <w:divBdr>
                                            <w:top w:val="none" w:sz="0" w:space="0" w:color="auto"/>
                                            <w:left w:val="none" w:sz="0" w:space="0" w:color="auto"/>
                                            <w:bottom w:val="single" w:sz="4" w:space="0" w:color="EFEFEF"/>
                                            <w:right w:val="none" w:sz="0" w:space="0" w:color="auto"/>
                                          </w:divBdr>
                                          <w:divsChild>
                                            <w:div w:id="1099330842">
                                              <w:marLeft w:val="0"/>
                                              <w:marRight w:val="0"/>
                                              <w:marTop w:val="0"/>
                                              <w:marBottom w:val="0"/>
                                              <w:divBdr>
                                                <w:top w:val="none" w:sz="0" w:space="0" w:color="auto"/>
                                                <w:left w:val="none" w:sz="0" w:space="0" w:color="auto"/>
                                                <w:bottom w:val="none" w:sz="0" w:space="0" w:color="auto"/>
                                                <w:right w:val="none" w:sz="0" w:space="0" w:color="auto"/>
                                              </w:divBdr>
                                            </w:div>
                                            <w:div w:id="522211270">
                                              <w:marLeft w:val="0"/>
                                              <w:marRight w:val="0"/>
                                              <w:marTop w:val="0"/>
                                              <w:marBottom w:val="0"/>
                                              <w:divBdr>
                                                <w:top w:val="none" w:sz="0" w:space="0" w:color="auto"/>
                                                <w:left w:val="none" w:sz="0" w:space="0" w:color="auto"/>
                                                <w:bottom w:val="none" w:sz="0" w:space="0" w:color="auto"/>
                                                <w:right w:val="none" w:sz="0" w:space="0" w:color="auto"/>
                                              </w:divBdr>
                                            </w:div>
                                          </w:divsChild>
                                        </w:div>
                                        <w:div w:id="2082481968">
                                          <w:marLeft w:val="1"/>
                                          <w:marRight w:val="0"/>
                                          <w:marTop w:val="25"/>
                                          <w:marBottom w:val="0"/>
                                          <w:divBdr>
                                            <w:top w:val="none" w:sz="0" w:space="0" w:color="auto"/>
                                            <w:left w:val="none" w:sz="0" w:space="0" w:color="auto"/>
                                            <w:bottom w:val="single" w:sz="4" w:space="0" w:color="EFEFEF"/>
                                            <w:right w:val="none" w:sz="0" w:space="0" w:color="auto"/>
                                          </w:divBdr>
                                          <w:divsChild>
                                            <w:div w:id="141584024">
                                              <w:marLeft w:val="0"/>
                                              <w:marRight w:val="0"/>
                                              <w:marTop w:val="0"/>
                                              <w:marBottom w:val="0"/>
                                              <w:divBdr>
                                                <w:top w:val="none" w:sz="0" w:space="0" w:color="auto"/>
                                                <w:left w:val="none" w:sz="0" w:space="0" w:color="auto"/>
                                                <w:bottom w:val="none" w:sz="0" w:space="0" w:color="auto"/>
                                                <w:right w:val="none" w:sz="0" w:space="0" w:color="auto"/>
                                              </w:divBdr>
                                            </w:div>
                                            <w:div w:id="19690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3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2860">
      <w:bodyDiv w:val="1"/>
      <w:marLeft w:val="0"/>
      <w:marRight w:val="0"/>
      <w:marTop w:val="0"/>
      <w:marBottom w:val="0"/>
      <w:divBdr>
        <w:top w:val="none" w:sz="0" w:space="0" w:color="auto"/>
        <w:left w:val="none" w:sz="0" w:space="0" w:color="auto"/>
        <w:bottom w:val="none" w:sz="0" w:space="0" w:color="auto"/>
        <w:right w:val="none" w:sz="0" w:space="0" w:color="auto"/>
      </w:divBdr>
    </w:div>
    <w:div w:id="1115057060">
      <w:bodyDiv w:val="1"/>
      <w:marLeft w:val="0"/>
      <w:marRight w:val="0"/>
      <w:marTop w:val="0"/>
      <w:marBottom w:val="0"/>
      <w:divBdr>
        <w:top w:val="none" w:sz="0" w:space="0" w:color="auto"/>
        <w:left w:val="none" w:sz="0" w:space="0" w:color="auto"/>
        <w:bottom w:val="none" w:sz="0" w:space="0" w:color="auto"/>
        <w:right w:val="none" w:sz="0" w:space="0" w:color="auto"/>
      </w:divBdr>
    </w:div>
    <w:div w:id="1244609275">
      <w:bodyDiv w:val="1"/>
      <w:marLeft w:val="0"/>
      <w:marRight w:val="0"/>
      <w:marTop w:val="0"/>
      <w:marBottom w:val="0"/>
      <w:divBdr>
        <w:top w:val="none" w:sz="0" w:space="0" w:color="auto"/>
        <w:left w:val="none" w:sz="0" w:space="0" w:color="auto"/>
        <w:bottom w:val="none" w:sz="0" w:space="0" w:color="auto"/>
        <w:right w:val="none" w:sz="0" w:space="0" w:color="auto"/>
      </w:divBdr>
    </w:div>
    <w:div w:id="1250234509">
      <w:bodyDiv w:val="1"/>
      <w:marLeft w:val="0"/>
      <w:marRight w:val="0"/>
      <w:marTop w:val="0"/>
      <w:marBottom w:val="0"/>
      <w:divBdr>
        <w:top w:val="none" w:sz="0" w:space="0" w:color="auto"/>
        <w:left w:val="none" w:sz="0" w:space="0" w:color="auto"/>
        <w:bottom w:val="none" w:sz="0" w:space="0" w:color="auto"/>
        <w:right w:val="none" w:sz="0" w:space="0" w:color="auto"/>
      </w:divBdr>
    </w:div>
    <w:div w:id="1289313242">
      <w:bodyDiv w:val="1"/>
      <w:marLeft w:val="0"/>
      <w:marRight w:val="0"/>
      <w:marTop w:val="0"/>
      <w:marBottom w:val="0"/>
      <w:divBdr>
        <w:top w:val="none" w:sz="0" w:space="0" w:color="auto"/>
        <w:left w:val="none" w:sz="0" w:space="0" w:color="auto"/>
        <w:bottom w:val="none" w:sz="0" w:space="0" w:color="auto"/>
        <w:right w:val="none" w:sz="0" w:space="0" w:color="auto"/>
      </w:divBdr>
    </w:div>
    <w:div w:id="1291091153">
      <w:bodyDiv w:val="1"/>
      <w:marLeft w:val="0"/>
      <w:marRight w:val="0"/>
      <w:marTop w:val="0"/>
      <w:marBottom w:val="0"/>
      <w:divBdr>
        <w:top w:val="none" w:sz="0" w:space="0" w:color="auto"/>
        <w:left w:val="none" w:sz="0" w:space="0" w:color="auto"/>
        <w:bottom w:val="none" w:sz="0" w:space="0" w:color="auto"/>
        <w:right w:val="none" w:sz="0" w:space="0" w:color="auto"/>
      </w:divBdr>
      <w:divsChild>
        <w:div w:id="1655333323">
          <w:marLeft w:val="0"/>
          <w:marRight w:val="75"/>
          <w:marTop w:val="75"/>
          <w:marBottom w:val="75"/>
          <w:divBdr>
            <w:top w:val="none" w:sz="0" w:space="0" w:color="auto"/>
            <w:left w:val="none" w:sz="0" w:space="0" w:color="auto"/>
            <w:bottom w:val="none" w:sz="0" w:space="0" w:color="auto"/>
            <w:right w:val="none" w:sz="0" w:space="0" w:color="auto"/>
          </w:divBdr>
          <w:divsChild>
            <w:div w:id="1386560839">
              <w:marLeft w:val="0"/>
              <w:marRight w:val="0"/>
              <w:marTop w:val="0"/>
              <w:marBottom w:val="0"/>
              <w:divBdr>
                <w:top w:val="none" w:sz="0" w:space="0" w:color="auto"/>
                <w:left w:val="none" w:sz="0" w:space="0" w:color="auto"/>
                <w:bottom w:val="none" w:sz="0" w:space="0" w:color="auto"/>
                <w:right w:val="none" w:sz="0" w:space="0" w:color="auto"/>
              </w:divBdr>
              <w:divsChild>
                <w:div w:id="2000570946">
                  <w:marLeft w:val="0"/>
                  <w:marRight w:val="0"/>
                  <w:marTop w:val="0"/>
                  <w:marBottom w:val="0"/>
                  <w:divBdr>
                    <w:top w:val="none" w:sz="0" w:space="0" w:color="auto"/>
                    <w:left w:val="none" w:sz="0" w:space="0" w:color="auto"/>
                    <w:bottom w:val="none" w:sz="0" w:space="0" w:color="auto"/>
                    <w:right w:val="none" w:sz="0" w:space="0" w:color="auto"/>
                  </w:divBdr>
                  <w:divsChild>
                    <w:div w:id="2053456747">
                      <w:marLeft w:val="0"/>
                      <w:marRight w:val="0"/>
                      <w:marTop w:val="0"/>
                      <w:marBottom w:val="0"/>
                      <w:divBdr>
                        <w:top w:val="none" w:sz="0" w:space="0" w:color="auto"/>
                        <w:left w:val="none" w:sz="0" w:space="0" w:color="auto"/>
                        <w:bottom w:val="none" w:sz="0" w:space="0" w:color="auto"/>
                        <w:right w:val="none" w:sz="0" w:space="0" w:color="auto"/>
                      </w:divBdr>
                      <w:divsChild>
                        <w:div w:id="1516923848">
                          <w:marLeft w:val="0"/>
                          <w:marRight w:val="0"/>
                          <w:marTop w:val="0"/>
                          <w:marBottom w:val="0"/>
                          <w:divBdr>
                            <w:top w:val="none" w:sz="0" w:space="0" w:color="auto"/>
                            <w:left w:val="none" w:sz="0" w:space="0" w:color="auto"/>
                            <w:bottom w:val="none" w:sz="0" w:space="0" w:color="auto"/>
                            <w:right w:val="none" w:sz="0" w:space="0" w:color="auto"/>
                          </w:divBdr>
                          <w:divsChild>
                            <w:div w:id="654919577">
                              <w:marLeft w:val="0"/>
                              <w:marRight w:val="0"/>
                              <w:marTop w:val="0"/>
                              <w:marBottom w:val="0"/>
                              <w:divBdr>
                                <w:top w:val="none" w:sz="0" w:space="0" w:color="auto"/>
                                <w:left w:val="none" w:sz="0" w:space="0" w:color="auto"/>
                                <w:bottom w:val="none" w:sz="0" w:space="0" w:color="auto"/>
                                <w:right w:val="none" w:sz="0" w:space="0" w:color="auto"/>
                              </w:divBdr>
                              <w:divsChild>
                                <w:div w:id="386496261">
                                  <w:marLeft w:val="1"/>
                                  <w:marRight w:val="0"/>
                                  <w:marTop w:val="30"/>
                                  <w:marBottom w:val="0"/>
                                  <w:divBdr>
                                    <w:top w:val="none" w:sz="0" w:space="0" w:color="auto"/>
                                    <w:left w:val="none" w:sz="0" w:space="0" w:color="auto"/>
                                    <w:bottom w:val="single" w:sz="6" w:space="0" w:color="EFEFEF"/>
                                    <w:right w:val="none" w:sz="0" w:space="0" w:color="auto"/>
                                  </w:divBdr>
                                  <w:divsChild>
                                    <w:div w:id="1218278048">
                                      <w:marLeft w:val="0"/>
                                      <w:marRight w:val="0"/>
                                      <w:marTop w:val="0"/>
                                      <w:marBottom w:val="0"/>
                                      <w:divBdr>
                                        <w:top w:val="none" w:sz="0" w:space="0" w:color="auto"/>
                                        <w:left w:val="none" w:sz="0" w:space="0" w:color="auto"/>
                                        <w:bottom w:val="none" w:sz="0" w:space="0" w:color="auto"/>
                                        <w:right w:val="none" w:sz="0" w:space="0" w:color="auto"/>
                                      </w:divBdr>
                                      <w:divsChild>
                                        <w:div w:id="955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379893">
      <w:bodyDiv w:val="1"/>
      <w:marLeft w:val="0"/>
      <w:marRight w:val="0"/>
      <w:marTop w:val="0"/>
      <w:marBottom w:val="0"/>
      <w:divBdr>
        <w:top w:val="none" w:sz="0" w:space="0" w:color="auto"/>
        <w:left w:val="none" w:sz="0" w:space="0" w:color="auto"/>
        <w:bottom w:val="none" w:sz="0" w:space="0" w:color="auto"/>
        <w:right w:val="none" w:sz="0" w:space="0" w:color="auto"/>
      </w:divBdr>
      <w:divsChild>
        <w:div w:id="249243656">
          <w:marLeft w:val="0"/>
          <w:marRight w:val="84"/>
          <w:marTop w:val="84"/>
          <w:marBottom w:val="84"/>
          <w:divBdr>
            <w:top w:val="none" w:sz="0" w:space="0" w:color="auto"/>
            <w:left w:val="none" w:sz="0" w:space="0" w:color="auto"/>
            <w:bottom w:val="none" w:sz="0" w:space="0" w:color="auto"/>
            <w:right w:val="none" w:sz="0" w:space="0" w:color="auto"/>
          </w:divBdr>
          <w:divsChild>
            <w:div w:id="1044017087">
              <w:marLeft w:val="0"/>
              <w:marRight w:val="0"/>
              <w:marTop w:val="0"/>
              <w:marBottom w:val="0"/>
              <w:divBdr>
                <w:top w:val="none" w:sz="0" w:space="0" w:color="auto"/>
                <w:left w:val="none" w:sz="0" w:space="0" w:color="auto"/>
                <w:bottom w:val="none" w:sz="0" w:space="0" w:color="auto"/>
                <w:right w:val="none" w:sz="0" w:space="0" w:color="auto"/>
              </w:divBdr>
              <w:divsChild>
                <w:div w:id="194274626">
                  <w:marLeft w:val="0"/>
                  <w:marRight w:val="0"/>
                  <w:marTop w:val="0"/>
                  <w:marBottom w:val="0"/>
                  <w:divBdr>
                    <w:top w:val="none" w:sz="0" w:space="0" w:color="auto"/>
                    <w:left w:val="none" w:sz="0" w:space="0" w:color="auto"/>
                    <w:bottom w:val="none" w:sz="0" w:space="0" w:color="auto"/>
                    <w:right w:val="none" w:sz="0" w:space="0" w:color="auto"/>
                  </w:divBdr>
                  <w:divsChild>
                    <w:div w:id="801070744">
                      <w:marLeft w:val="0"/>
                      <w:marRight w:val="0"/>
                      <w:marTop w:val="0"/>
                      <w:marBottom w:val="0"/>
                      <w:divBdr>
                        <w:top w:val="none" w:sz="0" w:space="0" w:color="auto"/>
                        <w:left w:val="none" w:sz="0" w:space="0" w:color="auto"/>
                        <w:bottom w:val="none" w:sz="0" w:space="0" w:color="auto"/>
                        <w:right w:val="none" w:sz="0" w:space="0" w:color="auto"/>
                      </w:divBdr>
                      <w:divsChild>
                        <w:div w:id="998659693">
                          <w:marLeft w:val="0"/>
                          <w:marRight w:val="0"/>
                          <w:marTop w:val="0"/>
                          <w:marBottom w:val="0"/>
                          <w:divBdr>
                            <w:top w:val="none" w:sz="0" w:space="0" w:color="auto"/>
                            <w:left w:val="none" w:sz="0" w:space="0" w:color="auto"/>
                            <w:bottom w:val="none" w:sz="0" w:space="0" w:color="auto"/>
                            <w:right w:val="none" w:sz="0" w:space="0" w:color="auto"/>
                          </w:divBdr>
                          <w:divsChild>
                            <w:div w:id="1026175828">
                              <w:marLeft w:val="0"/>
                              <w:marRight w:val="0"/>
                              <w:marTop w:val="0"/>
                              <w:marBottom w:val="0"/>
                              <w:divBdr>
                                <w:top w:val="none" w:sz="0" w:space="0" w:color="auto"/>
                                <w:left w:val="none" w:sz="0" w:space="0" w:color="auto"/>
                                <w:bottom w:val="none" w:sz="0" w:space="0" w:color="auto"/>
                                <w:right w:val="none" w:sz="0" w:space="0" w:color="auto"/>
                              </w:divBdr>
                              <w:divsChild>
                                <w:div w:id="1161578252">
                                  <w:marLeft w:val="1"/>
                                  <w:marRight w:val="0"/>
                                  <w:marTop w:val="33"/>
                                  <w:marBottom w:val="0"/>
                                  <w:divBdr>
                                    <w:top w:val="none" w:sz="0" w:space="0" w:color="auto"/>
                                    <w:left w:val="none" w:sz="0" w:space="0" w:color="auto"/>
                                    <w:bottom w:val="single" w:sz="6" w:space="0" w:color="EFEFEF"/>
                                    <w:right w:val="none" w:sz="0" w:space="0" w:color="auto"/>
                                  </w:divBdr>
                                  <w:divsChild>
                                    <w:div w:id="1363630485">
                                      <w:marLeft w:val="0"/>
                                      <w:marRight w:val="0"/>
                                      <w:marTop w:val="0"/>
                                      <w:marBottom w:val="0"/>
                                      <w:divBdr>
                                        <w:top w:val="none" w:sz="0" w:space="0" w:color="auto"/>
                                        <w:left w:val="none" w:sz="0" w:space="0" w:color="auto"/>
                                        <w:bottom w:val="none" w:sz="0" w:space="0" w:color="auto"/>
                                        <w:right w:val="none" w:sz="0" w:space="0" w:color="auto"/>
                                      </w:divBdr>
                                      <w:divsChild>
                                        <w:div w:id="352078675">
                                          <w:marLeft w:val="0"/>
                                          <w:marRight w:val="0"/>
                                          <w:marTop w:val="0"/>
                                          <w:marBottom w:val="0"/>
                                          <w:divBdr>
                                            <w:top w:val="none" w:sz="0" w:space="0" w:color="auto"/>
                                            <w:left w:val="none" w:sz="0" w:space="0" w:color="auto"/>
                                            <w:bottom w:val="none" w:sz="0" w:space="0" w:color="auto"/>
                                            <w:right w:val="none" w:sz="0" w:space="0" w:color="auto"/>
                                          </w:divBdr>
                                          <w:divsChild>
                                            <w:div w:id="1983919146">
                                              <w:marLeft w:val="0"/>
                                              <w:marRight w:val="0"/>
                                              <w:marTop w:val="0"/>
                                              <w:marBottom w:val="0"/>
                                              <w:divBdr>
                                                <w:top w:val="none" w:sz="0" w:space="0" w:color="auto"/>
                                                <w:left w:val="none" w:sz="0" w:space="0" w:color="auto"/>
                                                <w:bottom w:val="none" w:sz="0" w:space="0" w:color="auto"/>
                                                <w:right w:val="none" w:sz="0" w:space="0" w:color="auto"/>
                                              </w:divBdr>
                                            </w:div>
                                            <w:div w:id="13281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557050">
      <w:bodyDiv w:val="1"/>
      <w:marLeft w:val="0"/>
      <w:marRight w:val="0"/>
      <w:marTop w:val="0"/>
      <w:marBottom w:val="0"/>
      <w:divBdr>
        <w:top w:val="none" w:sz="0" w:space="0" w:color="auto"/>
        <w:left w:val="none" w:sz="0" w:space="0" w:color="auto"/>
        <w:bottom w:val="none" w:sz="0" w:space="0" w:color="auto"/>
        <w:right w:val="none" w:sz="0" w:space="0" w:color="auto"/>
      </w:divBdr>
      <w:divsChild>
        <w:div w:id="183830637">
          <w:marLeft w:val="0"/>
          <w:marRight w:val="84"/>
          <w:marTop w:val="84"/>
          <w:marBottom w:val="84"/>
          <w:divBdr>
            <w:top w:val="none" w:sz="0" w:space="0" w:color="auto"/>
            <w:left w:val="none" w:sz="0" w:space="0" w:color="auto"/>
            <w:bottom w:val="none" w:sz="0" w:space="0" w:color="auto"/>
            <w:right w:val="none" w:sz="0" w:space="0" w:color="auto"/>
          </w:divBdr>
          <w:divsChild>
            <w:div w:id="1541354416">
              <w:marLeft w:val="0"/>
              <w:marRight w:val="0"/>
              <w:marTop w:val="0"/>
              <w:marBottom w:val="0"/>
              <w:divBdr>
                <w:top w:val="none" w:sz="0" w:space="0" w:color="auto"/>
                <w:left w:val="none" w:sz="0" w:space="0" w:color="auto"/>
                <w:bottom w:val="none" w:sz="0" w:space="0" w:color="auto"/>
                <w:right w:val="none" w:sz="0" w:space="0" w:color="auto"/>
              </w:divBdr>
              <w:divsChild>
                <w:div w:id="1130975603">
                  <w:marLeft w:val="0"/>
                  <w:marRight w:val="0"/>
                  <w:marTop w:val="0"/>
                  <w:marBottom w:val="0"/>
                  <w:divBdr>
                    <w:top w:val="none" w:sz="0" w:space="0" w:color="auto"/>
                    <w:left w:val="none" w:sz="0" w:space="0" w:color="auto"/>
                    <w:bottom w:val="none" w:sz="0" w:space="0" w:color="auto"/>
                    <w:right w:val="none" w:sz="0" w:space="0" w:color="auto"/>
                  </w:divBdr>
                  <w:divsChild>
                    <w:div w:id="1779910876">
                      <w:marLeft w:val="0"/>
                      <w:marRight w:val="0"/>
                      <w:marTop w:val="0"/>
                      <w:marBottom w:val="0"/>
                      <w:divBdr>
                        <w:top w:val="none" w:sz="0" w:space="0" w:color="auto"/>
                        <w:left w:val="none" w:sz="0" w:space="0" w:color="auto"/>
                        <w:bottom w:val="none" w:sz="0" w:space="0" w:color="auto"/>
                        <w:right w:val="none" w:sz="0" w:space="0" w:color="auto"/>
                      </w:divBdr>
                      <w:divsChild>
                        <w:div w:id="154152949">
                          <w:marLeft w:val="0"/>
                          <w:marRight w:val="0"/>
                          <w:marTop w:val="0"/>
                          <w:marBottom w:val="0"/>
                          <w:divBdr>
                            <w:top w:val="none" w:sz="0" w:space="0" w:color="auto"/>
                            <w:left w:val="none" w:sz="0" w:space="0" w:color="auto"/>
                            <w:bottom w:val="none" w:sz="0" w:space="0" w:color="auto"/>
                            <w:right w:val="none" w:sz="0" w:space="0" w:color="auto"/>
                          </w:divBdr>
                          <w:divsChild>
                            <w:div w:id="688917405">
                              <w:marLeft w:val="0"/>
                              <w:marRight w:val="0"/>
                              <w:marTop w:val="0"/>
                              <w:marBottom w:val="0"/>
                              <w:divBdr>
                                <w:top w:val="none" w:sz="0" w:space="0" w:color="auto"/>
                                <w:left w:val="none" w:sz="0" w:space="0" w:color="auto"/>
                                <w:bottom w:val="none" w:sz="0" w:space="0" w:color="auto"/>
                                <w:right w:val="none" w:sz="0" w:space="0" w:color="auto"/>
                              </w:divBdr>
                              <w:divsChild>
                                <w:div w:id="1166434245">
                                  <w:marLeft w:val="1"/>
                                  <w:marRight w:val="0"/>
                                  <w:marTop w:val="33"/>
                                  <w:marBottom w:val="0"/>
                                  <w:divBdr>
                                    <w:top w:val="none" w:sz="0" w:space="0" w:color="auto"/>
                                    <w:left w:val="none" w:sz="0" w:space="0" w:color="auto"/>
                                    <w:bottom w:val="single" w:sz="6" w:space="0" w:color="EFEFEF"/>
                                    <w:right w:val="none" w:sz="0" w:space="0" w:color="auto"/>
                                  </w:divBdr>
                                  <w:divsChild>
                                    <w:div w:id="1627934067">
                                      <w:marLeft w:val="0"/>
                                      <w:marRight w:val="0"/>
                                      <w:marTop w:val="0"/>
                                      <w:marBottom w:val="0"/>
                                      <w:divBdr>
                                        <w:top w:val="none" w:sz="0" w:space="0" w:color="auto"/>
                                        <w:left w:val="none" w:sz="0" w:space="0" w:color="auto"/>
                                        <w:bottom w:val="none" w:sz="0" w:space="0" w:color="auto"/>
                                        <w:right w:val="none" w:sz="0" w:space="0" w:color="auto"/>
                                      </w:divBdr>
                                      <w:divsChild>
                                        <w:div w:id="1223829212">
                                          <w:marLeft w:val="0"/>
                                          <w:marRight w:val="0"/>
                                          <w:marTop w:val="0"/>
                                          <w:marBottom w:val="0"/>
                                          <w:divBdr>
                                            <w:top w:val="none" w:sz="0" w:space="0" w:color="auto"/>
                                            <w:left w:val="none" w:sz="0" w:space="0" w:color="auto"/>
                                            <w:bottom w:val="none" w:sz="0" w:space="0" w:color="auto"/>
                                            <w:right w:val="none" w:sz="0" w:space="0" w:color="auto"/>
                                          </w:divBdr>
                                          <w:divsChild>
                                            <w:div w:id="1985040898">
                                              <w:marLeft w:val="0"/>
                                              <w:marRight w:val="0"/>
                                              <w:marTop w:val="0"/>
                                              <w:marBottom w:val="0"/>
                                              <w:divBdr>
                                                <w:top w:val="none" w:sz="0" w:space="0" w:color="auto"/>
                                                <w:left w:val="none" w:sz="0" w:space="0" w:color="auto"/>
                                                <w:bottom w:val="none" w:sz="0" w:space="0" w:color="auto"/>
                                                <w:right w:val="none" w:sz="0" w:space="0" w:color="auto"/>
                                              </w:divBdr>
                                            </w:div>
                                            <w:div w:id="1058751075">
                                              <w:marLeft w:val="0"/>
                                              <w:marRight w:val="0"/>
                                              <w:marTop w:val="0"/>
                                              <w:marBottom w:val="0"/>
                                              <w:divBdr>
                                                <w:top w:val="none" w:sz="0" w:space="0" w:color="auto"/>
                                                <w:left w:val="none" w:sz="0" w:space="0" w:color="auto"/>
                                                <w:bottom w:val="none" w:sz="0" w:space="0" w:color="auto"/>
                                                <w:right w:val="none" w:sz="0" w:space="0" w:color="auto"/>
                                              </w:divBdr>
                                            </w:div>
                                            <w:div w:id="1778406133">
                                              <w:marLeft w:val="0"/>
                                              <w:marRight w:val="0"/>
                                              <w:marTop w:val="0"/>
                                              <w:marBottom w:val="0"/>
                                              <w:divBdr>
                                                <w:top w:val="none" w:sz="0" w:space="0" w:color="auto"/>
                                                <w:left w:val="none" w:sz="0" w:space="0" w:color="auto"/>
                                                <w:bottom w:val="none" w:sz="0" w:space="0" w:color="auto"/>
                                                <w:right w:val="none" w:sz="0" w:space="0" w:color="auto"/>
                                              </w:divBdr>
                                            </w:div>
                                            <w:div w:id="27525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1140609">
      <w:bodyDiv w:val="1"/>
      <w:marLeft w:val="0"/>
      <w:marRight w:val="0"/>
      <w:marTop w:val="0"/>
      <w:marBottom w:val="0"/>
      <w:divBdr>
        <w:top w:val="none" w:sz="0" w:space="0" w:color="auto"/>
        <w:left w:val="none" w:sz="0" w:space="0" w:color="auto"/>
        <w:bottom w:val="none" w:sz="0" w:space="0" w:color="auto"/>
        <w:right w:val="none" w:sz="0" w:space="0" w:color="auto"/>
      </w:divBdr>
      <w:divsChild>
        <w:div w:id="2026320925">
          <w:marLeft w:val="0"/>
          <w:marRight w:val="75"/>
          <w:marTop w:val="75"/>
          <w:marBottom w:val="75"/>
          <w:divBdr>
            <w:top w:val="none" w:sz="0" w:space="0" w:color="auto"/>
            <w:left w:val="none" w:sz="0" w:space="0" w:color="auto"/>
            <w:bottom w:val="none" w:sz="0" w:space="0" w:color="auto"/>
            <w:right w:val="none" w:sz="0" w:space="0" w:color="auto"/>
          </w:divBdr>
          <w:divsChild>
            <w:div w:id="63722808">
              <w:marLeft w:val="0"/>
              <w:marRight w:val="0"/>
              <w:marTop w:val="0"/>
              <w:marBottom w:val="0"/>
              <w:divBdr>
                <w:top w:val="none" w:sz="0" w:space="0" w:color="auto"/>
                <w:left w:val="none" w:sz="0" w:space="0" w:color="auto"/>
                <w:bottom w:val="none" w:sz="0" w:space="0" w:color="auto"/>
                <w:right w:val="none" w:sz="0" w:space="0" w:color="auto"/>
              </w:divBdr>
              <w:divsChild>
                <w:div w:id="1537430430">
                  <w:marLeft w:val="0"/>
                  <w:marRight w:val="0"/>
                  <w:marTop w:val="0"/>
                  <w:marBottom w:val="0"/>
                  <w:divBdr>
                    <w:top w:val="none" w:sz="0" w:space="0" w:color="auto"/>
                    <w:left w:val="none" w:sz="0" w:space="0" w:color="auto"/>
                    <w:bottom w:val="none" w:sz="0" w:space="0" w:color="auto"/>
                    <w:right w:val="none" w:sz="0" w:space="0" w:color="auto"/>
                  </w:divBdr>
                  <w:divsChild>
                    <w:div w:id="174154134">
                      <w:marLeft w:val="0"/>
                      <w:marRight w:val="0"/>
                      <w:marTop w:val="0"/>
                      <w:marBottom w:val="0"/>
                      <w:divBdr>
                        <w:top w:val="none" w:sz="0" w:space="0" w:color="auto"/>
                        <w:left w:val="none" w:sz="0" w:space="0" w:color="auto"/>
                        <w:bottom w:val="none" w:sz="0" w:space="0" w:color="auto"/>
                        <w:right w:val="none" w:sz="0" w:space="0" w:color="auto"/>
                      </w:divBdr>
                      <w:divsChild>
                        <w:div w:id="1535387724">
                          <w:marLeft w:val="0"/>
                          <w:marRight w:val="0"/>
                          <w:marTop w:val="0"/>
                          <w:marBottom w:val="0"/>
                          <w:divBdr>
                            <w:top w:val="none" w:sz="0" w:space="0" w:color="auto"/>
                            <w:left w:val="none" w:sz="0" w:space="0" w:color="auto"/>
                            <w:bottom w:val="none" w:sz="0" w:space="0" w:color="auto"/>
                            <w:right w:val="none" w:sz="0" w:space="0" w:color="auto"/>
                          </w:divBdr>
                          <w:divsChild>
                            <w:div w:id="1991902524">
                              <w:marLeft w:val="0"/>
                              <w:marRight w:val="0"/>
                              <w:marTop w:val="0"/>
                              <w:marBottom w:val="0"/>
                              <w:divBdr>
                                <w:top w:val="none" w:sz="0" w:space="0" w:color="auto"/>
                                <w:left w:val="none" w:sz="0" w:space="0" w:color="auto"/>
                                <w:bottom w:val="none" w:sz="0" w:space="0" w:color="auto"/>
                                <w:right w:val="none" w:sz="0" w:space="0" w:color="auto"/>
                              </w:divBdr>
                              <w:divsChild>
                                <w:div w:id="1471634371">
                                  <w:marLeft w:val="1"/>
                                  <w:marRight w:val="0"/>
                                  <w:marTop w:val="30"/>
                                  <w:marBottom w:val="0"/>
                                  <w:divBdr>
                                    <w:top w:val="none" w:sz="0" w:space="0" w:color="auto"/>
                                    <w:left w:val="none" w:sz="0" w:space="0" w:color="auto"/>
                                    <w:bottom w:val="single" w:sz="6" w:space="0" w:color="EFEFEF"/>
                                    <w:right w:val="none" w:sz="0" w:space="0" w:color="auto"/>
                                  </w:divBdr>
                                  <w:divsChild>
                                    <w:div w:id="1211766177">
                                      <w:marLeft w:val="0"/>
                                      <w:marRight w:val="0"/>
                                      <w:marTop w:val="0"/>
                                      <w:marBottom w:val="0"/>
                                      <w:divBdr>
                                        <w:top w:val="none" w:sz="0" w:space="0" w:color="auto"/>
                                        <w:left w:val="none" w:sz="0" w:space="0" w:color="auto"/>
                                        <w:bottom w:val="none" w:sz="0" w:space="0" w:color="auto"/>
                                        <w:right w:val="none" w:sz="0" w:space="0" w:color="auto"/>
                                      </w:divBdr>
                                      <w:divsChild>
                                        <w:div w:id="535310141">
                                          <w:marLeft w:val="0"/>
                                          <w:marRight w:val="0"/>
                                          <w:marTop w:val="0"/>
                                          <w:marBottom w:val="0"/>
                                          <w:divBdr>
                                            <w:top w:val="none" w:sz="0" w:space="0" w:color="auto"/>
                                            <w:left w:val="none" w:sz="0" w:space="0" w:color="auto"/>
                                            <w:bottom w:val="none" w:sz="0" w:space="0" w:color="auto"/>
                                            <w:right w:val="none" w:sz="0" w:space="0" w:color="auto"/>
                                          </w:divBdr>
                                          <w:divsChild>
                                            <w:div w:id="2019194357">
                                              <w:marLeft w:val="0"/>
                                              <w:marRight w:val="0"/>
                                              <w:marTop w:val="0"/>
                                              <w:marBottom w:val="0"/>
                                              <w:divBdr>
                                                <w:top w:val="none" w:sz="0" w:space="0" w:color="auto"/>
                                                <w:left w:val="none" w:sz="0" w:space="0" w:color="auto"/>
                                                <w:bottom w:val="none" w:sz="0" w:space="0" w:color="auto"/>
                                                <w:right w:val="none" w:sz="0" w:space="0" w:color="auto"/>
                                              </w:divBdr>
                                            </w:div>
                                            <w:div w:id="1725517025">
                                              <w:marLeft w:val="0"/>
                                              <w:marRight w:val="0"/>
                                              <w:marTop w:val="0"/>
                                              <w:marBottom w:val="0"/>
                                              <w:divBdr>
                                                <w:top w:val="none" w:sz="0" w:space="0" w:color="auto"/>
                                                <w:left w:val="none" w:sz="0" w:space="0" w:color="auto"/>
                                                <w:bottom w:val="none" w:sz="0" w:space="0" w:color="auto"/>
                                                <w:right w:val="none" w:sz="0" w:space="0" w:color="auto"/>
                                              </w:divBdr>
                                            </w:div>
                                            <w:div w:id="97601955">
                                              <w:marLeft w:val="0"/>
                                              <w:marRight w:val="0"/>
                                              <w:marTop w:val="0"/>
                                              <w:marBottom w:val="0"/>
                                              <w:divBdr>
                                                <w:top w:val="none" w:sz="0" w:space="0" w:color="auto"/>
                                                <w:left w:val="none" w:sz="0" w:space="0" w:color="auto"/>
                                                <w:bottom w:val="none" w:sz="0" w:space="0" w:color="auto"/>
                                                <w:right w:val="none" w:sz="0" w:space="0" w:color="auto"/>
                                              </w:divBdr>
                                            </w:div>
                                            <w:div w:id="5255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1539497">
      <w:bodyDiv w:val="1"/>
      <w:marLeft w:val="0"/>
      <w:marRight w:val="0"/>
      <w:marTop w:val="0"/>
      <w:marBottom w:val="0"/>
      <w:divBdr>
        <w:top w:val="none" w:sz="0" w:space="0" w:color="auto"/>
        <w:left w:val="none" w:sz="0" w:space="0" w:color="auto"/>
        <w:bottom w:val="none" w:sz="0" w:space="0" w:color="auto"/>
        <w:right w:val="none" w:sz="0" w:space="0" w:color="auto"/>
      </w:divBdr>
    </w:div>
    <w:div w:id="1678998633">
      <w:bodyDiv w:val="1"/>
      <w:marLeft w:val="0"/>
      <w:marRight w:val="0"/>
      <w:marTop w:val="0"/>
      <w:marBottom w:val="0"/>
      <w:divBdr>
        <w:top w:val="none" w:sz="0" w:space="0" w:color="auto"/>
        <w:left w:val="none" w:sz="0" w:space="0" w:color="auto"/>
        <w:bottom w:val="none" w:sz="0" w:space="0" w:color="auto"/>
        <w:right w:val="none" w:sz="0" w:space="0" w:color="auto"/>
      </w:divBdr>
      <w:divsChild>
        <w:div w:id="555510350">
          <w:marLeft w:val="0"/>
          <w:marRight w:val="68"/>
          <w:marTop w:val="68"/>
          <w:marBottom w:val="68"/>
          <w:divBdr>
            <w:top w:val="none" w:sz="0" w:space="0" w:color="auto"/>
            <w:left w:val="none" w:sz="0" w:space="0" w:color="auto"/>
            <w:bottom w:val="none" w:sz="0" w:space="0" w:color="auto"/>
            <w:right w:val="none" w:sz="0" w:space="0" w:color="auto"/>
          </w:divBdr>
          <w:divsChild>
            <w:div w:id="53168050">
              <w:marLeft w:val="0"/>
              <w:marRight w:val="0"/>
              <w:marTop w:val="0"/>
              <w:marBottom w:val="0"/>
              <w:divBdr>
                <w:top w:val="none" w:sz="0" w:space="0" w:color="auto"/>
                <w:left w:val="none" w:sz="0" w:space="0" w:color="auto"/>
                <w:bottom w:val="none" w:sz="0" w:space="0" w:color="auto"/>
                <w:right w:val="none" w:sz="0" w:space="0" w:color="auto"/>
              </w:divBdr>
              <w:divsChild>
                <w:div w:id="1281381018">
                  <w:marLeft w:val="0"/>
                  <w:marRight w:val="0"/>
                  <w:marTop w:val="0"/>
                  <w:marBottom w:val="0"/>
                  <w:divBdr>
                    <w:top w:val="none" w:sz="0" w:space="0" w:color="auto"/>
                    <w:left w:val="none" w:sz="0" w:space="0" w:color="auto"/>
                    <w:bottom w:val="none" w:sz="0" w:space="0" w:color="auto"/>
                    <w:right w:val="none" w:sz="0" w:space="0" w:color="auto"/>
                  </w:divBdr>
                  <w:divsChild>
                    <w:div w:id="1052659910">
                      <w:marLeft w:val="0"/>
                      <w:marRight w:val="0"/>
                      <w:marTop w:val="0"/>
                      <w:marBottom w:val="0"/>
                      <w:divBdr>
                        <w:top w:val="none" w:sz="0" w:space="0" w:color="auto"/>
                        <w:left w:val="none" w:sz="0" w:space="0" w:color="auto"/>
                        <w:bottom w:val="none" w:sz="0" w:space="0" w:color="auto"/>
                        <w:right w:val="none" w:sz="0" w:space="0" w:color="auto"/>
                      </w:divBdr>
                      <w:divsChild>
                        <w:div w:id="313723863">
                          <w:marLeft w:val="0"/>
                          <w:marRight w:val="0"/>
                          <w:marTop w:val="0"/>
                          <w:marBottom w:val="0"/>
                          <w:divBdr>
                            <w:top w:val="none" w:sz="0" w:space="0" w:color="auto"/>
                            <w:left w:val="none" w:sz="0" w:space="0" w:color="auto"/>
                            <w:bottom w:val="none" w:sz="0" w:space="0" w:color="auto"/>
                            <w:right w:val="none" w:sz="0" w:space="0" w:color="auto"/>
                          </w:divBdr>
                          <w:divsChild>
                            <w:div w:id="800538379">
                              <w:marLeft w:val="0"/>
                              <w:marRight w:val="0"/>
                              <w:marTop w:val="0"/>
                              <w:marBottom w:val="0"/>
                              <w:divBdr>
                                <w:top w:val="none" w:sz="0" w:space="0" w:color="auto"/>
                                <w:left w:val="none" w:sz="0" w:space="0" w:color="auto"/>
                                <w:bottom w:val="none" w:sz="0" w:space="0" w:color="auto"/>
                                <w:right w:val="none" w:sz="0" w:space="0" w:color="auto"/>
                              </w:divBdr>
                              <w:divsChild>
                                <w:div w:id="519469629">
                                  <w:marLeft w:val="1"/>
                                  <w:marRight w:val="0"/>
                                  <w:marTop w:val="27"/>
                                  <w:marBottom w:val="0"/>
                                  <w:divBdr>
                                    <w:top w:val="none" w:sz="0" w:space="0" w:color="auto"/>
                                    <w:left w:val="none" w:sz="0" w:space="0" w:color="auto"/>
                                    <w:bottom w:val="single" w:sz="6" w:space="0" w:color="EFEFEF"/>
                                    <w:right w:val="none" w:sz="0" w:space="0" w:color="auto"/>
                                  </w:divBdr>
                                  <w:divsChild>
                                    <w:div w:id="350424019">
                                      <w:marLeft w:val="0"/>
                                      <w:marRight w:val="0"/>
                                      <w:marTop w:val="0"/>
                                      <w:marBottom w:val="0"/>
                                      <w:divBdr>
                                        <w:top w:val="none" w:sz="0" w:space="0" w:color="auto"/>
                                        <w:left w:val="none" w:sz="0" w:space="0" w:color="auto"/>
                                        <w:bottom w:val="none" w:sz="0" w:space="0" w:color="auto"/>
                                        <w:right w:val="none" w:sz="0" w:space="0" w:color="auto"/>
                                      </w:divBdr>
                                      <w:divsChild>
                                        <w:div w:id="712314982">
                                          <w:marLeft w:val="0"/>
                                          <w:marRight w:val="0"/>
                                          <w:marTop w:val="0"/>
                                          <w:marBottom w:val="0"/>
                                          <w:divBdr>
                                            <w:top w:val="none" w:sz="0" w:space="0" w:color="auto"/>
                                            <w:left w:val="none" w:sz="0" w:space="0" w:color="auto"/>
                                            <w:bottom w:val="none" w:sz="0" w:space="0" w:color="auto"/>
                                            <w:right w:val="none" w:sz="0" w:space="0" w:color="auto"/>
                                          </w:divBdr>
                                          <w:divsChild>
                                            <w:div w:id="1394111878">
                                              <w:marLeft w:val="0"/>
                                              <w:marRight w:val="0"/>
                                              <w:marTop w:val="0"/>
                                              <w:marBottom w:val="0"/>
                                              <w:divBdr>
                                                <w:top w:val="none" w:sz="0" w:space="0" w:color="auto"/>
                                                <w:left w:val="none" w:sz="0" w:space="0" w:color="auto"/>
                                                <w:bottom w:val="none" w:sz="0" w:space="0" w:color="auto"/>
                                                <w:right w:val="none" w:sz="0" w:space="0" w:color="auto"/>
                                              </w:divBdr>
                                            </w:div>
                                            <w:div w:id="870804286">
                                              <w:marLeft w:val="0"/>
                                              <w:marRight w:val="0"/>
                                              <w:marTop w:val="0"/>
                                              <w:marBottom w:val="0"/>
                                              <w:divBdr>
                                                <w:top w:val="none" w:sz="0" w:space="0" w:color="auto"/>
                                                <w:left w:val="none" w:sz="0" w:space="0" w:color="auto"/>
                                                <w:bottom w:val="none" w:sz="0" w:space="0" w:color="auto"/>
                                                <w:right w:val="none" w:sz="0" w:space="0" w:color="auto"/>
                                              </w:divBdr>
                                            </w:div>
                                            <w:div w:id="1654525928">
                                              <w:marLeft w:val="0"/>
                                              <w:marRight w:val="0"/>
                                              <w:marTop w:val="0"/>
                                              <w:marBottom w:val="0"/>
                                              <w:divBdr>
                                                <w:top w:val="none" w:sz="0" w:space="0" w:color="auto"/>
                                                <w:left w:val="none" w:sz="0" w:space="0" w:color="auto"/>
                                                <w:bottom w:val="none" w:sz="0" w:space="0" w:color="auto"/>
                                                <w:right w:val="none" w:sz="0" w:space="0" w:color="auto"/>
                                              </w:divBdr>
                                            </w:div>
                                            <w:div w:id="1422023571">
                                              <w:marLeft w:val="0"/>
                                              <w:marRight w:val="0"/>
                                              <w:marTop w:val="0"/>
                                              <w:marBottom w:val="0"/>
                                              <w:divBdr>
                                                <w:top w:val="none" w:sz="0" w:space="0" w:color="auto"/>
                                                <w:left w:val="none" w:sz="0" w:space="0" w:color="auto"/>
                                                <w:bottom w:val="none" w:sz="0" w:space="0" w:color="auto"/>
                                                <w:right w:val="none" w:sz="0" w:space="0" w:color="auto"/>
                                              </w:divBdr>
                                            </w:div>
                                            <w:div w:id="1153372222">
                                              <w:marLeft w:val="0"/>
                                              <w:marRight w:val="0"/>
                                              <w:marTop w:val="0"/>
                                              <w:marBottom w:val="0"/>
                                              <w:divBdr>
                                                <w:top w:val="none" w:sz="0" w:space="0" w:color="auto"/>
                                                <w:left w:val="none" w:sz="0" w:space="0" w:color="auto"/>
                                                <w:bottom w:val="none" w:sz="0" w:space="0" w:color="auto"/>
                                                <w:right w:val="none" w:sz="0" w:space="0" w:color="auto"/>
                                              </w:divBdr>
                                            </w:div>
                                            <w:div w:id="754742995">
                                              <w:marLeft w:val="0"/>
                                              <w:marRight w:val="0"/>
                                              <w:marTop w:val="0"/>
                                              <w:marBottom w:val="0"/>
                                              <w:divBdr>
                                                <w:top w:val="none" w:sz="0" w:space="0" w:color="auto"/>
                                                <w:left w:val="none" w:sz="0" w:space="0" w:color="auto"/>
                                                <w:bottom w:val="none" w:sz="0" w:space="0" w:color="auto"/>
                                                <w:right w:val="none" w:sz="0" w:space="0" w:color="auto"/>
                                              </w:divBdr>
                                            </w:div>
                                            <w:div w:id="3536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699072">
      <w:bodyDiv w:val="1"/>
      <w:marLeft w:val="0"/>
      <w:marRight w:val="0"/>
      <w:marTop w:val="0"/>
      <w:marBottom w:val="0"/>
      <w:divBdr>
        <w:top w:val="none" w:sz="0" w:space="0" w:color="auto"/>
        <w:left w:val="none" w:sz="0" w:space="0" w:color="auto"/>
        <w:bottom w:val="none" w:sz="0" w:space="0" w:color="auto"/>
        <w:right w:val="none" w:sz="0" w:space="0" w:color="auto"/>
      </w:divBdr>
    </w:div>
    <w:div w:id="1703900799">
      <w:bodyDiv w:val="1"/>
      <w:marLeft w:val="0"/>
      <w:marRight w:val="0"/>
      <w:marTop w:val="0"/>
      <w:marBottom w:val="0"/>
      <w:divBdr>
        <w:top w:val="none" w:sz="0" w:space="0" w:color="auto"/>
        <w:left w:val="none" w:sz="0" w:space="0" w:color="auto"/>
        <w:bottom w:val="none" w:sz="0" w:space="0" w:color="auto"/>
        <w:right w:val="none" w:sz="0" w:space="0" w:color="auto"/>
      </w:divBdr>
      <w:divsChild>
        <w:div w:id="1140196552">
          <w:marLeft w:val="0"/>
          <w:marRight w:val="84"/>
          <w:marTop w:val="84"/>
          <w:marBottom w:val="84"/>
          <w:divBdr>
            <w:top w:val="none" w:sz="0" w:space="0" w:color="auto"/>
            <w:left w:val="none" w:sz="0" w:space="0" w:color="auto"/>
            <w:bottom w:val="none" w:sz="0" w:space="0" w:color="auto"/>
            <w:right w:val="none" w:sz="0" w:space="0" w:color="auto"/>
          </w:divBdr>
          <w:divsChild>
            <w:div w:id="814175807">
              <w:marLeft w:val="0"/>
              <w:marRight w:val="0"/>
              <w:marTop w:val="0"/>
              <w:marBottom w:val="0"/>
              <w:divBdr>
                <w:top w:val="none" w:sz="0" w:space="0" w:color="auto"/>
                <w:left w:val="none" w:sz="0" w:space="0" w:color="auto"/>
                <w:bottom w:val="none" w:sz="0" w:space="0" w:color="auto"/>
                <w:right w:val="none" w:sz="0" w:space="0" w:color="auto"/>
              </w:divBdr>
              <w:divsChild>
                <w:div w:id="10844230">
                  <w:marLeft w:val="0"/>
                  <w:marRight w:val="0"/>
                  <w:marTop w:val="0"/>
                  <w:marBottom w:val="0"/>
                  <w:divBdr>
                    <w:top w:val="none" w:sz="0" w:space="0" w:color="auto"/>
                    <w:left w:val="none" w:sz="0" w:space="0" w:color="auto"/>
                    <w:bottom w:val="none" w:sz="0" w:space="0" w:color="auto"/>
                    <w:right w:val="none" w:sz="0" w:space="0" w:color="auto"/>
                  </w:divBdr>
                  <w:divsChild>
                    <w:div w:id="1476948496">
                      <w:marLeft w:val="0"/>
                      <w:marRight w:val="0"/>
                      <w:marTop w:val="0"/>
                      <w:marBottom w:val="0"/>
                      <w:divBdr>
                        <w:top w:val="none" w:sz="0" w:space="0" w:color="auto"/>
                        <w:left w:val="none" w:sz="0" w:space="0" w:color="auto"/>
                        <w:bottom w:val="none" w:sz="0" w:space="0" w:color="auto"/>
                        <w:right w:val="none" w:sz="0" w:space="0" w:color="auto"/>
                      </w:divBdr>
                      <w:divsChild>
                        <w:div w:id="81687442">
                          <w:marLeft w:val="0"/>
                          <w:marRight w:val="0"/>
                          <w:marTop w:val="0"/>
                          <w:marBottom w:val="0"/>
                          <w:divBdr>
                            <w:top w:val="none" w:sz="0" w:space="0" w:color="auto"/>
                            <w:left w:val="none" w:sz="0" w:space="0" w:color="auto"/>
                            <w:bottom w:val="none" w:sz="0" w:space="0" w:color="auto"/>
                            <w:right w:val="none" w:sz="0" w:space="0" w:color="auto"/>
                          </w:divBdr>
                          <w:divsChild>
                            <w:div w:id="575165860">
                              <w:marLeft w:val="0"/>
                              <w:marRight w:val="0"/>
                              <w:marTop w:val="0"/>
                              <w:marBottom w:val="0"/>
                              <w:divBdr>
                                <w:top w:val="none" w:sz="0" w:space="0" w:color="auto"/>
                                <w:left w:val="none" w:sz="0" w:space="0" w:color="auto"/>
                                <w:bottom w:val="none" w:sz="0" w:space="0" w:color="auto"/>
                                <w:right w:val="none" w:sz="0" w:space="0" w:color="auto"/>
                              </w:divBdr>
                              <w:divsChild>
                                <w:div w:id="2063021110">
                                  <w:marLeft w:val="1"/>
                                  <w:marRight w:val="0"/>
                                  <w:marTop w:val="33"/>
                                  <w:marBottom w:val="0"/>
                                  <w:divBdr>
                                    <w:top w:val="none" w:sz="0" w:space="0" w:color="auto"/>
                                    <w:left w:val="none" w:sz="0" w:space="0" w:color="auto"/>
                                    <w:bottom w:val="single" w:sz="6" w:space="0" w:color="EFEFEF"/>
                                    <w:right w:val="none" w:sz="0" w:space="0" w:color="auto"/>
                                  </w:divBdr>
                                  <w:divsChild>
                                    <w:div w:id="1864785793">
                                      <w:marLeft w:val="0"/>
                                      <w:marRight w:val="0"/>
                                      <w:marTop w:val="0"/>
                                      <w:marBottom w:val="0"/>
                                      <w:divBdr>
                                        <w:top w:val="none" w:sz="0" w:space="0" w:color="auto"/>
                                        <w:left w:val="none" w:sz="0" w:space="0" w:color="auto"/>
                                        <w:bottom w:val="none" w:sz="0" w:space="0" w:color="auto"/>
                                        <w:right w:val="none" w:sz="0" w:space="0" w:color="auto"/>
                                      </w:divBdr>
                                      <w:divsChild>
                                        <w:div w:id="1965185807">
                                          <w:marLeft w:val="0"/>
                                          <w:marRight w:val="0"/>
                                          <w:marTop w:val="0"/>
                                          <w:marBottom w:val="0"/>
                                          <w:divBdr>
                                            <w:top w:val="none" w:sz="0" w:space="0" w:color="auto"/>
                                            <w:left w:val="none" w:sz="0" w:space="0" w:color="auto"/>
                                            <w:bottom w:val="none" w:sz="0" w:space="0" w:color="auto"/>
                                            <w:right w:val="none" w:sz="0" w:space="0" w:color="auto"/>
                                          </w:divBdr>
                                          <w:divsChild>
                                            <w:div w:id="1431782124">
                                              <w:marLeft w:val="0"/>
                                              <w:marRight w:val="0"/>
                                              <w:marTop w:val="0"/>
                                              <w:marBottom w:val="0"/>
                                              <w:divBdr>
                                                <w:top w:val="none" w:sz="0" w:space="0" w:color="auto"/>
                                                <w:left w:val="none" w:sz="0" w:space="0" w:color="auto"/>
                                                <w:bottom w:val="none" w:sz="0" w:space="0" w:color="auto"/>
                                                <w:right w:val="none" w:sz="0" w:space="0" w:color="auto"/>
                                              </w:divBdr>
                                            </w:div>
                                            <w:div w:id="2018119955">
                                              <w:marLeft w:val="0"/>
                                              <w:marRight w:val="0"/>
                                              <w:marTop w:val="0"/>
                                              <w:marBottom w:val="0"/>
                                              <w:divBdr>
                                                <w:top w:val="none" w:sz="0" w:space="0" w:color="auto"/>
                                                <w:left w:val="none" w:sz="0" w:space="0" w:color="auto"/>
                                                <w:bottom w:val="none" w:sz="0" w:space="0" w:color="auto"/>
                                                <w:right w:val="none" w:sz="0" w:space="0" w:color="auto"/>
                                              </w:divBdr>
                                            </w:div>
                                            <w:div w:id="623535262">
                                              <w:marLeft w:val="0"/>
                                              <w:marRight w:val="0"/>
                                              <w:marTop w:val="0"/>
                                              <w:marBottom w:val="0"/>
                                              <w:divBdr>
                                                <w:top w:val="none" w:sz="0" w:space="0" w:color="auto"/>
                                                <w:left w:val="none" w:sz="0" w:space="0" w:color="auto"/>
                                                <w:bottom w:val="none" w:sz="0" w:space="0" w:color="auto"/>
                                                <w:right w:val="none" w:sz="0" w:space="0" w:color="auto"/>
                                              </w:divBdr>
                                            </w:div>
                                            <w:div w:id="889880268">
                                              <w:marLeft w:val="0"/>
                                              <w:marRight w:val="0"/>
                                              <w:marTop w:val="0"/>
                                              <w:marBottom w:val="0"/>
                                              <w:divBdr>
                                                <w:top w:val="none" w:sz="0" w:space="0" w:color="auto"/>
                                                <w:left w:val="none" w:sz="0" w:space="0" w:color="auto"/>
                                                <w:bottom w:val="none" w:sz="0" w:space="0" w:color="auto"/>
                                                <w:right w:val="none" w:sz="0" w:space="0" w:color="auto"/>
                                              </w:divBdr>
                                            </w:div>
                                            <w:div w:id="358972052">
                                              <w:marLeft w:val="0"/>
                                              <w:marRight w:val="0"/>
                                              <w:marTop w:val="0"/>
                                              <w:marBottom w:val="0"/>
                                              <w:divBdr>
                                                <w:top w:val="none" w:sz="0" w:space="0" w:color="auto"/>
                                                <w:left w:val="none" w:sz="0" w:space="0" w:color="auto"/>
                                                <w:bottom w:val="none" w:sz="0" w:space="0" w:color="auto"/>
                                                <w:right w:val="none" w:sz="0" w:space="0" w:color="auto"/>
                                              </w:divBdr>
                                            </w:div>
                                            <w:div w:id="763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832402">
      <w:bodyDiv w:val="1"/>
      <w:marLeft w:val="0"/>
      <w:marRight w:val="0"/>
      <w:marTop w:val="0"/>
      <w:marBottom w:val="0"/>
      <w:divBdr>
        <w:top w:val="none" w:sz="0" w:space="0" w:color="auto"/>
        <w:left w:val="none" w:sz="0" w:space="0" w:color="auto"/>
        <w:bottom w:val="none" w:sz="0" w:space="0" w:color="auto"/>
        <w:right w:val="none" w:sz="0" w:space="0" w:color="auto"/>
      </w:divBdr>
      <w:divsChild>
        <w:div w:id="1531340383">
          <w:marLeft w:val="0"/>
          <w:marRight w:val="63"/>
          <w:marTop w:val="63"/>
          <w:marBottom w:val="63"/>
          <w:divBdr>
            <w:top w:val="none" w:sz="0" w:space="0" w:color="auto"/>
            <w:left w:val="none" w:sz="0" w:space="0" w:color="auto"/>
            <w:bottom w:val="none" w:sz="0" w:space="0" w:color="auto"/>
            <w:right w:val="none" w:sz="0" w:space="0" w:color="auto"/>
          </w:divBdr>
          <w:divsChild>
            <w:div w:id="280763640">
              <w:marLeft w:val="0"/>
              <w:marRight w:val="0"/>
              <w:marTop w:val="0"/>
              <w:marBottom w:val="0"/>
              <w:divBdr>
                <w:top w:val="none" w:sz="0" w:space="0" w:color="auto"/>
                <w:left w:val="none" w:sz="0" w:space="0" w:color="auto"/>
                <w:bottom w:val="none" w:sz="0" w:space="0" w:color="auto"/>
                <w:right w:val="none" w:sz="0" w:space="0" w:color="auto"/>
              </w:divBdr>
              <w:divsChild>
                <w:div w:id="844897766">
                  <w:marLeft w:val="0"/>
                  <w:marRight w:val="0"/>
                  <w:marTop w:val="0"/>
                  <w:marBottom w:val="0"/>
                  <w:divBdr>
                    <w:top w:val="none" w:sz="0" w:space="0" w:color="auto"/>
                    <w:left w:val="none" w:sz="0" w:space="0" w:color="auto"/>
                    <w:bottom w:val="none" w:sz="0" w:space="0" w:color="auto"/>
                    <w:right w:val="none" w:sz="0" w:space="0" w:color="auto"/>
                  </w:divBdr>
                  <w:divsChild>
                    <w:div w:id="97455173">
                      <w:marLeft w:val="0"/>
                      <w:marRight w:val="0"/>
                      <w:marTop w:val="0"/>
                      <w:marBottom w:val="0"/>
                      <w:divBdr>
                        <w:top w:val="none" w:sz="0" w:space="0" w:color="auto"/>
                        <w:left w:val="none" w:sz="0" w:space="0" w:color="auto"/>
                        <w:bottom w:val="none" w:sz="0" w:space="0" w:color="auto"/>
                        <w:right w:val="none" w:sz="0" w:space="0" w:color="auto"/>
                      </w:divBdr>
                      <w:divsChild>
                        <w:div w:id="1832023132">
                          <w:marLeft w:val="0"/>
                          <w:marRight w:val="0"/>
                          <w:marTop w:val="0"/>
                          <w:marBottom w:val="0"/>
                          <w:divBdr>
                            <w:top w:val="none" w:sz="0" w:space="0" w:color="auto"/>
                            <w:left w:val="none" w:sz="0" w:space="0" w:color="auto"/>
                            <w:bottom w:val="none" w:sz="0" w:space="0" w:color="auto"/>
                            <w:right w:val="none" w:sz="0" w:space="0" w:color="auto"/>
                          </w:divBdr>
                          <w:divsChild>
                            <w:div w:id="1754813372">
                              <w:marLeft w:val="0"/>
                              <w:marRight w:val="0"/>
                              <w:marTop w:val="0"/>
                              <w:marBottom w:val="0"/>
                              <w:divBdr>
                                <w:top w:val="none" w:sz="0" w:space="0" w:color="auto"/>
                                <w:left w:val="none" w:sz="0" w:space="0" w:color="auto"/>
                                <w:bottom w:val="none" w:sz="0" w:space="0" w:color="auto"/>
                                <w:right w:val="none" w:sz="0" w:space="0" w:color="auto"/>
                              </w:divBdr>
                              <w:divsChild>
                                <w:div w:id="1537891785">
                                  <w:marLeft w:val="1"/>
                                  <w:marRight w:val="0"/>
                                  <w:marTop w:val="25"/>
                                  <w:marBottom w:val="0"/>
                                  <w:divBdr>
                                    <w:top w:val="none" w:sz="0" w:space="0" w:color="auto"/>
                                    <w:left w:val="none" w:sz="0" w:space="0" w:color="auto"/>
                                    <w:bottom w:val="single" w:sz="4" w:space="0" w:color="EFEFEF"/>
                                    <w:right w:val="none" w:sz="0" w:space="0" w:color="auto"/>
                                  </w:divBdr>
                                  <w:divsChild>
                                    <w:div w:id="230895067">
                                      <w:marLeft w:val="0"/>
                                      <w:marRight w:val="0"/>
                                      <w:marTop w:val="0"/>
                                      <w:marBottom w:val="0"/>
                                      <w:divBdr>
                                        <w:top w:val="none" w:sz="0" w:space="0" w:color="auto"/>
                                        <w:left w:val="none" w:sz="0" w:space="0" w:color="auto"/>
                                        <w:bottom w:val="none" w:sz="0" w:space="0" w:color="auto"/>
                                        <w:right w:val="none" w:sz="0" w:space="0" w:color="auto"/>
                                      </w:divBdr>
                                    </w:div>
                                    <w:div w:id="909005515">
                                      <w:marLeft w:val="0"/>
                                      <w:marRight w:val="0"/>
                                      <w:marTop w:val="0"/>
                                      <w:marBottom w:val="0"/>
                                      <w:divBdr>
                                        <w:top w:val="none" w:sz="0" w:space="0" w:color="auto"/>
                                        <w:left w:val="none" w:sz="0" w:space="0" w:color="auto"/>
                                        <w:bottom w:val="none" w:sz="0" w:space="0" w:color="auto"/>
                                        <w:right w:val="none" w:sz="0" w:space="0" w:color="auto"/>
                                      </w:divBdr>
                                    </w:div>
                                  </w:divsChild>
                                </w:div>
                                <w:div w:id="268969642">
                                  <w:marLeft w:val="1"/>
                                  <w:marRight w:val="0"/>
                                  <w:marTop w:val="25"/>
                                  <w:marBottom w:val="0"/>
                                  <w:divBdr>
                                    <w:top w:val="none" w:sz="0" w:space="0" w:color="auto"/>
                                    <w:left w:val="none" w:sz="0" w:space="0" w:color="auto"/>
                                    <w:bottom w:val="single" w:sz="4" w:space="0" w:color="EFEFEF"/>
                                    <w:right w:val="none" w:sz="0" w:space="0" w:color="auto"/>
                                  </w:divBdr>
                                  <w:divsChild>
                                    <w:div w:id="315651166">
                                      <w:marLeft w:val="0"/>
                                      <w:marRight w:val="0"/>
                                      <w:marTop w:val="0"/>
                                      <w:marBottom w:val="0"/>
                                      <w:divBdr>
                                        <w:top w:val="none" w:sz="0" w:space="0" w:color="auto"/>
                                        <w:left w:val="none" w:sz="0" w:space="0" w:color="auto"/>
                                        <w:bottom w:val="none" w:sz="0" w:space="0" w:color="auto"/>
                                        <w:right w:val="none" w:sz="0" w:space="0" w:color="auto"/>
                                      </w:divBdr>
                                    </w:div>
                                    <w:div w:id="1505363028">
                                      <w:marLeft w:val="0"/>
                                      <w:marRight w:val="0"/>
                                      <w:marTop w:val="0"/>
                                      <w:marBottom w:val="0"/>
                                      <w:divBdr>
                                        <w:top w:val="none" w:sz="0" w:space="0" w:color="auto"/>
                                        <w:left w:val="none" w:sz="0" w:space="0" w:color="auto"/>
                                        <w:bottom w:val="none" w:sz="0" w:space="0" w:color="auto"/>
                                        <w:right w:val="none" w:sz="0" w:space="0" w:color="auto"/>
                                      </w:divBdr>
                                    </w:div>
                                  </w:divsChild>
                                </w:div>
                                <w:div w:id="334655202">
                                  <w:marLeft w:val="1"/>
                                  <w:marRight w:val="0"/>
                                  <w:marTop w:val="25"/>
                                  <w:marBottom w:val="0"/>
                                  <w:divBdr>
                                    <w:top w:val="none" w:sz="0" w:space="0" w:color="auto"/>
                                    <w:left w:val="none" w:sz="0" w:space="0" w:color="auto"/>
                                    <w:bottom w:val="single" w:sz="4" w:space="0" w:color="EFEFEF"/>
                                    <w:right w:val="none" w:sz="0" w:space="0" w:color="auto"/>
                                  </w:divBdr>
                                  <w:divsChild>
                                    <w:div w:id="1502158740">
                                      <w:marLeft w:val="0"/>
                                      <w:marRight w:val="0"/>
                                      <w:marTop w:val="0"/>
                                      <w:marBottom w:val="0"/>
                                      <w:divBdr>
                                        <w:top w:val="none" w:sz="0" w:space="0" w:color="auto"/>
                                        <w:left w:val="none" w:sz="0" w:space="0" w:color="auto"/>
                                        <w:bottom w:val="none" w:sz="0" w:space="0" w:color="auto"/>
                                        <w:right w:val="none" w:sz="0" w:space="0" w:color="auto"/>
                                      </w:divBdr>
                                    </w:div>
                                  </w:divsChild>
                                </w:div>
                                <w:div w:id="144009088">
                                  <w:marLeft w:val="1"/>
                                  <w:marRight w:val="0"/>
                                  <w:marTop w:val="25"/>
                                  <w:marBottom w:val="0"/>
                                  <w:divBdr>
                                    <w:top w:val="none" w:sz="0" w:space="0" w:color="auto"/>
                                    <w:left w:val="none" w:sz="0" w:space="0" w:color="auto"/>
                                    <w:bottom w:val="single" w:sz="4" w:space="0" w:color="EFEFEF"/>
                                    <w:right w:val="none" w:sz="0" w:space="0" w:color="auto"/>
                                  </w:divBdr>
                                  <w:divsChild>
                                    <w:div w:id="103888129">
                                      <w:marLeft w:val="0"/>
                                      <w:marRight w:val="0"/>
                                      <w:marTop w:val="0"/>
                                      <w:marBottom w:val="0"/>
                                      <w:divBdr>
                                        <w:top w:val="none" w:sz="0" w:space="0" w:color="auto"/>
                                        <w:left w:val="none" w:sz="0" w:space="0" w:color="auto"/>
                                        <w:bottom w:val="none" w:sz="0" w:space="0" w:color="auto"/>
                                        <w:right w:val="none" w:sz="0" w:space="0" w:color="auto"/>
                                      </w:divBdr>
                                    </w:div>
                                  </w:divsChild>
                                </w:div>
                                <w:div w:id="1837184025">
                                  <w:marLeft w:val="1"/>
                                  <w:marRight w:val="0"/>
                                  <w:marTop w:val="25"/>
                                  <w:marBottom w:val="0"/>
                                  <w:divBdr>
                                    <w:top w:val="none" w:sz="0" w:space="0" w:color="auto"/>
                                    <w:left w:val="none" w:sz="0" w:space="0" w:color="auto"/>
                                    <w:bottom w:val="single" w:sz="4" w:space="0" w:color="EFEFEF"/>
                                    <w:right w:val="none" w:sz="0" w:space="0" w:color="auto"/>
                                  </w:divBdr>
                                  <w:divsChild>
                                    <w:div w:id="1304391110">
                                      <w:marLeft w:val="0"/>
                                      <w:marRight w:val="0"/>
                                      <w:marTop w:val="0"/>
                                      <w:marBottom w:val="0"/>
                                      <w:divBdr>
                                        <w:top w:val="none" w:sz="0" w:space="0" w:color="auto"/>
                                        <w:left w:val="none" w:sz="0" w:space="0" w:color="auto"/>
                                        <w:bottom w:val="none" w:sz="0" w:space="0" w:color="auto"/>
                                        <w:right w:val="none" w:sz="0" w:space="0" w:color="auto"/>
                                      </w:divBdr>
                                    </w:div>
                                    <w:div w:id="1734770593">
                                      <w:marLeft w:val="0"/>
                                      <w:marRight w:val="0"/>
                                      <w:marTop w:val="0"/>
                                      <w:marBottom w:val="0"/>
                                      <w:divBdr>
                                        <w:top w:val="none" w:sz="0" w:space="0" w:color="auto"/>
                                        <w:left w:val="none" w:sz="0" w:space="0" w:color="auto"/>
                                        <w:bottom w:val="none" w:sz="0" w:space="0" w:color="auto"/>
                                        <w:right w:val="none" w:sz="0" w:space="0" w:color="auto"/>
                                      </w:divBdr>
                                    </w:div>
                                  </w:divsChild>
                                </w:div>
                                <w:div w:id="968700965">
                                  <w:marLeft w:val="1"/>
                                  <w:marRight w:val="0"/>
                                  <w:marTop w:val="25"/>
                                  <w:marBottom w:val="0"/>
                                  <w:divBdr>
                                    <w:top w:val="none" w:sz="0" w:space="0" w:color="auto"/>
                                    <w:left w:val="none" w:sz="0" w:space="0" w:color="auto"/>
                                    <w:bottom w:val="single" w:sz="4" w:space="0" w:color="EFEFEF"/>
                                    <w:right w:val="none" w:sz="0" w:space="0" w:color="auto"/>
                                  </w:divBdr>
                                  <w:divsChild>
                                    <w:div w:id="725490434">
                                      <w:marLeft w:val="0"/>
                                      <w:marRight w:val="0"/>
                                      <w:marTop w:val="0"/>
                                      <w:marBottom w:val="0"/>
                                      <w:divBdr>
                                        <w:top w:val="none" w:sz="0" w:space="0" w:color="auto"/>
                                        <w:left w:val="none" w:sz="0" w:space="0" w:color="auto"/>
                                        <w:bottom w:val="none" w:sz="0" w:space="0" w:color="auto"/>
                                        <w:right w:val="none" w:sz="0" w:space="0" w:color="auto"/>
                                      </w:divBdr>
                                    </w:div>
                                    <w:div w:id="929855444">
                                      <w:marLeft w:val="0"/>
                                      <w:marRight w:val="0"/>
                                      <w:marTop w:val="0"/>
                                      <w:marBottom w:val="0"/>
                                      <w:divBdr>
                                        <w:top w:val="none" w:sz="0" w:space="0" w:color="auto"/>
                                        <w:left w:val="none" w:sz="0" w:space="0" w:color="auto"/>
                                        <w:bottom w:val="none" w:sz="0" w:space="0" w:color="auto"/>
                                        <w:right w:val="none" w:sz="0" w:space="0" w:color="auto"/>
                                      </w:divBdr>
                                    </w:div>
                                  </w:divsChild>
                                </w:div>
                                <w:div w:id="987587201">
                                  <w:marLeft w:val="1"/>
                                  <w:marRight w:val="0"/>
                                  <w:marTop w:val="25"/>
                                  <w:marBottom w:val="0"/>
                                  <w:divBdr>
                                    <w:top w:val="none" w:sz="0" w:space="0" w:color="auto"/>
                                    <w:left w:val="none" w:sz="0" w:space="0" w:color="auto"/>
                                    <w:bottom w:val="single" w:sz="4" w:space="0" w:color="EFEFEF"/>
                                    <w:right w:val="none" w:sz="0" w:space="0" w:color="auto"/>
                                  </w:divBdr>
                                  <w:divsChild>
                                    <w:div w:id="377821391">
                                      <w:marLeft w:val="0"/>
                                      <w:marRight w:val="0"/>
                                      <w:marTop w:val="0"/>
                                      <w:marBottom w:val="0"/>
                                      <w:divBdr>
                                        <w:top w:val="none" w:sz="0" w:space="0" w:color="auto"/>
                                        <w:left w:val="none" w:sz="0" w:space="0" w:color="auto"/>
                                        <w:bottom w:val="none" w:sz="0" w:space="0" w:color="auto"/>
                                        <w:right w:val="none" w:sz="0" w:space="0" w:color="auto"/>
                                      </w:divBdr>
                                    </w:div>
                                    <w:div w:id="1231886976">
                                      <w:marLeft w:val="0"/>
                                      <w:marRight w:val="0"/>
                                      <w:marTop w:val="0"/>
                                      <w:marBottom w:val="0"/>
                                      <w:divBdr>
                                        <w:top w:val="none" w:sz="0" w:space="0" w:color="auto"/>
                                        <w:left w:val="none" w:sz="0" w:space="0" w:color="auto"/>
                                        <w:bottom w:val="none" w:sz="0" w:space="0" w:color="auto"/>
                                        <w:right w:val="none" w:sz="0" w:space="0" w:color="auto"/>
                                      </w:divBdr>
                                    </w:div>
                                  </w:divsChild>
                                </w:div>
                                <w:div w:id="712120425">
                                  <w:marLeft w:val="1"/>
                                  <w:marRight w:val="0"/>
                                  <w:marTop w:val="25"/>
                                  <w:marBottom w:val="0"/>
                                  <w:divBdr>
                                    <w:top w:val="none" w:sz="0" w:space="0" w:color="auto"/>
                                    <w:left w:val="none" w:sz="0" w:space="0" w:color="auto"/>
                                    <w:bottom w:val="single" w:sz="4" w:space="0" w:color="EFEFEF"/>
                                    <w:right w:val="none" w:sz="0" w:space="0" w:color="auto"/>
                                  </w:divBdr>
                                  <w:divsChild>
                                    <w:div w:id="147479799">
                                      <w:marLeft w:val="0"/>
                                      <w:marRight w:val="0"/>
                                      <w:marTop w:val="0"/>
                                      <w:marBottom w:val="0"/>
                                      <w:divBdr>
                                        <w:top w:val="none" w:sz="0" w:space="0" w:color="auto"/>
                                        <w:left w:val="none" w:sz="0" w:space="0" w:color="auto"/>
                                        <w:bottom w:val="none" w:sz="0" w:space="0" w:color="auto"/>
                                        <w:right w:val="none" w:sz="0" w:space="0" w:color="auto"/>
                                      </w:divBdr>
                                    </w:div>
                                    <w:div w:id="277882507">
                                      <w:marLeft w:val="0"/>
                                      <w:marRight w:val="0"/>
                                      <w:marTop w:val="0"/>
                                      <w:marBottom w:val="0"/>
                                      <w:divBdr>
                                        <w:top w:val="none" w:sz="0" w:space="0" w:color="auto"/>
                                        <w:left w:val="none" w:sz="0" w:space="0" w:color="auto"/>
                                        <w:bottom w:val="none" w:sz="0" w:space="0" w:color="auto"/>
                                        <w:right w:val="none" w:sz="0" w:space="0" w:color="auto"/>
                                      </w:divBdr>
                                    </w:div>
                                  </w:divsChild>
                                </w:div>
                                <w:div w:id="605621931">
                                  <w:marLeft w:val="1"/>
                                  <w:marRight w:val="0"/>
                                  <w:marTop w:val="25"/>
                                  <w:marBottom w:val="0"/>
                                  <w:divBdr>
                                    <w:top w:val="none" w:sz="0" w:space="0" w:color="auto"/>
                                    <w:left w:val="none" w:sz="0" w:space="0" w:color="auto"/>
                                    <w:bottom w:val="single" w:sz="4" w:space="0" w:color="EFEFEF"/>
                                    <w:right w:val="none" w:sz="0" w:space="0" w:color="auto"/>
                                  </w:divBdr>
                                  <w:divsChild>
                                    <w:div w:id="189147531">
                                      <w:marLeft w:val="0"/>
                                      <w:marRight w:val="0"/>
                                      <w:marTop w:val="0"/>
                                      <w:marBottom w:val="0"/>
                                      <w:divBdr>
                                        <w:top w:val="none" w:sz="0" w:space="0" w:color="auto"/>
                                        <w:left w:val="none" w:sz="0" w:space="0" w:color="auto"/>
                                        <w:bottom w:val="none" w:sz="0" w:space="0" w:color="auto"/>
                                        <w:right w:val="none" w:sz="0" w:space="0" w:color="auto"/>
                                      </w:divBdr>
                                    </w:div>
                                    <w:div w:id="983772788">
                                      <w:marLeft w:val="0"/>
                                      <w:marRight w:val="0"/>
                                      <w:marTop w:val="0"/>
                                      <w:marBottom w:val="0"/>
                                      <w:divBdr>
                                        <w:top w:val="none" w:sz="0" w:space="0" w:color="auto"/>
                                        <w:left w:val="none" w:sz="0" w:space="0" w:color="auto"/>
                                        <w:bottom w:val="none" w:sz="0" w:space="0" w:color="auto"/>
                                        <w:right w:val="none" w:sz="0" w:space="0" w:color="auto"/>
                                      </w:divBdr>
                                    </w:div>
                                  </w:divsChild>
                                </w:div>
                                <w:div w:id="1746487943">
                                  <w:marLeft w:val="1"/>
                                  <w:marRight w:val="0"/>
                                  <w:marTop w:val="25"/>
                                  <w:marBottom w:val="0"/>
                                  <w:divBdr>
                                    <w:top w:val="none" w:sz="0" w:space="0" w:color="auto"/>
                                    <w:left w:val="none" w:sz="0" w:space="0" w:color="auto"/>
                                    <w:bottom w:val="single" w:sz="4" w:space="0" w:color="EFEFEF"/>
                                    <w:right w:val="none" w:sz="0" w:space="0" w:color="auto"/>
                                  </w:divBdr>
                                  <w:divsChild>
                                    <w:div w:id="1052923172">
                                      <w:marLeft w:val="0"/>
                                      <w:marRight w:val="0"/>
                                      <w:marTop w:val="0"/>
                                      <w:marBottom w:val="0"/>
                                      <w:divBdr>
                                        <w:top w:val="none" w:sz="0" w:space="0" w:color="auto"/>
                                        <w:left w:val="none" w:sz="0" w:space="0" w:color="auto"/>
                                        <w:bottom w:val="none" w:sz="0" w:space="0" w:color="auto"/>
                                        <w:right w:val="none" w:sz="0" w:space="0" w:color="auto"/>
                                      </w:divBdr>
                                    </w:div>
                                    <w:div w:id="1833829879">
                                      <w:marLeft w:val="0"/>
                                      <w:marRight w:val="0"/>
                                      <w:marTop w:val="0"/>
                                      <w:marBottom w:val="0"/>
                                      <w:divBdr>
                                        <w:top w:val="none" w:sz="0" w:space="0" w:color="auto"/>
                                        <w:left w:val="none" w:sz="0" w:space="0" w:color="auto"/>
                                        <w:bottom w:val="none" w:sz="0" w:space="0" w:color="auto"/>
                                        <w:right w:val="none" w:sz="0" w:space="0" w:color="auto"/>
                                      </w:divBdr>
                                    </w:div>
                                  </w:divsChild>
                                </w:div>
                                <w:div w:id="48305261">
                                  <w:marLeft w:val="1"/>
                                  <w:marRight w:val="0"/>
                                  <w:marTop w:val="25"/>
                                  <w:marBottom w:val="0"/>
                                  <w:divBdr>
                                    <w:top w:val="none" w:sz="0" w:space="0" w:color="auto"/>
                                    <w:left w:val="none" w:sz="0" w:space="0" w:color="auto"/>
                                    <w:bottom w:val="single" w:sz="4" w:space="0" w:color="EFEFEF"/>
                                    <w:right w:val="none" w:sz="0" w:space="0" w:color="auto"/>
                                  </w:divBdr>
                                  <w:divsChild>
                                    <w:div w:id="991445712">
                                      <w:marLeft w:val="0"/>
                                      <w:marRight w:val="0"/>
                                      <w:marTop w:val="0"/>
                                      <w:marBottom w:val="0"/>
                                      <w:divBdr>
                                        <w:top w:val="none" w:sz="0" w:space="0" w:color="auto"/>
                                        <w:left w:val="none" w:sz="0" w:space="0" w:color="auto"/>
                                        <w:bottom w:val="none" w:sz="0" w:space="0" w:color="auto"/>
                                        <w:right w:val="none" w:sz="0" w:space="0" w:color="auto"/>
                                      </w:divBdr>
                                    </w:div>
                                    <w:div w:id="831020949">
                                      <w:marLeft w:val="0"/>
                                      <w:marRight w:val="0"/>
                                      <w:marTop w:val="0"/>
                                      <w:marBottom w:val="0"/>
                                      <w:divBdr>
                                        <w:top w:val="none" w:sz="0" w:space="0" w:color="auto"/>
                                        <w:left w:val="none" w:sz="0" w:space="0" w:color="auto"/>
                                        <w:bottom w:val="none" w:sz="0" w:space="0" w:color="auto"/>
                                        <w:right w:val="none" w:sz="0" w:space="0" w:color="auto"/>
                                      </w:divBdr>
                                    </w:div>
                                  </w:divsChild>
                                </w:div>
                                <w:div w:id="291980737">
                                  <w:marLeft w:val="1"/>
                                  <w:marRight w:val="0"/>
                                  <w:marTop w:val="25"/>
                                  <w:marBottom w:val="0"/>
                                  <w:divBdr>
                                    <w:top w:val="none" w:sz="0" w:space="0" w:color="auto"/>
                                    <w:left w:val="none" w:sz="0" w:space="0" w:color="auto"/>
                                    <w:bottom w:val="single" w:sz="4" w:space="0" w:color="EFEFEF"/>
                                    <w:right w:val="none" w:sz="0" w:space="0" w:color="auto"/>
                                  </w:divBdr>
                                  <w:divsChild>
                                    <w:div w:id="972908313">
                                      <w:marLeft w:val="0"/>
                                      <w:marRight w:val="0"/>
                                      <w:marTop w:val="0"/>
                                      <w:marBottom w:val="0"/>
                                      <w:divBdr>
                                        <w:top w:val="none" w:sz="0" w:space="0" w:color="auto"/>
                                        <w:left w:val="none" w:sz="0" w:space="0" w:color="auto"/>
                                        <w:bottom w:val="none" w:sz="0" w:space="0" w:color="auto"/>
                                        <w:right w:val="none" w:sz="0" w:space="0" w:color="auto"/>
                                      </w:divBdr>
                                    </w:div>
                                    <w:div w:id="1472793264">
                                      <w:marLeft w:val="0"/>
                                      <w:marRight w:val="0"/>
                                      <w:marTop w:val="0"/>
                                      <w:marBottom w:val="0"/>
                                      <w:divBdr>
                                        <w:top w:val="none" w:sz="0" w:space="0" w:color="auto"/>
                                        <w:left w:val="none" w:sz="0" w:space="0" w:color="auto"/>
                                        <w:bottom w:val="none" w:sz="0" w:space="0" w:color="auto"/>
                                        <w:right w:val="none" w:sz="0" w:space="0" w:color="auto"/>
                                      </w:divBdr>
                                    </w:div>
                                  </w:divsChild>
                                </w:div>
                                <w:div w:id="855460391">
                                  <w:marLeft w:val="1"/>
                                  <w:marRight w:val="0"/>
                                  <w:marTop w:val="25"/>
                                  <w:marBottom w:val="0"/>
                                  <w:divBdr>
                                    <w:top w:val="none" w:sz="0" w:space="0" w:color="auto"/>
                                    <w:left w:val="none" w:sz="0" w:space="0" w:color="auto"/>
                                    <w:bottom w:val="single" w:sz="4" w:space="0" w:color="EFEFEF"/>
                                    <w:right w:val="none" w:sz="0" w:space="0" w:color="auto"/>
                                  </w:divBdr>
                                  <w:divsChild>
                                    <w:div w:id="500195001">
                                      <w:marLeft w:val="0"/>
                                      <w:marRight w:val="0"/>
                                      <w:marTop w:val="0"/>
                                      <w:marBottom w:val="0"/>
                                      <w:divBdr>
                                        <w:top w:val="none" w:sz="0" w:space="0" w:color="auto"/>
                                        <w:left w:val="none" w:sz="0" w:space="0" w:color="auto"/>
                                        <w:bottom w:val="none" w:sz="0" w:space="0" w:color="auto"/>
                                        <w:right w:val="none" w:sz="0" w:space="0" w:color="auto"/>
                                      </w:divBdr>
                                    </w:div>
                                    <w:div w:id="1902328794">
                                      <w:marLeft w:val="0"/>
                                      <w:marRight w:val="0"/>
                                      <w:marTop w:val="0"/>
                                      <w:marBottom w:val="0"/>
                                      <w:divBdr>
                                        <w:top w:val="none" w:sz="0" w:space="0" w:color="auto"/>
                                        <w:left w:val="none" w:sz="0" w:space="0" w:color="auto"/>
                                        <w:bottom w:val="none" w:sz="0" w:space="0" w:color="auto"/>
                                        <w:right w:val="none" w:sz="0" w:space="0" w:color="auto"/>
                                      </w:divBdr>
                                    </w:div>
                                  </w:divsChild>
                                </w:div>
                                <w:div w:id="254822901">
                                  <w:marLeft w:val="1"/>
                                  <w:marRight w:val="0"/>
                                  <w:marTop w:val="25"/>
                                  <w:marBottom w:val="0"/>
                                  <w:divBdr>
                                    <w:top w:val="none" w:sz="0" w:space="0" w:color="auto"/>
                                    <w:left w:val="none" w:sz="0" w:space="0" w:color="auto"/>
                                    <w:bottom w:val="single" w:sz="4" w:space="0" w:color="EFEFEF"/>
                                    <w:right w:val="none" w:sz="0" w:space="0" w:color="auto"/>
                                  </w:divBdr>
                                  <w:divsChild>
                                    <w:div w:id="1439182979">
                                      <w:marLeft w:val="0"/>
                                      <w:marRight w:val="0"/>
                                      <w:marTop w:val="0"/>
                                      <w:marBottom w:val="0"/>
                                      <w:divBdr>
                                        <w:top w:val="none" w:sz="0" w:space="0" w:color="auto"/>
                                        <w:left w:val="none" w:sz="0" w:space="0" w:color="auto"/>
                                        <w:bottom w:val="none" w:sz="0" w:space="0" w:color="auto"/>
                                        <w:right w:val="none" w:sz="0" w:space="0" w:color="auto"/>
                                      </w:divBdr>
                                    </w:div>
                                    <w:div w:id="831871486">
                                      <w:marLeft w:val="0"/>
                                      <w:marRight w:val="0"/>
                                      <w:marTop w:val="0"/>
                                      <w:marBottom w:val="0"/>
                                      <w:divBdr>
                                        <w:top w:val="none" w:sz="0" w:space="0" w:color="auto"/>
                                        <w:left w:val="none" w:sz="0" w:space="0" w:color="auto"/>
                                        <w:bottom w:val="none" w:sz="0" w:space="0" w:color="auto"/>
                                        <w:right w:val="none" w:sz="0" w:space="0" w:color="auto"/>
                                      </w:divBdr>
                                    </w:div>
                                  </w:divsChild>
                                </w:div>
                                <w:div w:id="392123286">
                                  <w:marLeft w:val="1"/>
                                  <w:marRight w:val="0"/>
                                  <w:marTop w:val="25"/>
                                  <w:marBottom w:val="0"/>
                                  <w:divBdr>
                                    <w:top w:val="none" w:sz="0" w:space="0" w:color="auto"/>
                                    <w:left w:val="none" w:sz="0" w:space="0" w:color="auto"/>
                                    <w:bottom w:val="single" w:sz="4" w:space="0" w:color="EFEFEF"/>
                                    <w:right w:val="none" w:sz="0" w:space="0" w:color="auto"/>
                                  </w:divBdr>
                                  <w:divsChild>
                                    <w:div w:id="1447458636">
                                      <w:marLeft w:val="0"/>
                                      <w:marRight w:val="0"/>
                                      <w:marTop w:val="0"/>
                                      <w:marBottom w:val="0"/>
                                      <w:divBdr>
                                        <w:top w:val="none" w:sz="0" w:space="0" w:color="auto"/>
                                        <w:left w:val="none" w:sz="0" w:space="0" w:color="auto"/>
                                        <w:bottom w:val="none" w:sz="0" w:space="0" w:color="auto"/>
                                        <w:right w:val="none" w:sz="0" w:space="0" w:color="auto"/>
                                      </w:divBdr>
                                    </w:div>
                                    <w:div w:id="1183275532">
                                      <w:marLeft w:val="0"/>
                                      <w:marRight w:val="0"/>
                                      <w:marTop w:val="0"/>
                                      <w:marBottom w:val="0"/>
                                      <w:divBdr>
                                        <w:top w:val="none" w:sz="0" w:space="0" w:color="auto"/>
                                        <w:left w:val="none" w:sz="0" w:space="0" w:color="auto"/>
                                        <w:bottom w:val="none" w:sz="0" w:space="0" w:color="auto"/>
                                        <w:right w:val="none" w:sz="0" w:space="0" w:color="auto"/>
                                      </w:divBdr>
                                    </w:div>
                                  </w:divsChild>
                                </w:div>
                                <w:div w:id="687873477">
                                  <w:marLeft w:val="1"/>
                                  <w:marRight w:val="0"/>
                                  <w:marTop w:val="25"/>
                                  <w:marBottom w:val="0"/>
                                  <w:divBdr>
                                    <w:top w:val="none" w:sz="0" w:space="0" w:color="auto"/>
                                    <w:left w:val="none" w:sz="0" w:space="0" w:color="auto"/>
                                    <w:bottom w:val="single" w:sz="4" w:space="0" w:color="EFEFEF"/>
                                    <w:right w:val="none" w:sz="0" w:space="0" w:color="auto"/>
                                  </w:divBdr>
                                  <w:divsChild>
                                    <w:div w:id="997463626">
                                      <w:marLeft w:val="0"/>
                                      <w:marRight w:val="0"/>
                                      <w:marTop w:val="0"/>
                                      <w:marBottom w:val="0"/>
                                      <w:divBdr>
                                        <w:top w:val="none" w:sz="0" w:space="0" w:color="auto"/>
                                        <w:left w:val="none" w:sz="0" w:space="0" w:color="auto"/>
                                        <w:bottom w:val="none" w:sz="0" w:space="0" w:color="auto"/>
                                        <w:right w:val="none" w:sz="0" w:space="0" w:color="auto"/>
                                      </w:divBdr>
                                    </w:div>
                                    <w:div w:id="737628307">
                                      <w:marLeft w:val="0"/>
                                      <w:marRight w:val="0"/>
                                      <w:marTop w:val="0"/>
                                      <w:marBottom w:val="0"/>
                                      <w:divBdr>
                                        <w:top w:val="none" w:sz="0" w:space="0" w:color="auto"/>
                                        <w:left w:val="none" w:sz="0" w:space="0" w:color="auto"/>
                                        <w:bottom w:val="none" w:sz="0" w:space="0" w:color="auto"/>
                                        <w:right w:val="none" w:sz="0" w:space="0" w:color="auto"/>
                                      </w:divBdr>
                                    </w:div>
                                  </w:divsChild>
                                </w:div>
                                <w:div w:id="1710915270">
                                  <w:marLeft w:val="1"/>
                                  <w:marRight w:val="0"/>
                                  <w:marTop w:val="25"/>
                                  <w:marBottom w:val="0"/>
                                  <w:divBdr>
                                    <w:top w:val="none" w:sz="0" w:space="0" w:color="auto"/>
                                    <w:left w:val="none" w:sz="0" w:space="0" w:color="auto"/>
                                    <w:bottom w:val="single" w:sz="4" w:space="0" w:color="EFEFEF"/>
                                    <w:right w:val="none" w:sz="0" w:space="0" w:color="auto"/>
                                  </w:divBdr>
                                  <w:divsChild>
                                    <w:div w:id="253827638">
                                      <w:marLeft w:val="0"/>
                                      <w:marRight w:val="0"/>
                                      <w:marTop w:val="0"/>
                                      <w:marBottom w:val="0"/>
                                      <w:divBdr>
                                        <w:top w:val="none" w:sz="0" w:space="0" w:color="auto"/>
                                        <w:left w:val="none" w:sz="0" w:space="0" w:color="auto"/>
                                        <w:bottom w:val="none" w:sz="0" w:space="0" w:color="auto"/>
                                        <w:right w:val="none" w:sz="0" w:space="0" w:color="auto"/>
                                      </w:divBdr>
                                    </w:div>
                                    <w:div w:id="154807081">
                                      <w:marLeft w:val="0"/>
                                      <w:marRight w:val="0"/>
                                      <w:marTop w:val="0"/>
                                      <w:marBottom w:val="0"/>
                                      <w:divBdr>
                                        <w:top w:val="none" w:sz="0" w:space="0" w:color="auto"/>
                                        <w:left w:val="none" w:sz="0" w:space="0" w:color="auto"/>
                                        <w:bottom w:val="none" w:sz="0" w:space="0" w:color="auto"/>
                                        <w:right w:val="none" w:sz="0" w:space="0" w:color="auto"/>
                                      </w:divBdr>
                                    </w:div>
                                  </w:divsChild>
                                </w:div>
                                <w:div w:id="228269632">
                                  <w:marLeft w:val="1"/>
                                  <w:marRight w:val="0"/>
                                  <w:marTop w:val="25"/>
                                  <w:marBottom w:val="0"/>
                                  <w:divBdr>
                                    <w:top w:val="none" w:sz="0" w:space="0" w:color="auto"/>
                                    <w:left w:val="none" w:sz="0" w:space="0" w:color="auto"/>
                                    <w:bottom w:val="single" w:sz="4" w:space="0" w:color="EFEFEF"/>
                                    <w:right w:val="none" w:sz="0" w:space="0" w:color="auto"/>
                                  </w:divBdr>
                                  <w:divsChild>
                                    <w:div w:id="540291203">
                                      <w:marLeft w:val="0"/>
                                      <w:marRight w:val="0"/>
                                      <w:marTop w:val="0"/>
                                      <w:marBottom w:val="0"/>
                                      <w:divBdr>
                                        <w:top w:val="none" w:sz="0" w:space="0" w:color="auto"/>
                                        <w:left w:val="none" w:sz="0" w:space="0" w:color="auto"/>
                                        <w:bottom w:val="none" w:sz="0" w:space="0" w:color="auto"/>
                                        <w:right w:val="none" w:sz="0" w:space="0" w:color="auto"/>
                                      </w:divBdr>
                                    </w:div>
                                    <w:div w:id="877745932">
                                      <w:marLeft w:val="0"/>
                                      <w:marRight w:val="0"/>
                                      <w:marTop w:val="0"/>
                                      <w:marBottom w:val="0"/>
                                      <w:divBdr>
                                        <w:top w:val="none" w:sz="0" w:space="0" w:color="auto"/>
                                        <w:left w:val="none" w:sz="0" w:space="0" w:color="auto"/>
                                        <w:bottom w:val="none" w:sz="0" w:space="0" w:color="auto"/>
                                        <w:right w:val="none" w:sz="0" w:space="0" w:color="auto"/>
                                      </w:divBdr>
                                    </w:div>
                                  </w:divsChild>
                                </w:div>
                                <w:div w:id="23873743">
                                  <w:marLeft w:val="1"/>
                                  <w:marRight w:val="0"/>
                                  <w:marTop w:val="25"/>
                                  <w:marBottom w:val="0"/>
                                  <w:divBdr>
                                    <w:top w:val="none" w:sz="0" w:space="0" w:color="auto"/>
                                    <w:left w:val="none" w:sz="0" w:space="0" w:color="auto"/>
                                    <w:bottom w:val="single" w:sz="4" w:space="0" w:color="EFEFEF"/>
                                    <w:right w:val="none" w:sz="0" w:space="0" w:color="auto"/>
                                  </w:divBdr>
                                  <w:divsChild>
                                    <w:div w:id="131215802">
                                      <w:marLeft w:val="0"/>
                                      <w:marRight w:val="0"/>
                                      <w:marTop w:val="0"/>
                                      <w:marBottom w:val="0"/>
                                      <w:divBdr>
                                        <w:top w:val="none" w:sz="0" w:space="0" w:color="auto"/>
                                        <w:left w:val="none" w:sz="0" w:space="0" w:color="auto"/>
                                        <w:bottom w:val="none" w:sz="0" w:space="0" w:color="auto"/>
                                        <w:right w:val="none" w:sz="0" w:space="0" w:color="auto"/>
                                      </w:divBdr>
                                    </w:div>
                                    <w:div w:id="1098524588">
                                      <w:marLeft w:val="0"/>
                                      <w:marRight w:val="0"/>
                                      <w:marTop w:val="0"/>
                                      <w:marBottom w:val="0"/>
                                      <w:divBdr>
                                        <w:top w:val="none" w:sz="0" w:space="0" w:color="auto"/>
                                        <w:left w:val="none" w:sz="0" w:space="0" w:color="auto"/>
                                        <w:bottom w:val="none" w:sz="0" w:space="0" w:color="auto"/>
                                        <w:right w:val="none" w:sz="0" w:space="0" w:color="auto"/>
                                      </w:divBdr>
                                    </w:div>
                                  </w:divsChild>
                                </w:div>
                                <w:div w:id="1725180838">
                                  <w:marLeft w:val="1"/>
                                  <w:marRight w:val="0"/>
                                  <w:marTop w:val="25"/>
                                  <w:marBottom w:val="0"/>
                                  <w:divBdr>
                                    <w:top w:val="none" w:sz="0" w:space="0" w:color="auto"/>
                                    <w:left w:val="none" w:sz="0" w:space="0" w:color="auto"/>
                                    <w:bottom w:val="single" w:sz="4" w:space="0" w:color="EFEFEF"/>
                                    <w:right w:val="none" w:sz="0" w:space="0" w:color="auto"/>
                                  </w:divBdr>
                                  <w:divsChild>
                                    <w:div w:id="1331955156">
                                      <w:marLeft w:val="0"/>
                                      <w:marRight w:val="0"/>
                                      <w:marTop w:val="0"/>
                                      <w:marBottom w:val="0"/>
                                      <w:divBdr>
                                        <w:top w:val="none" w:sz="0" w:space="0" w:color="auto"/>
                                        <w:left w:val="none" w:sz="0" w:space="0" w:color="auto"/>
                                        <w:bottom w:val="none" w:sz="0" w:space="0" w:color="auto"/>
                                        <w:right w:val="none" w:sz="0" w:space="0" w:color="auto"/>
                                      </w:divBdr>
                                    </w:div>
                                    <w:div w:id="333187205">
                                      <w:marLeft w:val="0"/>
                                      <w:marRight w:val="0"/>
                                      <w:marTop w:val="0"/>
                                      <w:marBottom w:val="0"/>
                                      <w:divBdr>
                                        <w:top w:val="none" w:sz="0" w:space="0" w:color="auto"/>
                                        <w:left w:val="none" w:sz="0" w:space="0" w:color="auto"/>
                                        <w:bottom w:val="none" w:sz="0" w:space="0" w:color="auto"/>
                                        <w:right w:val="none" w:sz="0" w:space="0" w:color="auto"/>
                                      </w:divBdr>
                                    </w:div>
                                  </w:divsChild>
                                </w:div>
                                <w:div w:id="2024550745">
                                  <w:marLeft w:val="1"/>
                                  <w:marRight w:val="0"/>
                                  <w:marTop w:val="25"/>
                                  <w:marBottom w:val="0"/>
                                  <w:divBdr>
                                    <w:top w:val="none" w:sz="0" w:space="0" w:color="auto"/>
                                    <w:left w:val="none" w:sz="0" w:space="0" w:color="auto"/>
                                    <w:bottom w:val="single" w:sz="4" w:space="0" w:color="EFEFEF"/>
                                    <w:right w:val="none" w:sz="0" w:space="0" w:color="auto"/>
                                  </w:divBdr>
                                  <w:divsChild>
                                    <w:div w:id="331222291">
                                      <w:marLeft w:val="0"/>
                                      <w:marRight w:val="0"/>
                                      <w:marTop w:val="0"/>
                                      <w:marBottom w:val="0"/>
                                      <w:divBdr>
                                        <w:top w:val="none" w:sz="0" w:space="0" w:color="auto"/>
                                        <w:left w:val="none" w:sz="0" w:space="0" w:color="auto"/>
                                        <w:bottom w:val="none" w:sz="0" w:space="0" w:color="auto"/>
                                        <w:right w:val="none" w:sz="0" w:space="0" w:color="auto"/>
                                      </w:divBdr>
                                    </w:div>
                                    <w:div w:id="698242013">
                                      <w:marLeft w:val="0"/>
                                      <w:marRight w:val="0"/>
                                      <w:marTop w:val="0"/>
                                      <w:marBottom w:val="0"/>
                                      <w:divBdr>
                                        <w:top w:val="none" w:sz="0" w:space="0" w:color="auto"/>
                                        <w:left w:val="none" w:sz="0" w:space="0" w:color="auto"/>
                                        <w:bottom w:val="none" w:sz="0" w:space="0" w:color="auto"/>
                                        <w:right w:val="none" w:sz="0" w:space="0" w:color="auto"/>
                                      </w:divBdr>
                                    </w:div>
                                  </w:divsChild>
                                </w:div>
                                <w:div w:id="1351881289">
                                  <w:marLeft w:val="1"/>
                                  <w:marRight w:val="0"/>
                                  <w:marTop w:val="25"/>
                                  <w:marBottom w:val="0"/>
                                  <w:divBdr>
                                    <w:top w:val="none" w:sz="0" w:space="0" w:color="auto"/>
                                    <w:left w:val="none" w:sz="0" w:space="0" w:color="auto"/>
                                    <w:bottom w:val="single" w:sz="4" w:space="0" w:color="EFEFEF"/>
                                    <w:right w:val="none" w:sz="0" w:space="0" w:color="auto"/>
                                  </w:divBdr>
                                  <w:divsChild>
                                    <w:div w:id="821972467">
                                      <w:marLeft w:val="0"/>
                                      <w:marRight w:val="0"/>
                                      <w:marTop w:val="0"/>
                                      <w:marBottom w:val="0"/>
                                      <w:divBdr>
                                        <w:top w:val="none" w:sz="0" w:space="0" w:color="auto"/>
                                        <w:left w:val="none" w:sz="0" w:space="0" w:color="auto"/>
                                        <w:bottom w:val="none" w:sz="0" w:space="0" w:color="auto"/>
                                        <w:right w:val="none" w:sz="0" w:space="0" w:color="auto"/>
                                      </w:divBdr>
                                    </w:div>
                                    <w:div w:id="2319266">
                                      <w:marLeft w:val="0"/>
                                      <w:marRight w:val="0"/>
                                      <w:marTop w:val="0"/>
                                      <w:marBottom w:val="0"/>
                                      <w:divBdr>
                                        <w:top w:val="none" w:sz="0" w:space="0" w:color="auto"/>
                                        <w:left w:val="none" w:sz="0" w:space="0" w:color="auto"/>
                                        <w:bottom w:val="none" w:sz="0" w:space="0" w:color="auto"/>
                                        <w:right w:val="none" w:sz="0" w:space="0" w:color="auto"/>
                                      </w:divBdr>
                                    </w:div>
                                  </w:divsChild>
                                </w:div>
                                <w:div w:id="134178267">
                                  <w:marLeft w:val="1"/>
                                  <w:marRight w:val="0"/>
                                  <w:marTop w:val="25"/>
                                  <w:marBottom w:val="0"/>
                                  <w:divBdr>
                                    <w:top w:val="none" w:sz="0" w:space="0" w:color="auto"/>
                                    <w:left w:val="none" w:sz="0" w:space="0" w:color="auto"/>
                                    <w:bottom w:val="single" w:sz="4" w:space="0" w:color="EFEFEF"/>
                                    <w:right w:val="none" w:sz="0" w:space="0" w:color="auto"/>
                                  </w:divBdr>
                                  <w:divsChild>
                                    <w:div w:id="155653382">
                                      <w:marLeft w:val="0"/>
                                      <w:marRight w:val="0"/>
                                      <w:marTop w:val="0"/>
                                      <w:marBottom w:val="0"/>
                                      <w:divBdr>
                                        <w:top w:val="none" w:sz="0" w:space="0" w:color="auto"/>
                                        <w:left w:val="none" w:sz="0" w:space="0" w:color="auto"/>
                                        <w:bottom w:val="none" w:sz="0" w:space="0" w:color="auto"/>
                                        <w:right w:val="none" w:sz="0" w:space="0" w:color="auto"/>
                                      </w:divBdr>
                                    </w:div>
                                    <w:div w:id="924614275">
                                      <w:marLeft w:val="0"/>
                                      <w:marRight w:val="0"/>
                                      <w:marTop w:val="0"/>
                                      <w:marBottom w:val="0"/>
                                      <w:divBdr>
                                        <w:top w:val="none" w:sz="0" w:space="0" w:color="auto"/>
                                        <w:left w:val="none" w:sz="0" w:space="0" w:color="auto"/>
                                        <w:bottom w:val="none" w:sz="0" w:space="0" w:color="auto"/>
                                        <w:right w:val="none" w:sz="0" w:space="0" w:color="auto"/>
                                      </w:divBdr>
                                      <w:divsChild>
                                        <w:div w:id="443771841">
                                          <w:marLeft w:val="0"/>
                                          <w:marRight w:val="0"/>
                                          <w:marTop w:val="0"/>
                                          <w:marBottom w:val="0"/>
                                          <w:divBdr>
                                            <w:top w:val="none" w:sz="0" w:space="0" w:color="auto"/>
                                            <w:left w:val="none" w:sz="0" w:space="0" w:color="auto"/>
                                            <w:bottom w:val="none" w:sz="0" w:space="0" w:color="auto"/>
                                            <w:right w:val="none" w:sz="0" w:space="0" w:color="auto"/>
                                          </w:divBdr>
                                        </w:div>
                                        <w:div w:id="1689721038">
                                          <w:marLeft w:val="0"/>
                                          <w:marRight w:val="0"/>
                                          <w:marTop w:val="0"/>
                                          <w:marBottom w:val="0"/>
                                          <w:divBdr>
                                            <w:top w:val="none" w:sz="0" w:space="0" w:color="auto"/>
                                            <w:left w:val="none" w:sz="0" w:space="0" w:color="auto"/>
                                            <w:bottom w:val="none" w:sz="0" w:space="0" w:color="auto"/>
                                            <w:right w:val="none" w:sz="0" w:space="0" w:color="auto"/>
                                          </w:divBdr>
                                          <w:divsChild>
                                            <w:div w:id="1858233798">
                                              <w:marLeft w:val="0"/>
                                              <w:marRight w:val="0"/>
                                              <w:marTop w:val="0"/>
                                              <w:marBottom w:val="0"/>
                                              <w:divBdr>
                                                <w:top w:val="none" w:sz="0" w:space="0" w:color="auto"/>
                                                <w:left w:val="single" w:sz="4" w:space="0" w:color="CCCCCC"/>
                                                <w:bottom w:val="none" w:sz="0" w:space="0" w:color="auto"/>
                                                <w:right w:val="single" w:sz="4" w:space="0" w:color="CCCCCC"/>
                                              </w:divBdr>
                                            </w:div>
                                          </w:divsChild>
                                        </w:div>
                                      </w:divsChild>
                                    </w:div>
                                  </w:divsChild>
                                </w:div>
                                <w:div w:id="1041588825">
                                  <w:marLeft w:val="1"/>
                                  <w:marRight w:val="0"/>
                                  <w:marTop w:val="25"/>
                                  <w:marBottom w:val="0"/>
                                  <w:divBdr>
                                    <w:top w:val="none" w:sz="0" w:space="0" w:color="auto"/>
                                    <w:left w:val="none" w:sz="0" w:space="0" w:color="auto"/>
                                    <w:bottom w:val="single" w:sz="4" w:space="0" w:color="EFEFEF"/>
                                    <w:right w:val="none" w:sz="0" w:space="0" w:color="auto"/>
                                  </w:divBdr>
                                  <w:divsChild>
                                    <w:div w:id="648482359">
                                      <w:marLeft w:val="0"/>
                                      <w:marRight w:val="0"/>
                                      <w:marTop w:val="0"/>
                                      <w:marBottom w:val="0"/>
                                      <w:divBdr>
                                        <w:top w:val="none" w:sz="0" w:space="0" w:color="auto"/>
                                        <w:left w:val="none" w:sz="0" w:space="0" w:color="auto"/>
                                        <w:bottom w:val="none" w:sz="0" w:space="0" w:color="auto"/>
                                        <w:right w:val="none" w:sz="0" w:space="0" w:color="auto"/>
                                      </w:divBdr>
                                    </w:div>
                                    <w:div w:id="1661082254">
                                      <w:marLeft w:val="0"/>
                                      <w:marRight w:val="0"/>
                                      <w:marTop w:val="0"/>
                                      <w:marBottom w:val="0"/>
                                      <w:divBdr>
                                        <w:top w:val="none" w:sz="0" w:space="0" w:color="auto"/>
                                        <w:left w:val="none" w:sz="0" w:space="0" w:color="auto"/>
                                        <w:bottom w:val="none" w:sz="0" w:space="0" w:color="auto"/>
                                        <w:right w:val="none" w:sz="0" w:space="0" w:color="auto"/>
                                      </w:divBdr>
                                    </w:div>
                                  </w:divsChild>
                                </w:div>
                                <w:div w:id="1966541565">
                                  <w:marLeft w:val="1"/>
                                  <w:marRight w:val="0"/>
                                  <w:marTop w:val="25"/>
                                  <w:marBottom w:val="0"/>
                                  <w:divBdr>
                                    <w:top w:val="none" w:sz="0" w:space="0" w:color="auto"/>
                                    <w:left w:val="none" w:sz="0" w:space="0" w:color="auto"/>
                                    <w:bottom w:val="single" w:sz="4" w:space="0" w:color="EFEFEF"/>
                                    <w:right w:val="none" w:sz="0" w:space="0" w:color="auto"/>
                                  </w:divBdr>
                                  <w:divsChild>
                                    <w:div w:id="120225250">
                                      <w:marLeft w:val="0"/>
                                      <w:marRight w:val="0"/>
                                      <w:marTop w:val="0"/>
                                      <w:marBottom w:val="0"/>
                                      <w:divBdr>
                                        <w:top w:val="none" w:sz="0" w:space="0" w:color="auto"/>
                                        <w:left w:val="none" w:sz="0" w:space="0" w:color="auto"/>
                                        <w:bottom w:val="none" w:sz="0" w:space="0" w:color="auto"/>
                                        <w:right w:val="none" w:sz="0" w:space="0" w:color="auto"/>
                                      </w:divBdr>
                                    </w:div>
                                  </w:divsChild>
                                </w:div>
                                <w:div w:id="1263535127">
                                  <w:marLeft w:val="1"/>
                                  <w:marRight w:val="0"/>
                                  <w:marTop w:val="25"/>
                                  <w:marBottom w:val="0"/>
                                  <w:divBdr>
                                    <w:top w:val="none" w:sz="0" w:space="0" w:color="auto"/>
                                    <w:left w:val="none" w:sz="0" w:space="0" w:color="auto"/>
                                    <w:bottom w:val="single" w:sz="4" w:space="0" w:color="EFEFEF"/>
                                    <w:right w:val="none" w:sz="0" w:space="0" w:color="auto"/>
                                  </w:divBdr>
                                  <w:divsChild>
                                    <w:div w:id="446891152">
                                      <w:marLeft w:val="0"/>
                                      <w:marRight w:val="0"/>
                                      <w:marTop w:val="0"/>
                                      <w:marBottom w:val="0"/>
                                      <w:divBdr>
                                        <w:top w:val="none" w:sz="0" w:space="0" w:color="auto"/>
                                        <w:left w:val="none" w:sz="0" w:space="0" w:color="auto"/>
                                        <w:bottom w:val="none" w:sz="0" w:space="0" w:color="auto"/>
                                        <w:right w:val="none" w:sz="0" w:space="0" w:color="auto"/>
                                      </w:divBdr>
                                    </w:div>
                                    <w:div w:id="55859722">
                                      <w:marLeft w:val="0"/>
                                      <w:marRight w:val="0"/>
                                      <w:marTop w:val="0"/>
                                      <w:marBottom w:val="0"/>
                                      <w:divBdr>
                                        <w:top w:val="none" w:sz="0" w:space="0" w:color="auto"/>
                                        <w:left w:val="none" w:sz="0" w:space="0" w:color="auto"/>
                                        <w:bottom w:val="none" w:sz="0" w:space="0" w:color="auto"/>
                                        <w:right w:val="none" w:sz="0" w:space="0" w:color="auto"/>
                                      </w:divBdr>
                                    </w:div>
                                  </w:divsChild>
                                </w:div>
                                <w:div w:id="712533882">
                                  <w:marLeft w:val="1"/>
                                  <w:marRight w:val="0"/>
                                  <w:marTop w:val="25"/>
                                  <w:marBottom w:val="0"/>
                                  <w:divBdr>
                                    <w:top w:val="none" w:sz="0" w:space="0" w:color="auto"/>
                                    <w:left w:val="none" w:sz="0" w:space="0" w:color="auto"/>
                                    <w:bottom w:val="single" w:sz="4" w:space="0" w:color="EFEFEF"/>
                                    <w:right w:val="none" w:sz="0" w:space="0" w:color="auto"/>
                                  </w:divBdr>
                                  <w:divsChild>
                                    <w:div w:id="1851529272">
                                      <w:marLeft w:val="0"/>
                                      <w:marRight w:val="0"/>
                                      <w:marTop w:val="0"/>
                                      <w:marBottom w:val="0"/>
                                      <w:divBdr>
                                        <w:top w:val="none" w:sz="0" w:space="0" w:color="auto"/>
                                        <w:left w:val="none" w:sz="0" w:space="0" w:color="auto"/>
                                        <w:bottom w:val="none" w:sz="0" w:space="0" w:color="auto"/>
                                        <w:right w:val="none" w:sz="0" w:space="0" w:color="auto"/>
                                      </w:divBdr>
                                    </w:div>
                                  </w:divsChild>
                                </w:div>
                                <w:div w:id="840855041">
                                  <w:marLeft w:val="1"/>
                                  <w:marRight w:val="0"/>
                                  <w:marTop w:val="25"/>
                                  <w:marBottom w:val="0"/>
                                  <w:divBdr>
                                    <w:top w:val="none" w:sz="0" w:space="0" w:color="auto"/>
                                    <w:left w:val="none" w:sz="0" w:space="0" w:color="auto"/>
                                    <w:bottom w:val="single" w:sz="4" w:space="0" w:color="EFEFEF"/>
                                    <w:right w:val="none" w:sz="0" w:space="0" w:color="auto"/>
                                  </w:divBdr>
                                  <w:divsChild>
                                    <w:div w:id="1806435883">
                                      <w:marLeft w:val="0"/>
                                      <w:marRight w:val="0"/>
                                      <w:marTop w:val="0"/>
                                      <w:marBottom w:val="0"/>
                                      <w:divBdr>
                                        <w:top w:val="none" w:sz="0" w:space="0" w:color="auto"/>
                                        <w:left w:val="none" w:sz="0" w:space="0" w:color="auto"/>
                                        <w:bottom w:val="none" w:sz="0" w:space="0" w:color="auto"/>
                                        <w:right w:val="none" w:sz="0" w:space="0" w:color="auto"/>
                                      </w:divBdr>
                                    </w:div>
                                    <w:div w:id="1440369370">
                                      <w:marLeft w:val="0"/>
                                      <w:marRight w:val="0"/>
                                      <w:marTop w:val="0"/>
                                      <w:marBottom w:val="0"/>
                                      <w:divBdr>
                                        <w:top w:val="none" w:sz="0" w:space="0" w:color="auto"/>
                                        <w:left w:val="none" w:sz="0" w:space="0" w:color="auto"/>
                                        <w:bottom w:val="none" w:sz="0" w:space="0" w:color="auto"/>
                                        <w:right w:val="none" w:sz="0" w:space="0" w:color="auto"/>
                                      </w:divBdr>
                                      <w:divsChild>
                                        <w:div w:id="10095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981">
                                  <w:marLeft w:val="1"/>
                                  <w:marRight w:val="0"/>
                                  <w:marTop w:val="25"/>
                                  <w:marBottom w:val="0"/>
                                  <w:divBdr>
                                    <w:top w:val="none" w:sz="0" w:space="0" w:color="auto"/>
                                    <w:left w:val="none" w:sz="0" w:space="0" w:color="auto"/>
                                    <w:bottom w:val="single" w:sz="4" w:space="0" w:color="EFEFEF"/>
                                    <w:right w:val="none" w:sz="0" w:space="0" w:color="auto"/>
                                  </w:divBdr>
                                  <w:divsChild>
                                    <w:div w:id="1335457894">
                                      <w:marLeft w:val="0"/>
                                      <w:marRight w:val="0"/>
                                      <w:marTop w:val="0"/>
                                      <w:marBottom w:val="0"/>
                                      <w:divBdr>
                                        <w:top w:val="none" w:sz="0" w:space="0" w:color="auto"/>
                                        <w:left w:val="none" w:sz="0" w:space="0" w:color="auto"/>
                                        <w:bottom w:val="none" w:sz="0" w:space="0" w:color="auto"/>
                                        <w:right w:val="none" w:sz="0" w:space="0" w:color="auto"/>
                                      </w:divBdr>
                                    </w:div>
                                    <w:div w:id="251402313">
                                      <w:marLeft w:val="0"/>
                                      <w:marRight w:val="0"/>
                                      <w:marTop w:val="0"/>
                                      <w:marBottom w:val="0"/>
                                      <w:divBdr>
                                        <w:top w:val="none" w:sz="0" w:space="0" w:color="auto"/>
                                        <w:left w:val="none" w:sz="0" w:space="0" w:color="auto"/>
                                        <w:bottom w:val="none" w:sz="0" w:space="0" w:color="auto"/>
                                        <w:right w:val="none" w:sz="0" w:space="0" w:color="auto"/>
                                      </w:divBdr>
                                    </w:div>
                                  </w:divsChild>
                                </w:div>
                                <w:div w:id="784616313">
                                  <w:marLeft w:val="1"/>
                                  <w:marRight w:val="0"/>
                                  <w:marTop w:val="25"/>
                                  <w:marBottom w:val="0"/>
                                  <w:divBdr>
                                    <w:top w:val="none" w:sz="0" w:space="0" w:color="auto"/>
                                    <w:left w:val="none" w:sz="0" w:space="0" w:color="auto"/>
                                    <w:bottom w:val="single" w:sz="4" w:space="0" w:color="EFEFEF"/>
                                    <w:right w:val="none" w:sz="0" w:space="0" w:color="auto"/>
                                  </w:divBdr>
                                  <w:divsChild>
                                    <w:div w:id="500238127">
                                      <w:marLeft w:val="0"/>
                                      <w:marRight w:val="0"/>
                                      <w:marTop w:val="0"/>
                                      <w:marBottom w:val="0"/>
                                      <w:divBdr>
                                        <w:top w:val="none" w:sz="0" w:space="0" w:color="auto"/>
                                        <w:left w:val="none" w:sz="0" w:space="0" w:color="auto"/>
                                        <w:bottom w:val="none" w:sz="0" w:space="0" w:color="auto"/>
                                        <w:right w:val="none" w:sz="0" w:space="0" w:color="auto"/>
                                      </w:divBdr>
                                    </w:div>
                                  </w:divsChild>
                                </w:div>
                                <w:div w:id="1224171716">
                                  <w:marLeft w:val="1"/>
                                  <w:marRight w:val="0"/>
                                  <w:marTop w:val="25"/>
                                  <w:marBottom w:val="0"/>
                                  <w:divBdr>
                                    <w:top w:val="none" w:sz="0" w:space="0" w:color="auto"/>
                                    <w:left w:val="none" w:sz="0" w:space="0" w:color="auto"/>
                                    <w:bottom w:val="single" w:sz="4" w:space="0" w:color="EFEFEF"/>
                                    <w:right w:val="none" w:sz="0" w:space="0" w:color="auto"/>
                                  </w:divBdr>
                                  <w:divsChild>
                                    <w:div w:id="264076566">
                                      <w:marLeft w:val="0"/>
                                      <w:marRight w:val="0"/>
                                      <w:marTop w:val="0"/>
                                      <w:marBottom w:val="0"/>
                                      <w:divBdr>
                                        <w:top w:val="none" w:sz="0" w:space="0" w:color="auto"/>
                                        <w:left w:val="none" w:sz="0" w:space="0" w:color="auto"/>
                                        <w:bottom w:val="none" w:sz="0" w:space="0" w:color="auto"/>
                                        <w:right w:val="none" w:sz="0" w:space="0" w:color="auto"/>
                                      </w:divBdr>
                                    </w:div>
                                    <w:div w:id="1799029198">
                                      <w:marLeft w:val="0"/>
                                      <w:marRight w:val="0"/>
                                      <w:marTop w:val="0"/>
                                      <w:marBottom w:val="0"/>
                                      <w:divBdr>
                                        <w:top w:val="none" w:sz="0" w:space="0" w:color="auto"/>
                                        <w:left w:val="none" w:sz="0" w:space="0" w:color="auto"/>
                                        <w:bottom w:val="none" w:sz="0" w:space="0" w:color="auto"/>
                                        <w:right w:val="none" w:sz="0" w:space="0" w:color="auto"/>
                                      </w:divBdr>
                                    </w:div>
                                  </w:divsChild>
                                </w:div>
                                <w:div w:id="284577276">
                                  <w:marLeft w:val="1"/>
                                  <w:marRight w:val="0"/>
                                  <w:marTop w:val="25"/>
                                  <w:marBottom w:val="0"/>
                                  <w:divBdr>
                                    <w:top w:val="none" w:sz="0" w:space="0" w:color="auto"/>
                                    <w:left w:val="none" w:sz="0" w:space="0" w:color="auto"/>
                                    <w:bottom w:val="single" w:sz="4" w:space="0" w:color="EFEFEF"/>
                                    <w:right w:val="none" w:sz="0" w:space="0" w:color="auto"/>
                                  </w:divBdr>
                                  <w:divsChild>
                                    <w:div w:id="1765875092">
                                      <w:marLeft w:val="0"/>
                                      <w:marRight w:val="0"/>
                                      <w:marTop w:val="0"/>
                                      <w:marBottom w:val="0"/>
                                      <w:divBdr>
                                        <w:top w:val="none" w:sz="0" w:space="0" w:color="auto"/>
                                        <w:left w:val="none" w:sz="0" w:space="0" w:color="auto"/>
                                        <w:bottom w:val="none" w:sz="0" w:space="0" w:color="auto"/>
                                        <w:right w:val="none" w:sz="0" w:space="0" w:color="auto"/>
                                      </w:divBdr>
                                    </w:div>
                                    <w:div w:id="1520654916">
                                      <w:marLeft w:val="0"/>
                                      <w:marRight w:val="0"/>
                                      <w:marTop w:val="0"/>
                                      <w:marBottom w:val="0"/>
                                      <w:divBdr>
                                        <w:top w:val="none" w:sz="0" w:space="0" w:color="auto"/>
                                        <w:left w:val="none" w:sz="0" w:space="0" w:color="auto"/>
                                        <w:bottom w:val="none" w:sz="0" w:space="0" w:color="auto"/>
                                        <w:right w:val="none" w:sz="0" w:space="0" w:color="auto"/>
                                      </w:divBdr>
                                    </w:div>
                                  </w:divsChild>
                                </w:div>
                                <w:div w:id="1165439279">
                                  <w:marLeft w:val="1"/>
                                  <w:marRight w:val="0"/>
                                  <w:marTop w:val="25"/>
                                  <w:marBottom w:val="0"/>
                                  <w:divBdr>
                                    <w:top w:val="none" w:sz="0" w:space="0" w:color="auto"/>
                                    <w:left w:val="none" w:sz="0" w:space="0" w:color="auto"/>
                                    <w:bottom w:val="single" w:sz="4" w:space="0" w:color="EFEFEF"/>
                                    <w:right w:val="none" w:sz="0" w:space="0" w:color="auto"/>
                                  </w:divBdr>
                                  <w:divsChild>
                                    <w:div w:id="1481463811">
                                      <w:marLeft w:val="0"/>
                                      <w:marRight w:val="0"/>
                                      <w:marTop w:val="0"/>
                                      <w:marBottom w:val="0"/>
                                      <w:divBdr>
                                        <w:top w:val="none" w:sz="0" w:space="0" w:color="auto"/>
                                        <w:left w:val="none" w:sz="0" w:space="0" w:color="auto"/>
                                        <w:bottom w:val="none" w:sz="0" w:space="0" w:color="auto"/>
                                        <w:right w:val="none" w:sz="0" w:space="0" w:color="auto"/>
                                      </w:divBdr>
                                    </w:div>
                                    <w:div w:id="363485359">
                                      <w:marLeft w:val="0"/>
                                      <w:marRight w:val="0"/>
                                      <w:marTop w:val="0"/>
                                      <w:marBottom w:val="0"/>
                                      <w:divBdr>
                                        <w:top w:val="none" w:sz="0" w:space="0" w:color="auto"/>
                                        <w:left w:val="none" w:sz="0" w:space="0" w:color="auto"/>
                                        <w:bottom w:val="none" w:sz="0" w:space="0" w:color="auto"/>
                                        <w:right w:val="none" w:sz="0" w:space="0" w:color="auto"/>
                                      </w:divBdr>
                                    </w:div>
                                  </w:divsChild>
                                </w:div>
                                <w:div w:id="1028990732">
                                  <w:marLeft w:val="1"/>
                                  <w:marRight w:val="0"/>
                                  <w:marTop w:val="25"/>
                                  <w:marBottom w:val="0"/>
                                  <w:divBdr>
                                    <w:top w:val="none" w:sz="0" w:space="0" w:color="auto"/>
                                    <w:left w:val="none" w:sz="0" w:space="0" w:color="auto"/>
                                    <w:bottom w:val="single" w:sz="4" w:space="0" w:color="EFEFEF"/>
                                    <w:right w:val="none" w:sz="0" w:space="0" w:color="auto"/>
                                  </w:divBdr>
                                  <w:divsChild>
                                    <w:div w:id="1823354430">
                                      <w:marLeft w:val="0"/>
                                      <w:marRight w:val="0"/>
                                      <w:marTop w:val="0"/>
                                      <w:marBottom w:val="0"/>
                                      <w:divBdr>
                                        <w:top w:val="none" w:sz="0" w:space="0" w:color="auto"/>
                                        <w:left w:val="none" w:sz="0" w:space="0" w:color="auto"/>
                                        <w:bottom w:val="none" w:sz="0" w:space="0" w:color="auto"/>
                                        <w:right w:val="none" w:sz="0" w:space="0" w:color="auto"/>
                                      </w:divBdr>
                                    </w:div>
                                    <w:div w:id="347801715">
                                      <w:marLeft w:val="0"/>
                                      <w:marRight w:val="0"/>
                                      <w:marTop w:val="0"/>
                                      <w:marBottom w:val="0"/>
                                      <w:divBdr>
                                        <w:top w:val="none" w:sz="0" w:space="0" w:color="auto"/>
                                        <w:left w:val="none" w:sz="0" w:space="0" w:color="auto"/>
                                        <w:bottom w:val="none" w:sz="0" w:space="0" w:color="auto"/>
                                        <w:right w:val="none" w:sz="0" w:space="0" w:color="auto"/>
                                      </w:divBdr>
                                    </w:div>
                                  </w:divsChild>
                                </w:div>
                                <w:div w:id="1590579971">
                                  <w:marLeft w:val="1"/>
                                  <w:marRight w:val="0"/>
                                  <w:marTop w:val="25"/>
                                  <w:marBottom w:val="0"/>
                                  <w:divBdr>
                                    <w:top w:val="none" w:sz="0" w:space="0" w:color="auto"/>
                                    <w:left w:val="none" w:sz="0" w:space="0" w:color="auto"/>
                                    <w:bottom w:val="single" w:sz="4" w:space="0" w:color="EFEFEF"/>
                                    <w:right w:val="none" w:sz="0" w:space="0" w:color="auto"/>
                                  </w:divBdr>
                                  <w:divsChild>
                                    <w:div w:id="118494444">
                                      <w:marLeft w:val="0"/>
                                      <w:marRight w:val="0"/>
                                      <w:marTop w:val="0"/>
                                      <w:marBottom w:val="0"/>
                                      <w:divBdr>
                                        <w:top w:val="none" w:sz="0" w:space="0" w:color="auto"/>
                                        <w:left w:val="none" w:sz="0" w:space="0" w:color="auto"/>
                                        <w:bottom w:val="none" w:sz="0" w:space="0" w:color="auto"/>
                                        <w:right w:val="none" w:sz="0" w:space="0" w:color="auto"/>
                                      </w:divBdr>
                                    </w:div>
                                    <w:div w:id="840699797">
                                      <w:marLeft w:val="0"/>
                                      <w:marRight w:val="0"/>
                                      <w:marTop w:val="0"/>
                                      <w:marBottom w:val="0"/>
                                      <w:divBdr>
                                        <w:top w:val="none" w:sz="0" w:space="0" w:color="auto"/>
                                        <w:left w:val="none" w:sz="0" w:space="0" w:color="auto"/>
                                        <w:bottom w:val="none" w:sz="0" w:space="0" w:color="auto"/>
                                        <w:right w:val="none" w:sz="0" w:space="0" w:color="auto"/>
                                      </w:divBdr>
                                    </w:div>
                                  </w:divsChild>
                                </w:div>
                                <w:div w:id="849295954">
                                  <w:marLeft w:val="1"/>
                                  <w:marRight w:val="0"/>
                                  <w:marTop w:val="25"/>
                                  <w:marBottom w:val="0"/>
                                  <w:divBdr>
                                    <w:top w:val="none" w:sz="0" w:space="0" w:color="auto"/>
                                    <w:left w:val="none" w:sz="0" w:space="0" w:color="auto"/>
                                    <w:bottom w:val="single" w:sz="4" w:space="0" w:color="EFEFEF"/>
                                    <w:right w:val="none" w:sz="0" w:space="0" w:color="auto"/>
                                  </w:divBdr>
                                  <w:divsChild>
                                    <w:div w:id="1260025365">
                                      <w:marLeft w:val="0"/>
                                      <w:marRight w:val="0"/>
                                      <w:marTop w:val="0"/>
                                      <w:marBottom w:val="0"/>
                                      <w:divBdr>
                                        <w:top w:val="none" w:sz="0" w:space="0" w:color="auto"/>
                                        <w:left w:val="none" w:sz="0" w:space="0" w:color="auto"/>
                                        <w:bottom w:val="none" w:sz="0" w:space="0" w:color="auto"/>
                                        <w:right w:val="none" w:sz="0" w:space="0" w:color="auto"/>
                                      </w:divBdr>
                                    </w:div>
                                    <w:div w:id="747196650">
                                      <w:marLeft w:val="0"/>
                                      <w:marRight w:val="0"/>
                                      <w:marTop w:val="0"/>
                                      <w:marBottom w:val="0"/>
                                      <w:divBdr>
                                        <w:top w:val="none" w:sz="0" w:space="0" w:color="auto"/>
                                        <w:left w:val="none" w:sz="0" w:space="0" w:color="auto"/>
                                        <w:bottom w:val="none" w:sz="0" w:space="0" w:color="auto"/>
                                        <w:right w:val="none" w:sz="0" w:space="0" w:color="auto"/>
                                      </w:divBdr>
                                    </w:div>
                                  </w:divsChild>
                                </w:div>
                                <w:div w:id="528758345">
                                  <w:marLeft w:val="1"/>
                                  <w:marRight w:val="0"/>
                                  <w:marTop w:val="25"/>
                                  <w:marBottom w:val="0"/>
                                  <w:divBdr>
                                    <w:top w:val="none" w:sz="0" w:space="0" w:color="auto"/>
                                    <w:left w:val="none" w:sz="0" w:space="0" w:color="auto"/>
                                    <w:bottom w:val="single" w:sz="4" w:space="0" w:color="EFEFEF"/>
                                    <w:right w:val="none" w:sz="0" w:space="0" w:color="auto"/>
                                  </w:divBdr>
                                  <w:divsChild>
                                    <w:div w:id="1823231184">
                                      <w:marLeft w:val="0"/>
                                      <w:marRight w:val="0"/>
                                      <w:marTop w:val="0"/>
                                      <w:marBottom w:val="0"/>
                                      <w:divBdr>
                                        <w:top w:val="none" w:sz="0" w:space="0" w:color="auto"/>
                                        <w:left w:val="none" w:sz="0" w:space="0" w:color="auto"/>
                                        <w:bottom w:val="none" w:sz="0" w:space="0" w:color="auto"/>
                                        <w:right w:val="none" w:sz="0" w:space="0" w:color="auto"/>
                                      </w:divBdr>
                                    </w:div>
                                    <w:div w:id="1414159791">
                                      <w:marLeft w:val="0"/>
                                      <w:marRight w:val="0"/>
                                      <w:marTop w:val="0"/>
                                      <w:marBottom w:val="0"/>
                                      <w:divBdr>
                                        <w:top w:val="none" w:sz="0" w:space="0" w:color="auto"/>
                                        <w:left w:val="none" w:sz="0" w:space="0" w:color="auto"/>
                                        <w:bottom w:val="none" w:sz="0" w:space="0" w:color="auto"/>
                                        <w:right w:val="none" w:sz="0" w:space="0" w:color="auto"/>
                                      </w:divBdr>
                                    </w:div>
                                  </w:divsChild>
                                </w:div>
                                <w:div w:id="1437484206">
                                  <w:marLeft w:val="1"/>
                                  <w:marRight w:val="0"/>
                                  <w:marTop w:val="25"/>
                                  <w:marBottom w:val="0"/>
                                  <w:divBdr>
                                    <w:top w:val="none" w:sz="0" w:space="0" w:color="auto"/>
                                    <w:left w:val="none" w:sz="0" w:space="0" w:color="auto"/>
                                    <w:bottom w:val="single" w:sz="4" w:space="0" w:color="EFEFEF"/>
                                    <w:right w:val="none" w:sz="0" w:space="0" w:color="auto"/>
                                  </w:divBdr>
                                  <w:divsChild>
                                    <w:div w:id="857425222">
                                      <w:marLeft w:val="0"/>
                                      <w:marRight w:val="0"/>
                                      <w:marTop w:val="0"/>
                                      <w:marBottom w:val="0"/>
                                      <w:divBdr>
                                        <w:top w:val="none" w:sz="0" w:space="0" w:color="auto"/>
                                        <w:left w:val="none" w:sz="0" w:space="0" w:color="auto"/>
                                        <w:bottom w:val="none" w:sz="0" w:space="0" w:color="auto"/>
                                        <w:right w:val="none" w:sz="0" w:space="0" w:color="auto"/>
                                      </w:divBdr>
                                    </w:div>
                                    <w:div w:id="634651240">
                                      <w:marLeft w:val="0"/>
                                      <w:marRight w:val="0"/>
                                      <w:marTop w:val="0"/>
                                      <w:marBottom w:val="0"/>
                                      <w:divBdr>
                                        <w:top w:val="none" w:sz="0" w:space="0" w:color="auto"/>
                                        <w:left w:val="none" w:sz="0" w:space="0" w:color="auto"/>
                                        <w:bottom w:val="none" w:sz="0" w:space="0" w:color="auto"/>
                                        <w:right w:val="none" w:sz="0" w:space="0" w:color="auto"/>
                                      </w:divBdr>
                                    </w:div>
                                  </w:divsChild>
                                </w:div>
                                <w:div w:id="1423454870">
                                  <w:marLeft w:val="1"/>
                                  <w:marRight w:val="0"/>
                                  <w:marTop w:val="25"/>
                                  <w:marBottom w:val="0"/>
                                  <w:divBdr>
                                    <w:top w:val="none" w:sz="0" w:space="0" w:color="auto"/>
                                    <w:left w:val="none" w:sz="0" w:space="0" w:color="auto"/>
                                    <w:bottom w:val="single" w:sz="4" w:space="0" w:color="EFEFEF"/>
                                    <w:right w:val="none" w:sz="0" w:space="0" w:color="auto"/>
                                  </w:divBdr>
                                  <w:divsChild>
                                    <w:div w:id="1953631977">
                                      <w:marLeft w:val="0"/>
                                      <w:marRight w:val="0"/>
                                      <w:marTop w:val="0"/>
                                      <w:marBottom w:val="0"/>
                                      <w:divBdr>
                                        <w:top w:val="none" w:sz="0" w:space="0" w:color="auto"/>
                                        <w:left w:val="none" w:sz="0" w:space="0" w:color="auto"/>
                                        <w:bottom w:val="none" w:sz="0" w:space="0" w:color="auto"/>
                                        <w:right w:val="none" w:sz="0" w:space="0" w:color="auto"/>
                                      </w:divBdr>
                                    </w:div>
                                    <w:div w:id="368191353">
                                      <w:marLeft w:val="0"/>
                                      <w:marRight w:val="0"/>
                                      <w:marTop w:val="0"/>
                                      <w:marBottom w:val="0"/>
                                      <w:divBdr>
                                        <w:top w:val="none" w:sz="0" w:space="0" w:color="auto"/>
                                        <w:left w:val="none" w:sz="0" w:space="0" w:color="auto"/>
                                        <w:bottom w:val="none" w:sz="0" w:space="0" w:color="auto"/>
                                        <w:right w:val="none" w:sz="0" w:space="0" w:color="auto"/>
                                      </w:divBdr>
                                    </w:div>
                                  </w:divsChild>
                                </w:div>
                                <w:div w:id="1182861041">
                                  <w:marLeft w:val="1"/>
                                  <w:marRight w:val="0"/>
                                  <w:marTop w:val="25"/>
                                  <w:marBottom w:val="0"/>
                                  <w:divBdr>
                                    <w:top w:val="none" w:sz="0" w:space="0" w:color="auto"/>
                                    <w:left w:val="none" w:sz="0" w:space="0" w:color="auto"/>
                                    <w:bottom w:val="single" w:sz="4" w:space="0" w:color="EFEFEF"/>
                                    <w:right w:val="none" w:sz="0" w:space="0" w:color="auto"/>
                                  </w:divBdr>
                                  <w:divsChild>
                                    <w:div w:id="878396036">
                                      <w:marLeft w:val="0"/>
                                      <w:marRight w:val="0"/>
                                      <w:marTop w:val="0"/>
                                      <w:marBottom w:val="0"/>
                                      <w:divBdr>
                                        <w:top w:val="none" w:sz="0" w:space="0" w:color="auto"/>
                                        <w:left w:val="none" w:sz="0" w:space="0" w:color="auto"/>
                                        <w:bottom w:val="none" w:sz="0" w:space="0" w:color="auto"/>
                                        <w:right w:val="none" w:sz="0" w:space="0" w:color="auto"/>
                                      </w:divBdr>
                                    </w:div>
                                    <w:div w:id="717121151">
                                      <w:marLeft w:val="0"/>
                                      <w:marRight w:val="0"/>
                                      <w:marTop w:val="0"/>
                                      <w:marBottom w:val="0"/>
                                      <w:divBdr>
                                        <w:top w:val="none" w:sz="0" w:space="0" w:color="auto"/>
                                        <w:left w:val="none" w:sz="0" w:space="0" w:color="auto"/>
                                        <w:bottom w:val="none" w:sz="0" w:space="0" w:color="auto"/>
                                        <w:right w:val="none" w:sz="0" w:space="0" w:color="auto"/>
                                      </w:divBdr>
                                      <w:divsChild>
                                        <w:div w:id="14994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1619">
                                  <w:marLeft w:val="1"/>
                                  <w:marRight w:val="0"/>
                                  <w:marTop w:val="25"/>
                                  <w:marBottom w:val="0"/>
                                  <w:divBdr>
                                    <w:top w:val="none" w:sz="0" w:space="0" w:color="auto"/>
                                    <w:left w:val="none" w:sz="0" w:space="0" w:color="auto"/>
                                    <w:bottom w:val="single" w:sz="4" w:space="0" w:color="EFEFEF"/>
                                    <w:right w:val="none" w:sz="0" w:space="0" w:color="auto"/>
                                  </w:divBdr>
                                  <w:divsChild>
                                    <w:div w:id="1165052448">
                                      <w:marLeft w:val="0"/>
                                      <w:marRight w:val="0"/>
                                      <w:marTop w:val="0"/>
                                      <w:marBottom w:val="0"/>
                                      <w:divBdr>
                                        <w:top w:val="none" w:sz="0" w:space="0" w:color="auto"/>
                                        <w:left w:val="none" w:sz="0" w:space="0" w:color="auto"/>
                                        <w:bottom w:val="none" w:sz="0" w:space="0" w:color="auto"/>
                                        <w:right w:val="none" w:sz="0" w:space="0" w:color="auto"/>
                                      </w:divBdr>
                                    </w:div>
                                    <w:div w:id="1442189907">
                                      <w:marLeft w:val="0"/>
                                      <w:marRight w:val="0"/>
                                      <w:marTop w:val="0"/>
                                      <w:marBottom w:val="0"/>
                                      <w:divBdr>
                                        <w:top w:val="none" w:sz="0" w:space="0" w:color="auto"/>
                                        <w:left w:val="none" w:sz="0" w:space="0" w:color="auto"/>
                                        <w:bottom w:val="none" w:sz="0" w:space="0" w:color="auto"/>
                                        <w:right w:val="none" w:sz="0" w:space="0" w:color="auto"/>
                                      </w:divBdr>
                                    </w:div>
                                  </w:divsChild>
                                </w:div>
                                <w:div w:id="1708750234">
                                  <w:marLeft w:val="1"/>
                                  <w:marRight w:val="0"/>
                                  <w:marTop w:val="25"/>
                                  <w:marBottom w:val="0"/>
                                  <w:divBdr>
                                    <w:top w:val="none" w:sz="0" w:space="0" w:color="auto"/>
                                    <w:left w:val="none" w:sz="0" w:space="0" w:color="auto"/>
                                    <w:bottom w:val="single" w:sz="4" w:space="0" w:color="EFEFEF"/>
                                    <w:right w:val="none" w:sz="0" w:space="0" w:color="auto"/>
                                  </w:divBdr>
                                  <w:divsChild>
                                    <w:div w:id="380205641">
                                      <w:marLeft w:val="0"/>
                                      <w:marRight w:val="0"/>
                                      <w:marTop w:val="0"/>
                                      <w:marBottom w:val="0"/>
                                      <w:divBdr>
                                        <w:top w:val="none" w:sz="0" w:space="0" w:color="auto"/>
                                        <w:left w:val="none" w:sz="0" w:space="0" w:color="auto"/>
                                        <w:bottom w:val="none" w:sz="0" w:space="0" w:color="auto"/>
                                        <w:right w:val="none" w:sz="0" w:space="0" w:color="auto"/>
                                      </w:divBdr>
                                    </w:div>
                                    <w:div w:id="1657493379">
                                      <w:marLeft w:val="0"/>
                                      <w:marRight w:val="0"/>
                                      <w:marTop w:val="0"/>
                                      <w:marBottom w:val="0"/>
                                      <w:divBdr>
                                        <w:top w:val="none" w:sz="0" w:space="0" w:color="auto"/>
                                        <w:left w:val="none" w:sz="0" w:space="0" w:color="auto"/>
                                        <w:bottom w:val="none" w:sz="0" w:space="0" w:color="auto"/>
                                        <w:right w:val="none" w:sz="0" w:space="0" w:color="auto"/>
                                      </w:divBdr>
                                    </w:div>
                                  </w:divsChild>
                                </w:div>
                                <w:div w:id="2095935852">
                                  <w:marLeft w:val="1"/>
                                  <w:marRight w:val="0"/>
                                  <w:marTop w:val="25"/>
                                  <w:marBottom w:val="0"/>
                                  <w:divBdr>
                                    <w:top w:val="none" w:sz="0" w:space="0" w:color="auto"/>
                                    <w:left w:val="none" w:sz="0" w:space="0" w:color="auto"/>
                                    <w:bottom w:val="single" w:sz="4" w:space="0" w:color="EFEFEF"/>
                                    <w:right w:val="none" w:sz="0" w:space="0" w:color="auto"/>
                                  </w:divBdr>
                                  <w:divsChild>
                                    <w:div w:id="895894120">
                                      <w:marLeft w:val="0"/>
                                      <w:marRight w:val="0"/>
                                      <w:marTop w:val="0"/>
                                      <w:marBottom w:val="0"/>
                                      <w:divBdr>
                                        <w:top w:val="none" w:sz="0" w:space="0" w:color="auto"/>
                                        <w:left w:val="none" w:sz="0" w:space="0" w:color="auto"/>
                                        <w:bottom w:val="none" w:sz="0" w:space="0" w:color="auto"/>
                                        <w:right w:val="none" w:sz="0" w:space="0" w:color="auto"/>
                                      </w:divBdr>
                                    </w:div>
                                    <w:div w:id="472798524">
                                      <w:marLeft w:val="0"/>
                                      <w:marRight w:val="0"/>
                                      <w:marTop w:val="0"/>
                                      <w:marBottom w:val="0"/>
                                      <w:divBdr>
                                        <w:top w:val="none" w:sz="0" w:space="0" w:color="auto"/>
                                        <w:left w:val="none" w:sz="0" w:space="0" w:color="auto"/>
                                        <w:bottom w:val="none" w:sz="0" w:space="0" w:color="auto"/>
                                        <w:right w:val="none" w:sz="0" w:space="0" w:color="auto"/>
                                      </w:divBdr>
                                    </w:div>
                                  </w:divsChild>
                                </w:div>
                                <w:div w:id="739908000">
                                  <w:marLeft w:val="1"/>
                                  <w:marRight w:val="0"/>
                                  <w:marTop w:val="25"/>
                                  <w:marBottom w:val="0"/>
                                  <w:divBdr>
                                    <w:top w:val="none" w:sz="0" w:space="0" w:color="auto"/>
                                    <w:left w:val="none" w:sz="0" w:space="0" w:color="auto"/>
                                    <w:bottom w:val="single" w:sz="4" w:space="0" w:color="EFEFEF"/>
                                    <w:right w:val="none" w:sz="0" w:space="0" w:color="auto"/>
                                  </w:divBdr>
                                  <w:divsChild>
                                    <w:div w:id="1619993620">
                                      <w:marLeft w:val="0"/>
                                      <w:marRight w:val="0"/>
                                      <w:marTop w:val="0"/>
                                      <w:marBottom w:val="0"/>
                                      <w:divBdr>
                                        <w:top w:val="none" w:sz="0" w:space="0" w:color="auto"/>
                                        <w:left w:val="none" w:sz="0" w:space="0" w:color="auto"/>
                                        <w:bottom w:val="none" w:sz="0" w:space="0" w:color="auto"/>
                                        <w:right w:val="none" w:sz="0" w:space="0" w:color="auto"/>
                                      </w:divBdr>
                                    </w:div>
                                  </w:divsChild>
                                </w:div>
                                <w:div w:id="1379477814">
                                  <w:marLeft w:val="1"/>
                                  <w:marRight w:val="0"/>
                                  <w:marTop w:val="25"/>
                                  <w:marBottom w:val="0"/>
                                  <w:divBdr>
                                    <w:top w:val="none" w:sz="0" w:space="0" w:color="auto"/>
                                    <w:left w:val="none" w:sz="0" w:space="0" w:color="auto"/>
                                    <w:bottom w:val="single" w:sz="4" w:space="0" w:color="EFEFEF"/>
                                    <w:right w:val="none" w:sz="0" w:space="0" w:color="auto"/>
                                  </w:divBdr>
                                  <w:divsChild>
                                    <w:div w:id="428737942">
                                      <w:marLeft w:val="0"/>
                                      <w:marRight w:val="0"/>
                                      <w:marTop w:val="0"/>
                                      <w:marBottom w:val="0"/>
                                      <w:divBdr>
                                        <w:top w:val="none" w:sz="0" w:space="0" w:color="auto"/>
                                        <w:left w:val="none" w:sz="0" w:space="0" w:color="auto"/>
                                        <w:bottom w:val="none" w:sz="0" w:space="0" w:color="auto"/>
                                        <w:right w:val="none" w:sz="0" w:space="0" w:color="auto"/>
                                      </w:divBdr>
                                    </w:div>
                                  </w:divsChild>
                                </w:div>
                                <w:div w:id="1454401676">
                                  <w:marLeft w:val="1"/>
                                  <w:marRight w:val="0"/>
                                  <w:marTop w:val="25"/>
                                  <w:marBottom w:val="0"/>
                                  <w:divBdr>
                                    <w:top w:val="none" w:sz="0" w:space="0" w:color="auto"/>
                                    <w:left w:val="none" w:sz="0" w:space="0" w:color="auto"/>
                                    <w:bottom w:val="single" w:sz="4" w:space="0" w:color="EFEFEF"/>
                                    <w:right w:val="none" w:sz="0" w:space="0" w:color="auto"/>
                                  </w:divBdr>
                                  <w:divsChild>
                                    <w:div w:id="255940419">
                                      <w:marLeft w:val="0"/>
                                      <w:marRight w:val="0"/>
                                      <w:marTop w:val="0"/>
                                      <w:marBottom w:val="0"/>
                                      <w:divBdr>
                                        <w:top w:val="none" w:sz="0" w:space="0" w:color="auto"/>
                                        <w:left w:val="none" w:sz="0" w:space="0" w:color="auto"/>
                                        <w:bottom w:val="none" w:sz="0" w:space="0" w:color="auto"/>
                                        <w:right w:val="none" w:sz="0" w:space="0" w:color="auto"/>
                                      </w:divBdr>
                                    </w:div>
                                    <w:div w:id="925840924">
                                      <w:marLeft w:val="0"/>
                                      <w:marRight w:val="0"/>
                                      <w:marTop w:val="0"/>
                                      <w:marBottom w:val="0"/>
                                      <w:divBdr>
                                        <w:top w:val="none" w:sz="0" w:space="0" w:color="auto"/>
                                        <w:left w:val="none" w:sz="0" w:space="0" w:color="auto"/>
                                        <w:bottom w:val="none" w:sz="0" w:space="0" w:color="auto"/>
                                        <w:right w:val="none" w:sz="0" w:space="0" w:color="auto"/>
                                      </w:divBdr>
                                    </w:div>
                                  </w:divsChild>
                                </w:div>
                                <w:div w:id="665979550">
                                  <w:marLeft w:val="1"/>
                                  <w:marRight w:val="0"/>
                                  <w:marTop w:val="25"/>
                                  <w:marBottom w:val="0"/>
                                  <w:divBdr>
                                    <w:top w:val="none" w:sz="0" w:space="0" w:color="auto"/>
                                    <w:left w:val="none" w:sz="0" w:space="0" w:color="auto"/>
                                    <w:bottom w:val="single" w:sz="4" w:space="0" w:color="EFEFEF"/>
                                    <w:right w:val="none" w:sz="0" w:space="0" w:color="auto"/>
                                  </w:divBdr>
                                  <w:divsChild>
                                    <w:div w:id="1836456293">
                                      <w:marLeft w:val="0"/>
                                      <w:marRight w:val="0"/>
                                      <w:marTop w:val="0"/>
                                      <w:marBottom w:val="0"/>
                                      <w:divBdr>
                                        <w:top w:val="none" w:sz="0" w:space="0" w:color="auto"/>
                                        <w:left w:val="none" w:sz="0" w:space="0" w:color="auto"/>
                                        <w:bottom w:val="none" w:sz="0" w:space="0" w:color="auto"/>
                                        <w:right w:val="none" w:sz="0" w:space="0" w:color="auto"/>
                                      </w:divBdr>
                                    </w:div>
                                    <w:div w:id="887036370">
                                      <w:marLeft w:val="0"/>
                                      <w:marRight w:val="0"/>
                                      <w:marTop w:val="0"/>
                                      <w:marBottom w:val="0"/>
                                      <w:divBdr>
                                        <w:top w:val="none" w:sz="0" w:space="0" w:color="auto"/>
                                        <w:left w:val="none" w:sz="0" w:space="0" w:color="auto"/>
                                        <w:bottom w:val="none" w:sz="0" w:space="0" w:color="auto"/>
                                        <w:right w:val="none" w:sz="0" w:space="0" w:color="auto"/>
                                      </w:divBdr>
                                      <w:divsChild>
                                        <w:div w:id="14522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788309">
      <w:bodyDiv w:val="1"/>
      <w:marLeft w:val="0"/>
      <w:marRight w:val="0"/>
      <w:marTop w:val="0"/>
      <w:marBottom w:val="0"/>
      <w:divBdr>
        <w:top w:val="none" w:sz="0" w:space="0" w:color="auto"/>
        <w:left w:val="none" w:sz="0" w:space="0" w:color="auto"/>
        <w:bottom w:val="none" w:sz="0" w:space="0" w:color="auto"/>
        <w:right w:val="none" w:sz="0" w:space="0" w:color="auto"/>
      </w:divBdr>
    </w:div>
    <w:div w:id="1782918864">
      <w:bodyDiv w:val="1"/>
      <w:marLeft w:val="0"/>
      <w:marRight w:val="0"/>
      <w:marTop w:val="0"/>
      <w:marBottom w:val="0"/>
      <w:divBdr>
        <w:top w:val="none" w:sz="0" w:space="0" w:color="auto"/>
        <w:left w:val="none" w:sz="0" w:space="0" w:color="auto"/>
        <w:bottom w:val="none" w:sz="0" w:space="0" w:color="auto"/>
        <w:right w:val="none" w:sz="0" w:space="0" w:color="auto"/>
      </w:divBdr>
    </w:div>
    <w:div w:id="1821144933">
      <w:bodyDiv w:val="1"/>
      <w:marLeft w:val="0"/>
      <w:marRight w:val="0"/>
      <w:marTop w:val="0"/>
      <w:marBottom w:val="0"/>
      <w:divBdr>
        <w:top w:val="none" w:sz="0" w:space="0" w:color="auto"/>
        <w:left w:val="none" w:sz="0" w:space="0" w:color="auto"/>
        <w:bottom w:val="none" w:sz="0" w:space="0" w:color="auto"/>
        <w:right w:val="none" w:sz="0" w:space="0" w:color="auto"/>
      </w:divBdr>
    </w:div>
    <w:div w:id="1908953092">
      <w:bodyDiv w:val="1"/>
      <w:marLeft w:val="0"/>
      <w:marRight w:val="0"/>
      <w:marTop w:val="0"/>
      <w:marBottom w:val="0"/>
      <w:divBdr>
        <w:top w:val="none" w:sz="0" w:space="0" w:color="auto"/>
        <w:left w:val="none" w:sz="0" w:space="0" w:color="auto"/>
        <w:bottom w:val="none" w:sz="0" w:space="0" w:color="auto"/>
        <w:right w:val="none" w:sz="0" w:space="0" w:color="auto"/>
      </w:divBdr>
    </w:div>
    <w:div w:id="1937396700">
      <w:bodyDiv w:val="1"/>
      <w:marLeft w:val="0"/>
      <w:marRight w:val="0"/>
      <w:marTop w:val="0"/>
      <w:marBottom w:val="0"/>
      <w:divBdr>
        <w:top w:val="none" w:sz="0" w:space="0" w:color="auto"/>
        <w:left w:val="none" w:sz="0" w:space="0" w:color="auto"/>
        <w:bottom w:val="none" w:sz="0" w:space="0" w:color="auto"/>
        <w:right w:val="none" w:sz="0" w:space="0" w:color="auto"/>
      </w:divBdr>
      <w:divsChild>
        <w:div w:id="453521167">
          <w:marLeft w:val="0"/>
          <w:marRight w:val="0"/>
          <w:marTop w:val="0"/>
          <w:marBottom w:val="0"/>
          <w:divBdr>
            <w:top w:val="none" w:sz="0" w:space="0" w:color="auto"/>
            <w:left w:val="none" w:sz="0" w:space="0" w:color="auto"/>
            <w:bottom w:val="none" w:sz="0" w:space="0" w:color="auto"/>
            <w:right w:val="none" w:sz="0" w:space="0" w:color="auto"/>
          </w:divBdr>
          <w:divsChild>
            <w:div w:id="1260943753">
              <w:marLeft w:val="0"/>
              <w:marRight w:val="0"/>
              <w:marTop w:val="0"/>
              <w:marBottom w:val="0"/>
              <w:divBdr>
                <w:top w:val="none" w:sz="0" w:space="0" w:color="auto"/>
                <w:left w:val="none" w:sz="0" w:space="0" w:color="auto"/>
                <w:bottom w:val="none" w:sz="0" w:space="0" w:color="auto"/>
                <w:right w:val="none" w:sz="0" w:space="0" w:color="auto"/>
              </w:divBdr>
              <w:divsChild>
                <w:div w:id="367533470">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 w:id="1954360421">
      <w:marLeft w:val="0"/>
      <w:marRight w:val="0"/>
      <w:marTop w:val="0"/>
      <w:marBottom w:val="0"/>
      <w:divBdr>
        <w:top w:val="single" w:sz="4" w:space="5" w:color="333333"/>
        <w:left w:val="single" w:sz="4" w:space="5" w:color="333333"/>
        <w:bottom w:val="single" w:sz="4" w:space="5" w:color="333333"/>
        <w:right w:val="single" w:sz="4" w:space="5" w:color="333333"/>
      </w:divBdr>
    </w:div>
    <w:div w:id="1991400481">
      <w:bodyDiv w:val="1"/>
      <w:marLeft w:val="0"/>
      <w:marRight w:val="0"/>
      <w:marTop w:val="0"/>
      <w:marBottom w:val="0"/>
      <w:divBdr>
        <w:top w:val="none" w:sz="0" w:space="0" w:color="auto"/>
        <w:left w:val="none" w:sz="0" w:space="0" w:color="auto"/>
        <w:bottom w:val="none" w:sz="0" w:space="0" w:color="auto"/>
        <w:right w:val="none" w:sz="0" w:space="0" w:color="auto"/>
      </w:divBdr>
      <w:divsChild>
        <w:div w:id="821627934">
          <w:marLeft w:val="0"/>
          <w:marRight w:val="68"/>
          <w:marTop w:val="68"/>
          <w:marBottom w:val="68"/>
          <w:divBdr>
            <w:top w:val="none" w:sz="0" w:space="0" w:color="auto"/>
            <w:left w:val="none" w:sz="0" w:space="0" w:color="auto"/>
            <w:bottom w:val="none" w:sz="0" w:space="0" w:color="auto"/>
            <w:right w:val="none" w:sz="0" w:space="0" w:color="auto"/>
          </w:divBdr>
          <w:divsChild>
            <w:div w:id="1870409946">
              <w:marLeft w:val="0"/>
              <w:marRight w:val="0"/>
              <w:marTop w:val="0"/>
              <w:marBottom w:val="0"/>
              <w:divBdr>
                <w:top w:val="none" w:sz="0" w:space="0" w:color="auto"/>
                <w:left w:val="none" w:sz="0" w:space="0" w:color="auto"/>
                <w:bottom w:val="none" w:sz="0" w:space="0" w:color="auto"/>
                <w:right w:val="none" w:sz="0" w:space="0" w:color="auto"/>
              </w:divBdr>
              <w:divsChild>
                <w:div w:id="125781183">
                  <w:marLeft w:val="0"/>
                  <w:marRight w:val="0"/>
                  <w:marTop w:val="0"/>
                  <w:marBottom w:val="0"/>
                  <w:divBdr>
                    <w:top w:val="none" w:sz="0" w:space="0" w:color="auto"/>
                    <w:left w:val="none" w:sz="0" w:space="0" w:color="auto"/>
                    <w:bottom w:val="none" w:sz="0" w:space="0" w:color="auto"/>
                    <w:right w:val="none" w:sz="0" w:space="0" w:color="auto"/>
                  </w:divBdr>
                  <w:divsChild>
                    <w:div w:id="1230535428">
                      <w:marLeft w:val="0"/>
                      <w:marRight w:val="0"/>
                      <w:marTop w:val="0"/>
                      <w:marBottom w:val="0"/>
                      <w:divBdr>
                        <w:top w:val="none" w:sz="0" w:space="0" w:color="auto"/>
                        <w:left w:val="none" w:sz="0" w:space="0" w:color="auto"/>
                        <w:bottom w:val="none" w:sz="0" w:space="0" w:color="auto"/>
                        <w:right w:val="none" w:sz="0" w:space="0" w:color="auto"/>
                      </w:divBdr>
                      <w:divsChild>
                        <w:div w:id="183255930">
                          <w:marLeft w:val="0"/>
                          <w:marRight w:val="0"/>
                          <w:marTop w:val="0"/>
                          <w:marBottom w:val="0"/>
                          <w:divBdr>
                            <w:top w:val="none" w:sz="0" w:space="0" w:color="auto"/>
                            <w:left w:val="none" w:sz="0" w:space="0" w:color="auto"/>
                            <w:bottom w:val="none" w:sz="0" w:space="0" w:color="auto"/>
                            <w:right w:val="none" w:sz="0" w:space="0" w:color="auto"/>
                          </w:divBdr>
                          <w:divsChild>
                            <w:div w:id="1499808933">
                              <w:marLeft w:val="0"/>
                              <w:marRight w:val="0"/>
                              <w:marTop w:val="0"/>
                              <w:marBottom w:val="0"/>
                              <w:divBdr>
                                <w:top w:val="none" w:sz="0" w:space="0" w:color="auto"/>
                                <w:left w:val="none" w:sz="0" w:space="0" w:color="auto"/>
                                <w:bottom w:val="none" w:sz="0" w:space="0" w:color="auto"/>
                                <w:right w:val="none" w:sz="0" w:space="0" w:color="auto"/>
                              </w:divBdr>
                              <w:divsChild>
                                <w:div w:id="166286050">
                                  <w:marLeft w:val="1"/>
                                  <w:marRight w:val="0"/>
                                  <w:marTop w:val="27"/>
                                  <w:marBottom w:val="0"/>
                                  <w:divBdr>
                                    <w:top w:val="none" w:sz="0" w:space="0" w:color="auto"/>
                                    <w:left w:val="none" w:sz="0" w:space="0" w:color="auto"/>
                                    <w:bottom w:val="single" w:sz="6" w:space="0" w:color="EFEFEF"/>
                                    <w:right w:val="none" w:sz="0" w:space="0" w:color="auto"/>
                                  </w:divBdr>
                                  <w:divsChild>
                                    <w:div w:id="12029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489586">
      <w:bodyDiv w:val="1"/>
      <w:marLeft w:val="0"/>
      <w:marRight w:val="0"/>
      <w:marTop w:val="0"/>
      <w:marBottom w:val="0"/>
      <w:divBdr>
        <w:top w:val="none" w:sz="0" w:space="0" w:color="auto"/>
        <w:left w:val="none" w:sz="0" w:space="0" w:color="auto"/>
        <w:bottom w:val="none" w:sz="0" w:space="0" w:color="auto"/>
        <w:right w:val="none" w:sz="0" w:space="0" w:color="auto"/>
      </w:divBdr>
      <w:divsChild>
        <w:div w:id="1472864812">
          <w:marLeft w:val="0"/>
          <w:marRight w:val="0"/>
          <w:marTop w:val="0"/>
          <w:marBottom w:val="0"/>
          <w:divBdr>
            <w:top w:val="none" w:sz="0" w:space="0" w:color="auto"/>
            <w:left w:val="none" w:sz="0" w:space="0" w:color="auto"/>
            <w:bottom w:val="none" w:sz="0" w:space="0" w:color="auto"/>
            <w:right w:val="none" w:sz="0" w:space="0" w:color="auto"/>
          </w:divBdr>
          <w:divsChild>
            <w:div w:id="1321035582">
              <w:marLeft w:val="0"/>
              <w:marRight w:val="0"/>
              <w:marTop w:val="0"/>
              <w:marBottom w:val="50"/>
              <w:divBdr>
                <w:top w:val="none" w:sz="0" w:space="0" w:color="auto"/>
                <w:left w:val="none" w:sz="0" w:space="0" w:color="auto"/>
                <w:bottom w:val="none" w:sz="0" w:space="0" w:color="auto"/>
                <w:right w:val="none" w:sz="0" w:space="0" w:color="auto"/>
              </w:divBdr>
              <w:divsChild>
                <w:div w:id="72699622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26899399">
      <w:bodyDiv w:val="1"/>
      <w:marLeft w:val="0"/>
      <w:marRight w:val="0"/>
      <w:marTop w:val="0"/>
      <w:marBottom w:val="0"/>
      <w:divBdr>
        <w:top w:val="none" w:sz="0" w:space="0" w:color="auto"/>
        <w:left w:val="none" w:sz="0" w:space="0" w:color="auto"/>
        <w:bottom w:val="none" w:sz="0" w:space="0" w:color="auto"/>
        <w:right w:val="none" w:sz="0" w:space="0" w:color="auto"/>
      </w:divBdr>
      <w:divsChild>
        <w:div w:id="684207774">
          <w:marLeft w:val="0"/>
          <w:marRight w:val="75"/>
          <w:marTop w:val="75"/>
          <w:marBottom w:val="75"/>
          <w:divBdr>
            <w:top w:val="none" w:sz="0" w:space="0" w:color="auto"/>
            <w:left w:val="none" w:sz="0" w:space="0" w:color="auto"/>
            <w:bottom w:val="none" w:sz="0" w:space="0" w:color="auto"/>
            <w:right w:val="none" w:sz="0" w:space="0" w:color="auto"/>
          </w:divBdr>
          <w:divsChild>
            <w:div w:id="765077895">
              <w:marLeft w:val="0"/>
              <w:marRight w:val="0"/>
              <w:marTop w:val="0"/>
              <w:marBottom w:val="0"/>
              <w:divBdr>
                <w:top w:val="none" w:sz="0" w:space="0" w:color="auto"/>
                <w:left w:val="none" w:sz="0" w:space="0" w:color="auto"/>
                <w:bottom w:val="none" w:sz="0" w:space="0" w:color="auto"/>
                <w:right w:val="none" w:sz="0" w:space="0" w:color="auto"/>
              </w:divBdr>
              <w:divsChild>
                <w:div w:id="181818305">
                  <w:marLeft w:val="0"/>
                  <w:marRight w:val="0"/>
                  <w:marTop w:val="0"/>
                  <w:marBottom w:val="0"/>
                  <w:divBdr>
                    <w:top w:val="none" w:sz="0" w:space="0" w:color="auto"/>
                    <w:left w:val="none" w:sz="0" w:space="0" w:color="auto"/>
                    <w:bottom w:val="none" w:sz="0" w:space="0" w:color="auto"/>
                    <w:right w:val="none" w:sz="0" w:space="0" w:color="auto"/>
                  </w:divBdr>
                  <w:divsChild>
                    <w:div w:id="1185439694">
                      <w:marLeft w:val="0"/>
                      <w:marRight w:val="0"/>
                      <w:marTop w:val="0"/>
                      <w:marBottom w:val="0"/>
                      <w:divBdr>
                        <w:top w:val="none" w:sz="0" w:space="0" w:color="auto"/>
                        <w:left w:val="none" w:sz="0" w:space="0" w:color="auto"/>
                        <w:bottom w:val="none" w:sz="0" w:space="0" w:color="auto"/>
                        <w:right w:val="none" w:sz="0" w:space="0" w:color="auto"/>
                      </w:divBdr>
                      <w:divsChild>
                        <w:div w:id="841896887">
                          <w:marLeft w:val="0"/>
                          <w:marRight w:val="0"/>
                          <w:marTop w:val="0"/>
                          <w:marBottom w:val="0"/>
                          <w:divBdr>
                            <w:top w:val="none" w:sz="0" w:space="0" w:color="auto"/>
                            <w:left w:val="none" w:sz="0" w:space="0" w:color="auto"/>
                            <w:bottom w:val="none" w:sz="0" w:space="0" w:color="auto"/>
                            <w:right w:val="none" w:sz="0" w:space="0" w:color="auto"/>
                          </w:divBdr>
                          <w:divsChild>
                            <w:div w:id="441875866">
                              <w:marLeft w:val="0"/>
                              <w:marRight w:val="0"/>
                              <w:marTop w:val="0"/>
                              <w:marBottom w:val="0"/>
                              <w:divBdr>
                                <w:top w:val="none" w:sz="0" w:space="0" w:color="auto"/>
                                <w:left w:val="none" w:sz="0" w:space="0" w:color="auto"/>
                                <w:bottom w:val="none" w:sz="0" w:space="0" w:color="auto"/>
                                <w:right w:val="none" w:sz="0" w:space="0" w:color="auto"/>
                              </w:divBdr>
                              <w:divsChild>
                                <w:div w:id="343552371">
                                  <w:marLeft w:val="1"/>
                                  <w:marRight w:val="0"/>
                                  <w:marTop w:val="30"/>
                                  <w:marBottom w:val="0"/>
                                  <w:divBdr>
                                    <w:top w:val="none" w:sz="0" w:space="0" w:color="auto"/>
                                    <w:left w:val="none" w:sz="0" w:space="0" w:color="auto"/>
                                    <w:bottom w:val="single" w:sz="6" w:space="0" w:color="EFEFEF"/>
                                    <w:right w:val="none" w:sz="0" w:space="0" w:color="auto"/>
                                  </w:divBdr>
                                  <w:divsChild>
                                    <w:div w:id="1543059874">
                                      <w:marLeft w:val="0"/>
                                      <w:marRight w:val="0"/>
                                      <w:marTop w:val="0"/>
                                      <w:marBottom w:val="0"/>
                                      <w:divBdr>
                                        <w:top w:val="none" w:sz="0" w:space="0" w:color="auto"/>
                                        <w:left w:val="none" w:sz="0" w:space="0" w:color="auto"/>
                                        <w:bottom w:val="none" w:sz="0" w:space="0" w:color="auto"/>
                                        <w:right w:val="none" w:sz="0" w:space="0" w:color="auto"/>
                                      </w:divBdr>
                                      <w:divsChild>
                                        <w:div w:id="2018262650">
                                          <w:marLeft w:val="0"/>
                                          <w:marRight w:val="0"/>
                                          <w:marTop w:val="0"/>
                                          <w:marBottom w:val="0"/>
                                          <w:divBdr>
                                            <w:top w:val="none" w:sz="0" w:space="0" w:color="auto"/>
                                            <w:left w:val="none" w:sz="0" w:space="0" w:color="auto"/>
                                            <w:bottom w:val="none" w:sz="0" w:space="0" w:color="auto"/>
                                            <w:right w:val="none" w:sz="0" w:space="0" w:color="auto"/>
                                          </w:divBdr>
                                          <w:divsChild>
                                            <w:div w:id="367491407">
                                              <w:marLeft w:val="0"/>
                                              <w:marRight w:val="0"/>
                                              <w:marTop w:val="0"/>
                                              <w:marBottom w:val="0"/>
                                              <w:divBdr>
                                                <w:top w:val="none" w:sz="0" w:space="0" w:color="auto"/>
                                                <w:left w:val="none" w:sz="0" w:space="0" w:color="auto"/>
                                                <w:bottom w:val="none" w:sz="0" w:space="0" w:color="auto"/>
                                                <w:right w:val="none" w:sz="0" w:space="0" w:color="auto"/>
                                              </w:divBdr>
                                              <w:divsChild>
                                                <w:div w:id="791091366">
                                                  <w:marLeft w:val="0"/>
                                                  <w:marRight w:val="0"/>
                                                  <w:marTop w:val="0"/>
                                                  <w:marBottom w:val="0"/>
                                                  <w:divBdr>
                                                    <w:top w:val="none" w:sz="0" w:space="0" w:color="auto"/>
                                                    <w:left w:val="none" w:sz="0" w:space="0" w:color="auto"/>
                                                    <w:bottom w:val="none" w:sz="0" w:space="0" w:color="auto"/>
                                                    <w:right w:val="none" w:sz="0" w:space="0" w:color="auto"/>
                                                  </w:divBdr>
                                                  <w:divsChild>
                                                    <w:div w:id="622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2329579">
      <w:bodyDiv w:val="1"/>
      <w:marLeft w:val="0"/>
      <w:marRight w:val="0"/>
      <w:marTop w:val="0"/>
      <w:marBottom w:val="0"/>
      <w:divBdr>
        <w:top w:val="none" w:sz="0" w:space="0" w:color="auto"/>
        <w:left w:val="none" w:sz="0" w:space="0" w:color="auto"/>
        <w:bottom w:val="none" w:sz="0" w:space="0" w:color="auto"/>
        <w:right w:val="none" w:sz="0" w:space="0" w:color="auto"/>
      </w:divBdr>
      <w:divsChild>
        <w:div w:id="1858695346">
          <w:marLeft w:val="0"/>
          <w:marRight w:val="68"/>
          <w:marTop w:val="68"/>
          <w:marBottom w:val="68"/>
          <w:divBdr>
            <w:top w:val="none" w:sz="0" w:space="0" w:color="auto"/>
            <w:left w:val="none" w:sz="0" w:space="0" w:color="auto"/>
            <w:bottom w:val="none" w:sz="0" w:space="0" w:color="auto"/>
            <w:right w:val="none" w:sz="0" w:space="0" w:color="auto"/>
          </w:divBdr>
          <w:divsChild>
            <w:div w:id="1656035276">
              <w:marLeft w:val="0"/>
              <w:marRight w:val="0"/>
              <w:marTop w:val="0"/>
              <w:marBottom w:val="0"/>
              <w:divBdr>
                <w:top w:val="none" w:sz="0" w:space="0" w:color="auto"/>
                <w:left w:val="none" w:sz="0" w:space="0" w:color="auto"/>
                <w:bottom w:val="none" w:sz="0" w:space="0" w:color="auto"/>
                <w:right w:val="none" w:sz="0" w:space="0" w:color="auto"/>
              </w:divBdr>
              <w:divsChild>
                <w:div w:id="1067068328">
                  <w:marLeft w:val="0"/>
                  <w:marRight w:val="0"/>
                  <w:marTop w:val="0"/>
                  <w:marBottom w:val="0"/>
                  <w:divBdr>
                    <w:top w:val="none" w:sz="0" w:space="0" w:color="auto"/>
                    <w:left w:val="none" w:sz="0" w:space="0" w:color="auto"/>
                    <w:bottom w:val="none" w:sz="0" w:space="0" w:color="auto"/>
                    <w:right w:val="none" w:sz="0" w:space="0" w:color="auto"/>
                  </w:divBdr>
                  <w:divsChild>
                    <w:div w:id="1502963677">
                      <w:marLeft w:val="0"/>
                      <w:marRight w:val="0"/>
                      <w:marTop w:val="0"/>
                      <w:marBottom w:val="0"/>
                      <w:divBdr>
                        <w:top w:val="none" w:sz="0" w:space="0" w:color="auto"/>
                        <w:left w:val="none" w:sz="0" w:space="0" w:color="auto"/>
                        <w:bottom w:val="none" w:sz="0" w:space="0" w:color="auto"/>
                        <w:right w:val="none" w:sz="0" w:space="0" w:color="auto"/>
                      </w:divBdr>
                      <w:divsChild>
                        <w:div w:id="1655792522">
                          <w:marLeft w:val="0"/>
                          <w:marRight w:val="0"/>
                          <w:marTop w:val="0"/>
                          <w:marBottom w:val="0"/>
                          <w:divBdr>
                            <w:top w:val="none" w:sz="0" w:space="0" w:color="auto"/>
                            <w:left w:val="none" w:sz="0" w:space="0" w:color="auto"/>
                            <w:bottom w:val="none" w:sz="0" w:space="0" w:color="auto"/>
                            <w:right w:val="none" w:sz="0" w:space="0" w:color="auto"/>
                          </w:divBdr>
                          <w:divsChild>
                            <w:div w:id="1614360185">
                              <w:marLeft w:val="0"/>
                              <w:marRight w:val="0"/>
                              <w:marTop w:val="0"/>
                              <w:marBottom w:val="0"/>
                              <w:divBdr>
                                <w:top w:val="none" w:sz="0" w:space="0" w:color="auto"/>
                                <w:left w:val="none" w:sz="0" w:space="0" w:color="auto"/>
                                <w:bottom w:val="none" w:sz="0" w:space="0" w:color="auto"/>
                                <w:right w:val="none" w:sz="0" w:space="0" w:color="auto"/>
                              </w:divBdr>
                              <w:divsChild>
                                <w:div w:id="653879629">
                                  <w:marLeft w:val="1"/>
                                  <w:marRight w:val="0"/>
                                  <w:marTop w:val="27"/>
                                  <w:marBottom w:val="0"/>
                                  <w:divBdr>
                                    <w:top w:val="none" w:sz="0" w:space="0" w:color="auto"/>
                                    <w:left w:val="none" w:sz="0" w:space="0" w:color="auto"/>
                                    <w:bottom w:val="single" w:sz="6" w:space="0" w:color="EFEFEF"/>
                                    <w:right w:val="none" w:sz="0" w:space="0" w:color="auto"/>
                                  </w:divBdr>
                                  <w:divsChild>
                                    <w:div w:id="573660925">
                                      <w:marLeft w:val="0"/>
                                      <w:marRight w:val="0"/>
                                      <w:marTop w:val="0"/>
                                      <w:marBottom w:val="0"/>
                                      <w:divBdr>
                                        <w:top w:val="none" w:sz="0" w:space="0" w:color="auto"/>
                                        <w:left w:val="none" w:sz="0" w:space="0" w:color="auto"/>
                                        <w:bottom w:val="none" w:sz="0" w:space="0" w:color="auto"/>
                                        <w:right w:val="none" w:sz="0" w:space="0" w:color="auto"/>
                                      </w:divBdr>
                                      <w:divsChild>
                                        <w:div w:id="3853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337338">
      <w:bodyDiv w:val="1"/>
      <w:marLeft w:val="0"/>
      <w:marRight w:val="0"/>
      <w:marTop w:val="0"/>
      <w:marBottom w:val="0"/>
      <w:divBdr>
        <w:top w:val="none" w:sz="0" w:space="0" w:color="auto"/>
        <w:left w:val="none" w:sz="0" w:space="0" w:color="auto"/>
        <w:bottom w:val="none" w:sz="0" w:space="0" w:color="auto"/>
        <w:right w:val="none" w:sz="0" w:space="0" w:color="auto"/>
      </w:divBdr>
      <w:divsChild>
        <w:div w:id="771243856">
          <w:marLeft w:val="0"/>
          <w:marRight w:val="68"/>
          <w:marTop w:val="68"/>
          <w:marBottom w:val="68"/>
          <w:divBdr>
            <w:top w:val="none" w:sz="0" w:space="0" w:color="auto"/>
            <w:left w:val="none" w:sz="0" w:space="0" w:color="auto"/>
            <w:bottom w:val="none" w:sz="0" w:space="0" w:color="auto"/>
            <w:right w:val="none" w:sz="0" w:space="0" w:color="auto"/>
          </w:divBdr>
          <w:divsChild>
            <w:div w:id="297106258">
              <w:marLeft w:val="0"/>
              <w:marRight w:val="0"/>
              <w:marTop w:val="0"/>
              <w:marBottom w:val="0"/>
              <w:divBdr>
                <w:top w:val="none" w:sz="0" w:space="0" w:color="auto"/>
                <w:left w:val="none" w:sz="0" w:space="0" w:color="auto"/>
                <w:bottom w:val="none" w:sz="0" w:space="0" w:color="auto"/>
                <w:right w:val="none" w:sz="0" w:space="0" w:color="auto"/>
              </w:divBdr>
              <w:divsChild>
                <w:div w:id="816528422">
                  <w:marLeft w:val="0"/>
                  <w:marRight w:val="0"/>
                  <w:marTop w:val="0"/>
                  <w:marBottom w:val="0"/>
                  <w:divBdr>
                    <w:top w:val="none" w:sz="0" w:space="0" w:color="auto"/>
                    <w:left w:val="none" w:sz="0" w:space="0" w:color="auto"/>
                    <w:bottom w:val="none" w:sz="0" w:space="0" w:color="auto"/>
                    <w:right w:val="none" w:sz="0" w:space="0" w:color="auto"/>
                  </w:divBdr>
                  <w:divsChild>
                    <w:div w:id="730151468">
                      <w:marLeft w:val="0"/>
                      <w:marRight w:val="0"/>
                      <w:marTop w:val="0"/>
                      <w:marBottom w:val="0"/>
                      <w:divBdr>
                        <w:top w:val="none" w:sz="0" w:space="0" w:color="auto"/>
                        <w:left w:val="none" w:sz="0" w:space="0" w:color="auto"/>
                        <w:bottom w:val="none" w:sz="0" w:space="0" w:color="auto"/>
                        <w:right w:val="none" w:sz="0" w:space="0" w:color="auto"/>
                      </w:divBdr>
                      <w:divsChild>
                        <w:div w:id="1108237066">
                          <w:marLeft w:val="0"/>
                          <w:marRight w:val="0"/>
                          <w:marTop w:val="0"/>
                          <w:marBottom w:val="0"/>
                          <w:divBdr>
                            <w:top w:val="none" w:sz="0" w:space="0" w:color="auto"/>
                            <w:left w:val="none" w:sz="0" w:space="0" w:color="auto"/>
                            <w:bottom w:val="none" w:sz="0" w:space="0" w:color="auto"/>
                            <w:right w:val="none" w:sz="0" w:space="0" w:color="auto"/>
                          </w:divBdr>
                          <w:divsChild>
                            <w:div w:id="1098409099">
                              <w:marLeft w:val="0"/>
                              <w:marRight w:val="0"/>
                              <w:marTop w:val="0"/>
                              <w:marBottom w:val="0"/>
                              <w:divBdr>
                                <w:top w:val="none" w:sz="0" w:space="0" w:color="auto"/>
                                <w:left w:val="none" w:sz="0" w:space="0" w:color="auto"/>
                                <w:bottom w:val="none" w:sz="0" w:space="0" w:color="auto"/>
                                <w:right w:val="none" w:sz="0" w:space="0" w:color="auto"/>
                              </w:divBdr>
                              <w:divsChild>
                                <w:div w:id="744188226">
                                  <w:marLeft w:val="1"/>
                                  <w:marRight w:val="0"/>
                                  <w:marTop w:val="27"/>
                                  <w:marBottom w:val="0"/>
                                  <w:divBdr>
                                    <w:top w:val="none" w:sz="0" w:space="0" w:color="auto"/>
                                    <w:left w:val="none" w:sz="0" w:space="0" w:color="auto"/>
                                    <w:bottom w:val="single" w:sz="6" w:space="0" w:color="EFEFEF"/>
                                    <w:right w:val="none" w:sz="0" w:space="0" w:color="auto"/>
                                  </w:divBdr>
                                  <w:divsChild>
                                    <w:div w:id="386613407">
                                      <w:marLeft w:val="0"/>
                                      <w:marRight w:val="0"/>
                                      <w:marTop w:val="0"/>
                                      <w:marBottom w:val="0"/>
                                      <w:divBdr>
                                        <w:top w:val="none" w:sz="0" w:space="0" w:color="auto"/>
                                        <w:left w:val="none" w:sz="0" w:space="0" w:color="auto"/>
                                        <w:bottom w:val="none" w:sz="0" w:space="0" w:color="auto"/>
                                        <w:right w:val="none" w:sz="0" w:space="0" w:color="auto"/>
                                      </w:divBdr>
                                      <w:divsChild>
                                        <w:div w:id="8670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071645">
      <w:bodyDiv w:val="1"/>
      <w:marLeft w:val="0"/>
      <w:marRight w:val="0"/>
      <w:marTop w:val="0"/>
      <w:marBottom w:val="0"/>
      <w:divBdr>
        <w:top w:val="none" w:sz="0" w:space="0" w:color="auto"/>
        <w:left w:val="none" w:sz="0" w:space="0" w:color="auto"/>
        <w:bottom w:val="none" w:sz="0" w:space="0" w:color="auto"/>
        <w:right w:val="none" w:sz="0" w:space="0" w:color="auto"/>
      </w:divBdr>
      <w:divsChild>
        <w:div w:id="1533347437">
          <w:marLeft w:val="0"/>
          <w:marRight w:val="68"/>
          <w:marTop w:val="68"/>
          <w:marBottom w:val="68"/>
          <w:divBdr>
            <w:top w:val="none" w:sz="0" w:space="0" w:color="auto"/>
            <w:left w:val="none" w:sz="0" w:space="0" w:color="auto"/>
            <w:bottom w:val="none" w:sz="0" w:space="0" w:color="auto"/>
            <w:right w:val="none" w:sz="0" w:space="0" w:color="auto"/>
          </w:divBdr>
          <w:divsChild>
            <w:div w:id="1901137269">
              <w:marLeft w:val="0"/>
              <w:marRight w:val="0"/>
              <w:marTop w:val="0"/>
              <w:marBottom w:val="0"/>
              <w:divBdr>
                <w:top w:val="none" w:sz="0" w:space="0" w:color="auto"/>
                <w:left w:val="none" w:sz="0" w:space="0" w:color="auto"/>
                <w:bottom w:val="none" w:sz="0" w:space="0" w:color="auto"/>
                <w:right w:val="none" w:sz="0" w:space="0" w:color="auto"/>
              </w:divBdr>
              <w:divsChild>
                <w:div w:id="1621254110">
                  <w:marLeft w:val="0"/>
                  <w:marRight w:val="0"/>
                  <w:marTop w:val="0"/>
                  <w:marBottom w:val="0"/>
                  <w:divBdr>
                    <w:top w:val="none" w:sz="0" w:space="0" w:color="auto"/>
                    <w:left w:val="none" w:sz="0" w:space="0" w:color="auto"/>
                    <w:bottom w:val="none" w:sz="0" w:space="0" w:color="auto"/>
                    <w:right w:val="none" w:sz="0" w:space="0" w:color="auto"/>
                  </w:divBdr>
                  <w:divsChild>
                    <w:div w:id="1602105783">
                      <w:marLeft w:val="0"/>
                      <w:marRight w:val="0"/>
                      <w:marTop w:val="0"/>
                      <w:marBottom w:val="0"/>
                      <w:divBdr>
                        <w:top w:val="none" w:sz="0" w:space="0" w:color="auto"/>
                        <w:left w:val="none" w:sz="0" w:space="0" w:color="auto"/>
                        <w:bottom w:val="none" w:sz="0" w:space="0" w:color="auto"/>
                        <w:right w:val="none" w:sz="0" w:space="0" w:color="auto"/>
                      </w:divBdr>
                      <w:divsChild>
                        <w:div w:id="1175339765">
                          <w:marLeft w:val="0"/>
                          <w:marRight w:val="0"/>
                          <w:marTop w:val="0"/>
                          <w:marBottom w:val="0"/>
                          <w:divBdr>
                            <w:top w:val="none" w:sz="0" w:space="0" w:color="auto"/>
                            <w:left w:val="none" w:sz="0" w:space="0" w:color="auto"/>
                            <w:bottom w:val="none" w:sz="0" w:space="0" w:color="auto"/>
                            <w:right w:val="none" w:sz="0" w:space="0" w:color="auto"/>
                          </w:divBdr>
                          <w:divsChild>
                            <w:div w:id="151069190">
                              <w:marLeft w:val="0"/>
                              <w:marRight w:val="0"/>
                              <w:marTop w:val="0"/>
                              <w:marBottom w:val="0"/>
                              <w:divBdr>
                                <w:top w:val="none" w:sz="0" w:space="0" w:color="auto"/>
                                <w:left w:val="none" w:sz="0" w:space="0" w:color="auto"/>
                                <w:bottom w:val="none" w:sz="0" w:space="0" w:color="auto"/>
                                <w:right w:val="none" w:sz="0" w:space="0" w:color="auto"/>
                              </w:divBdr>
                              <w:divsChild>
                                <w:div w:id="1822237125">
                                  <w:marLeft w:val="1"/>
                                  <w:marRight w:val="0"/>
                                  <w:marTop w:val="27"/>
                                  <w:marBottom w:val="0"/>
                                  <w:divBdr>
                                    <w:top w:val="none" w:sz="0" w:space="0" w:color="auto"/>
                                    <w:left w:val="none" w:sz="0" w:space="0" w:color="auto"/>
                                    <w:bottom w:val="single" w:sz="6" w:space="0" w:color="EFEFEF"/>
                                    <w:right w:val="none" w:sz="0" w:space="0" w:color="auto"/>
                                  </w:divBdr>
                                  <w:divsChild>
                                    <w:div w:id="1396469664">
                                      <w:marLeft w:val="0"/>
                                      <w:marRight w:val="0"/>
                                      <w:marTop w:val="0"/>
                                      <w:marBottom w:val="0"/>
                                      <w:divBdr>
                                        <w:top w:val="none" w:sz="0" w:space="0" w:color="auto"/>
                                        <w:left w:val="none" w:sz="0" w:space="0" w:color="auto"/>
                                        <w:bottom w:val="none" w:sz="0" w:space="0" w:color="auto"/>
                                        <w:right w:val="none" w:sz="0" w:space="0" w:color="auto"/>
                                      </w:divBdr>
                                      <w:divsChild>
                                        <w:div w:id="675422206">
                                          <w:marLeft w:val="0"/>
                                          <w:marRight w:val="0"/>
                                          <w:marTop w:val="0"/>
                                          <w:marBottom w:val="0"/>
                                          <w:divBdr>
                                            <w:top w:val="none" w:sz="0" w:space="0" w:color="auto"/>
                                            <w:left w:val="none" w:sz="0" w:space="0" w:color="auto"/>
                                            <w:bottom w:val="none" w:sz="0" w:space="0" w:color="auto"/>
                                            <w:right w:val="none" w:sz="0" w:space="0" w:color="auto"/>
                                          </w:divBdr>
                                          <w:divsChild>
                                            <w:div w:id="2016683460">
                                              <w:marLeft w:val="0"/>
                                              <w:marRight w:val="0"/>
                                              <w:marTop w:val="0"/>
                                              <w:marBottom w:val="0"/>
                                              <w:divBdr>
                                                <w:top w:val="none" w:sz="0" w:space="0" w:color="auto"/>
                                                <w:left w:val="none" w:sz="0" w:space="0" w:color="auto"/>
                                                <w:bottom w:val="none" w:sz="0" w:space="0" w:color="auto"/>
                                                <w:right w:val="none" w:sz="0" w:space="0" w:color="auto"/>
                                              </w:divBdr>
                                            </w:div>
                                            <w:div w:id="1975678513">
                                              <w:marLeft w:val="0"/>
                                              <w:marRight w:val="0"/>
                                              <w:marTop w:val="0"/>
                                              <w:marBottom w:val="0"/>
                                              <w:divBdr>
                                                <w:top w:val="none" w:sz="0" w:space="0" w:color="auto"/>
                                                <w:left w:val="none" w:sz="0" w:space="0" w:color="auto"/>
                                                <w:bottom w:val="none" w:sz="0" w:space="0" w:color="auto"/>
                                                <w:right w:val="none" w:sz="0" w:space="0" w:color="auto"/>
                                              </w:divBdr>
                                            </w:div>
                                            <w:div w:id="1316029935">
                                              <w:marLeft w:val="0"/>
                                              <w:marRight w:val="0"/>
                                              <w:marTop w:val="0"/>
                                              <w:marBottom w:val="0"/>
                                              <w:divBdr>
                                                <w:top w:val="none" w:sz="0" w:space="0" w:color="auto"/>
                                                <w:left w:val="none" w:sz="0" w:space="0" w:color="auto"/>
                                                <w:bottom w:val="none" w:sz="0" w:space="0" w:color="auto"/>
                                                <w:right w:val="none" w:sz="0" w:space="0" w:color="auto"/>
                                              </w:divBdr>
                                            </w:div>
                                            <w:div w:id="603147864">
                                              <w:marLeft w:val="0"/>
                                              <w:marRight w:val="0"/>
                                              <w:marTop w:val="0"/>
                                              <w:marBottom w:val="0"/>
                                              <w:divBdr>
                                                <w:top w:val="none" w:sz="0" w:space="0" w:color="auto"/>
                                                <w:left w:val="none" w:sz="0" w:space="0" w:color="auto"/>
                                                <w:bottom w:val="none" w:sz="0" w:space="0" w:color="auto"/>
                                                <w:right w:val="none" w:sz="0" w:space="0" w:color="auto"/>
                                              </w:divBdr>
                                            </w:div>
                                            <w:div w:id="556167877">
                                              <w:marLeft w:val="0"/>
                                              <w:marRight w:val="0"/>
                                              <w:marTop w:val="0"/>
                                              <w:marBottom w:val="0"/>
                                              <w:divBdr>
                                                <w:top w:val="none" w:sz="0" w:space="0" w:color="auto"/>
                                                <w:left w:val="none" w:sz="0" w:space="0" w:color="auto"/>
                                                <w:bottom w:val="none" w:sz="0" w:space="0" w:color="auto"/>
                                                <w:right w:val="none" w:sz="0" w:space="0" w:color="auto"/>
                                              </w:divBdr>
                                            </w:div>
                                            <w:div w:id="299922614">
                                              <w:marLeft w:val="0"/>
                                              <w:marRight w:val="0"/>
                                              <w:marTop w:val="0"/>
                                              <w:marBottom w:val="0"/>
                                              <w:divBdr>
                                                <w:top w:val="none" w:sz="0" w:space="0" w:color="auto"/>
                                                <w:left w:val="none" w:sz="0" w:space="0" w:color="auto"/>
                                                <w:bottom w:val="none" w:sz="0" w:space="0" w:color="auto"/>
                                                <w:right w:val="none" w:sz="0" w:space="0" w:color="auto"/>
                                              </w:divBdr>
                                            </w:div>
                                            <w:div w:id="4802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jpeg"/><Relationship Id="rId39" Type="http://schemas.openxmlformats.org/officeDocument/2006/relationships/image" Target="media/image16.emf"/><Relationship Id="rId21" Type="http://schemas.openxmlformats.org/officeDocument/2006/relationships/image" Target="media/image4.jpe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2.emf"/><Relationship Id="rId55" Type="http://schemas.openxmlformats.org/officeDocument/2006/relationships/oleObject" Target="embeddings/oleObject14.bin"/><Relationship Id="rId63" Type="http://schemas.openxmlformats.org/officeDocument/2006/relationships/image" Target="media/image29.emf"/><Relationship Id="rId68" Type="http://schemas.openxmlformats.org/officeDocument/2006/relationships/footer" Target="footer4.xml"/><Relationship Id="rId112"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oleObject" Target="embeddings/oleObject3.bin"/><Relationship Id="rId37" Type="http://schemas.openxmlformats.org/officeDocument/2006/relationships/image" Target="media/image15.emf"/><Relationship Id="rId40" Type="http://schemas.openxmlformats.org/officeDocument/2006/relationships/oleObject" Target="embeddings/oleObject7.bin"/><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26.emf"/><Relationship Id="rId66" Type="http://schemas.openxmlformats.org/officeDocument/2006/relationships/package" Target="embeddings/Microsoft_Office_Excel____2.xlsx"/><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oleObject" Target="embeddings/oleObject15.bin"/><Relationship Id="rId61" Type="http://schemas.openxmlformats.org/officeDocument/2006/relationships/image" Target="media/image28.emf"/><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image" Target="media/image3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emf"/><Relationship Id="rId30" Type="http://schemas.openxmlformats.org/officeDocument/2006/relationships/oleObject" Target="embeddings/oleObject2.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oleObject" Target="embeddings/Microsoft_Visio_2003-2010___833222222222111111111.vsd"/><Relationship Id="rId69" Type="http://schemas.openxmlformats.org/officeDocument/2006/relationships/fontTable" Target="fontTable.xml"/><Relationship Id="rId113" Type="http://schemas.microsoft.com/office/2011/relationships/people" Target="people.xml"/><Relationship Id="rId8" Type="http://schemas.openxmlformats.org/officeDocument/2006/relationships/webSettings" Target="webSettings.xml"/><Relationship Id="rId51" Type="http://schemas.openxmlformats.org/officeDocument/2006/relationships/oleObject" Target="embeddings/oleObject12.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3.emf"/><Relationship Id="rId38" Type="http://schemas.openxmlformats.org/officeDocument/2006/relationships/oleObject" Target="embeddings/oleObject6.bin"/><Relationship Id="rId46" Type="http://schemas.openxmlformats.org/officeDocument/2006/relationships/image" Target="media/image20.emf"/><Relationship Id="rId59" Type="http://schemas.openxmlformats.org/officeDocument/2006/relationships/oleObject" Target="embeddings/oleObject16.bin"/><Relationship Id="rId67" Type="http://schemas.openxmlformats.org/officeDocument/2006/relationships/hyperlink" Target="https://szxsvn04-ex:3690/svn/TC_EMUI_DOC_SVN/10.&#24320;&#25918;&#32852;&#30431;/01.&#27979;&#35797;/01%20&#29256;&#26412;&#27979;&#35797;/00%202016&#29256;&#26412;&#27979;&#35797;/03%20&#26032;&#24191;&#21578;&#24179;&#21488;/Advertisement%20Service%203.4.10.300/01.&#37197;&#32622;&#39033;/1.6%20&#27979;&#35797;&#25253;&#21578;/SecureCAT" TargetMode="External"/><Relationship Id="rId20" Type="http://schemas.openxmlformats.org/officeDocument/2006/relationships/chart" Target="charts/chart1.xml"/><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package" Target="embeddings/Microsoft_Visio___111111111111111111111.vsdx"/><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zWX309155\Desktop\&#38382;&#39064;&#21333;&#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版本安全测试发现问题统计</a:t>
            </a:r>
          </a:p>
        </c:rich>
      </c:tx>
    </c:title>
    <c:plotArea>
      <c:layout/>
      <c:barChart>
        <c:barDir val="col"/>
        <c:grouping val="clustered"/>
        <c:ser>
          <c:idx val="0"/>
          <c:order val="0"/>
          <c:tx>
            <c:strRef>
              <c:f>Sheet1!$B$1</c:f>
              <c:strCache>
                <c:ptCount val="1"/>
                <c:pt idx="0">
                  <c:v>问题数量</c:v>
                </c:pt>
              </c:strCache>
            </c:strRef>
          </c:tx>
          <c:cat>
            <c:strRef>
              <c:f>Sheet1!$A$2:$A$14</c:f>
              <c:strCache>
                <c:ptCount val="13"/>
                <c:pt idx="0">
                  <c:v>管道通道安全</c:v>
                </c:pt>
                <c:pt idx="1">
                  <c:v>操作系统安全</c:v>
                </c:pt>
                <c:pt idx="2">
                  <c:v>协议与接口防攻击</c:v>
                </c:pt>
                <c:pt idx="3">
                  <c:v>WEB安全</c:v>
                </c:pt>
                <c:pt idx="4">
                  <c:v>产品开发、发布和安装</c:v>
                </c:pt>
                <c:pt idx="5">
                  <c:v>数据库加固</c:v>
                </c:pt>
                <c:pt idx="6">
                  <c:v>敏感数据与加密保护</c:v>
                </c:pt>
                <c:pt idx="7">
                  <c:v>系统管理和维护安全</c:v>
                </c:pt>
                <c:pt idx="8">
                  <c:v>安全资料</c:v>
                </c:pt>
                <c:pt idx="9">
                  <c:v>监听接口及防止非法监听</c:v>
                </c:pt>
                <c:pt idx="10">
                  <c:v>隐私保护</c:v>
                </c:pt>
                <c:pt idx="11">
                  <c:v>日志审计</c:v>
                </c:pt>
                <c:pt idx="12">
                  <c:v>其他</c:v>
                </c:pt>
              </c:strCache>
            </c:strRef>
          </c:cat>
          <c:val>
            <c:numRef>
              <c:f>Sheet1!$B$2:$B$14</c:f>
              <c:numCache>
                <c:formatCode>General</c:formatCode>
                <c:ptCount val="13"/>
                <c:pt idx="3">
                  <c:v>3</c:v>
                </c:pt>
              </c:numCache>
            </c:numRef>
          </c:val>
        </c:ser>
        <c:axId val="139122560"/>
        <c:axId val="139124096"/>
      </c:barChart>
      <c:catAx>
        <c:axId val="139122560"/>
        <c:scaling>
          <c:orientation val="minMax"/>
        </c:scaling>
        <c:axPos val="b"/>
        <c:tickLblPos val="nextTo"/>
        <c:crossAx val="139124096"/>
        <c:crosses val="autoZero"/>
        <c:auto val="1"/>
        <c:lblAlgn val="ctr"/>
        <c:lblOffset val="100"/>
      </c:catAx>
      <c:valAx>
        <c:axId val="139124096"/>
        <c:scaling>
          <c:orientation val="minMax"/>
        </c:scaling>
        <c:axPos val="l"/>
        <c:majorGridlines/>
        <c:numFmt formatCode="General" sourceLinked="1"/>
        <c:tickLblPos val="nextTo"/>
        <c:crossAx val="1391225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9D97DC83934CAD49AC61EE8046B4670B" ma:contentTypeVersion="0" ma:contentTypeDescription="新建文档。" ma:contentTypeScope="" ma:versionID="b07d9e023ff45eea49f9d62b108d0dea">
  <xsd:schema xmlns:xsd="http://www.w3.org/2001/XMLSchema" xmlns:xs="http://www.w3.org/2001/XMLSchema" xmlns:p="http://schemas.microsoft.com/office/2006/metadata/properties" targetNamespace="http://schemas.microsoft.com/office/2006/metadata/properties" ma:root="true" ma:fieldsID="9adfd09ad98667f9c194c646e975416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50B077-D8B1-4477-840A-58B7907DD160}">
  <ds:schemaRefs>
    <ds:schemaRef ds:uri="http://schemas.microsoft.com/sharepoint/v3/contenttype/forms"/>
  </ds:schemaRefs>
</ds:datastoreItem>
</file>

<file path=customXml/itemProps2.xml><?xml version="1.0" encoding="utf-8"?>
<ds:datastoreItem xmlns:ds="http://schemas.openxmlformats.org/officeDocument/2006/customXml" ds:itemID="{9BCB1AFC-3453-422A-964D-B34368D321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A405D1-541A-4F60-B0E3-725081860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5E7D7D3-4E55-459D-83A3-A2403438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45</Pages>
  <Words>3505</Words>
  <Characters>19985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23444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hWX203528</dc:creator>
  <cp:lastModifiedBy>zhangjie (CF)</cp:lastModifiedBy>
  <cp:revision>51</cp:revision>
  <dcterms:created xsi:type="dcterms:W3CDTF">2016-09-27T09:23:00Z</dcterms:created>
  <dcterms:modified xsi:type="dcterms:W3CDTF">2017-04-26T06:25:00Z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(4)302ZMEE0Ii2q9Rnn41B57zHTaF3gFM/4/ooYR/ziH9vEyK/w0GiMoXYw0QmABtF3rz4Sg2Jg
dzXI3wcgEK7aDuzPPV6nxDBmPyMBWI06Hv9lls94aBjNeozLHb1fVDXyQd/JS5CVh5uzlPIy
68SMEkYH7I4DiOTM2djGDSb1YvPC2qlszJaf8UTYcCKBHRNNENSMu9O4aiNlpccLT3ce48QT
PTHRWl9ZCRh6O+r8kX</vt:lpwstr>
  </property>
  <property fmtid="{D5CDD505-2E9C-101B-9397-08002B2CF9AE}" pid="3" name="_new_ms_pID_725431">
    <vt:lpwstr>GNo7mZ+pxywqD3PPQbpaO0Va+lEY1NoJcJT5DSccq5sAbMgBLu1u9J
CgxeiLB1JlC/d/NEyMXfZJxSjfQW5inf+Z270FlLFrnxQAdMyP0mX8DN+Ef/eKwPWGR4NGZ/
V/cmJqMQ07PBQMZaYoSfckb6AQ4PTf6TM8OtPdv97/YbhwYwu+PQdshuxo7IqvOHdnmtHelV
8TsvMimOELKXsnT9Iz0uRC5pPktJ+JmY1DcO</vt:lpwstr>
  </property>
  <property fmtid="{D5CDD505-2E9C-101B-9397-08002B2CF9AE}" pid="4" name="_new_ms_pID_725432">
    <vt:lpwstr>4YXBSF7s/JGJMCuwMKpa7fLSazI7Gpg0nPbM
eYbBzqEZYw4+Vk0v0q/qzImNVB+bTvtTa1pwKSJKv/W+n2GekyFFrKRFSYDKYPOjJrJa7Bib
hPXV0ehzeSpLNYh2jv7U6p5ouZaPFBU4hmPrta+Jdz0TpGHPEixOaQd66Rz/e9jx5p5TWfFw
zNstxpnhhn6NjyI2owdgI6VNjIQ9yYC68YpKu5XaeL9R+OybssHuR8</vt:lpwstr>
  </property>
  <property fmtid="{D5CDD505-2E9C-101B-9397-08002B2CF9AE}" pid="5" name="ContentTypeId">
    <vt:lpwstr>0x0101009D97DC83934CAD49AC61EE8046B4670B</vt:lpwstr>
  </property>
  <property fmtid="{D5CDD505-2E9C-101B-9397-08002B2CF9AE}" pid="6" name="_new_ms_pID_725433">
    <vt:lpwstr>VTmByne58AQA3ydJcf
xvpSeHnanXLA7tvLli0nmp1U4w+8OPbIIiAXLPCYcQBeM7Y4XZXZ7aG/FhbeL/sb3TsJMSnY
MnzNe/mHcQnOTU598O3evgHFNvA4GB7vcf03/4zL</vt:lpwstr>
  </property>
  <property fmtid="{D5CDD505-2E9C-101B-9397-08002B2CF9AE}" pid="7" name="_2015_ms_pID_725343">
    <vt:lpwstr>(3)HLMEQXNmJZBeHBLVOYa9LntoQX3WuamAs4+mKE3GvIsnT13Fldck6jymsYcnQ9mTof6YrHpU
/Btu4kVRzM6TuY0HAwxADrMBNYbziZTYx+ci3WEVGxAKEKuhBzYb1sqR2e4aQp4cOb38qLhr
chqfEbR6f2Rdy7vQ8s+0HemKGv1fWq2ao5M2NKwsqnYOwds6EUTLSz2LM0A5FiBnU83CCwxt
T4XcWyfl/KtWguLXBk</vt:lpwstr>
  </property>
  <property fmtid="{D5CDD505-2E9C-101B-9397-08002B2CF9AE}" pid="8" name="_2015_ms_pID_7253431">
    <vt:lpwstr>zs/yyDvcfiHVyqH8qfvDKoYJ2SpZTqz04m0nQ89bTHxXiDpdKNFgQH
xbuSu9cNYHbGzE7YoNZbgmYG1BeyG9pYrPlf7bCPN26YWj2Z9QVcweG5MoDkXLhcihX2ZS7i
KbHkoZnmOgcni8cdKhf6XE1fQP5fb+esSJfzGlRibF6M7KZK4fYtlrykvxXkAWrwJdBgSgOI
SF7Yjk3Y9ChW2htv5L+EiTgwpk020jnQZREY</vt:lpwstr>
  </property>
  <property fmtid="{D5CDD505-2E9C-101B-9397-08002B2CF9AE}" pid="9" name="_2015_ms_pID_7253432">
    <vt:lpwstr>WfHz0b0ESYgSp82JX7EgeLtOaBaKcYgkKuxH
sW3ISu+nxSogCXziiu1FObtnoJgl9Hn8gY7scYKm2rGDqt2f/WI=</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1493187643</vt:lpwstr>
  </property>
</Properties>
</file>