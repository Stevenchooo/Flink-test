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430" w:rsidRDefault="00B421DA" w:rsidP="00397430">
      <w:pPr>
        <w:pStyle w:val="afc"/>
        <w:rPr>
          <w:rFonts w:ascii="宋体" w:hAnsi="宋体" w:cs="宋体"/>
        </w:rPr>
      </w:pPr>
      <w:r w:rsidRPr="00B421DA">
        <w:rPr>
          <w:rFonts w:hint="eastAsia"/>
        </w:rPr>
        <w:t>Tomcat</w:t>
      </w:r>
      <w:r w:rsidRPr="00B421DA">
        <w:rPr>
          <w:rFonts w:hint="eastAsia"/>
        </w:rPr>
        <w:t>中证书库文件口令加密实现指导</w:t>
      </w:r>
    </w:p>
    <w:p w:rsidR="00B421DA" w:rsidRDefault="00B421DA" w:rsidP="00B421DA">
      <w:pPr>
        <w:rPr>
          <w:b/>
        </w:rPr>
      </w:pPr>
      <w:r w:rsidRPr="00E35227">
        <w:rPr>
          <w:rFonts w:hint="eastAsia"/>
          <w:b/>
        </w:rPr>
        <w:t>场景描述：</w:t>
      </w:r>
    </w:p>
    <w:p w:rsidR="00B421DA" w:rsidRDefault="00B421DA" w:rsidP="00B421DA">
      <w:pPr>
        <w:ind w:firstLineChars="200" w:firstLine="420"/>
      </w:pPr>
      <w:r>
        <w:rPr>
          <w:rFonts w:hint="eastAsia"/>
        </w:rPr>
        <w:t>利用</w:t>
      </w:r>
      <w:r>
        <w:rPr>
          <w:rFonts w:hint="eastAsia"/>
        </w:rPr>
        <w:t>Tomcat</w:t>
      </w:r>
      <w:r>
        <w:rPr>
          <w:rFonts w:hint="eastAsia"/>
        </w:rPr>
        <w:t>配置</w:t>
      </w:r>
      <w:r>
        <w:rPr>
          <w:rFonts w:hint="eastAsia"/>
        </w:rPr>
        <w:t>Https</w:t>
      </w:r>
      <w:r>
        <w:rPr>
          <w:rFonts w:hint="eastAsia"/>
        </w:rPr>
        <w:t>连接时，需要在配置文件</w:t>
      </w:r>
      <w:r>
        <w:rPr>
          <w:rFonts w:hint="eastAsia"/>
        </w:rPr>
        <w:t>server.xml</w:t>
      </w:r>
      <w:r>
        <w:rPr>
          <w:rFonts w:hint="eastAsia"/>
        </w:rPr>
        <w:t>中对</w:t>
      </w:r>
      <w:r>
        <w:rPr>
          <w:rFonts w:hint="eastAsia"/>
        </w:rPr>
        <w:t>433</w:t>
      </w:r>
      <w:r>
        <w:rPr>
          <w:rFonts w:hint="eastAsia"/>
        </w:rPr>
        <w:t>端口做如下配置：</w:t>
      </w:r>
    </w:p>
    <w:tbl>
      <w:tblPr>
        <w:tblStyle w:val="af2"/>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EEECE1" w:themeFill="background2"/>
        <w:tblLook w:val="04A0" w:firstRow="1" w:lastRow="0" w:firstColumn="1" w:lastColumn="0" w:noHBand="0" w:noVBand="1"/>
      </w:tblPr>
      <w:tblGrid>
        <w:gridCol w:w="8522"/>
      </w:tblGrid>
      <w:tr w:rsidR="00B421DA" w:rsidTr="0008570F">
        <w:tc>
          <w:tcPr>
            <w:tcW w:w="9854" w:type="dxa"/>
            <w:shd w:val="clear" w:color="auto" w:fill="EEECE1" w:themeFill="background2"/>
          </w:tcPr>
          <w:p w:rsidR="00E4011E" w:rsidRDefault="00E4011E" w:rsidP="00E4011E">
            <w:r>
              <w:t>&lt;Connector server='tcc' port="18443" protocol="HTTP/1.1" SSLEnabled="true"</w:t>
            </w:r>
          </w:p>
          <w:p w:rsidR="00E4011E" w:rsidRDefault="00E4011E" w:rsidP="00E4011E">
            <w:r>
              <w:t xml:space="preserve">               maxThreads="150" scheme="https" secure="true"</w:t>
            </w:r>
          </w:p>
          <w:p w:rsidR="00B421DA" w:rsidRPr="002D2E8E" w:rsidRDefault="00E4011E" w:rsidP="005002C3">
            <w:r>
              <w:t xml:space="preserve">               clientAuth="false" sslProtocol="TLS"                keystoreFile="/opt/huawei/TCCProd/apache-tomcat-7.0.</w:t>
            </w:r>
            <w:del w:id="0" w:author="Luoxianglong" w:date="2017-07-31T17:40:00Z">
              <w:r w:rsidDel="005002C3">
                <w:delText>70</w:delText>
              </w:r>
            </w:del>
            <w:ins w:id="1" w:author="Luoxianglong" w:date="2017-07-31T17:40:00Z">
              <w:r w:rsidR="005002C3">
                <w:t>7</w:t>
              </w:r>
              <w:r w:rsidR="005002C3">
                <w:t>8</w:t>
              </w:r>
            </w:ins>
            <w:r>
              <w:t>/webapps/TaskControlCenter/WEB-INF/classes/cacerts/tcc.keystore" keystorePass="Huawei123"/&gt;</w:t>
            </w:r>
          </w:p>
        </w:tc>
      </w:tr>
    </w:tbl>
    <w:p w:rsidR="00B421DA" w:rsidRDefault="00B421DA" w:rsidP="00B421DA">
      <w:pPr>
        <w:ind w:firstLineChars="200" w:firstLine="420"/>
        <w:rPr>
          <w:bCs/>
        </w:rPr>
      </w:pPr>
      <w:r>
        <w:rPr>
          <w:rFonts w:hint="eastAsia"/>
        </w:rPr>
        <w:t>其中，</w:t>
      </w:r>
      <w:r>
        <w:t>protocol</w:t>
      </w:r>
      <w:r>
        <w:rPr>
          <w:rFonts w:hint="eastAsia"/>
        </w:rPr>
        <w:t>表示</w:t>
      </w:r>
      <w:r w:rsidRPr="00310916">
        <w:rPr>
          <w:bCs/>
        </w:rPr>
        <w:t>连接器的类型</w:t>
      </w:r>
      <w:r>
        <w:rPr>
          <w:rFonts w:hint="eastAsia"/>
          <w:bCs/>
        </w:rPr>
        <w:t>，</w:t>
      </w:r>
      <w:r>
        <w:rPr>
          <w:rFonts w:hint="eastAsia"/>
          <w:bCs/>
        </w:rPr>
        <w:t>Tomcat</w:t>
      </w:r>
      <w:r>
        <w:rPr>
          <w:rFonts w:hint="eastAsia"/>
          <w:bCs/>
        </w:rPr>
        <w:t>有默认连接器、</w:t>
      </w:r>
      <w:r>
        <w:rPr>
          <w:rFonts w:hint="eastAsia"/>
          <w:bCs/>
        </w:rPr>
        <w:t>Nio</w:t>
      </w:r>
      <w:r>
        <w:rPr>
          <w:rFonts w:hint="eastAsia"/>
          <w:bCs/>
        </w:rPr>
        <w:t>连接器、</w:t>
      </w:r>
      <w:r>
        <w:rPr>
          <w:rFonts w:hint="eastAsia"/>
          <w:bCs/>
        </w:rPr>
        <w:t>ARP</w:t>
      </w:r>
      <w:r>
        <w:rPr>
          <w:rFonts w:hint="eastAsia"/>
          <w:bCs/>
        </w:rPr>
        <w:t>连接器三种连接器可选。</w:t>
      </w:r>
      <w:r>
        <w:rPr>
          <w:bCs/>
        </w:rPr>
        <w:t>K</w:t>
      </w:r>
      <w:r>
        <w:rPr>
          <w:rFonts w:hint="eastAsia"/>
          <w:bCs/>
        </w:rPr>
        <w:t>eystoreFile</w:t>
      </w:r>
      <w:r>
        <w:rPr>
          <w:rFonts w:hint="eastAsia"/>
          <w:bCs/>
        </w:rPr>
        <w:t>表示证书库文件的地址，</w:t>
      </w:r>
      <w:r>
        <w:rPr>
          <w:rFonts w:hint="eastAsia"/>
          <w:bCs/>
        </w:rPr>
        <w:t>keystorePass</w:t>
      </w:r>
      <w:r>
        <w:rPr>
          <w:rFonts w:hint="eastAsia"/>
          <w:bCs/>
        </w:rPr>
        <w:t>表示证书库文件的口令。然而这里配置的口令只能明文显示，这不符合网络安全红线的规定。</w:t>
      </w:r>
    </w:p>
    <w:p w:rsidR="00B421DA" w:rsidRPr="00B10FB6" w:rsidRDefault="00B421DA" w:rsidP="00B421DA">
      <w:pPr>
        <w:rPr>
          <w:b/>
          <w:bCs/>
        </w:rPr>
      </w:pPr>
      <w:r w:rsidRPr="00C35284">
        <w:rPr>
          <w:rFonts w:hint="eastAsia"/>
          <w:b/>
          <w:bCs/>
        </w:rPr>
        <w:t>方案描述：</w:t>
      </w:r>
    </w:p>
    <w:p w:rsidR="00B421DA" w:rsidRPr="002D2E8E" w:rsidRDefault="00B421DA" w:rsidP="00B421DA">
      <w:r>
        <w:rPr>
          <w:rFonts w:hint="eastAsia"/>
        </w:rPr>
        <w:tab/>
      </w:r>
      <w:r>
        <w:rPr>
          <w:rFonts w:hint="eastAsia"/>
        </w:rPr>
        <w:t>为了解决</w:t>
      </w:r>
      <w:r>
        <w:rPr>
          <w:rFonts w:hint="eastAsia"/>
        </w:rPr>
        <w:t>Tomcat</w:t>
      </w:r>
      <w:r>
        <w:rPr>
          <w:rFonts w:hint="eastAsia"/>
        </w:rPr>
        <w:t>配置文件中口令明文显示的问题，就要</w:t>
      </w:r>
      <w:r w:rsidRPr="00FC5691">
        <w:rPr>
          <w:rFonts w:hint="eastAsia"/>
        </w:rPr>
        <w:t>从</w:t>
      </w:r>
      <w:r w:rsidRPr="00FC5691">
        <w:rPr>
          <w:rFonts w:hint="eastAsia"/>
        </w:rPr>
        <w:t>server.xml</w:t>
      </w:r>
      <w:r w:rsidRPr="00FC5691">
        <w:rPr>
          <w:rFonts w:hint="eastAsia"/>
        </w:rPr>
        <w:t>中先于</w:t>
      </w:r>
      <w:r w:rsidRPr="00FC5691">
        <w:rPr>
          <w:rFonts w:hint="eastAsia"/>
        </w:rPr>
        <w:t>Tomcat</w:t>
      </w:r>
      <w:r w:rsidRPr="00FC5691">
        <w:rPr>
          <w:rFonts w:hint="eastAsia"/>
        </w:rPr>
        <w:t>的</w:t>
      </w:r>
      <w:r>
        <w:rPr>
          <w:rFonts w:hint="eastAsia"/>
          <w:bCs/>
        </w:rPr>
        <w:t>连接器</w:t>
      </w:r>
      <w:r w:rsidRPr="00FC5691">
        <w:rPr>
          <w:rFonts w:hint="eastAsia"/>
        </w:rPr>
        <w:t>去截取事先放置好的密文</w:t>
      </w:r>
      <w:r>
        <w:rPr>
          <w:rFonts w:hint="eastAsia"/>
        </w:rPr>
        <w:t>口令并进行解密处理，这样</w:t>
      </w:r>
      <w:r w:rsidRPr="00FC5691">
        <w:rPr>
          <w:rFonts w:hint="eastAsia"/>
        </w:rPr>
        <w:t>Tomcat</w:t>
      </w:r>
      <w:r>
        <w:rPr>
          <w:rFonts w:hint="eastAsia"/>
        </w:rPr>
        <w:t>的连接器</w:t>
      </w:r>
      <w:r w:rsidRPr="00FC5691">
        <w:rPr>
          <w:rFonts w:hint="eastAsia"/>
        </w:rPr>
        <w:t>处理的时候已经</w:t>
      </w:r>
      <w:r>
        <w:rPr>
          <w:rFonts w:hint="eastAsia"/>
        </w:rPr>
        <w:t>转化为</w:t>
      </w:r>
      <w:r w:rsidRPr="00FC5691">
        <w:rPr>
          <w:rFonts w:hint="eastAsia"/>
        </w:rPr>
        <w:t>可以处理的明文</w:t>
      </w:r>
      <w:r>
        <w:rPr>
          <w:rFonts w:hint="eastAsia"/>
        </w:rPr>
        <w:t>口令了</w:t>
      </w:r>
      <w:r w:rsidRPr="00FC5691">
        <w:rPr>
          <w:rFonts w:hint="eastAsia"/>
        </w:rPr>
        <w:t>。</w:t>
      </w:r>
      <w:r>
        <w:rPr>
          <w:rFonts w:hint="eastAsia"/>
        </w:rPr>
        <w:t>基本的思路就是：创建一个新的连接器，并且继承</w:t>
      </w:r>
      <w:r>
        <w:rPr>
          <w:rFonts w:hint="eastAsia"/>
        </w:rPr>
        <w:t>Tomcat</w:t>
      </w:r>
      <w:r>
        <w:rPr>
          <w:rFonts w:hint="eastAsia"/>
        </w:rPr>
        <w:t>自身的连接器，先</w:t>
      </w:r>
      <w:r w:rsidRPr="00FC5691">
        <w:rPr>
          <w:rFonts w:hint="eastAsia"/>
        </w:rPr>
        <w:t>将</w:t>
      </w:r>
      <w:r w:rsidRPr="00FC5691">
        <w:rPr>
          <w:rFonts w:hint="eastAsia"/>
        </w:rPr>
        <w:t>server.xml</w:t>
      </w:r>
      <w:r w:rsidRPr="00FC5691">
        <w:rPr>
          <w:rFonts w:hint="eastAsia"/>
        </w:rPr>
        <w:t>中所事先配置的</w:t>
      </w:r>
      <w:r w:rsidRPr="00FC5691">
        <w:rPr>
          <w:rFonts w:hint="eastAsia"/>
        </w:rPr>
        <w:t>keystorePass</w:t>
      </w:r>
      <w:r w:rsidRPr="00FC5691">
        <w:rPr>
          <w:rFonts w:hint="eastAsia"/>
        </w:rPr>
        <w:t>进行解密处理</w:t>
      </w:r>
      <w:r>
        <w:rPr>
          <w:rFonts w:hint="eastAsia"/>
        </w:rPr>
        <w:t>，再初始化父类连接器</w:t>
      </w:r>
      <w:r w:rsidRPr="00FC5691">
        <w:rPr>
          <w:rFonts w:hint="eastAsia"/>
        </w:rPr>
        <w:t>。</w:t>
      </w:r>
      <w:r>
        <w:rPr>
          <w:rFonts w:hint="eastAsia"/>
        </w:rPr>
        <w:t>以</w:t>
      </w:r>
      <w:r>
        <w:rPr>
          <w:rFonts w:hint="eastAsia"/>
        </w:rPr>
        <w:t>Tomcat</w:t>
      </w:r>
      <w:r>
        <w:rPr>
          <w:rFonts w:hint="eastAsia"/>
        </w:rPr>
        <w:t>默认的连接器为例，代码</w:t>
      </w:r>
      <w:r w:rsidRPr="00D16B2F">
        <w:rPr>
          <w:rFonts w:hint="eastAsia"/>
        </w:rPr>
        <w:t>样例如下：</w:t>
      </w:r>
    </w:p>
    <w:tbl>
      <w:tblPr>
        <w:tblStyle w:val="af2"/>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522"/>
      </w:tblGrid>
      <w:tr w:rsidR="00B421DA" w:rsidRPr="004A2721" w:rsidTr="0008570F">
        <w:tc>
          <w:tcPr>
            <w:tcW w:w="9854" w:type="dxa"/>
            <w:shd w:val="clear" w:color="auto" w:fill="EEECE1" w:themeFill="background2"/>
          </w:tcPr>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b/>
                <w:bCs/>
                <w:snapToGrid/>
                <w:color w:val="7F0055"/>
                <w:sz w:val="20"/>
                <w:szCs w:val="20"/>
              </w:rPr>
              <w:t>public</w:t>
            </w:r>
            <w:r>
              <w:rPr>
                <w:rFonts w:ascii="Consolas" w:eastAsiaTheme="minorEastAsia" w:hAnsi="Consolas" w:cs="Consolas"/>
                <w:snapToGrid/>
                <w:color w:val="000000"/>
                <w:sz w:val="20"/>
                <w:szCs w:val="20"/>
              </w:rPr>
              <w:t xml:space="preserve"> </w:t>
            </w:r>
            <w:r>
              <w:rPr>
                <w:rFonts w:ascii="Consolas" w:eastAsiaTheme="minorEastAsia" w:hAnsi="Consolas" w:cs="Consolas"/>
                <w:b/>
                <w:bCs/>
                <w:snapToGrid/>
                <w:color w:val="7F0055"/>
                <w:sz w:val="20"/>
                <w:szCs w:val="20"/>
              </w:rPr>
              <w:t>class</w:t>
            </w:r>
            <w:r>
              <w:rPr>
                <w:rFonts w:ascii="Consolas" w:eastAsiaTheme="minorEastAsia" w:hAnsi="Consolas" w:cs="Consolas"/>
                <w:snapToGrid/>
                <w:color w:val="000000"/>
                <w:sz w:val="20"/>
                <w:szCs w:val="20"/>
              </w:rPr>
              <w:t xml:space="preserve"> TCCHttp11Protocol </w:t>
            </w:r>
            <w:r>
              <w:rPr>
                <w:rFonts w:ascii="Consolas" w:eastAsiaTheme="minorEastAsia" w:hAnsi="Consolas" w:cs="Consolas"/>
                <w:b/>
                <w:bCs/>
                <w:snapToGrid/>
                <w:color w:val="7F0055"/>
                <w:sz w:val="20"/>
                <w:szCs w:val="20"/>
              </w:rPr>
              <w:t>extends</w:t>
            </w:r>
            <w:r>
              <w:rPr>
                <w:rFonts w:ascii="Consolas" w:eastAsiaTheme="minorEastAsia" w:hAnsi="Consolas" w:cs="Consolas"/>
                <w:snapToGrid/>
                <w:color w:val="000000"/>
                <w:sz w:val="20"/>
                <w:szCs w:val="20"/>
              </w:rPr>
              <w:t xml:space="preserve"> Http11Protocol  {</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ab/>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ab/>
            </w:r>
            <w:r>
              <w:rPr>
                <w:rFonts w:ascii="Consolas" w:eastAsiaTheme="minorEastAsia" w:hAnsi="Consolas" w:cs="Consolas"/>
                <w:snapToGrid/>
                <w:color w:val="646464"/>
                <w:sz w:val="20"/>
                <w:szCs w:val="20"/>
              </w:rPr>
              <w:t>@Override</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 xml:space="preserve">    </w:t>
            </w:r>
            <w:r>
              <w:rPr>
                <w:rFonts w:ascii="Consolas" w:eastAsiaTheme="minorEastAsia" w:hAnsi="Consolas" w:cs="Consolas"/>
                <w:b/>
                <w:bCs/>
                <w:snapToGrid/>
                <w:color w:val="7F0055"/>
                <w:sz w:val="20"/>
                <w:szCs w:val="20"/>
              </w:rPr>
              <w:t>public</w:t>
            </w:r>
            <w:r>
              <w:rPr>
                <w:rFonts w:ascii="Consolas" w:eastAsiaTheme="minorEastAsia" w:hAnsi="Consolas" w:cs="Consolas"/>
                <w:snapToGrid/>
                <w:color w:val="000000"/>
                <w:sz w:val="20"/>
                <w:szCs w:val="20"/>
              </w:rPr>
              <w:t xml:space="preserve"> </w:t>
            </w:r>
            <w:r>
              <w:rPr>
                <w:rFonts w:ascii="Consolas" w:eastAsiaTheme="minorEastAsia" w:hAnsi="Consolas" w:cs="Consolas"/>
                <w:b/>
                <w:bCs/>
                <w:snapToGrid/>
                <w:color w:val="7F0055"/>
                <w:sz w:val="20"/>
                <w:szCs w:val="20"/>
              </w:rPr>
              <w:t>void</w:t>
            </w:r>
            <w:r>
              <w:rPr>
                <w:rFonts w:ascii="Consolas" w:eastAsiaTheme="minorEastAsia" w:hAnsi="Consolas" w:cs="Consolas"/>
                <w:snapToGrid/>
                <w:color w:val="000000"/>
                <w:sz w:val="20"/>
                <w:szCs w:val="20"/>
              </w:rPr>
              <w:t xml:space="preserve"> init() </w:t>
            </w:r>
            <w:r>
              <w:rPr>
                <w:rFonts w:ascii="Consolas" w:eastAsiaTheme="minorEastAsia" w:hAnsi="Consolas" w:cs="Consolas"/>
                <w:b/>
                <w:bCs/>
                <w:snapToGrid/>
                <w:color w:val="7F0055"/>
                <w:sz w:val="20"/>
                <w:szCs w:val="20"/>
              </w:rPr>
              <w:t>throws</w:t>
            </w:r>
            <w:r>
              <w:rPr>
                <w:rFonts w:ascii="Consolas" w:eastAsiaTheme="minorEastAsia" w:hAnsi="Consolas" w:cs="Consolas"/>
                <w:snapToGrid/>
                <w:color w:val="000000"/>
                <w:sz w:val="20"/>
                <w:szCs w:val="20"/>
              </w:rPr>
              <w:t xml:space="preserve"> Exception {</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 xml:space="preserve">        String password = getKeystorePass();    </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 xml:space="preserve">        String realpassword = decipher(password.trim());</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 xml:space="preserve">        setKeystorePass(realpassword);</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 xml:space="preserve">        </w:t>
            </w:r>
            <w:r>
              <w:rPr>
                <w:rFonts w:ascii="Consolas" w:eastAsiaTheme="minorEastAsia" w:hAnsi="Consolas" w:cs="Consolas"/>
                <w:b/>
                <w:bCs/>
                <w:snapToGrid/>
                <w:color w:val="7F0055"/>
                <w:sz w:val="20"/>
                <w:szCs w:val="20"/>
              </w:rPr>
              <w:t>super</w:t>
            </w:r>
            <w:r>
              <w:rPr>
                <w:rFonts w:ascii="Consolas" w:eastAsiaTheme="minorEastAsia" w:hAnsi="Consolas" w:cs="Consolas"/>
                <w:snapToGrid/>
                <w:color w:val="000000"/>
                <w:sz w:val="20"/>
                <w:szCs w:val="20"/>
              </w:rPr>
              <w:t>.init();</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 xml:space="preserve">    }</w:t>
            </w:r>
          </w:p>
          <w:p w:rsidR="00E4011E" w:rsidRDefault="00E4011E" w:rsidP="00E4011E">
            <w:pPr>
              <w:spacing w:line="240" w:lineRule="auto"/>
              <w:rPr>
                <w:rFonts w:ascii="Consolas" w:eastAsiaTheme="minorEastAsia" w:hAnsi="Consolas" w:cs="Consolas"/>
                <w:snapToGrid/>
                <w:sz w:val="20"/>
                <w:szCs w:val="20"/>
              </w:rPr>
            </w:pP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 xml:space="preserve">    </w:t>
            </w:r>
            <w:r>
              <w:rPr>
                <w:rFonts w:ascii="Consolas" w:eastAsiaTheme="minorEastAsia" w:hAnsi="Consolas" w:cs="Consolas"/>
                <w:b/>
                <w:bCs/>
                <w:snapToGrid/>
                <w:color w:val="7F0055"/>
                <w:sz w:val="20"/>
                <w:szCs w:val="20"/>
              </w:rPr>
              <w:t>private</w:t>
            </w:r>
            <w:r>
              <w:rPr>
                <w:rFonts w:ascii="Consolas" w:eastAsiaTheme="minorEastAsia" w:hAnsi="Consolas" w:cs="Consolas"/>
                <w:snapToGrid/>
                <w:color w:val="000000"/>
                <w:sz w:val="20"/>
                <w:szCs w:val="20"/>
              </w:rPr>
              <w:t xml:space="preserve"> String decipher(</w:t>
            </w:r>
            <w:r>
              <w:rPr>
                <w:rFonts w:ascii="Consolas" w:eastAsiaTheme="minorEastAsia" w:hAnsi="Consolas" w:cs="Consolas"/>
                <w:b/>
                <w:bCs/>
                <w:snapToGrid/>
                <w:color w:val="7F0055"/>
                <w:sz w:val="20"/>
                <w:szCs w:val="20"/>
              </w:rPr>
              <w:t>final</w:t>
            </w:r>
            <w:r>
              <w:rPr>
                <w:rFonts w:ascii="Consolas" w:eastAsiaTheme="minorEastAsia" w:hAnsi="Consolas" w:cs="Consolas"/>
                <w:snapToGrid/>
                <w:color w:val="000000"/>
                <w:sz w:val="20"/>
                <w:szCs w:val="20"/>
              </w:rPr>
              <w:t xml:space="preserve"> String password) {</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 xml:space="preserve">        </w:t>
            </w:r>
            <w:r>
              <w:rPr>
                <w:rFonts w:ascii="Consolas" w:eastAsiaTheme="minorEastAsia" w:hAnsi="Consolas" w:cs="Consolas"/>
                <w:snapToGrid/>
                <w:color w:val="3F7F5F"/>
                <w:sz w:val="20"/>
                <w:szCs w:val="20"/>
              </w:rPr>
              <w:t xml:space="preserve">// </w:t>
            </w:r>
            <w:r>
              <w:rPr>
                <w:rFonts w:ascii="Consolas" w:eastAsiaTheme="minorEastAsia" w:hAnsi="Consolas" w:cs="Consolas"/>
                <w:snapToGrid/>
                <w:color w:val="3F7F5F"/>
                <w:sz w:val="20"/>
                <w:szCs w:val="20"/>
              </w:rPr>
              <w:t>这里执行密码的解码操作</w:t>
            </w:r>
            <w:r>
              <w:rPr>
                <w:rFonts w:ascii="Consolas" w:eastAsiaTheme="minorEastAsia" w:hAnsi="Consolas" w:cs="Consolas"/>
                <w:snapToGrid/>
                <w:color w:val="3F7F5F"/>
                <w:sz w:val="20"/>
                <w:szCs w:val="20"/>
              </w:rPr>
              <w:t>;</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 xml:space="preserve">    </w:t>
            </w:r>
            <w:r>
              <w:rPr>
                <w:rFonts w:ascii="Consolas" w:eastAsiaTheme="minorEastAsia" w:hAnsi="Consolas" w:cs="Consolas"/>
                <w:snapToGrid/>
                <w:color w:val="000000"/>
                <w:sz w:val="20"/>
                <w:szCs w:val="20"/>
              </w:rPr>
              <w:tab/>
              <w:t>String keyfilePath = TCCHttp11Protocol.</w:t>
            </w:r>
            <w:r>
              <w:rPr>
                <w:rFonts w:ascii="Consolas" w:eastAsiaTheme="minorEastAsia" w:hAnsi="Consolas" w:cs="Consolas"/>
                <w:b/>
                <w:bCs/>
                <w:snapToGrid/>
                <w:color w:val="7F0055"/>
                <w:sz w:val="20"/>
                <w:szCs w:val="20"/>
              </w:rPr>
              <w:t>class</w:t>
            </w:r>
            <w:r>
              <w:rPr>
                <w:rFonts w:ascii="Consolas" w:eastAsiaTheme="minorEastAsia" w:hAnsi="Consolas" w:cs="Consolas"/>
                <w:snapToGrid/>
                <w:color w:val="000000"/>
                <w:sz w:val="20"/>
                <w:szCs w:val="20"/>
              </w:rPr>
              <w:t>.getClassLoader().getResource(</w:t>
            </w:r>
            <w:r>
              <w:rPr>
                <w:rFonts w:ascii="Consolas" w:eastAsiaTheme="minorEastAsia" w:hAnsi="Consolas" w:cs="Consolas"/>
                <w:snapToGrid/>
                <w:color w:val="2A00FF"/>
                <w:sz w:val="20"/>
                <w:szCs w:val="20"/>
              </w:rPr>
              <w:t>""</w:t>
            </w:r>
            <w:r>
              <w:rPr>
                <w:rFonts w:ascii="Consolas" w:eastAsiaTheme="minorEastAsia" w:hAnsi="Consolas" w:cs="Consolas"/>
                <w:snapToGrid/>
                <w:color w:val="000000"/>
                <w:sz w:val="20"/>
                <w:szCs w:val="20"/>
              </w:rPr>
              <w:t>).getPath();</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 xml:space="preserve">    </w:t>
            </w:r>
            <w:r>
              <w:rPr>
                <w:rFonts w:ascii="Consolas" w:eastAsiaTheme="minorEastAsia" w:hAnsi="Consolas" w:cs="Consolas"/>
                <w:snapToGrid/>
                <w:color w:val="000000"/>
                <w:sz w:val="20"/>
                <w:szCs w:val="20"/>
              </w:rPr>
              <w:tab/>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ab/>
            </w:r>
            <w:r>
              <w:rPr>
                <w:rFonts w:ascii="Consolas" w:eastAsiaTheme="minorEastAsia" w:hAnsi="Consolas" w:cs="Consolas"/>
                <w:snapToGrid/>
                <w:color w:val="000000"/>
                <w:sz w:val="20"/>
                <w:szCs w:val="20"/>
              </w:rPr>
              <w:tab/>
            </w:r>
            <w:r>
              <w:rPr>
                <w:rFonts w:ascii="Consolas" w:eastAsiaTheme="minorEastAsia" w:hAnsi="Consolas" w:cs="Consolas"/>
                <w:b/>
                <w:bCs/>
                <w:snapToGrid/>
                <w:color w:val="7F0055"/>
                <w:sz w:val="20"/>
                <w:szCs w:val="20"/>
              </w:rPr>
              <w:t>byte</w:t>
            </w:r>
            <w:r>
              <w:rPr>
                <w:rFonts w:ascii="Consolas" w:eastAsiaTheme="minorEastAsia" w:hAnsi="Consolas" w:cs="Consolas"/>
                <w:snapToGrid/>
                <w:color w:val="000000"/>
                <w:sz w:val="20"/>
                <w:szCs w:val="20"/>
              </w:rPr>
              <w:t>[] workKey = CryptUtil.</w:t>
            </w:r>
            <w:r>
              <w:rPr>
                <w:rFonts w:ascii="Consolas" w:eastAsiaTheme="minorEastAsia" w:hAnsi="Consolas" w:cs="Consolas"/>
                <w:i/>
                <w:iCs/>
                <w:snapToGrid/>
                <w:color w:val="000000"/>
                <w:sz w:val="20"/>
                <w:szCs w:val="20"/>
              </w:rPr>
              <w:t>genWorkKey</w:t>
            </w:r>
            <w:r>
              <w:rPr>
                <w:rFonts w:ascii="Consolas" w:eastAsiaTheme="minorEastAsia" w:hAnsi="Consolas" w:cs="Consolas"/>
                <w:snapToGrid/>
                <w:color w:val="000000"/>
                <w:sz w:val="20"/>
                <w:szCs w:val="20"/>
              </w:rPr>
              <w:t>(keyfilePath+TccCrypt.</w:t>
            </w:r>
            <w:r>
              <w:rPr>
                <w:rFonts w:ascii="Consolas" w:eastAsiaTheme="minorEastAsia" w:hAnsi="Consolas" w:cs="Consolas"/>
                <w:i/>
                <w:iCs/>
                <w:snapToGrid/>
                <w:color w:val="0000C0"/>
                <w:sz w:val="20"/>
                <w:szCs w:val="20"/>
              </w:rPr>
              <w:t>Key1</w:t>
            </w:r>
            <w:r>
              <w:rPr>
                <w:rFonts w:ascii="Consolas" w:eastAsiaTheme="minorEastAsia" w:hAnsi="Consolas" w:cs="Consolas"/>
                <w:snapToGrid/>
                <w:color w:val="000000"/>
                <w:sz w:val="20"/>
                <w:szCs w:val="20"/>
              </w:rPr>
              <w:t xml:space="preserve">, </w:t>
            </w:r>
            <w:r>
              <w:rPr>
                <w:rFonts w:ascii="Consolas" w:eastAsiaTheme="minorEastAsia" w:hAnsi="Consolas" w:cs="Consolas"/>
                <w:snapToGrid/>
                <w:color w:val="000000"/>
                <w:sz w:val="20"/>
                <w:szCs w:val="20"/>
              </w:rPr>
              <w:lastRenderedPageBreak/>
              <w:t>keyfilePath+TccCrypt.</w:t>
            </w:r>
            <w:r>
              <w:rPr>
                <w:rFonts w:ascii="Consolas" w:eastAsiaTheme="minorEastAsia" w:hAnsi="Consolas" w:cs="Consolas"/>
                <w:i/>
                <w:iCs/>
                <w:snapToGrid/>
                <w:color w:val="0000C0"/>
                <w:sz w:val="20"/>
                <w:szCs w:val="20"/>
              </w:rPr>
              <w:t>Key2</w:t>
            </w:r>
            <w:r>
              <w:rPr>
                <w:rFonts w:ascii="Consolas" w:eastAsiaTheme="minorEastAsia" w:hAnsi="Consolas" w:cs="Consolas"/>
                <w:snapToGrid/>
                <w:color w:val="000000"/>
                <w:sz w:val="20"/>
                <w:szCs w:val="20"/>
              </w:rPr>
              <w:t>, keyfilePath+TccCrypt.</w:t>
            </w:r>
            <w:r>
              <w:rPr>
                <w:rFonts w:ascii="Consolas" w:eastAsiaTheme="minorEastAsia" w:hAnsi="Consolas" w:cs="Consolas"/>
                <w:i/>
                <w:iCs/>
                <w:snapToGrid/>
                <w:color w:val="0000C0"/>
                <w:sz w:val="20"/>
                <w:szCs w:val="20"/>
              </w:rPr>
              <w:t>Key3</w:t>
            </w:r>
            <w:r>
              <w:rPr>
                <w:rFonts w:ascii="Consolas" w:eastAsiaTheme="minorEastAsia" w:hAnsi="Consolas" w:cs="Consolas"/>
                <w:snapToGrid/>
                <w:color w:val="000000"/>
                <w:sz w:val="20"/>
                <w:szCs w:val="20"/>
              </w:rPr>
              <w:t>);</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ab/>
            </w:r>
            <w:r>
              <w:rPr>
                <w:rFonts w:ascii="Consolas" w:eastAsiaTheme="minorEastAsia" w:hAnsi="Consolas" w:cs="Consolas"/>
                <w:snapToGrid/>
                <w:color w:val="000000"/>
                <w:sz w:val="20"/>
                <w:szCs w:val="20"/>
              </w:rPr>
              <w:tab/>
            </w:r>
            <w:r>
              <w:rPr>
                <w:rFonts w:ascii="Consolas" w:eastAsiaTheme="minorEastAsia" w:hAnsi="Consolas" w:cs="Consolas"/>
                <w:b/>
                <w:bCs/>
                <w:snapToGrid/>
                <w:color w:val="7F0055"/>
                <w:sz w:val="20"/>
                <w:szCs w:val="20"/>
              </w:rPr>
              <w:t>byte</w:t>
            </w:r>
            <w:r>
              <w:rPr>
                <w:rFonts w:ascii="Consolas" w:eastAsiaTheme="minorEastAsia" w:hAnsi="Consolas" w:cs="Consolas"/>
                <w:snapToGrid/>
                <w:color w:val="000000"/>
                <w:sz w:val="20"/>
                <w:szCs w:val="20"/>
              </w:rPr>
              <w:t>[] salt = CryptUtil.</w:t>
            </w:r>
            <w:r>
              <w:rPr>
                <w:rFonts w:ascii="Consolas" w:eastAsiaTheme="minorEastAsia" w:hAnsi="Consolas" w:cs="Consolas"/>
                <w:i/>
                <w:iCs/>
                <w:snapToGrid/>
                <w:color w:val="000000"/>
                <w:sz w:val="20"/>
                <w:szCs w:val="20"/>
              </w:rPr>
              <w:t>genSalt</w:t>
            </w:r>
            <w:r>
              <w:rPr>
                <w:rFonts w:ascii="Consolas" w:eastAsiaTheme="minorEastAsia" w:hAnsi="Consolas" w:cs="Consolas"/>
                <w:snapToGrid/>
                <w:color w:val="000000"/>
                <w:sz w:val="20"/>
                <w:szCs w:val="20"/>
              </w:rPr>
              <w:t>(keyfilePath+TccCrypt.</w:t>
            </w:r>
            <w:r>
              <w:rPr>
                <w:rFonts w:ascii="Consolas" w:eastAsiaTheme="minorEastAsia" w:hAnsi="Consolas" w:cs="Consolas"/>
                <w:i/>
                <w:iCs/>
                <w:snapToGrid/>
                <w:color w:val="0000C0"/>
                <w:sz w:val="20"/>
                <w:szCs w:val="20"/>
              </w:rPr>
              <w:t>Salt</w:t>
            </w:r>
            <w:r>
              <w:rPr>
                <w:rFonts w:ascii="Consolas" w:eastAsiaTheme="minorEastAsia" w:hAnsi="Consolas" w:cs="Consolas"/>
                <w:snapToGrid/>
                <w:color w:val="000000"/>
                <w:sz w:val="20"/>
                <w:szCs w:val="20"/>
              </w:rPr>
              <w:t>);</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ab/>
            </w:r>
            <w:r>
              <w:rPr>
                <w:rFonts w:ascii="Consolas" w:eastAsiaTheme="minorEastAsia" w:hAnsi="Consolas" w:cs="Consolas"/>
                <w:snapToGrid/>
                <w:color w:val="000000"/>
                <w:sz w:val="20"/>
                <w:szCs w:val="20"/>
              </w:rPr>
              <w:tab/>
            </w:r>
            <w:r>
              <w:rPr>
                <w:rFonts w:ascii="Consolas" w:eastAsiaTheme="minorEastAsia" w:hAnsi="Consolas" w:cs="Consolas"/>
                <w:b/>
                <w:bCs/>
                <w:snapToGrid/>
                <w:color w:val="7F0055"/>
                <w:sz w:val="20"/>
                <w:szCs w:val="20"/>
              </w:rPr>
              <w:t>return</w:t>
            </w:r>
            <w:r>
              <w:rPr>
                <w:rFonts w:ascii="Consolas" w:eastAsiaTheme="minorEastAsia" w:hAnsi="Consolas" w:cs="Consolas"/>
                <w:snapToGrid/>
                <w:color w:val="000000"/>
                <w:sz w:val="20"/>
                <w:szCs w:val="20"/>
              </w:rPr>
              <w:t xml:space="preserve"> CryptUtil.</w:t>
            </w:r>
            <w:r>
              <w:rPr>
                <w:rFonts w:ascii="Consolas" w:eastAsiaTheme="minorEastAsia" w:hAnsi="Consolas" w:cs="Consolas"/>
                <w:i/>
                <w:iCs/>
                <w:snapToGrid/>
                <w:color w:val="000000"/>
                <w:sz w:val="20"/>
                <w:szCs w:val="20"/>
              </w:rPr>
              <w:t>decryptData</w:t>
            </w:r>
            <w:r>
              <w:rPr>
                <w:rFonts w:ascii="Consolas" w:eastAsiaTheme="minorEastAsia" w:hAnsi="Consolas" w:cs="Consolas"/>
                <w:snapToGrid/>
                <w:color w:val="000000"/>
                <w:sz w:val="20"/>
                <w:szCs w:val="20"/>
              </w:rPr>
              <w:t>(password, workKey, salt);</w:t>
            </w:r>
          </w:p>
          <w:p w:rsidR="00E4011E" w:rsidRDefault="00E4011E" w:rsidP="00E4011E">
            <w:pPr>
              <w:spacing w:line="240" w:lineRule="auto"/>
              <w:rPr>
                <w:rFonts w:ascii="Consolas" w:eastAsiaTheme="minorEastAsia" w:hAnsi="Consolas" w:cs="Consolas"/>
                <w:snapToGrid/>
                <w:sz w:val="20"/>
                <w:szCs w:val="20"/>
              </w:rPr>
            </w:pPr>
            <w:r>
              <w:rPr>
                <w:rFonts w:ascii="Consolas" w:eastAsiaTheme="minorEastAsia" w:hAnsi="Consolas" w:cs="Consolas"/>
                <w:snapToGrid/>
                <w:color w:val="000000"/>
                <w:sz w:val="20"/>
                <w:szCs w:val="20"/>
              </w:rPr>
              <w:t xml:space="preserve">    }</w:t>
            </w:r>
          </w:p>
          <w:p w:rsidR="00B421DA" w:rsidRPr="004A2721" w:rsidRDefault="00E4011E" w:rsidP="0008570F">
            <w:r>
              <w:rPr>
                <w:rFonts w:ascii="Consolas" w:eastAsiaTheme="minorEastAsia" w:hAnsi="Consolas" w:cs="Consolas"/>
                <w:snapToGrid/>
                <w:color w:val="000000"/>
                <w:sz w:val="20"/>
                <w:szCs w:val="20"/>
              </w:rPr>
              <w:t>}</w:t>
            </w:r>
          </w:p>
        </w:tc>
      </w:tr>
    </w:tbl>
    <w:p w:rsidR="00E4011E" w:rsidRDefault="00B421DA" w:rsidP="00B421DA">
      <w:r>
        <w:rPr>
          <w:rFonts w:hint="eastAsia"/>
        </w:rPr>
        <w:lastRenderedPageBreak/>
        <w:t>由此思路编写插件并编译打包为</w:t>
      </w:r>
      <w:r>
        <w:rPr>
          <w:rFonts w:hint="eastAsia"/>
        </w:rPr>
        <w:t>jar</w:t>
      </w:r>
      <w:r>
        <w:rPr>
          <w:rFonts w:hint="eastAsia"/>
        </w:rPr>
        <w:t>包</w:t>
      </w:r>
      <w:r w:rsidR="00E4011E">
        <w:rPr>
          <w:rFonts w:hint="eastAsia"/>
        </w:rPr>
        <w:t>。</w:t>
      </w:r>
    </w:p>
    <w:p w:rsidR="00E4011E" w:rsidRDefault="00E4011E" w:rsidP="00B421DA"/>
    <w:p w:rsidR="00B421DA" w:rsidRDefault="00E4011E" w:rsidP="00B421DA">
      <w:r>
        <w:rPr>
          <w:rFonts w:hint="eastAsia"/>
        </w:rPr>
        <w:t>加密</w:t>
      </w:r>
      <w:r w:rsidR="00B421DA">
        <w:rPr>
          <w:rFonts w:hint="eastAsia"/>
        </w:rPr>
        <w:t>操作流程如下：</w:t>
      </w:r>
    </w:p>
    <w:p w:rsidR="00B421DA" w:rsidRDefault="00D476D5" w:rsidP="006E2550">
      <w:pPr>
        <w:pStyle w:val="1"/>
      </w:pPr>
      <w:r>
        <w:rPr>
          <w:rFonts w:hint="eastAsia"/>
        </w:rPr>
        <w:t>使用插件</w:t>
      </w:r>
      <w:r>
        <w:t>对口令</w:t>
      </w:r>
      <w:r>
        <w:rPr>
          <w:rFonts w:hint="eastAsia"/>
        </w:rPr>
        <w:t>keystorepass</w:t>
      </w:r>
      <w:r>
        <w:t>进行加密</w:t>
      </w:r>
    </w:p>
    <w:p w:rsidR="00B12F13" w:rsidRDefault="00E4011E" w:rsidP="00B12F13">
      <w:pPr>
        <w:pStyle w:val="af9"/>
        <w:ind w:left="420" w:firstLineChars="0" w:firstLine="0"/>
      </w:pPr>
      <w:r>
        <w:object w:dxaOrig="2737"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8pt;height:40.8pt" o:ole="">
            <v:imagedata r:id="rId8" o:title=""/>
          </v:shape>
          <o:OLEObject Type="Embed" ProgID="Package" ShapeID="_x0000_i1025" DrawAspect="Content" ObjectID="_1563028027" r:id="rId9"/>
        </w:object>
      </w:r>
    </w:p>
    <w:p w:rsidR="00B12F13" w:rsidRDefault="00B12F13" w:rsidP="00B12F13">
      <w:pPr>
        <w:pStyle w:val="af9"/>
        <w:ind w:left="420" w:firstLineChars="0" w:firstLine="0"/>
      </w:pPr>
      <w:r>
        <w:rPr>
          <w:rFonts w:hint="eastAsia"/>
        </w:rPr>
        <w:t>此文件是</w:t>
      </w:r>
      <w:r w:rsidRPr="00355C7D">
        <w:rPr>
          <w:rFonts w:hint="eastAsia"/>
        </w:rPr>
        <w:t>编译好的</w:t>
      </w:r>
      <w:r w:rsidRPr="00355C7D">
        <w:rPr>
          <w:rFonts w:hint="eastAsia"/>
        </w:rPr>
        <w:t>Tomcat</w:t>
      </w:r>
      <w:r w:rsidRPr="00355C7D">
        <w:rPr>
          <w:rFonts w:hint="eastAsia"/>
        </w:rPr>
        <w:t>插件，以</w:t>
      </w:r>
      <w:r w:rsidRPr="00355C7D">
        <w:rPr>
          <w:rFonts w:hint="eastAsia"/>
        </w:rPr>
        <w:t>Tomcat7</w:t>
      </w:r>
      <w:r w:rsidRPr="00355C7D">
        <w:rPr>
          <w:rFonts w:hint="eastAsia"/>
        </w:rPr>
        <w:t>为例，</w:t>
      </w:r>
      <w:r>
        <w:rPr>
          <w:rFonts w:hint="eastAsia"/>
        </w:rPr>
        <w:t>这个插件</w:t>
      </w:r>
      <w:r w:rsidRPr="00355C7D">
        <w:rPr>
          <w:rFonts w:hint="eastAsia"/>
        </w:rPr>
        <w:t>可以让</w:t>
      </w:r>
      <w:r w:rsidRPr="00355C7D">
        <w:rPr>
          <w:rFonts w:hint="eastAsia"/>
        </w:rPr>
        <w:t>Tomcat</w:t>
      </w:r>
      <w:r w:rsidRPr="00355C7D">
        <w:rPr>
          <w:rFonts w:hint="eastAsia"/>
        </w:rPr>
        <w:t>先解密口令，再初始化</w:t>
      </w:r>
      <w:r>
        <w:rPr>
          <w:rFonts w:hint="eastAsia"/>
        </w:rPr>
        <w:t>默认的</w:t>
      </w:r>
      <w:r w:rsidRPr="00355C7D">
        <w:rPr>
          <w:rFonts w:hint="eastAsia"/>
        </w:rPr>
        <w:t>连接器</w:t>
      </w:r>
      <w:r>
        <w:rPr>
          <w:rFonts w:hint="eastAsia"/>
        </w:rPr>
        <w:t>。</w:t>
      </w:r>
    </w:p>
    <w:p w:rsidR="00E4011E" w:rsidRPr="006E2550" w:rsidRDefault="00E4011E" w:rsidP="00B12F13">
      <w:pPr>
        <w:pStyle w:val="af9"/>
        <w:ind w:left="420" w:firstLineChars="0" w:firstLine="0"/>
      </w:pPr>
      <w:r>
        <w:rPr>
          <w:rFonts w:hint="eastAsia"/>
        </w:rPr>
        <w:t>将此</w:t>
      </w:r>
      <w:r>
        <w:t>文件上传</w:t>
      </w:r>
      <w:r>
        <w:rPr>
          <w:rFonts w:hint="eastAsia"/>
        </w:rPr>
        <w:t>到</w:t>
      </w:r>
      <w:r>
        <w:t>Tomcat</w:t>
      </w:r>
      <w:r>
        <w:rPr>
          <w:rFonts w:hint="eastAsia"/>
        </w:rPr>
        <w:t>的</w:t>
      </w:r>
      <w:r>
        <w:rPr>
          <w:rFonts w:hint="eastAsia"/>
        </w:rPr>
        <w:t>lig</w:t>
      </w:r>
      <w:r>
        <w:rPr>
          <w:rFonts w:hint="eastAsia"/>
        </w:rPr>
        <w:t>目录</w:t>
      </w:r>
      <w:r>
        <w:t>，并解压</w:t>
      </w:r>
      <w:r>
        <w:rPr>
          <w:rFonts w:hint="eastAsia"/>
        </w:rPr>
        <w:t xml:space="preserve"> unzip</w:t>
      </w:r>
      <w:r>
        <w:t xml:space="preserve"> </w:t>
      </w:r>
      <w:r w:rsidRPr="00E4011E">
        <w:t>TCCTomcatPlugin-1.0.zip</w:t>
      </w:r>
    </w:p>
    <w:p w:rsidR="00B421DA" w:rsidRDefault="00B421DA" w:rsidP="006E2550">
      <w:pPr>
        <w:pStyle w:val="af9"/>
        <w:ind w:left="420" w:firstLineChars="0" w:firstLine="0"/>
      </w:pPr>
      <w:r w:rsidRPr="0053553E">
        <w:rPr>
          <w:rFonts w:hint="eastAsia"/>
        </w:rPr>
        <w:t>加密证书</w:t>
      </w:r>
      <w:r>
        <w:rPr>
          <w:rFonts w:hint="eastAsia"/>
        </w:rPr>
        <w:t>库文件口令</w:t>
      </w:r>
      <w:r w:rsidRPr="0053553E">
        <w:rPr>
          <w:rFonts w:hint="eastAsia"/>
        </w:rPr>
        <w:t>为密文</w:t>
      </w:r>
      <w:r>
        <w:rPr>
          <w:rFonts w:hint="eastAsia"/>
        </w:rPr>
        <w:t>，以将口令“</w:t>
      </w:r>
      <w:r>
        <w:rPr>
          <w:rFonts w:hint="eastAsia"/>
        </w:rPr>
        <w:t>keystorepass</w:t>
      </w:r>
      <w:r>
        <w:rPr>
          <w:rFonts w:hint="eastAsia"/>
        </w:rPr>
        <w:t>”用</w:t>
      </w:r>
      <w:r w:rsidR="00E4011E" w:rsidRPr="00E4011E">
        <w:t>AES/GCM/NoPadding</w:t>
      </w:r>
      <w:r>
        <w:rPr>
          <w:rFonts w:hint="eastAsia"/>
        </w:rPr>
        <w:t>加密，在</w:t>
      </w:r>
      <w:r w:rsidRPr="00837781">
        <w:t>Tomcat</w:t>
      </w:r>
      <w:r w:rsidR="00B12F13">
        <w:rPr>
          <w:rFonts w:hint="eastAsia"/>
        </w:rPr>
        <w:t>7</w:t>
      </w:r>
      <w:r w:rsidRPr="00837781">
        <w:rPr>
          <w:rFonts w:hint="eastAsia"/>
        </w:rPr>
        <w:t>的</w:t>
      </w:r>
      <w:r w:rsidRPr="00837781">
        <w:t>lib</w:t>
      </w:r>
      <w:r w:rsidRPr="00837781">
        <w:rPr>
          <w:rFonts w:hint="eastAsia"/>
        </w:rPr>
        <w:t>目录</w:t>
      </w:r>
      <w:r>
        <w:rPr>
          <w:rFonts w:hint="eastAsia"/>
        </w:rPr>
        <w:t>下，输入以下命令：</w:t>
      </w:r>
    </w:p>
    <w:tbl>
      <w:tblPr>
        <w:tblStyle w:val="af2"/>
        <w:tblW w:w="0" w:type="auto"/>
        <w:tblInd w:w="4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EEECE1" w:themeFill="background2"/>
        <w:tblLook w:val="04A0" w:firstRow="1" w:lastRow="0" w:firstColumn="1" w:lastColumn="0" w:noHBand="0" w:noVBand="1"/>
      </w:tblPr>
      <w:tblGrid>
        <w:gridCol w:w="8102"/>
      </w:tblGrid>
      <w:tr w:rsidR="00B421DA" w:rsidTr="00F57703">
        <w:tc>
          <w:tcPr>
            <w:tcW w:w="8102" w:type="dxa"/>
            <w:shd w:val="clear" w:color="auto" w:fill="EEECE1" w:themeFill="background2"/>
          </w:tcPr>
          <w:p w:rsidR="00B421DA" w:rsidRDefault="00E4011E" w:rsidP="0008570F">
            <w:r w:rsidRPr="00E4011E">
              <w:t>/opt/huawei/TCCProd/apache-tomcat-7.0.</w:t>
            </w:r>
            <w:del w:id="2" w:author="Luoxianglong" w:date="2017-07-31T17:40:00Z">
              <w:r w:rsidRPr="00E4011E" w:rsidDel="005002C3">
                <w:delText>70</w:delText>
              </w:r>
            </w:del>
            <w:ins w:id="3" w:author="Luoxianglong" w:date="2017-07-31T17:40:00Z">
              <w:r w:rsidR="005002C3" w:rsidRPr="00E4011E">
                <w:t>7</w:t>
              </w:r>
              <w:r w:rsidR="005002C3">
                <w:t>8</w:t>
              </w:r>
            </w:ins>
            <w:r w:rsidRPr="00E4011E">
              <w:t>/lib&gt;</w:t>
            </w:r>
            <w:r w:rsidR="00F57703">
              <w:t xml:space="preserve"> </w:t>
            </w:r>
            <w:r w:rsidR="00F57703" w:rsidRPr="00F57703">
              <w:t xml:space="preserve">java -cp .:./* com.huawei.platform.tcc.TccCrypt </w:t>
            </w:r>
            <w:r w:rsidR="00B421DA" w:rsidRPr="006E2550">
              <w:rPr>
                <w:color w:val="FF0000"/>
              </w:rPr>
              <w:t>keystorepass</w:t>
            </w:r>
          </w:p>
          <w:p w:rsidR="00F57703" w:rsidRDefault="00F57703" w:rsidP="00F57703">
            <w:r>
              <w:t>encrypted keystorePass:</w:t>
            </w:r>
          </w:p>
          <w:p w:rsidR="00B421DA" w:rsidRPr="006E2550" w:rsidRDefault="00F57703" w:rsidP="0008570F">
            <w:pPr>
              <w:pStyle w:val="af9"/>
              <w:ind w:firstLineChars="0" w:firstLine="0"/>
              <w:rPr>
                <w:color w:val="FF0000"/>
              </w:rPr>
            </w:pPr>
            <w:r w:rsidRPr="006E2550">
              <w:rPr>
                <w:color w:val="FF0000"/>
              </w:rPr>
              <w:t>32XvxESEnp73EBgLuVl0K6RC76d6C39xsFL0PA==</w:t>
            </w:r>
          </w:p>
          <w:p w:rsidR="00B421DA" w:rsidRDefault="00B421DA" w:rsidP="0008570F">
            <w:pPr>
              <w:pStyle w:val="af9"/>
              <w:ind w:firstLineChars="0" w:firstLine="0"/>
            </w:pPr>
          </w:p>
        </w:tc>
      </w:tr>
    </w:tbl>
    <w:p w:rsidR="00B421DA" w:rsidRDefault="00B421DA" w:rsidP="006E2550">
      <w:pPr>
        <w:pStyle w:val="af9"/>
        <w:ind w:left="420" w:firstLineChars="0" w:firstLine="0"/>
      </w:pPr>
      <w:r w:rsidRPr="006E2550">
        <w:rPr>
          <w:rFonts w:hint="eastAsia"/>
        </w:rPr>
        <w:t>程序</w:t>
      </w:r>
      <w:r w:rsidR="00D476D5">
        <w:rPr>
          <w:rFonts w:hint="eastAsia"/>
        </w:rPr>
        <w:t>将</w:t>
      </w:r>
      <w:r w:rsidRPr="006E2550">
        <w:rPr>
          <w:rFonts w:hint="eastAsia"/>
        </w:rPr>
        <w:t>输出证书库文件口令“</w:t>
      </w:r>
      <w:r w:rsidRPr="006E2550">
        <w:rPr>
          <w:rFonts w:hint="eastAsia"/>
        </w:rPr>
        <w:t>keystorepass</w:t>
      </w:r>
      <w:r w:rsidRPr="006E2550">
        <w:rPr>
          <w:rFonts w:hint="eastAsia"/>
        </w:rPr>
        <w:t>”使用</w:t>
      </w:r>
      <w:r w:rsidR="00D476D5" w:rsidRPr="00E4011E">
        <w:t>AES/GCM/NoPadding</w:t>
      </w:r>
      <w:r w:rsidRPr="006E2550">
        <w:rPr>
          <w:rFonts w:hint="eastAsia"/>
        </w:rPr>
        <w:t>加密后的结果为：“</w:t>
      </w:r>
      <w:r w:rsidR="00D476D5" w:rsidRPr="00D476D5">
        <w:t>32XvxESEnp73EBgLuVl0K6RC76d6C39xsFL0PA==</w:t>
      </w:r>
      <w:r w:rsidRPr="006E2550">
        <w:rPr>
          <w:rFonts w:hint="eastAsia"/>
        </w:rPr>
        <w:t>”。</w:t>
      </w:r>
    </w:p>
    <w:p w:rsidR="00D476D5" w:rsidRDefault="00B421DA" w:rsidP="006E2550">
      <w:pPr>
        <w:pStyle w:val="af9"/>
        <w:ind w:left="420" w:firstLineChars="0" w:firstLine="0"/>
      </w:pPr>
      <w:r>
        <w:rPr>
          <w:rFonts w:hint="eastAsia"/>
        </w:rPr>
        <w:t>在此步骤中，有可能会报出错误：“</w:t>
      </w:r>
      <w:r w:rsidR="00D476D5">
        <w:t>Can not initialize cryptographic mechanism</w:t>
      </w:r>
      <w:r>
        <w:rPr>
          <w:rFonts w:hint="eastAsia"/>
        </w:rPr>
        <w:t>”。</w:t>
      </w:r>
    </w:p>
    <w:tbl>
      <w:tblPr>
        <w:tblStyle w:val="af2"/>
        <w:tblW w:w="0" w:type="auto"/>
        <w:tblInd w:w="4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EEECE1" w:themeFill="background2"/>
        <w:tblLook w:val="04A0" w:firstRow="1" w:lastRow="0" w:firstColumn="1" w:lastColumn="0" w:noHBand="0" w:noVBand="1"/>
      </w:tblPr>
      <w:tblGrid>
        <w:gridCol w:w="8102"/>
      </w:tblGrid>
      <w:tr w:rsidR="00D476D5" w:rsidTr="00AC7B96">
        <w:tc>
          <w:tcPr>
            <w:tcW w:w="8102" w:type="dxa"/>
            <w:shd w:val="clear" w:color="auto" w:fill="EEECE1" w:themeFill="background2"/>
          </w:tcPr>
          <w:p w:rsidR="00D476D5" w:rsidRDefault="00D476D5" w:rsidP="00D476D5">
            <w:r>
              <w:t>Exception in thread "main" java.lang.ExceptionInInitializerError</w:t>
            </w:r>
          </w:p>
          <w:p w:rsidR="00D476D5" w:rsidRDefault="00D476D5" w:rsidP="00D476D5">
            <w:r>
              <w:tab/>
              <w:t>at javax.crypto.Cipher.getInstance(Cipher.java:643)</w:t>
            </w:r>
          </w:p>
          <w:p w:rsidR="00D476D5" w:rsidRDefault="00D476D5" w:rsidP="00D476D5">
            <w:r>
              <w:tab/>
              <w:t>at javax.crypto.Cipher.getInstance(Cipher.java:585)</w:t>
            </w:r>
          </w:p>
          <w:p w:rsidR="00D476D5" w:rsidRDefault="00D476D5" w:rsidP="00D476D5">
            <w:r>
              <w:tab/>
              <w:t>at com.huawei.platform.tcc.CryptUtil.encryptToAESStr(CryptUtil.java:64)</w:t>
            </w:r>
          </w:p>
          <w:p w:rsidR="00D476D5" w:rsidRDefault="00D476D5" w:rsidP="00D476D5">
            <w:r>
              <w:lastRenderedPageBreak/>
              <w:tab/>
              <w:t>at com.huawei.platform.tcc.CryptUtil.encryptData(CryptUtil.java:343)</w:t>
            </w:r>
          </w:p>
          <w:p w:rsidR="00D476D5" w:rsidRDefault="00D476D5" w:rsidP="00D476D5">
            <w:r>
              <w:tab/>
              <w:t>at com.huawei.platform.tcc.TccCrypt.main(TccCrypt.java:33)</w:t>
            </w:r>
          </w:p>
          <w:p w:rsidR="00D476D5" w:rsidRDefault="00D476D5" w:rsidP="00D476D5">
            <w:r>
              <w:t>Caused by: java.lang.SecurityException: Can not initialize cryptographic mechanism</w:t>
            </w:r>
          </w:p>
          <w:p w:rsidR="00D476D5" w:rsidRDefault="00D476D5" w:rsidP="00D476D5">
            <w:r>
              <w:tab/>
              <w:t>at javax.crypto.JceSecurity.&lt;clinit&gt;(JceSecurity.java:86)</w:t>
            </w:r>
          </w:p>
          <w:p w:rsidR="00D476D5" w:rsidRDefault="00D476D5" w:rsidP="00D476D5">
            <w:r>
              <w:tab/>
              <w:t>... 5 more</w:t>
            </w:r>
          </w:p>
          <w:p w:rsidR="00D476D5" w:rsidRDefault="00D476D5" w:rsidP="00D476D5">
            <w:r>
              <w:t>Caused by: java.lang.SecurityException: Cannot locate policy or framework files!</w:t>
            </w:r>
          </w:p>
          <w:p w:rsidR="00D476D5" w:rsidRDefault="00D476D5" w:rsidP="00D476D5">
            <w:r>
              <w:tab/>
              <w:t>at javax.crypto.JceSecurity.setupJurisdictionPolicies(JceSecurity.java:256)</w:t>
            </w:r>
          </w:p>
          <w:p w:rsidR="00D476D5" w:rsidRDefault="00D476D5" w:rsidP="00D476D5">
            <w:r>
              <w:tab/>
              <w:t>at javax.crypto.JceSecurity.access$000(JceSecurity.java:48)</w:t>
            </w:r>
          </w:p>
          <w:p w:rsidR="00D476D5" w:rsidRDefault="00D476D5" w:rsidP="00D476D5">
            <w:r>
              <w:tab/>
              <w:t>at javax.crypto.JceSecurity$1.run(JceSecurity.java:78)</w:t>
            </w:r>
          </w:p>
          <w:p w:rsidR="00D476D5" w:rsidRDefault="00D476D5" w:rsidP="00D476D5">
            <w:r>
              <w:tab/>
              <w:t>at java.security.AccessController.doPrivileged(Native Method)</w:t>
            </w:r>
          </w:p>
          <w:p w:rsidR="00D476D5" w:rsidRDefault="00D476D5" w:rsidP="00D476D5">
            <w:r>
              <w:tab/>
              <w:t>at javax.crypto.JceSecurity.&lt;clinit&gt;(JceSecurity.java:76)</w:t>
            </w:r>
          </w:p>
          <w:p w:rsidR="00D476D5" w:rsidRDefault="00D476D5" w:rsidP="00D476D5">
            <w:pPr>
              <w:pStyle w:val="af9"/>
              <w:ind w:firstLineChars="0" w:firstLine="0"/>
            </w:pPr>
            <w:r>
              <w:tab/>
              <w:t>... 5 more</w:t>
            </w:r>
          </w:p>
        </w:tc>
      </w:tr>
    </w:tbl>
    <w:p w:rsidR="00B421DA" w:rsidRDefault="00B421DA" w:rsidP="006E2550">
      <w:pPr>
        <w:pStyle w:val="af9"/>
        <w:ind w:left="420" w:firstLineChars="0" w:firstLine="0"/>
      </w:pPr>
      <w:r>
        <w:rPr>
          <w:rFonts w:hint="eastAsia"/>
        </w:rPr>
        <w:lastRenderedPageBreak/>
        <w:t>这是因为</w:t>
      </w:r>
      <w:r w:rsidRPr="00717DCE">
        <w:t>这个是</w:t>
      </w:r>
      <w:r w:rsidRPr="00717DCE">
        <w:t>jre</w:t>
      </w:r>
      <w:r w:rsidRPr="00717DCE">
        <w:t>中</w:t>
      </w:r>
      <w:r>
        <w:rPr>
          <w:rFonts w:hint="eastAsia"/>
        </w:rPr>
        <w:t>使用了</w:t>
      </w:r>
      <w:r>
        <w:t>默认</w:t>
      </w:r>
      <w:r w:rsidRPr="00717DCE">
        <w:t>的安全包。但是这包支持的密码长度范围短，无法满足北美标准。</w:t>
      </w:r>
      <w:r>
        <w:rPr>
          <w:rFonts w:hint="eastAsia"/>
        </w:rPr>
        <w:t>用下面的</w:t>
      </w:r>
      <w:r w:rsidRPr="00717DCE">
        <w:t>jar</w:t>
      </w:r>
      <w:r>
        <w:rPr>
          <w:rFonts w:hint="eastAsia"/>
        </w:rPr>
        <w:t>包</w:t>
      </w:r>
      <w:r>
        <w:t>替换目录</w:t>
      </w:r>
      <w:r>
        <w:rPr>
          <w:rFonts w:hint="eastAsia"/>
        </w:rPr>
        <w:t>“</w:t>
      </w:r>
      <w:r w:rsidRPr="00717DCE">
        <w:t>$JAVA_HOME/</w:t>
      </w:r>
      <w:r w:rsidR="00354DE7" w:rsidRPr="00354DE7">
        <w:t>jre/lib/security/</w:t>
      </w:r>
      <w:r w:rsidR="00354DE7" w:rsidRPr="00354DE7" w:rsidDel="00354DE7">
        <w:t xml:space="preserve"> </w:t>
      </w:r>
      <w:r>
        <w:rPr>
          <w:rFonts w:hint="eastAsia"/>
        </w:rPr>
        <w:t>”中的</w:t>
      </w:r>
      <w:r>
        <w:rPr>
          <w:rFonts w:hint="eastAsia"/>
        </w:rPr>
        <w:t>jar</w:t>
      </w:r>
      <w:r>
        <w:rPr>
          <w:rFonts w:hint="eastAsia"/>
        </w:rPr>
        <w:t>文件</w:t>
      </w:r>
      <w:r w:rsidR="00354DE7">
        <w:rPr>
          <w:rFonts w:hint="eastAsia"/>
        </w:rPr>
        <w:t>（</w:t>
      </w:r>
      <w:r w:rsidR="00354DE7">
        <w:t>一般路径为</w:t>
      </w:r>
      <w:r w:rsidR="00354DE7" w:rsidRPr="00354DE7">
        <w:t>/usr/java/latest/jre/lib/security/</w:t>
      </w:r>
      <w:r w:rsidR="00354DE7">
        <w:rPr>
          <w:rFonts w:hint="eastAsia"/>
        </w:rPr>
        <w:t>）</w:t>
      </w:r>
      <w:r>
        <w:rPr>
          <w:rFonts w:hint="eastAsia"/>
        </w:rPr>
        <w:t>：</w:t>
      </w:r>
    </w:p>
    <w:p w:rsidR="00B421DA" w:rsidRDefault="00D476D5" w:rsidP="00B421DA">
      <w:pPr>
        <w:ind w:left="420"/>
      </w:pPr>
      <w:r>
        <w:object w:dxaOrig="1236" w:dyaOrig="816">
          <v:shape id="_x0000_i1026" type="#_x0000_t75" style="width:61.8pt;height:40.8pt" o:ole="">
            <v:imagedata r:id="rId10" o:title=""/>
          </v:shape>
          <o:OLEObject Type="Embed" ProgID="Package" ShapeID="_x0000_i1026" DrawAspect="Content" ObjectID="_1563028028" r:id="rId11"/>
        </w:object>
      </w:r>
    </w:p>
    <w:p w:rsidR="00B12F13" w:rsidRPr="00B12F13" w:rsidRDefault="00354DE7" w:rsidP="00B421DA">
      <w:pPr>
        <w:ind w:left="420"/>
      </w:pPr>
      <w:r>
        <w:rPr>
          <w:rFonts w:hint="eastAsia"/>
        </w:rPr>
        <w:t>替换</w:t>
      </w:r>
      <w:r w:rsidR="00B12F13" w:rsidRPr="00355C7D">
        <w:rPr>
          <w:rFonts w:hint="eastAsia"/>
        </w:rPr>
        <w:t>jre</w:t>
      </w:r>
      <w:r w:rsidR="00B12F13" w:rsidRPr="00355C7D">
        <w:rPr>
          <w:rFonts w:hint="eastAsia"/>
        </w:rPr>
        <w:t>的默认安全包，</w:t>
      </w:r>
      <w:r w:rsidR="00B12F13">
        <w:rPr>
          <w:rFonts w:hint="eastAsia"/>
        </w:rPr>
        <w:t>可以</w:t>
      </w:r>
      <w:r w:rsidR="00B12F13" w:rsidRPr="00355C7D">
        <w:rPr>
          <w:rFonts w:hint="eastAsia"/>
        </w:rPr>
        <w:t>使其满足北美标准，支持更长的密码</w:t>
      </w:r>
      <w:r w:rsidR="00B12F13">
        <w:rPr>
          <w:rFonts w:hint="eastAsia"/>
        </w:rPr>
        <w:t>。</w:t>
      </w:r>
    </w:p>
    <w:p w:rsidR="00354DE7" w:rsidRDefault="00354DE7" w:rsidP="006E2550">
      <w:pPr>
        <w:pStyle w:val="1"/>
      </w:pPr>
      <w:r>
        <w:rPr>
          <w:rFonts w:hint="eastAsia"/>
        </w:rPr>
        <w:t>在</w:t>
      </w:r>
      <w:r>
        <w:rPr>
          <w:rFonts w:hint="eastAsia"/>
        </w:rPr>
        <w:t>connector</w:t>
      </w:r>
      <w:r>
        <w:rPr>
          <w:rFonts w:hint="eastAsia"/>
        </w:rPr>
        <w:t>中使用加密</w:t>
      </w:r>
      <w:r>
        <w:t>后的</w:t>
      </w:r>
      <w:r>
        <w:rPr>
          <w:rFonts w:hint="eastAsia"/>
        </w:rPr>
        <w:t>keystorepass</w:t>
      </w:r>
    </w:p>
    <w:p w:rsidR="00B421DA" w:rsidRDefault="00B421DA" w:rsidP="006E2550">
      <w:pPr>
        <w:pStyle w:val="af9"/>
        <w:ind w:left="420" w:firstLineChars="0" w:firstLine="0"/>
      </w:pPr>
      <w:r w:rsidRPr="00717DCE">
        <w:rPr>
          <w:rFonts w:hint="eastAsia"/>
        </w:rPr>
        <w:t>更新</w:t>
      </w:r>
      <w:r w:rsidRPr="00717DCE">
        <w:t>Tomcat</w:t>
      </w:r>
      <w:r w:rsidRPr="00717DCE">
        <w:rPr>
          <w:rFonts w:hint="eastAsia"/>
        </w:rPr>
        <w:t>的配置文件</w:t>
      </w:r>
      <w:r w:rsidRPr="00717DCE">
        <w:t>server.xml</w:t>
      </w:r>
      <w:r w:rsidR="002C32C2">
        <w:rPr>
          <w:rFonts w:hint="eastAsia"/>
        </w:rPr>
        <w:t>，修改</w:t>
      </w:r>
      <w:r w:rsidR="002C32C2">
        <w:rPr>
          <w:rFonts w:hint="eastAsia"/>
        </w:rPr>
        <w:t>protocal</w:t>
      </w:r>
      <w:r w:rsidR="002C32C2">
        <w:rPr>
          <w:rFonts w:hint="eastAsia"/>
        </w:rPr>
        <w:t>的值</w:t>
      </w:r>
      <w:r w:rsidR="002C32C2">
        <w:t>为</w:t>
      </w:r>
      <w:r w:rsidR="002C32C2" w:rsidRPr="002C32C2">
        <w:t>com.huawei.platform.tcc.TCCHttp11Protocol</w:t>
      </w:r>
      <w:r w:rsidR="002C32C2">
        <w:rPr>
          <w:rFonts w:hint="eastAsia"/>
        </w:rPr>
        <w:t>，</w:t>
      </w:r>
      <w:r w:rsidR="002C32C2">
        <w:t>修改</w:t>
      </w:r>
      <w:r w:rsidR="002C32C2">
        <w:rPr>
          <w:rFonts w:hint="eastAsia"/>
        </w:rPr>
        <w:t>keystorePass</w:t>
      </w:r>
      <w:r w:rsidR="002C32C2">
        <w:rPr>
          <w:rFonts w:hint="eastAsia"/>
        </w:rPr>
        <w:t>的</w:t>
      </w:r>
      <w:r w:rsidR="002C32C2">
        <w:t>值为步骤</w:t>
      </w:r>
      <w:r w:rsidR="002C32C2">
        <w:rPr>
          <w:rFonts w:hint="eastAsia"/>
        </w:rPr>
        <w:t>1</w:t>
      </w:r>
      <w:r w:rsidR="002C32C2">
        <w:rPr>
          <w:rFonts w:hint="eastAsia"/>
        </w:rPr>
        <w:t>中</w:t>
      </w:r>
      <w:r w:rsidR="002C32C2">
        <w:t>加密后的值</w:t>
      </w:r>
      <w:r>
        <w:rPr>
          <w:rFonts w:hint="eastAsia"/>
        </w:rPr>
        <w:t>：</w:t>
      </w:r>
    </w:p>
    <w:tbl>
      <w:tblPr>
        <w:tblStyle w:val="af2"/>
        <w:tblW w:w="0" w:type="auto"/>
        <w:tblInd w:w="4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EEECE1" w:themeFill="background2"/>
        <w:tblLook w:val="04A0" w:firstRow="1" w:lastRow="0" w:firstColumn="1" w:lastColumn="0" w:noHBand="0" w:noVBand="1"/>
      </w:tblPr>
      <w:tblGrid>
        <w:gridCol w:w="8102"/>
      </w:tblGrid>
      <w:tr w:rsidR="00B421DA" w:rsidTr="0008570F">
        <w:tc>
          <w:tcPr>
            <w:tcW w:w="9854" w:type="dxa"/>
            <w:shd w:val="clear" w:color="auto" w:fill="EEECE1" w:themeFill="background2"/>
          </w:tcPr>
          <w:p w:rsidR="00695C81" w:rsidRDefault="00695C81" w:rsidP="00695C81">
            <w:r>
              <w:t>&lt;Connector server='tcc' port="18443" protocol="</w:t>
            </w:r>
            <w:r w:rsidR="002C32C2" w:rsidRPr="002C32C2">
              <w:t>com.huawei.platform.tcc.TCCHttp11Protocol</w:t>
            </w:r>
            <w:r>
              <w:t>" SSLEnabled="true"</w:t>
            </w:r>
          </w:p>
          <w:p w:rsidR="00695C81" w:rsidRDefault="00695C81" w:rsidP="00695C81">
            <w:r>
              <w:t xml:space="preserve">               maxThreads="150" scheme="https" secure="true"</w:t>
            </w:r>
          </w:p>
          <w:p w:rsidR="00B421DA" w:rsidRPr="009403DE" w:rsidRDefault="00695C81" w:rsidP="005002C3">
            <w:pPr>
              <w:pPrChange w:id="4" w:author="Luoxianglong" w:date="2017-07-31T17:40:00Z">
                <w:pPr/>
              </w:pPrChange>
            </w:pPr>
            <w:r>
              <w:t xml:space="preserve">               clientAuth="false" sslProtocol="TLS"                keystoreFile="/opt/huawei/TCCProd/apache-tomcat-7.0.</w:t>
            </w:r>
            <w:del w:id="5" w:author="Luoxianglong" w:date="2017-07-31T17:40:00Z">
              <w:r w:rsidDel="005002C3">
                <w:delText>70</w:delText>
              </w:r>
            </w:del>
            <w:ins w:id="6" w:author="Luoxianglong" w:date="2017-07-31T17:40:00Z">
              <w:r w:rsidR="005002C3">
                <w:t>7</w:t>
              </w:r>
              <w:r w:rsidR="005002C3">
                <w:t>8</w:t>
              </w:r>
            </w:ins>
            <w:r>
              <w:t>/webapps/TaskControlCenter/WEB-INF/classes/cacerts/tcc.keystore" keystorePass="</w:t>
            </w:r>
            <w:r w:rsidRPr="00D476D5">
              <w:t>32XvxESEnp73EBgLuVl0K6RC76d6C39xsFL0PA==</w:t>
            </w:r>
            <w:r>
              <w:t>"/&gt;</w:t>
            </w:r>
          </w:p>
        </w:tc>
      </w:tr>
    </w:tbl>
    <w:p w:rsidR="00B421DA" w:rsidRDefault="00B421DA" w:rsidP="006E2550">
      <w:pPr>
        <w:widowControl/>
        <w:autoSpaceDE/>
        <w:autoSpaceDN/>
        <w:adjustRightInd/>
        <w:spacing w:line="408" w:lineRule="atLeast"/>
        <w:ind w:left="420"/>
      </w:pPr>
      <w:r>
        <w:rPr>
          <w:rFonts w:hint="eastAsia"/>
        </w:rPr>
        <w:t>其中</w:t>
      </w:r>
      <w:r w:rsidRPr="009403DE">
        <w:t>protocol="</w:t>
      </w:r>
      <w:r w:rsidR="00F277F4" w:rsidRPr="00F277F4">
        <w:t>com.huawei.platform.tcc.TCCHttp11Protoco</w:t>
      </w:r>
      <w:bookmarkStart w:id="7" w:name="_GoBack"/>
      <w:bookmarkEnd w:id="7"/>
      <w:r w:rsidR="00F277F4" w:rsidRPr="00F277F4">
        <w:t>l</w:t>
      </w:r>
      <w:r>
        <w:t xml:space="preserve"> </w:t>
      </w:r>
      <w:r w:rsidRPr="009403DE">
        <w:t>"</w:t>
      </w:r>
      <w:r w:rsidRPr="009403DE">
        <w:rPr>
          <w:rFonts w:hint="eastAsia"/>
        </w:rPr>
        <w:t>，表示</w:t>
      </w:r>
      <w:r>
        <w:rPr>
          <w:rFonts w:hint="eastAsia"/>
        </w:rPr>
        <w:t>使用定制的连接器来代替默认的连接器。</w:t>
      </w:r>
      <w:r>
        <w:rPr>
          <w:rFonts w:hint="eastAsia"/>
        </w:rPr>
        <w:t>k</w:t>
      </w:r>
      <w:r>
        <w:t>eystorePass</w:t>
      </w:r>
      <w:r w:rsidRPr="00717DCE">
        <w:t>="</w:t>
      </w:r>
      <w:r w:rsidR="00F277F4" w:rsidRPr="00D476D5">
        <w:t>32XvxESEnp73EBgLuVl0K6RC76d6C39xsFL0PA==</w:t>
      </w:r>
      <w:r w:rsidRPr="00717DCE">
        <w:t>"</w:t>
      </w:r>
      <w:r>
        <w:rPr>
          <w:rFonts w:hint="eastAsia"/>
        </w:rPr>
        <w:t>，表示证书库文件的口令改为密文。</w:t>
      </w:r>
    </w:p>
    <w:p w:rsidR="00B421DA" w:rsidRDefault="00B421DA" w:rsidP="006E2550">
      <w:pPr>
        <w:pStyle w:val="af9"/>
        <w:ind w:left="420" w:firstLineChars="0" w:firstLine="0"/>
      </w:pPr>
      <w:r>
        <w:rPr>
          <w:rFonts w:hint="eastAsia"/>
        </w:rPr>
        <w:t>重启</w:t>
      </w:r>
      <w:r>
        <w:rPr>
          <w:rFonts w:hint="eastAsia"/>
        </w:rPr>
        <w:t>Tomcat</w:t>
      </w:r>
      <w:r>
        <w:rPr>
          <w:rFonts w:hint="eastAsia"/>
        </w:rPr>
        <w:t>后就设置成功了。</w:t>
      </w:r>
    </w:p>
    <w:p w:rsidR="00B421DA" w:rsidRPr="00B12F13" w:rsidRDefault="00B421DA" w:rsidP="006E2550">
      <w:pPr>
        <w:rPr>
          <w:bCs/>
        </w:rPr>
      </w:pPr>
    </w:p>
    <w:sectPr w:rsidR="00B421DA" w:rsidRPr="00B12F13" w:rsidSect="00D03FAF">
      <w:headerReference w:type="even" r:id="rId12"/>
      <w:headerReference w:type="default" r:id="rId13"/>
      <w:footerReference w:type="even" r:id="rId14"/>
      <w:footerReference w:type="default" r:id="rId15"/>
      <w:headerReference w:type="first" r:id="rId16"/>
      <w:footerReference w:type="first" r:id="rId17"/>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143" w:rsidRDefault="004E7143">
      <w:r>
        <w:separator/>
      </w:r>
    </w:p>
  </w:endnote>
  <w:endnote w:type="continuationSeparator" w:id="0">
    <w:p w:rsidR="004E7143" w:rsidRDefault="004E7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KaiTi_GB2312"/>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DotumChe">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306" w:rsidRDefault="00E61306">
    <w:pPr>
      <w:pStyle w:val="ac"/>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E61306">
      <w:tc>
        <w:tcPr>
          <w:tcW w:w="1760" w:type="pct"/>
        </w:tcPr>
        <w:p w:rsidR="00E61306" w:rsidRDefault="004E7143">
          <w:pPr>
            <w:pStyle w:val="ac"/>
            <w:ind w:firstLine="360"/>
          </w:pPr>
          <w:r>
            <w:fldChar w:fldCharType="begin"/>
          </w:r>
          <w:r>
            <w:instrText xml:space="preserve"> TIME \@ "yyyy-M-d" </w:instrText>
          </w:r>
          <w:r>
            <w:fldChar w:fldCharType="separate"/>
          </w:r>
          <w:ins w:id="8" w:author="Luoxianglong" w:date="2017-07-31T17:40:00Z">
            <w:r w:rsidR="005002C3">
              <w:rPr>
                <w:noProof/>
              </w:rPr>
              <w:t>2017-7-31</w:t>
            </w:r>
          </w:ins>
          <w:del w:id="9" w:author="Luoxianglong" w:date="2017-07-31T17:40:00Z">
            <w:r w:rsidR="00E4011E" w:rsidDel="005002C3">
              <w:rPr>
                <w:noProof/>
              </w:rPr>
              <w:delText>2016-11-22</w:delText>
            </w:r>
          </w:del>
          <w:r>
            <w:rPr>
              <w:noProof/>
            </w:rPr>
            <w:fldChar w:fldCharType="end"/>
          </w:r>
        </w:p>
      </w:tc>
      <w:tc>
        <w:tcPr>
          <w:tcW w:w="1714" w:type="pct"/>
        </w:tcPr>
        <w:p w:rsidR="00E61306" w:rsidRDefault="00E61306">
          <w:pPr>
            <w:pStyle w:val="ac"/>
          </w:pPr>
          <w:r>
            <w:rPr>
              <w:rFonts w:hint="eastAsia"/>
            </w:rPr>
            <w:t>华为保密信息</w:t>
          </w:r>
          <w:r>
            <w:rPr>
              <w:rFonts w:hint="eastAsia"/>
            </w:rPr>
            <w:t>,</w:t>
          </w:r>
          <w:r>
            <w:rPr>
              <w:rFonts w:hint="eastAsia"/>
            </w:rPr>
            <w:t>未经授权禁止扩散</w:t>
          </w:r>
        </w:p>
      </w:tc>
      <w:tc>
        <w:tcPr>
          <w:tcW w:w="1527" w:type="pct"/>
        </w:tcPr>
        <w:p w:rsidR="00E61306" w:rsidRDefault="00E61306">
          <w:pPr>
            <w:pStyle w:val="ac"/>
            <w:ind w:firstLine="360"/>
            <w:jc w:val="right"/>
          </w:pPr>
          <w:r>
            <w:rPr>
              <w:rFonts w:hint="eastAsia"/>
            </w:rPr>
            <w:t>第</w:t>
          </w:r>
          <w:r w:rsidR="004E7143">
            <w:fldChar w:fldCharType="begin"/>
          </w:r>
          <w:r w:rsidR="004E7143">
            <w:instrText>PAGE</w:instrText>
          </w:r>
          <w:r w:rsidR="004E7143">
            <w:fldChar w:fldCharType="separate"/>
          </w:r>
          <w:r w:rsidR="005002C3">
            <w:rPr>
              <w:noProof/>
            </w:rPr>
            <w:t>4</w:t>
          </w:r>
          <w:r w:rsidR="004E7143">
            <w:rPr>
              <w:noProof/>
            </w:rPr>
            <w:fldChar w:fldCharType="end"/>
          </w:r>
          <w:r>
            <w:rPr>
              <w:rFonts w:hint="eastAsia"/>
            </w:rPr>
            <w:t>页</w:t>
          </w:r>
          <w:r>
            <w:t xml:space="preserve">, </w:t>
          </w:r>
          <w:r>
            <w:rPr>
              <w:rFonts w:hint="eastAsia"/>
            </w:rPr>
            <w:t>共</w:t>
          </w:r>
          <w:fldSimple w:instr=" NUMPAGES  \* Arabic  \* MERGEFORMAT ">
            <w:r w:rsidR="005002C3">
              <w:rPr>
                <w:noProof/>
              </w:rPr>
              <w:t>4</w:t>
            </w:r>
          </w:fldSimple>
          <w:r>
            <w:rPr>
              <w:rFonts w:hint="eastAsia"/>
            </w:rPr>
            <w:t>页</w:t>
          </w:r>
        </w:p>
      </w:tc>
    </w:tr>
  </w:tbl>
  <w:p w:rsidR="00E61306" w:rsidRDefault="00E61306">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306" w:rsidRDefault="00E61306">
    <w:pPr>
      <w:pStyle w:val="ac"/>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143" w:rsidRDefault="004E7143">
      <w:r>
        <w:separator/>
      </w:r>
    </w:p>
  </w:footnote>
  <w:footnote w:type="continuationSeparator" w:id="0">
    <w:p w:rsidR="004E7143" w:rsidRDefault="004E71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306" w:rsidRDefault="00E61306">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E61306">
      <w:trPr>
        <w:cantSplit/>
        <w:trHeight w:hRule="exact" w:val="782"/>
      </w:trPr>
      <w:tc>
        <w:tcPr>
          <w:tcW w:w="500" w:type="pct"/>
        </w:tcPr>
        <w:p w:rsidR="00E61306" w:rsidRDefault="00E61306">
          <w:pPr>
            <w:pStyle w:val="aa"/>
            <w:rPr>
              <w:rFonts w:ascii="Dotum" w:eastAsia="Dotum" w:hAnsi="Dotum"/>
            </w:rPr>
          </w:pPr>
          <w:r>
            <w:rPr>
              <w:rFonts w:ascii="Dotum" w:eastAsia="Dotum" w:hAnsi="Dotum"/>
              <w:noProof/>
              <w:snapToGrid/>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E61306" w:rsidRDefault="00E61306">
          <w:pPr>
            <w:rPr>
              <w:rFonts w:ascii="Dotum" w:eastAsia="Dotum" w:hAnsi="Dotum"/>
            </w:rPr>
          </w:pPr>
        </w:p>
      </w:tc>
      <w:tc>
        <w:tcPr>
          <w:tcW w:w="3500" w:type="pct"/>
          <w:vAlign w:val="bottom"/>
        </w:tcPr>
        <w:p w:rsidR="00E61306" w:rsidRDefault="00B421DA" w:rsidP="00B421DA">
          <w:pPr>
            <w:pStyle w:val="ad"/>
            <w:ind w:firstLine="360"/>
            <w:rPr>
              <w:rFonts w:ascii="Dotum" w:eastAsia="Dotum" w:hAnsi="Dotum"/>
            </w:rPr>
          </w:pPr>
          <w:r w:rsidRPr="00B421DA">
            <w:rPr>
              <w:rFonts w:hint="eastAsia"/>
            </w:rPr>
            <w:t>Tomcat</w:t>
          </w:r>
          <w:r w:rsidRPr="00B421DA">
            <w:rPr>
              <w:rFonts w:hint="eastAsia"/>
            </w:rPr>
            <w:t>中证书库文件口令加密实现指导</w:t>
          </w:r>
        </w:p>
      </w:tc>
      <w:tc>
        <w:tcPr>
          <w:tcW w:w="1000" w:type="pct"/>
          <w:vAlign w:val="bottom"/>
        </w:tcPr>
        <w:p w:rsidR="00E61306" w:rsidRDefault="00E61306">
          <w:pPr>
            <w:pStyle w:val="ad"/>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rsidR="00E61306" w:rsidRDefault="00E61306">
    <w:pPr>
      <w:pStyle w:val="ad"/>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306" w:rsidRDefault="00E61306">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3755A"/>
    <w:multiLevelType w:val="hybridMultilevel"/>
    <w:tmpl w:val="5934B688"/>
    <w:lvl w:ilvl="0" w:tplc="438A7682">
      <w:start w:val="1"/>
      <w:numFmt w:val="decimal"/>
      <w:lvlText w:val="步骤%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C232E2"/>
    <w:multiLevelType w:val="hybridMultilevel"/>
    <w:tmpl w:val="673839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5B2182"/>
    <w:multiLevelType w:val="hybridMultilevel"/>
    <w:tmpl w:val="7D1407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FE5ED6"/>
    <w:multiLevelType w:val="hybridMultilevel"/>
    <w:tmpl w:val="6264285C"/>
    <w:lvl w:ilvl="0" w:tplc="04090011">
      <w:start w:val="1"/>
      <w:numFmt w:val="decimal"/>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171657A1"/>
    <w:multiLevelType w:val="multilevel"/>
    <w:tmpl w:val="6A28191A"/>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32"/>
        <w:szCs w:val="32"/>
        <w:vertAlign w:val="baseline"/>
      </w:rPr>
    </w:lvl>
    <w:lvl w:ilvl="1">
      <w:start w:val="1"/>
      <w:numFmt w:val="decimal"/>
      <w:pStyle w:val="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pStyle w:val="4"/>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5" w15:restartNumberingAfterBreak="0">
    <w:nsid w:val="20C439E3"/>
    <w:multiLevelType w:val="hybridMultilevel"/>
    <w:tmpl w:val="D09EB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7B1608"/>
    <w:multiLevelType w:val="hybridMultilevel"/>
    <w:tmpl w:val="C5887C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471F1F"/>
    <w:multiLevelType w:val="hybridMultilevel"/>
    <w:tmpl w:val="63C848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1D02C11"/>
    <w:multiLevelType w:val="hybridMultilevel"/>
    <w:tmpl w:val="82BCC4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8C932CD"/>
    <w:multiLevelType w:val="hybridMultilevel"/>
    <w:tmpl w:val="F2903786"/>
    <w:lvl w:ilvl="0" w:tplc="04090001">
      <w:start w:val="1"/>
      <w:numFmt w:val="bullet"/>
      <w:lvlText w:val=""/>
      <w:lvlJc w:val="left"/>
      <w:pPr>
        <w:tabs>
          <w:tab w:val="num" w:pos="420"/>
        </w:tabs>
        <w:ind w:left="420" w:hanging="420"/>
      </w:pPr>
      <w:rPr>
        <w:rFonts w:ascii="Wingdings" w:hAnsi="Wingdings" w:hint="default"/>
        <w:sz w:val="20"/>
        <w:szCs w:val="20"/>
      </w:rPr>
    </w:lvl>
    <w:lvl w:ilvl="1" w:tplc="04090003">
      <w:start w:val="1"/>
      <w:numFmt w:val="decimal"/>
      <w:lvlText w:val="%2)"/>
      <w:lvlJc w:val="left"/>
      <w:pPr>
        <w:tabs>
          <w:tab w:val="num" w:pos="840"/>
        </w:tabs>
        <w:ind w:left="840" w:hanging="420"/>
      </w:pPr>
      <w:rPr>
        <w:rFonts w:hint="eastAsia"/>
        <w:sz w:val="20"/>
        <w:szCs w:val="20"/>
      </w:rPr>
    </w:lvl>
    <w:lvl w:ilvl="2" w:tplc="04090005">
      <w:start w:val="1"/>
      <w:numFmt w:val="decimal"/>
      <w:lvlText w:val="%3)"/>
      <w:lvlJc w:val="left"/>
      <w:pPr>
        <w:tabs>
          <w:tab w:val="num" w:pos="1260"/>
        </w:tabs>
        <w:ind w:left="1260" w:hanging="420"/>
      </w:pPr>
      <w:rPr>
        <w:rFonts w:hint="eastAsia"/>
        <w:sz w:val="20"/>
        <w:szCs w:val="20"/>
      </w:rPr>
    </w:lvl>
    <w:lvl w:ilvl="3" w:tplc="04090001">
      <w:start w:val="1"/>
      <w:numFmt w:val="decimal"/>
      <w:lvlText w:val="%4."/>
      <w:lvlJc w:val="left"/>
      <w:pPr>
        <w:tabs>
          <w:tab w:val="num" w:pos="1680"/>
        </w:tabs>
        <w:ind w:left="1680" w:hanging="420"/>
      </w:pPr>
    </w:lvl>
    <w:lvl w:ilvl="4" w:tplc="04090003">
      <w:start w:val="1"/>
      <w:numFmt w:val="decimal"/>
      <w:lvlText w:val="%5、"/>
      <w:lvlJc w:val="left"/>
      <w:pPr>
        <w:tabs>
          <w:tab w:val="num" w:pos="502"/>
        </w:tabs>
        <w:ind w:left="502" w:hanging="360"/>
      </w:pPr>
      <w:rPr>
        <w:rFonts w:hint="default"/>
      </w:r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0"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1" w15:restartNumberingAfterBreak="0">
    <w:nsid w:val="57970221"/>
    <w:multiLevelType w:val="hybridMultilevel"/>
    <w:tmpl w:val="C1383036"/>
    <w:lvl w:ilvl="0" w:tplc="04090011">
      <w:start w:val="1"/>
      <w:numFmt w:val="decimal"/>
      <w:lvlText w:val="%1)"/>
      <w:lvlJc w:val="left"/>
      <w:pPr>
        <w:ind w:left="996" w:hanging="420"/>
      </w:pPr>
    </w:lvl>
    <w:lvl w:ilvl="1" w:tplc="410E46C0" w:tentative="1">
      <w:start w:val="1"/>
      <w:numFmt w:val="lowerLetter"/>
      <w:lvlText w:val="%2)"/>
      <w:lvlJc w:val="left"/>
      <w:pPr>
        <w:ind w:left="1416" w:hanging="420"/>
      </w:pPr>
    </w:lvl>
    <w:lvl w:ilvl="2" w:tplc="945E5332"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2" w15:restartNumberingAfterBreak="0">
    <w:nsid w:val="608D5AAE"/>
    <w:multiLevelType w:val="hybridMultilevel"/>
    <w:tmpl w:val="A8961776"/>
    <w:lvl w:ilvl="0" w:tplc="1B201E18">
      <w:start w:val="1"/>
      <w:numFmt w:val="decimal"/>
      <w:pStyle w:val="a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CF684E"/>
    <w:multiLevelType w:val="hybridMultilevel"/>
    <w:tmpl w:val="C62629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546429"/>
    <w:multiLevelType w:val="multilevel"/>
    <w:tmpl w:val="8AF8C9F8"/>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15:restartNumberingAfterBreak="0">
    <w:nsid w:val="66A510CA"/>
    <w:multiLevelType w:val="hybridMultilevel"/>
    <w:tmpl w:val="E85A829A"/>
    <w:lvl w:ilvl="0" w:tplc="B2B8E3E8">
      <w:start w:val="1"/>
      <w:numFmt w:val="decimal"/>
      <w:lvlText w:val="%1）"/>
      <w:lvlJc w:val="left"/>
      <w:pPr>
        <w:ind w:left="825" w:hanging="39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6" w15:restartNumberingAfterBreak="0">
    <w:nsid w:val="6B6D036E"/>
    <w:multiLevelType w:val="hybridMultilevel"/>
    <w:tmpl w:val="765E84C4"/>
    <w:lvl w:ilvl="0" w:tplc="E4B69744">
      <w:start w:val="1"/>
      <w:numFmt w:val="decimal"/>
      <w:pStyle w:val="a2"/>
      <w:lvlText w:val="%1)"/>
      <w:lvlJc w:val="left"/>
      <w:pPr>
        <w:tabs>
          <w:tab w:val="num" w:pos="846"/>
        </w:tabs>
        <w:ind w:left="846" w:hanging="420"/>
      </w:pPr>
      <w:rPr>
        <w:rFonts w:hint="eastAsia"/>
      </w:rPr>
    </w:lvl>
    <w:lvl w:ilvl="1" w:tplc="731EAFF0">
      <w:start w:val="1"/>
      <w:numFmt w:val="bullet"/>
      <w:lvlText w:val=""/>
      <w:lvlJc w:val="left"/>
      <w:pPr>
        <w:tabs>
          <w:tab w:val="num" w:pos="988"/>
        </w:tabs>
        <w:ind w:left="988" w:hanging="420"/>
      </w:pPr>
      <w:rPr>
        <w:rFonts w:ascii="Wingdings" w:hAnsi="Wingdings" w:hint="default"/>
      </w:rPr>
    </w:lvl>
    <w:lvl w:ilvl="2" w:tplc="3072F8BA">
      <w:start w:val="1"/>
      <w:numFmt w:val="lowerRoman"/>
      <w:lvlText w:val="%3."/>
      <w:lvlJc w:val="right"/>
      <w:pPr>
        <w:tabs>
          <w:tab w:val="num" w:pos="1408"/>
        </w:tabs>
        <w:ind w:left="1408" w:hanging="420"/>
      </w:pPr>
    </w:lvl>
    <w:lvl w:ilvl="3" w:tplc="81D44528" w:tentative="1">
      <w:start w:val="1"/>
      <w:numFmt w:val="decimal"/>
      <w:lvlText w:val="%4."/>
      <w:lvlJc w:val="left"/>
      <w:pPr>
        <w:tabs>
          <w:tab w:val="num" w:pos="1828"/>
        </w:tabs>
        <w:ind w:left="1828" w:hanging="420"/>
      </w:pPr>
    </w:lvl>
    <w:lvl w:ilvl="4" w:tplc="7E4CB5BE" w:tentative="1">
      <w:start w:val="1"/>
      <w:numFmt w:val="lowerLetter"/>
      <w:lvlText w:val="%5)"/>
      <w:lvlJc w:val="left"/>
      <w:pPr>
        <w:tabs>
          <w:tab w:val="num" w:pos="2248"/>
        </w:tabs>
        <w:ind w:left="2248" w:hanging="420"/>
      </w:pPr>
    </w:lvl>
    <w:lvl w:ilvl="5" w:tplc="C8FE4AAE" w:tentative="1">
      <w:start w:val="1"/>
      <w:numFmt w:val="lowerRoman"/>
      <w:lvlText w:val="%6."/>
      <w:lvlJc w:val="right"/>
      <w:pPr>
        <w:tabs>
          <w:tab w:val="num" w:pos="2668"/>
        </w:tabs>
        <w:ind w:left="2668" w:hanging="420"/>
      </w:pPr>
    </w:lvl>
    <w:lvl w:ilvl="6" w:tplc="887EC38A" w:tentative="1">
      <w:start w:val="1"/>
      <w:numFmt w:val="decimal"/>
      <w:lvlText w:val="%7."/>
      <w:lvlJc w:val="left"/>
      <w:pPr>
        <w:tabs>
          <w:tab w:val="num" w:pos="3088"/>
        </w:tabs>
        <w:ind w:left="3088" w:hanging="420"/>
      </w:pPr>
    </w:lvl>
    <w:lvl w:ilvl="7" w:tplc="F644200E" w:tentative="1">
      <w:start w:val="1"/>
      <w:numFmt w:val="lowerLetter"/>
      <w:lvlText w:val="%8)"/>
      <w:lvlJc w:val="left"/>
      <w:pPr>
        <w:tabs>
          <w:tab w:val="num" w:pos="3508"/>
        </w:tabs>
        <w:ind w:left="3508" w:hanging="420"/>
      </w:pPr>
    </w:lvl>
    <w:lvl w:ilvl="8" w:tplc="075006AC" w:tentative="1">
      <w:start w:val="1"/>
      <w:numFmt w:val="lowerRoman"/>
      <w:lvlText w:val="%9."/>
      <w:lvlJc w:val="right"/>
      <w:pPr>
        <w:tabs>
          <w:tab w:val="num" w:pos="3928"/>
        </w:tabs>
        <w:ind w:left="3928" w:hanging="420"/>
      </w:pPr>
    </w:lvl>
  </w:abstractNum>
  <w:abstractNum w:abstractNumId="17" w15:restartNumberingAfterBreak="0">
    <w:nsid w:val="74912C2B"/>
    <w:multiLevelType w:val="multilevel"/>
    <w:tmpl w:val="BA4A3590"/>
    <w:lvl w:ilvl="0">
      <w:start w:val="1"/>
      <w:numFmt w:val="decimal"/>
      <w:suff w:val="nothing"/>
      <w:lvlText w:val="%1 "/>
      <w:lvlJc w:val="left"/>
      <w:pPr>
        <w:ind w:left="7514"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2127"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851"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12"/>
  </w:num>
  <w:num w:numId="4">
    <w:abstractNumId w:val="17"/>
  </w:num>
  <w:num w:numId="5">
    <w:abstractNumId w:val="9"/>
  </w:num>
  <w:num w:numId="6">
    <w:abstractNumId w:val="13"/>
  </w:num>
  <w:num w:numId="7">
    <w:abstractNumId w:val="15"/>
  </w:num>
  <w:num w:numId="8">
    <w:abstractNumId w:val="6"/>
  </w:num>
  <w:num w:numId="9">
    <w:abstractNumId w:val="11"/>
  </w:num>
  <w:num w:numId="10">
    <w:abstractNumId w:val="3"/>
  </w:num>
  <w:num w:numId="11">
    <w:abstractNumId w:val="7"/>
  </w:num>
  <w:num w:numId="12">
    <w:abstractNumId w:val="16"/>
  </w:num>
  <w:num w:numId="13">
    <w:abstractNumId w:val="16"/>
    <w:lvlOverride w:ilvl="0">
      <w:startOverride w:val="1"/>
    </w:lvlOverride>
  </w:num>
  <w:num w:numId="14">
    <w:abstractNumId w:val="4"/>
  </w:num>
  <w:num w:numId="15">
    <w:abstractNumId w:val="4"/>
  </w:num>
  <w:num w:numId="16">
    <w:abstractNumId w:val="4"/>
  </w:num>
  <w:num w:numId="17">
    <w:abstractNumId w:val="4"/>
  </w:num>
  <w:num w:numId="18">
    <w:abstractNumId w:val="4"/>
  </w:num>
  <w:num w:numId="19">
    <w:abstractNumId w:val="0"/>
  </w:num>
  <w:num w:numId="20">
    <w:abstractNumId w:val="5"/>
  </w:num>
  <w:num w:numId="21">
    <w:abstractNumId w:val="2"/>
  </w:num>
  <w:num w:numId="22">
    <w:abstractNumId w:val="8"/>
  </w:num>
  <w:num w:numId="23">
    <w:abstractNumId w:val="1"/>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oxianglong">
    <w15:presenceInfo w15:providerId="AD" w15:userId="S-1-5-21-147214757-305610072-1517763936-13929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F57F2"/>
    <w:rsid w:val="00007B31"/>
    <w:rsid w:val="00010C89"/>
    <w:rsid w:val="00010D9F"/>
    <w:rsid w:val="0001150E"/>
    <w:rsid w:val="0001276F"/>
    <w:rsid w:val="00020536"/>
    <w:rsid w:val="0002330B"/>
    <w:rsid w:val="00031519"/>
    <w:rsid w:val="000433F5"/>
    <w:rsid w:val="00055880"/>
    <w:rsid w:val="00075820"/>
    <w:rsid w:val="00075CB4"/>
    <w:rsid w:val="0008219A"/>
    <w:rsid w:val="00091147"/>
    <w:rsid w:val="00091F5E"/>
    <w:rsid w:val="000A288D"/>
    <w:rsid w:val="000C03B8"/>
    <w:rsid w:val="000C7098"/>
    <w:rsid w:val="000D11A9"/>
    <w:rsid w:val="000E7711"/>
    <w:rsid w:val="000F42FA"/>
    <w:rsid w:val="000F5B8E"/>
    <w:rsid w:val="000F6D78"/>
    <w:rsid w:val="000F716D"/>
    <w:rsid w:val="00106E58"/>
    <w:rsid w:val="00110424"/>
    <w:rsid w:val="001106CC"/>
    <w:rsid w:val="001126EB"/>
    <w:rsid w:val="0011431A"/>
    <w:rsid w:val="00126C6D"/>
    <w:rsid w:val="001356C3"/>
    <w:rsid w:val="001358E6"/>
    <w:rsid w:val="00143B99"/>
    <w:rsid w:val="00144492"/>
    <w:rsid w:val="00144E95"/>
    <w:rsid w:val="001564D0"/>
    <w:rsid w:val="00157526"/>
    <w:rsid w:val="001631D8"/>
    <w:rsid w:val="00163A24"/>
    <w:rsid w:val="001667F2"/>
    <w:rsid w:val="00170A22"/>
    <w:rsid w:val="00171138"/>
    <w:rsid w:val="00175147"/>
    <w:rsid w:val="001811F9"/>
    <w:rsid w:val="001820C4"/>
    <w:rsid w:val="00182C7E"/>
    <w:rsid w:val="00185B98"/>
    <w:rsid w:val="001920D8"/>
    <w:rsid w:val="0019548D"/>
    <w:rsid w:val="00195611"/>
    <w:rsid w:val="001A00D9"/>
    <w:rsid w:val="001A425E"/>
    <w:rsid w:val="001B3BA7"/>
    <w:rsid w:val="001B7138"/>
    <w:rsid w:val="001B7D35"/>
    <w:rsid w:val="001C07E4"/>
    <w:rsid w:val="001C5678"/>
    <w:rsid w:val="001C6BCC"/>
    <w:rsid w:val="001D63B8"/>
    <w:rsid w:val="001E26F7"/>
    <w:rsid w:val="001E27A0"/>
    <w:rsid w:val="001E580B"/>
    <w:rsid w:val="001E7618"/>
    <w:rsid w:val="001E772E"/>
    <w:rsid w:val="00202447"/>
    <w:rsid w:val="002134CF"/>
    <w:rsid w:val="00227FE9"/>
    <w:rsid w:val="00234FDE"/>
    <w:rsid w:val="00235700"/>
    <w:rsid w:val="00237268"/>
    <w:rsid w:val="00240316"/>
    <w:rsid w:val="002507B6"/>
    <w:rsid w:val="00250E05"/>
    <w:rsid w:val="00252FD2"/>
    <w:rsid w:val="00257DB4"/>
    <w:rsid w:val="00257E57"/>
    <w:rsid w:val="002606B1"/>
    <w:rsid w:val="00260E76"/>
    <w:rsid w:val="00265BDA"/>
    <w:rsid w:val="00266676"/>
    <w:rsid w:val="00267151"/>
    <w:rsid w:val="00271379"/>
    <w:rsid w:val="00287F23"/>
    <w:rsid w:val="00294044"/>
    <w:rsid w:val="0029565D"/>
    <w:rsid w:val="002A189A"/>
    <w:rsid w:val="002B5DEF"/>
    <w:rsid w:val="002C32C2"/>
    <w:rsid w:val="002D2281"/>
    <w:rsid w:val="002D356A"/>
    <w:rsid w:val="002D67CA"/>
    <w:rsid w:val="002E385A"/>
    <w:rsid w:val="002F05F2"/>
    <w:rsid w:val="002F5146"/>
    <w:rsid w:val="00306AB5"/>
    <w:rsid w:val="00307F04"/>
    <w:rsid w:val="00315639"/>
    <w:rsid w:val="0032261F"/>
    <w:rsid w:val="00322A44"/>
    <w:rsid w:val="00324112"/>
    <w:rsid w:val="00324690"/>
    <w:rsid w:val="0032585F"/>
    <w:rsid w:val="0032635B"/>
    <w:rsid w:val="0032737B"/>
    <w:rsid w:val="00342205"/>
    <w:rsid w:val="00354DE7"/>
    <w:rsid w:val="00356AED"/>
    <w:rsid w:val="003659E2"/>
    <w:rsid w:val="00366DFD"/>
    <w:rsid w:val="00392997"/>
    <w:rsid w:val="0039394D"/>
    <w:rsid w:val="00397430"/>
    <w:rsid w:val="003A23E8"/>
    <w:rsid w:val="003A4599"/>
    <w:rsid w:val="003B1323"/>
    <w:rsid w:val="003B7774"/>
    <w:rsid w:val="003C682E"/>
    <w:rsid w:val="003D194C"/>
    <w:rsid w:val="003D5655"/>
    <w:rsid w:val="003D7078"/>
    <w:rsid w:val="003E3EBE"/>
    <w:rsid w:val="003E4D83"/>
    <w:rsid w:val="003F6CE5"/>
    <w:rsid w:val="0040191B"/>
    <w:rsid w:val="00403096"/>
    <w:rsid w:val="00404103"/>
    <w:rsid w:val="00406A88"/>
    <w:rsid w:val="004159E8"/>
    <w:rsid w:val="00430FEC"/>
    <w:rsid w:val="004348EB"/>
    <w:rsid w:val="00440DD0"/>
    <w:rsid w:val="00444850"/>
    <w:rsid w:val="00446856"/>
    <w:rsid w:val="00451D96"/>
    <w:rsid w:val="00455129"/>
    <w:rsid w:val="00455880"/>
    <w:rsid w:val="00471568"/>
    <w:rsid w:val="004723E4"/>
    <w:rsid w:val="00472A13"/>
    <w:rsid w:val="004736D2"/>
    <w:rsid w:val="00475365"/>
    <w:rsid w:val="00477452"/>
    <w:rsid w:val="00486E11"/>
    <w:rsid w:val="00494B09"/>
    <w:rsid w:val="00495447"/>
    <w:rsid w:val="004973F5"/>
    <w:rsid w:val="004A3BB7"/>
    <w:rsid w:val="004A4894"/>
    <w:rsid w:val="004A5258"/>
    <w:rsid w:val="004B1DB5"/>
    <w:rsid w:val="004D1F9A"/>
    <w:rsid w:val="004D75BE"/>
    <w:rsid w:val="004E305C"/>
    <w:rsid w:val="004E4728"/>
    <w:rsid w:val="004E552F"/>
    <w:rsid w:val="004E7143"/>
    <w:rsid w:val="004F457F"/>
    <w:rsid w:val="004F5274"/>
    <w:rsid w:val="004F56AC"/>
    <w:rsid w:val="004F6931"/>
    <w:rsid w:val="005002C3"/>
    <w:rsid w:val="00501F7A"/>
    <w:rsid w:val="00512FBB"/>
    <w:rsid w:val="00514668"/>
    <w:rsid w:val="005146B7"/>
    <w:rsid w:val="00523BA2"/>
    <w:rsid w:val="005246AD"/>
    <w:rsid w:val="0053208D"/>
    <w:rsid w:val="0053681D"/>
    <w:rsid w:val="00540625"/>
    <w:rsid w:val="005416F1"/>
    <w:rsid w:val="00542E8B"/>
    <w:rsid w:val="00543000"/>
    <w:rsid w:val="0055145A"/>
    <w:rsid w:val="00551620"/>
    <w:rsid w:val="00552423"/>
    <w:rsid w:val="0055537A"/>
    <w:rsid w:val="005831C7"/>
    <w:rsid w:val="0058504A"/>
    <w:rsid w:val="00586208"/>
    <w:rsid w:val="00592EF4"/>
    <w:rsid w:val="0059520D"/>
    <w:rsid w:val="005A0185"/>
    <w:rsid w:val="005A0DB9"/>
    <w:rsid w:val="005A7AD7"/>
    <w:rsid w:val="005B1C0F"/>
    <w:rsid w:val="005C0D59"/>
    <w:rsid w:val="005C11EE"/>
    <w:rsid w:val="005C2F8C"/>
    <w:rsid w:val="005C3DB3"/>
    <w:rsid w:val="005C4590"/>
    <w:rsid w:val="005D6910"/>
    <w:rsid w:val="005E3478"/>
    <w:rsid w:val="005E7BB0"/>
    <w:rsid w:val="005F3CF9"/>
    <w:rsid w:val="005F71B4"/>
    <w:rsid w:val="006001D0"/>
    <w:rsid w:val="00603074"/>
    <w:rsid w:val="00603FD8"/>
    <w:rsid w:val="006130BB"/>
    <w:rsid w:val="00617E03"/>
    <w:rsid w:val="0062275A"/>
    <w:rsid w:val="00626527"/>
    <w:rsid w:val="00633090"/>
    <w:rsid w:val="00636BCB"/>
    <w:rsid w:val="00642FE8"/>
    <w:rsid w:val="00644593"/>
    <w:rsid w:val="00644861"/>
    <w:rsid w:val="00646E4F"/>
    <w:rsid w:val="006470F0"/>
    <w:rsid w:val="00652A74"/>
    <w:rsid w:val="00656D93"/>
    <w:rsid w:val="00665AFF"/>
    <w:rsid w:val="006661CE"/>
    <w:rsid w:val="006751D6"/>
    <w:rsid w:val="0068188A"/>
    <w:rsid w:val="006921B1"/>
    <w:rsid w:val="006953F7"/>
    <w:rsid w:val="00695452"/>
    <w:rsid w:val="00695C81"/>
    <w:rsid w:val="006A15EE"/>
    <w:rsid w:val="006A4999"/>
    <w:rsid w:val="006B19F9"/>
    <w:rsid w:val="006B4D8F"/>
    <w:rsid w:val="006C0492"/>
    <w:rsid w:val="006C1466"/>
    <w:rsid w:val="006E2550"/>
    <w:rsid w:val="006E5B46"/>
    <w:rsid w:val="006F0F5A"/>
    <w:rsid w:val="006F4E82"/>
    <w:rsid w:val="006F52D9"/>
    <w:rsid w:val="006F5F43"/>
    <w:rsid w:val="007042A6"/>
    <w:rsid w:val="00710608"/>
    <w:rsid w:val="00714884"/>
    <w:rsid w:val="007167C7"/>
    <w:rsid w:val="007236FE"/>
    <w:rsid w:val="00737A34"/>
    <w:rsid w:val="00745AB0"/>
    <w:rsid w:val="00752AB4"/>
    <w:rsid w:val="00764E22"/>
    <w:rsid w:val="00771147"/>
    <w:rsid w:val="00774A26"/>
    <w:rsid w:val="0077601B"/>
    <w:rsid w:val="00780EE3"/>
    <w:rsid w:val="00781693"/>
    <w:rsid w:val="00782C80"/>
    <w:rsid w:val="007846B1"/>
    <w:rsid w:val="0078768D"/>
    <w:rsid w:val="00791CF2"/>
    <w:rsid w:val="007A0268"/>
    <w:rsid w:val="007A07F7"/>
    <w:rsid w:val="007A1A72"/>
    <w:rsid w:val="007A46C3"/>
    <w:rsid w:val="007B2D63"/>
    <w:rsid w:val="007B7612"/>
    <w:rsid w:val="007C091A"/>
    <w:rsid w:val="007D4DA5"/>
    <w:rsid w:val="007D4DB8"/>
    <w:rsid w:val="007E0BAD"/>
    <w:rsid w:val="007E1464"/>
    <w:rsid w:val="007E3BB1"/>
    <w:rsid w:val="007F6708"/>
    <w:rsid w:val="00804186"/>
    <w:rsid w:val="008059DF"/>
    <w:rsid w:val="00806AB4"/>
    <w:rsid w:val="00807485"/>
    <w:rsid w:val="00812A93"/>
    <w:rsid w:val="008136A8"/>
    <w:rsid w:val="00816F1A"/>
    <w:rsid w:val="00826EF7"/>
    <w:rsid w:val="00827750"/>
    <w:rsid w:val="00830410"/>
    <w:rsid w:val="008311CE"/>
    <w:rsid w:val="008367C5"/>
    <w:rsid w:val="008478FD"/>
    <w:rsid w:val="00850145"/>
    <w:rsid w:val="008525DA"/>
    <w:rsid w:val="0085336B"/>
    <w:rsid w:val="00855CEC"/>
    <w:rsid w:val="00863F67"/>
    <w:rsid w:val="00864043"/>
    <w:rsid w:val="008641A1"/>
    <w:rsid w:val="00865BEA"/>
    <w:rsid w:val="00866629"/>
    <w:rsid w:val="008705EC"/>
    <w:rsid w:val="00873277"/>
    <w:rsid w:val="00877C2C"/>
    <w:rsid w:val="00881EAE"/>
    <w:rsid w:val="00890028"/>
    <w:rsid w:val="00896775"/>
    <w:rsid w:val="008A580E"/>
    <w:rsid w:val="008A6506"/>
    <w:rsid w:val="008B76B8"/>
    <w:rsid w:val="008C32EE"/>
    <w:rsid w:val="008C61AB"/>
    <w:rsid w:val="008D53C4"/>
    <w:rsid w:val="008D6754"/>
    <w:rsid w:val="008E3543"/>
    <w:rsid w:val="008E65DA"/>
    <w:rsid w:val="008E71DE"/>
    <w:rsid w:val="009055E8"/>
    <w:rsid w:val="00914544"/>
    <w:rsid w:val="00923B83"/>
    <w:rsid w:val="00936433"/>
    <w:rsid w:val="00937FE6"/>
    <w:rsid w:val="00941D4A"/>
    <w:rsid w:val="00947672"/>
    <w:rsid w:val="00950350"/>
    <w:rsid w:val="00956AEF"/>
    <w:rsid w:val="00960DC7"/>
    <w:rsid w:val="00963115"/>
    <w:rsid w:val="00963597"/>
    <w:rsid w:val="00975489"/>
    <w:rsid w:val="00990679"/>
    <w:rsid w:val="00993B28"/>
    <w:rsid w:val="009A6919"/>
    <w:rsid w:val="009B382A"/>
    <w:rsid w:val="009B67B3"/>
    <w:rsid w:val="009C1276"/>
    <w:rsid w:val="009C7EF9"/>
    <w:rsid w:val="009D24E3"/>
    <w:rsid w:val="009D29CC"/>
    <w:rsid w:val="009D3E53"/>
    <w:rsid w:val="009E445F"/>
    <w:rsid w:val="009E70BC"/>
    <w:rsid w:val="009F1DF6"/>
    <w:rsid w:val="009F6233"/>
    <w:rsid w:val="00A059F8"/>
    <w:rsid w:val="00A130CA"/>
    <w:rsid w:val="00A15230"/>
    <w:rsid w:val="00A31078"/>
    <w:rsid w:val="00A31F0B"/>
    <w:rsid w:val="00A34448"/>
    <w:rsid w:val="00A45861"/>
    <w:rsid w:val="00A52BFA"/>
    <w:rsid w:val="00A54285"/>
    <w:rsid w:val="00A554DE"/>
    <w:rsid w:val="00A57DB1"/>
    <w:rsid w:val="00A61D15"/>
    <w:rsid w:val="00A65B65"/>
    <w:rsid w:val="00A6630E"/>
    <w:rsid w:val="00A75798"/>
    <w:rsid w:val="00A83C75"/>
    <w:rsid w:val="00A91DFB"/>
    <w:rsid w:val="00A930B8"/>
    <w:rsid w:val="00A93D05"/>
    <w:rsid w:val="00AA08B8"/>
    <w:rsid w:val="00AA10BD"/>
    <w:rsid w:val="00AA377E"/>
    <w:rsid w:val="00AB1A62"/>
    <w:rsid w:val="00AB239B"/>
    <w:rsid w:val="00AB398F"/>
    <w:rsid w:val="00AC611B"/>
    <w:rsid w:val="00AD5C28"/>
    <w:rsid w:val="00AD7B25"/>
    <w:rsid w:val="00AE0C17"/>
    <w:rsid w:val="00AE1C59"/>
    <w:rsid w:val="00AE1D0B"/>
    <w:rsid w:val="00AE5C74"/>
    <w:rsid w:val="00AF0040"/>
    <w:rsid w:val="00AF271F"/>
    <w:rsid w:val="00AF57F2"/>
    <w:rsid w:val="00AF6464"/>
    <w:rsid w:val="00B03105"/>
    <w:rsid w:val="00B051CC"/>
    <w:rsid w:val="00B05549"/>
    <w:rsid w:val="00B07C53"/>
    <w:rsid w:val="00B105C9"/>
    <w:rsid w:val="00B11F41"/>
    <w:rsid w:val="00B12499"/>
    <w:rsid w:val="00B12F13"/>
    <w:rsid w:val="00B242FA"/>
    <w:rsid w:val="00B253A9"/>
    <w:rsid w:val="00B402B8"/>
    <w:rsid w:val="00B412D2"/>
    <w:rsid w:val="00B41376"/>
    <w:rsid w:val="00B421DA"/>
    <w:rsid w:val="00B425C6"/>
    <w:rsid w:val="00B521A7"/>
    <w:rsid w:val="00B528F1"/>
    <w:rsid w:val="00B57A47"/>
    <w:rsid w:val="00B6470D"/>
    <w:rsid w:val="00B65961"/>
    <w:rsid w:val="00B67A9B"/>
    <w:rsid w:val="00B73490"/>
    <w:rsid w:val="00B77C3B"/>
    <w:rsid w:val="00BA5776"/>
    <w:rsid w:val="00BB3085"/>
    <w:rsid w:val="00BC2603"/>
    <w:rsid w:val="00BC3096"/>
    <w:rsid w:val="00BC48A4"/>
    <w:rsid w:val="00BD1AB6"/>
    <w:rsid w:val="00BD1C56"/>
    <w:rsid w:val="00BD4811"/>
    <w:rsid w:val="00BE0365"/>
    <w:rsid w:val="00BE0787"/>
    <w:rsid w:val="00BE0A6B"/>
    <w:rsid w:val="00BE2E89"/>
    <w:rsid w:val="00BE3B17"/>
    <w:rsid w:val="00BE4B3C"/>
    <w:rsid w:val="00BF3F79"/>
    <w:rsid w:val="00BF42C8"/>
    <w:rsid w:val="00C02FDE"/>
    <w:rsid w:val="00C10F65"/>
    <w:rsid w:val="00C17FCB"/>
    <w:rsid w:val="00C2449E"/>
    <w:rsid w:val="00C250C8"/>
    <w:rsid w:val="00C30E46"/>
    <w:rsid w:val="00C3471E"/>
    <w:rsid w:val="00C36A96"/>
    <w:rsid w:val="00C3769E"/>
    <w:rsid w:val="00C40A45"/>
    <w:rsid w:val="00C4741B"/>
    <w:rsid w:val="00C50FCF"/>
    <w:rsid w:val="00C5376C"/>
    <w:rsid w:val="00C57BBC"/>
    <w:rsid w:val="00C720B6"/>
    <w:rsid w:val="00C74713"/>
    <w:rsid w:val="00C75791"/>
    <w:rsid w:val="00C76CDA"/>
    <w:rsid w:val="00C84A88"/>
    <w:rsid w:val="00C87376"/>
    <w:rsid w:val="00C96F8B"/>
    <w:rsid w:val="00CA150F"/>
    <w:rsid w:val="00CB0D30"/>
    <w:rsid w:val="00CB0EC1"/>
    <w:rsid w:val="00CB6B30"/>
    <w:rsid w:val="00CD0B8B"/>
    <w:rsid w:val="00CD1751"/>
    <w:rsid w:val="00CD3770"/>
    <w:rsid w:val="00CD39D3"/>
    <w:rsid w:val="00CD54A7"/>
    <w:rsid w:val="00CD6087"/>
    <w:rsid w:val="00CE2CEE"/>
    <w:rsid w:val="00CF0144"/>
    <w:rsid w:val="00CF1631"/>
    <w:rsid w:val="00D0020F"/>
    <w:rsid w:val="00D03FAF"/>
    <w:rsid w:val="00D053B9"/>
    <w:rsid w:val="00D1600C"/>
    <w:rsid w:val="00D17E6E"/>
    <w:rsid w:val="00D25DCA"/>
    <w:rsid w:val="00D27F63"/>
    <w:rsid w:val="00D342C5"/>
    <w:rsid w:val="00D34700"/>
    <w:rsid w:val="00D45F70"/>
    <w:rsid w:val="00D476D5"/>
    <w:rsid w:val="00D478BD"/>
    <w:rsid w:val="00D50DEA"/>
    <w:rsid w:val="00D54BB8"/>
    <w:rsid w:val="00D62C90"/>
    <w:rsid w:val="00D674F8"/>
    <w:rsid w:val="00D73DFE"/>
    <w:rsid w:val="00D83485"/>
    <w:rsid w:val="00D9248C"/>
    <w:rsid w:val="00D927F9"/>
    <w:rsid w:val="00D96376"/>
    <w:rsid w:val="00DA0805"/>
    <w:rsid w:val="00DA1E89"/>
    <w:rsid w:val="00DA3EF5"/>
    <w:rsid w:val="00DA4723"/>
    <w:rsid w:val="00DB2704"/>
    <w:rsid w:val="00DB3B55"/>
    <w:rsid w:val="00DB538C"/>
    <w:rsid w:val="00DB606F"/>
    <w:rsid w:val="00DC07B7"/>
    <w:rsid w:val="00DC3C96"/>
    <w:rsid w:val="00DC4DEC"/>
    <w:rsid w:val="00DC4E4B"/>
    <w:rsid w:val="00DC7129"/>
    <w:rsid w:val="00DC78FC"/>
    <w:rsid w:val="00DC7E1E"/>
    <w:rsid w:val="00DD3C47"/>
    <w:rsid w:val="00DE1E90"/>
    <w:rsid w:val="00DE3C30"/>
    <w:rsid w:val="00DF0BED"/>
    <w:rsid w:val="00DF3BF1"/>
    <w:rsid w:val="00DF47F0"/>
    <w:rsid w:val="00DF5F4F"/>
    <w:rsid w:val="00E10310"/>
    <w:rsid w:val="00E10713"/>
    <w:rsid w:val="00E11676"/>
    <w:rsid w:val="00E209B8"/>
    <w:rsid w:val="00E279EE"/>
    <w:rsid w:val="00E321C7"/>
    <w:rsid w:val="00E334B1"/>
    <w:rsid w:val="00E368ED"/>
    <w:rsid w:val="00E4011E"/>
    <w:rsid w:val="00E45D9C"/>
    <w:rsid w:val="00E52491"/>
    <w:rsid w:val="00E53F9F"/>
    <w:rsid w:val="00E54560"/>
    <w:rsid w:val="00E61306"/>
    <w:rsid w:val="00E61721"/>
    <w:rsid w:val="00E73411"/>
    <w:rsid w:val="00E76195"/>
    <w:rsid w:val="00E775D6"/>
    <w:rsid w:val="00E83A2E"/>
    <w:rsid w:val="00E8577C"/>
    <w:rsid w:val="00E869E2"/>
    <w:rsid w:val="00E93D01"/>
    <w:rsid w:val="00E94B32"/>
    <w:rsid w:val="00E96F1D"/>
    <w:rsid w:val="00E979FB"/>
    <w:rsid w:val="00EA300B"/>
    <w:rsid w:val="00EA30A4"/>
    <w:rsid w:val="00EA71AC"/>
    <w:rsid w:val="00EB59F7"/>
    <w:rsid w:val="00EB63F6"/>
    <w:rsid w:val="00EB7738"/>
    <w:rsid w:val="00EC3015"/>
    <w:rsid w:val="00EC676D"/>
    <w:rsid w:val="00ED3D57"/>
    <w:rsid w:val="00ED454A"/>
    <w:rsid w:val="00ED49D0"/>
    <w:rsid w:val="00ED737F"/>
    <w:rsid w:val="00EE1BEB"/>
    <w:rsid w:val="00EE23B4"/>
    <w:rsid w:val="00EE4BE9"/>
    <w:rsid w:val="00EF098E"/>
    <w:rsid w:val="00F023AA"/>
    <w:rsid w:val="00F02852"/>
    <w:rsid w:val="00F02E0C"/>
    <w:rsid w:val="00F04805"/>
    <w:rsid w:val="00F052DC"/>
    <w:rsid w:val="00F1784B"/>
    <w:rsid w:val="00F23253"/>
    <w:rsid w:val="00F24BB5"/>
    <w:rsid w:val="00F277F4"/>
    <w:rsid w:val="00F328D4"/>
    <w:rsid w:val="00F36688"/>
    <w:rsid w:val="00F37082"/>
    <w:rsid w:val="00F4059F"/>
    <w:rsid w:val="00F4072D"/>
    <w:rsid w:val="00F416E6"/>
    <w:rsid w:val="00F41C50"/>
    <w:rsid w:val="00F42C33"/>
    <w:rsid w:val="00F4638D"/>
    <w:rsid w:val="00F532FC"/>
    <w:rsid w:val="00F57703"/>
    <w:rsid w:val="00F66E40"/>
    <w:rsid w:val="00F7141E"/>
    <w:rsid w:val="00F73DDE"/>
    <w:rsid w:val="00F76B1A"/>
    <w:rsid w:val="00F800B3"/>
    <w:rsid w:val="00F812EF"/>
    <w:rsid w:val="00F90C68"/>
    <w:rsid w:val="00F9621B"/>
    <w:rsid w:val="00FA1613"/>
    <w:rsid w:val="00FA5228"/>
    <w:rsid w:val="00FB2EE1"/>
    <w:rsid w:val="00FC10BC"/>
    <w:rsid w:val="00FD19F1"/>
    <w:rsid w:val="00FD5C43"/>
    <w:rsid w:val="00FD6B7B"/>
    <w:rsid w:val="00FD6F9A"/>
    <w:rsid w:val="00FE23B6"/>
    <w:rsid w:val="00FE2BB6"/>
    <w:rsid w:val="00FE2C6A"/>
    <w:rsid w:val="00FF008C"/>
    <w:rsid w:val="00FF1019"/>
    <w:rsid w:val="00FF1E26"/>
    <w:rsid w:val="00FF27A9"/>
    <w:rsid w:val="00FF3F60"/>
    <w:rsid w:val="00FF6022"/>
    <w:rsid w:val="00FF6BBB"/>
    <w:rsid w:val="00FF7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0B1F458C-1CA0-420F-B046-801853D59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97430"/>
    <w:pPr>
      <w:widowControl w:val="0"/>
      <w:autoSpaceDE w:val="0"/>
      <w:autoSpaceDN w:val="0"/>
      <w:adjustRightInd w:val="0"/>
      <w:spacing w:line="360" w:lineRule="auto"/>
    </w:pPr>
    <w:rPr>
      <w:rFonts w:eastAsia="宋体"/>
      <w:snapToGrid w:val="0"/>
      <w:sz w:val="21"/>
      <w:szCs w:val="21"/>
    </w:rPr>
  </w:style>
  <w:style w:type="paragraph" w:styleId="1">
    <w:name w:val="heading 1"/>
    <w:next w:val="2"/>
    <w:link w:val="1Char"/>
    <w:qFormat/>
    <w:rsid w:val="00D03FAF"/>
    <w:pPr>
      <w:keepNext/>
      <w:numPr>
        <w:numId w:val="14"/>
      </w:numPr>
      <w:spacing w:before="240" w:after="240"/>
      <w:jc w:val="both"/>
      <w:outlineLvl w:val="0"/>
    </w:pPr>
    <w:rPr>
      <w:rFonts w:ascii="Arial" w:eastAsia="黑体" w:hAnsi="Arial"/>
      <w:b/>
      <w:sz w:val="32"/>
      <w:szCs w:val="32"/>
    </w:rPr>
  </w:style>
  <w:style w:type="paragraph" w:styleId="2">
    <w:name w:val="heading 2"/>
    <w:next w:val="a3"/>
    <w:link w:val="2Char"/>
    <w:qFormat/>
    <w:rsid w:val="00D03FAF"/>
    <w:pPr>
      <w:keepNext/>
      <w:numPr>
        <w:ilvl w:val="1"/>
        <w:numId w:val="14"/>
      </w:numPr>
      <w:spacing w:before="240" w:after="240"/>
      <w:jc w:val="both"/>
      <w:outlineLvl w:val="1"/>
    </w:pPr>
    <w:rPr>
      <w:rFonts w:ascii="Arial" w:eastAsia="黑体" w:hAnsi="Arial"/>
      <w:sz w:val="24"/>
      <w:szCs w:val="24"/>
    </w:rPr>
  </w:style>
  <w:style w:type="paragraph" w:styleId="3">
    <w:name w:val="heading 3"/>
    <w:basedOn w:val="a3"/>
    <w:next w:val="a3"/>
    <w:link w:val="3Char"/>
    <w:qFormat/>
    <w:rsid w:val="00D03FAF"/>
    <w:pPr>
      <w:keepNext/>
      <w:keepLines/>
      <w:numPr>
        <w:ilvl w:val="2"/>
        <w:numId w:val="14"/>
      </w:numPr>
      <w:autoSpaceDE/>
      <w:autoSpaceDN/>
      <w:adjustRightInd/>
      <w:spacing w:before="260" w:after="260" w:line="416" w:lineRule="auto"/>
      <w:jc w:val="both"/>
      <w:outlineLvl w:val="2"/>
    </w:pPr>
    <w:rPr>
      <w:rFonts w:eastAsia="黑体"/>
      <w:bCs/>
      <w:kern w:val="2"/>
      <w:sz w:val="24"/>
      <w:szCs w:val="32"/>
    </w:rPr>
  </w:style>
  <w:style w:type="paragraph" w:styleId="4">
    <w:name w:val="heading 4"/>
    <w:aliases w:val="heading 4,标题 4 Char1,标题 4 Char Char,heading 4 Char Char Char,标题 4 Char1 Char,标题 4 Char Char Char,heading 4 Char Char"/>
    <w:basedOn w:val="a3"/>
    <w:next w:val="a3"/>
    <w:link w:val="4Char"/>
    <w:qFormat/>
    <w:rsid w:val="00397430"/>
    <w:pPr>
      <w:keepNext/>
      <w:keepLines/>
      <w:numPr>
        <w:ilvl w:val="4"/>
        <w:numId w:val="14"/>
      </w:numPr>
      <w:ind w:rightChars="100" w:right="100"/>
      <w:outlineLvl w:val="3"/>
    </w:pPr>
    <w:rPr>
      <w:rFonts w:eastAsia="黑体"/>
      <w:bCs/>
    </w:rPr>
  </w:style>
  <w:style w:type="paragraph" w:styleId="5">
    <w:name w:val="heading 5"/>
    <w:aliases w:val="heading 5,heading 5 Char"/>
    <w:basedOn w:val="a3"/>
    <w:next w:val="a3"/>
    <w:link w:val="5Char"/>
    <w:qFormat/>
    <w:rsid w:val="00397430"/>
    <w:pPr>
      <w:keepNext/>
      <w:keepLines/>
      <w:tabs>
        <w:tab w:val="num" w:pos="765"/>
      </w:tabs>
      <w:spacing w:before="280" w:after="290" w:line="376" w:lineRule="atLeast"/>
      <w:ind w:left="1134" w:hanging="414"/>
      <w:outlineLvl w:val="4"/>
    </w:pPr>
    <w:rPr>
      <w:b/>
      <w:bCs/>
      <w:szCs w:val="28"/>
    </w:rPr>
  </w:style>
  <w:style w:type="paragraph" w:styleId="6">
    <w:name w:val="heading 6"/>
    <w:aliases w:val="heading 6,heading 6 Char"/>
    <w:basedOn w:val="a3"/>
    <w:next w:val="a3"/>
    <w:link w:val="6Char"/>
    <w:qFormat/>
    <w:rsid w:val="00397430"/>
    <w:pPr>
      <w:keepNext/>
      <w:keepLines/>
      <w:tabs>
        <w:tab w:val="num" w:pos="765"/>
      </w:tabs>
      <w:spacing w:before="240" w:after="64" w:line="320" w:lineRule="atLeast"/>
      <w:ind w:left="1134" w:hanging="414"/>
      <w:outlineLvl w:val="5"/>
    </w:pPr>
    <w:rPr>
      <w:rFonts w:ascii="Arial" w:eastAsia="黑体" w:hAnsi="Arial"/>
      <w:b/>
      <w:bCs/>
    </w:rPr>
  </w:style>
  <w:style w:type="paragraph" w:styleId="7">
    <w:name w:val="heading 7"/>
    <w:aliases w:val="heading 7"/>
    <w:basedOn w:val="a3"/>
    <w:next w:val="a3"/>
    <w:link w:val="7Char"/>
    <w:qFormat/>
    <w:rsid w:val="00397430"/>
    <w:pPr>
      <w:keepNext/>
      <w:keepLines/>
      <w:pBdr>
        <w:bottom w:val="single" w:sz="12" w:space="1" w:color="auto"/>
      </w:pBdr>
      <w:tabs>
        <w:tab w:val="num" w:pos="765"/>
      </w:tabs>
      <w:spacing w:before="1600" w:after="800"/>
      <w:ind w:left="1134" w:hanging="414"/>
      <w:jc w:val="right"/>
      <w:outlineLvl w:val="6"/>
    </w:pPr>
    <w:rPr>
      <w:rFonts w:ascii="Book Antiqua" w:eastAsia="黑体" w:hAnsi="Book Antiqua" w:cs="Book Antiqua"/>
      <w:b/>
      <w:sz w:val="44"/>
      <w:szCs w:val="44"/>
    </w:rPr>
  </w:style>
  <w:style w:type="paragraph" w:styleId="8">
    <w:name w:val="heading 8"/>
    <w:basedOn w:val="a3"/>
    <w:next w:val="a3"/>
    <w:link w:val="8Char"/>
    <w:semiHidden/>
    <w:unhideWhenUsed/>
    <w:qFormat/>
    <w:rsid w:val="00397430"/>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0">
    <w:name w:val="表格题注"/>
    <w:next w:val="a3"/>
    <w:rsid w:val="00D03FAF"/>
    <w:pPr>
      <w:keepLines/>
      <w:numPr>
        <w:ilvl w:val="8"/>
        <w:numId w:val="1"/>
      </w:numPr>
      <w:spacing w:beforeLines="100"/>
      <w:ind w:left="1089" w:hanging="369"/>
      <w:jc w:val="center"/>
    </w:pPr>
    <w:rPr>
      <w:rFonts w:ascii="Arial" w:hAnsi="Arial"/>
      <w:sz w:val="18"/>
      <w:szCs w:val="18"/>
    </w:rPr>
  </w:style>
  <w:style w:type="paragraph" w:customStyle="1" w:styleId="a7">
    <w:name w:val="表格文本"/>
    <w:rsid w:val="00D03FAF"/>
    <w:pPr>
      <w:tabs>
        <w:tab w:val="decimal" w:pos="0"/>
      </w:tabs>
    </w:pPr>
    <w:rPr>
      <w:rFonts w:ascii="Arial" w:hAnsi="Arial"/>
      <w:noProof/>
      <w:sz w:val="21"/>
      <w:szCs w:val="21"/>
    </w:rPr>
  </w:style>
  <w:style w:type="paragraph" w:customStyle="1" w:styleId="a8">
    <w:name w:val="表头文本"/>
    <w:rsid w:val="00D03FAF"/>
    <w:pPr>
      <w:jc w:val="center"/>
    </w:pPr>
    <w:rPr>
      <w:rFonts w:ascii="Arial" w:hAnsi="Arial"/>
      <w:b/>
      <w:sz w:val="21"/>
      <w:szCs w:val="21"/>
    </w:rPr>
  </w:style>
  <w:style w:type="table" w:customStyle="1" w:styleId="a9">
    <w:name w:val="表样式"/>
    <w:basedOn w:val="a5"/>
    <w:rsid w:val="00D03FAF"/>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3"/>
    <w:rsid w:val="00D03FAF"/>
    <w:pPr>
      <w:numPr>
        <w:ilvl w:val="7"/>
        <w:numId w:val="1"/>
      </w:numPr>
      <w:spacing w:afterLines="100"/>
      <w:ind w:left="1089" w:hanging="369"/>
      <w:jc w:val="center"/>
    </w:pPr>
    <w:rPr>
      <w:rFonts w:ascii="Arial" w:hAnsi="Arial"/>
      <w:sz w:val="18"/>
      <w:szCs w:val="18"/>
    </w:rPr>
  </w:style>
  <w:style w:type="paragraph" w:customStyle="1" w:styleId="aa">
    <w:name w:val="图样式"/>
    <w:basedOn w:val="a3"/>
    <w:rsid w:val="00D03FAF"/>
    <w:pPr>
      <w:keepNext/>
      <w:widowControl/>
      <w:spacing w:before="80" w:after="80"/>
      <w:jc w:val="center"/>
    </w:pPr>
  </w:style>
  <w:style w:type="paragraph" w:customStyle="1" w:styleId="ab">
    <w:name w:val="文档标题"/>
    <w:basedOn w:val="a3"/>
    <w:rsid w:val="00D03FAF"/>
    <w:pPr>
      <w:tabs>
        <w:tab w:val="left" w:pos="0"/>
      </w:tabs>
      <w:spacing w:before="300" w:after="300"/>
      <w:jc w:val="center"/>
    </w:pPr>
    <w:rPr>
      <w:rFonts w:ascii="Arial" w:eastAsia="黑体" w:hAnsi="Arial"/>
      <w:sz w:val="36"/>
      <w:szCs w:val="36"/>
    </w:rPr>
  </w:style>
  <w:style w:type="paragraph" w:styleId="ac">
    <w:name w:val="footer"/>
    <w:rsid w:val="00D03FAF"/>
    <w:pPr>
      <w:tabs>
        <w:tab w:val="center" w:pos="4510"/>
        <w:tab w:val="right" w:pos="9020"/>
      </w:tabs>
    </w:pPr>
    <w:rPr>
      <w:rFonts w:ascii="Arial" w:hAnsi="Arial"/>
      <w:sz w:val="18"/>
      <w:szCs w:val="18"/>
    </w:rPr>
  </w:style>
  <w:style w:type="paragraph" w:styleId="ad">
    <w:name w:val="header"/>
    <w:rsid w:val="00D03FAF"/>
    <w:pPr>
      <w:tabs>
        <w:tab w:val="center" w:pos="4153"/>
        <w:tab w:val="right" w:pos="8306"/>
      </w:tabs>
      <w:snapToGrid w:val="0"/>
      <w:jc w:val="both"/>
    </w:pPr>
    <w:rPr>
      <w:rFonts w:ascii="Arial" w:hAnsi="Arial"/>
      <w:sz w:val="18"/>
      <w:szCs w:val="18"/>
    </w:rPr>
  </w:style>
  <w:style w:type="paragraph" w:customStyle="1" w:styleId="ae">
    <w:name w:val="正文（首行不缩进）"/>
    <w:basedOn w:val="a3"/>
    <w:rsid w:val="00D03FAF"/>
  </w:style>
  <w:style w:type="paragraph" w:customStyle="1" w:styleId="af">
    <w:name w:val="注示头"/>
    <w:basedOn w:val="a3"/>
    <w:rsid w:val="00D03FAF"/>
    <w:pPr>
      <w:pBdr>
        <w:top w:val="single" w:sz="4" w:space="1" w:color="000000"/>
      </w:pBdr>
      <w:jc w:val="both"/>
    </w:pPr>
    <w:rPr>
      <w:rFonts w:ascii="Arial" w:eastAsia="黑体" w:hAnsi="Arial"/>
      <w:sz w:val="18"/>
    </w:rPr>
  </w:style>
  <w:style w:type="paragraph" w:customStyle="1" w:styleId="af0">
    <w:name w:val="注示文本"/>
    <w:basedOn w:val="a3"/>
    <w:rsid w:val="00D03FAF"/>
    <w:pPr>
      <w:pBdr>
        <w:bottom w:val="single" w:sz="4" w:space="1" w:color="000000"/>
      </w:pBdr>
      <w:ind w:firstLine="360"/>
      <w:jc w:val="both"/>
    </w:pPr>
    <w:rPr>
      <w:rFonts w:ascii="Arial" w:eastAsia="楷体_GB2312" w:hAnsi="Arial"/>
      <w:sz w:val="18"/>
      <w:szCs w:val="18"/>
    </w:rPr>
  </w:style>
  <w:style w:type="paragraph" w:customStyle="1" w:styleId="af1">
    <w:name w:val="编写建议"/>
    <w:basedOn w:val="a3"/>
    <w:rsid w:val="00D03FAF"/>
    <w:pPr>
      <w:ind w:firstLine="420"/>
    </w:pPr>
    <w:rPr>
      <w:rFonts w:ascii="Arial" w:hAnsi="Arial" w:cs="Arial"/>
      <w:i/>
      <w:color w:val="0000FF"/>
    </w:rPr>
  </w:style>
  <w:style w:type="table" w:styleId="af2">
    <w:name w:val="Table Grid"/>
    <w:aliases w:val="Gridding"/>
    <w:basedOn w:val="a5"/>
    <w:rsid w:val="00D03FAF"/>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样式一"/>
    <w:basedOn w:val="a4"/>
    <w:rsid w:val="00D03FAF"/>
    <w:rPr>
      <w:rFonts w:ascii="宋体" w:hAnsi="宋体"/>
      <w:b/>
      <w:bCs/>
      <w:color w:val="000000"/>
      <w:sz w:val="36"/>
    </w:rPr>
  </w:style>
  <w:style w:type="character" w:customStyle="1" w:styleId="af4">
    <w:name w:val="样式二"/>
    <w:basedOn w:val="af3"/>
    <w:rsid w:val="00D03FAF"/>
    <w:rPr>
      <w:rFonts w:ascii="宋体" w:hAnsi="宋体"/>
      <w:b/>
      <w:bCs/>
      <w:color w:val="000000"/>
      <w:sz w:val="36"/>
    </w:rPr>
  </w:style>
  <w:style w:type="paragraph" w:styleId="af5">
    <w:name w:val="Balloon Text"/>
    <w:basedOn w:val="a3"/>
    <w:link w:val="Char"/>
    <w:rsid w:val="00D03FAF"/>
    <w:pPr>
      <w:spacing w:line="240" w:lineRule="auto"/>
    </w:pPr>
    <w:rPr>
      <w:sz w:val="18"/>
      <w:szCs w:val="18"/>
    </w:rPr>
  </w:style>
  <w:style w:type="character" w:customStyle="1" w:styleId="Char">
    <w:name w:val="批注框文本 Char"/>
    <w:basedOn w:val="a4"/>
    <w:link w:val="af5"/>
    <w:rsid w:val="00D03FAF"/>
    <w:rPr>
      <w:snapToGrid w:val="0"/>
      <w:sz w:val="18"/>
      <w:szCs w:val="18"/>
    </w:rPr>
  </w:style>
  <w:style w:type="character" w:customStyle="1" w:styleId="4Char">
    <w:name w:val="标题 4 Char"/>
    <w:aliases w:val="heading 4 Char,标题 4 Char1 Char1,标题 4 Char Char Char1,heading 4 Char Char Char Char,标题 4 Char1 Char Char,标题 4 Char Char Char Char,heading 4 Char Char Char1"/>
    <w:basedOn w:val="a4"/>
    <w:link w:val="4"/>
    <w:rsid w:val="00397430"/>
    <w:rPr>
      <w:rFonts w:eastAsia="黑体"/>
      <w:bCs/>
      <w:snapToGrid w:val="0"/>
      <w:sz w:val="21"/>
      <w:szCs w:val="21"/>
    </w:rPr>
  </w:style>
  <w:style w:type="character" w:customStyle="1" w:styleId="5Char">
    <w:name w:val="标题 5 Char"/>
    <w:aliases w:val="heading 5 Char1,heading 5 Char Char"/>
    <w:basedOn w:val="a4"/>
    <w:link w:val="5"/>
    <w:rsid w:val="00397430"/>
    <w:rPr>
      <w:rFonts w:eastAsia="宋体"/>
      <w:b/>
      <w:bCs/>
      <w:snapToGrid w:val="0"/>
      <w:sz w:val="21"/>
      <w:szCs w:val="28"/>
    </w:rPr>
  </w:style>
  <w:style w:type="character" w:customStyle="1" w:styleId="6Char">
    <w:name w:val="标题 6 Char"/>
    <w:aliases w:val="heading 6 Char1,heading 6 Char Char"/>
    <w:basedOn w:val="a4"/>
    <w:link w:val="6"/>
    <w:rsid w:val="00397430"/>
    <w:rPr>
      <w:rFonts w:ascii="Arial" w:eastAsia="黑体" w:hAnsi="Arial"/>
      <w:b/>
      <w:bCs/>
      <w:snapToGrid w:val="0"/>
      <w:sz w:val="21"/>
      <w:szCs w:val="21"/>
    </w:rPr>
  </w:style>
  <w:style w:type="character" w:customStyle="1" w:styleId="7Char">
    <w:name w:val="标题 7 Char"/>
    <w:aliases w:val="heading 7 Char"/>
    <w:basedOn w:val="a4"/>
    <w:link w:val="7"/>
    <w:rsid w:val="00397430"/>
    <w:rPr>
      <w:rFonts w:ascii="Book Antiqua" w:eastAsia="黑体" w:hAnsi="Book Antiqua" w:cs="Book Antiqua"/>
      <w:b/>
      <w:snapToGrid w:val="0"/>
      <w:sz w:val="44"/>
      <w:szCs w:val="44"/>
    </w:rPr>
  </w:style>
  <w:style w:type="paragraph" w:customStyle="1" w:styleId="BlockLabel">
    <w:name w:val="Block Label"/>
    <w:basedOn w:val="a3"/>
    <w:next w:val="a3"/>
    <w:rsid w:val="00397430"/>
    <w:pPr>
      <w:keepNext/>
      <w:keepLines/>
      <w:numPr>
        <w:ilvl w:val="3"/>
        <w:numId w:val="14"/>
      </w:numPr>
      <w:spacing w:before="300" w:after="80"/>
      <w:outlineLvl w:val="3"/>
    </w:pPr>
    <w:rPr>
      <w:rFonts w:ascii="Book Antiqua" w:eastAsia="黑体" w:hAnsi="Book Antiqua" w:cs="Book Antiqua"/>
      <w:bCs/>
      <w:sz w:val="26"/>
      <w:szCs w:val="26"/>
    </w:rPr>
  </w:style>
  <w:style w:type="paragraph" w:customStyle="1" w:styleId="FigureDescription">
    <w:name w:val="Figure Description"/>
    <w:next w:val="a3"/>
    <w:rsid w:val="00397430"/>
    <w:pPr>
      <w:keepNext/>
      <w:numPr>
        <w:ilvl w:val="7"/>
        <w:numId w:val="14"/>
      </w:numPr>
      <w:adjustRightInd w:val="0"/>
      <w:snapToGrid w:val="0"/>
      <w:spacing w:before="320" w:after="80" w:line="240" w:lineRule="atLeast"/>
    </w:pPr>
    <w:rPr>
      <w:rFonts w:eastAsia="黑体" w:cs="Arial"/>
      <w:spacing w:val="-4"/>
      <w:kern w:val="2"/>
      <w:sz w:val="21"/>
      <w:szCs w:val="21"/>
    </w:rPr>
  </w:style>
  <w:style w:type="paragraph" w:customStyle="1" w:styleId="ItemStep">
    <w:name w:val="Item Step"/>
    <w:rsid w:val="00397430"/>
    <w:pPr>
      <w:numPr>
        <w:ilvl w:val="6"/>
        <w:numId w:val="14"/>
      </w:numPr>
      <w:adjustRightInd w:val="0"/>
      <w:snapToGrid w:val="0"/>
      <w:spacing w:before="80" w:after="80" w:line="240" w:lineRule="atLeast"/>
    </w:pPr>
    <w:rPr>
      <w:rFonts w:eastAsia="宋体" w:cs="Arial"/>
      <w:sz w:val="21"/>
      <w:szCs w:val="21"/>
    </w:rPr>
  </w:style>
  <w:style w:type="paragraph" w:customStyle="1" w:styleId="Step">
    <w:name w:val="Step"/>
    <w:basedOn w:val="a3"/>
    <w:rsid w:val="00397430"/>
    <w:pPr>
      <w:numPr>
        <w:ilvl w:val="5"/>
        <w:numId w:val="14"/>
      </w:numPr>
    </w:pPr>
  </w:style>
  <w:style w:type="paragraph" w:customStyle="1" w:styleId="TableDescription">
    <w:name w:val="Table Description"/>
    <w:basedOn w:val="a3"/>
    <w:next w:val="a3"/>
    <w:rsid w:val="00397430"/>
    <w:pPr>
      <w:keepNext/>
      <w:numPr>
        <w:ilvl w:val="8"/>
        <w:numId w:val="14"/>
      </w:numPr>
      <w:spacing w:before="320" w:after="80"/>
    </w:pPr>
    <w:rPr>
      <w:rFonts w:eastAsia="黑体"/>
      <w:spacing w:val="-4"/>
    </w:rPr>
  </w:style>
  <w:style w:type="table" w:customStyle="1" w:styleId="table">
    <w:name w:val="table"/>
    <w:basedOn w:val="af6"/>
    <w:rsid w:val="00397430"/>
    <w:pPr>
      <w:autoSpaceDE/>
      <w:autoSpaceDN/>
      <w:adjustRightInd/>
      <w:spacing w:line="240" w:lineRule="auto"/>
      <w:jc w:val="both"/>
    </w:pPr>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2Char">
    <w:name w:val="标题 2 Char"/>
    <w:basedOn w:val="a4"/>
    <w:link w:val="2"/>
    <w:rsid w:val="00397430"/>
    <w:rPr>
      <w:rFonts w:ascii="Arial" w:eastAsia="黑体" w:hAnsi="Arial"/>
      <w:sz w:val="24"/>
      <w:szCs w:val="24"/>
    </w:rPr>
  </w:style>
  <w:style w:type="character" w:customStyle="1" w:styleId="1Char">
    <w:name w:val="标题 1 Char"/>
    <w:basedOn w:val="a4"/>
    <w:link w:val="1"/>
    <w:rsid w:val="00397430"/>
    <w:rPr>
      <w:rFonts w:ascii="Arial" w:eastAsia="黑体" w:hAnsi="Arial"/>
      <w:b/>
      <w:sz w:val="32"/>
      <w:szCs w:val="32"/>
    </w:rPr>
  </w:style>
  <w:style w:type="character" w:customStyle="1" w:styleId="3Char">
    <w:name w:val="标题 3 Char"/>
    <w:basedOn w:val="a4"/>
    <w:link w:val="3"/>
    <w:rsid w:val="00397430"/>
    <w:rPr>
      <w:rFonts w:eastAsia="黑体"/>
      <w:bCs/>
      <w:snapToGrid w:val="0"/>
      <w:kern w:val="2"/>
      <w:sz w:val="24"/>
      <w:szCs w:val="32"/>
    </w:rPr>
  </w:style>
  <w:style w:type="paragraph" w:customStyle="1" w:styleId="af7">
    <w:name w:val="表号"/>
    <w:basedOn w:val="a3"/>
    <w:next w:val="af8"/>
    <w:link w:val="Char0"/>
    <w:rsid w:val="00397430"/>
    <w:pPr>
      <w:keepNext/>
      <w:keepLines/>
      <w:spacing w:beforeLines="100"/>
      <w:ind w:left="4253"/>
    </w:pPr>
    <w:rPr>
      <w:rFonts w:ascii="Arial" w:eastAsia="黑体" w:hAnsi="Arial"/>
      <w:sz w:val="18"/>
      <w:szCs w:val="18"/>
    </w:rPr>
  </w:style>
  <w:style w:type="character" w:customStyle="1" w:styleId="figcap">
    <w:name w:val="figcap"/>
    <w:basedOn w:val="a4"/>
    <w:rsid w:val="00397430"/>
  </w:style>
  <w:style w:type="paragraph" w:styleId="af9">
    <w:name w:val="List Paragraph"/>
    <w:aliases w:val="Bullet Number"/>
    <w:basedOn w:val="a3"/>
    <w:link w:val="Char1"/>
    <w:uiPriority w:val="34"/>
    <w:qFormat/>
    <w:rsid w:val="00397430"/>
    <w:pPr>
      <w:keepNext/>
      <w:ind w:firstLineChars="200" w:firstLine="420"/>
    </w:pPr>
    <w:rPr>
      <w:szCs w:val="20"/>
    </w:rPr>
  </w:style>
  <w:style w:type="character" w:customStyle="1" w:styleId="Char0">
    <w:name w:val="表号 Char"/>
    <w:basedOn w:val="a4"/>
    <w:link w:val="af7"/>
    <w:rsid w:val="00397430"/>
    <w:rPr>
      <w:rFonts w:ascii="Arial" w:eastAsia="黑体" w:hAnsi="Arial"/>
      <w:snapToGrid w:val="0"/>
      <w:sz w:val="18"/>
      <w:szCs w:val="18"/>
    </w:rPr>
  </w:style>
  <w:style w:type="paragraph" w:customStyle="1" w:styleId="a1">
    <w:name w:val="样式 图片样式 + 两端对齐"/>
    <w:basedOn w:val="a3"/>
    <w:rsid w:val="00397430"/>
    <w:pPr>
      <w:numPr>
        <w:numId w:val="3"/>
      </w:numPr>
      <w:autoSpaceDE/>
      <w:autoSpaceDN/>
      <w:adjustRightInd/>
      <w:spacing w:line="240" w:lineRule="auto"/>
      <w:jc w:val="both"/>
    </w:pPr>
    <w:rPr>
      <w:rFonts w:cs="宋体"/>
      <w:snapToGrid/>
      <w:szCs w:val="20"/>
    </w:rPr>
  </w:style>
  <w:style w:type="character" w:customStyle="1" w:styleId="Char1">
    <w:name w:val="列出段落 Char"/>
    <w:aliases w:val="Bullet Number Char"/>
    <w:basedOn w:val="a4"/>
    <w:link w:val="af9"/>
    <w:uiPriority w:val="34"/>
    <w:locked/>
    <w:rsid w:val="00397430"/>
    <w:rPr>
      <w:rFonts w:eastAsia="宋体"/>
      <w:snapToGrid w:val="0"/>
      <w:sz w:val="21"/>
    </w:rPr>
  </w:style>
  <w:style w:type="character" w:customStyle="1" w:styleId="8Char">
    <w:name w:val="标题 8 Char"/>
    <w:basedOn w:val="a4"/>
    <w:link w:val="8"/>
    <w:semiHidden/>
    <w:rsid w:val="00397430"/>
    <w:rPr>
      <w:rFonts w:asciiTheme="majorHAnsi" w:eastAsiaTheme="majorEastAsia" w:hAnsiTheme="majorHAnsi" w:cstheme="majorBidi"/>
      <w:snapToGrid w:val="0"/>
      <w:sz w:val="24"/>
      <w:szCs w:val="24"/>
    </w:rPr>
  </w:style>
  <w:style w:type="table" w:styleId="af6">
    <w:name w:val="Table Professional"/>
    <w:basedOn w:val="a5"/>
    <w:rsid w:val="00397430"/>
    <w:pPr>
      <w:widowControl w:val="0"/>
      <w:autoSpaceDE w:val="0"/>
      <w:autoSpaceDN w:val="0"/>
      <w:adjustRightInd w:val="0"/>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a">
    <w:name w:val="Body Text"/>
    <w:basedOn w:val="a3"/>
    <w:link w:val="Char2"/>
    <w:rsid w:val="00397430"/>
    <w:pPr>
      <w:spacing w:after="120"/>
    </w:pPr>
  </w:style>
  <w:style w:type="character" w:customStyle="1" w:styleId="Char2">
    <w:name w:val="正文文本 Char"/>
    <w:basedOn w:val="a4"/>
    <w:link w:val="afa"/>
    <w:rsid w:val="00397430"/>
    <w:rPr>
      <w:rFonts w:eastAsia="宋体"/>
      <w:snapToGrid w:val="0"/>
      <w:sz w:val="21"/>
      <w:szCs w:val="21"/>
    </w:rPr>
  </w:style>
  <w:style w:type="paragraph" w:styleId="af8">
    <w:name w:val="Body Text First Indent"/>
    <w:aliases w:val="正文首行缩进 Char2,正文首行缩进 Char Char Char,正文首行缩进 Char1 Char Char Char Char Char Char Char Char,正文首行缩进 Char1 Char Char Char Char Char,正文首行缩进 Char Char,正文首行缩进 Char1 Char Char Char Char Char Char Char"/>
    <w:basedOn w:val="afa"/>
    <w:link w:val="Char3"/>
    <w:rsid w:val="00397430"/>
    <w:pPr>
      <w:ind w:firstLineChars="100" w:firstLine="420"/>
    </w:pPr>
  </w:style>
  <w:style w:type="character" w:customStyle="1" w:styleId="Char3">
    <w:name w:val="正文首行缩进 Char"/>
    <w:aliases w:val="正文首行缩进 Char2 Char,正文首行缩进 Char Char Char Char,正文首行缩进 Char1 Char Char Char Char Char Char Char Char Char,正文首行缩进 Char1 Char Char Char Char Char Char,正文首行缩进 Char Char Char1,正文首行缩进 Char1 Char Char Char Char Char Char Char Char1"/>
    <w:basedOn w:val="Char2"/>
    <w:link w:val="af8"/>
    <w:rsid w:val="00397430"/>
    <w:rPr>
      <w:rFonts w:eastAsia="宋体"/>
      <w:snapToGrid w:val="0"/>
      <w:sz w:val="21"/>
      <w:szCs w:val="21"/>
    </w:rPr>
  </w:style>
  <w:style w:type="paragraph" w:styleId="afb">
    <w:name w:val="Document Map"/>
    <w:basedOn w:val="a3"/>
    <w:link w:val="Char4"/>
    <w:rsid w:val="00397430"/>
    <w:rPr>
      <w:rFonts w:ascii="宋体"/>
      <w:sz w:val="18"/>
      <w:szCs w:val="18"/>
    </w:rPr>
  </w:style>
  <w:style w:type="character" w:customStyle="1" w:styleId="Char4">
    <w:name w:val="文档结构图 Char"/>
    <w:basedOn w:val="a4"/>
    <w:link w:val="afb"/>
    <w:rsid w:val="00397430"/>
    <w:rPr>
      <w:rFonts w:ascii="宋体" w:eastAsia="宋体"/>
      <w:snapToGrid w:val="0"/>
      <w:sz w:val="18"/>
      <w:szCs w:val="18"/>
    </w:rPr>
  </w:style>
  <w:style w:type="paragraph" w:styleId="afc">
    <w:name w:val="Title"/>
    <w:basedOn w:val="a3"/>
    <w:next w:val="a3"/>
    <w:link w:val="Char5"/>
    <w:qFormat/>
    <w:rsid w:val="00397430"/>
    <w:pPr>
      <w:spacing w:before="240" w:after="60"/>
      <w:jc w:val="center"/>
      <w:outlineLvl w:val="0"/>
    </w:pPr>
    <w:rPr>
      <w:rFonts w:asciiTheme="majorHAnsi" w:hAnsiTheme="majorHAnsi" w:cstheme="majorBidi"/>
      <w:b/>
      <w:bCs/>
      <w:sz w:val="32"/>
      <w:szCs w:val="32"/>
    </w:rPr>
  </w:style>
  <w:style w:type="character" w:customStyle="1" w:styleId="Char5">
    <w:name w:val="标题 Char"/>
    <w:basedOn w:val="a4"/>
    <w:link w:val="afc"/>
    <w:rsid w:val="00397430"/>
    <w:rPr>
      <w:rFonts w:asciiTheme="majorHAnsi" w:eastAsia="宋体" w:hAnsiTheme="majorHAnsi" w:cstheme="majorBidi"/>
      <w:b/>
      <w:bCs/>
      <w:snapToGrid w:val="0"/>
      <w:sz w:val="32"/>
      <w:szCs w:val="32"/>
    </w:rPr>
  </w:style>
  <w:style w:type="paragraph" w:styleId="afd">
    <w:name w:val="caption"/>
    <w:basedOn w:val="a3"/>
    <w:next w:val="a3"/>
    <w:qFormat/>
    <w:rsid w:val="00936433"/>
    <w:pPr>
      <w:spacing w:before="152"/>
    </w:pPr>
    <w:rPr>
      <w:rFonts w:ascii="Arial" w:eastAsia="黑体" w:hAnsi="Arial"/>
      <w:sz w:val="20"/>
      <w:szCs w:val="20"/>
    </w:rPr>
  </w:style>
  <w:style w:type="paragraph" w:styleId="HTML">
    <w:name w:val="HTML Preformatted"/>
    <w:basedOn w:val="a3"/>
    <w:link w:val="HTMLChar"/>
    <w:uiPriority w:val="99"/>
    <w:rsid w:val="00936433"/>
    <w:rPr>
      <w:rFonts w:ascii="Courier New" w:hAnsi="Courier New" w:cs="Courier New"/>
      <w:sz w:val="20"/>
      <w:szCs w:val="20"/>
    </w:rPr>
  </w:style>
  <w:style w:type="character" w:customStyle="1" w:styleId="HTMLChar">
    <w:name w:val="HTML 预设格式 Char"/>
    <w:basedOn w:val="a4"/>
    <w:link w:val="HTML"/>
    <w:uiPriority w:val="99"/>
    <w:rsid w:val="00936433"/>
    <w:rPr>
      <w:rFonts w:ascii="Courier New" w:eastAsia="宋体" w:hAnsi="Courier New" w:cs="Courier New"/>
      <w:snapToGrid w:val="0"/>
    </w:rPr>
  </w:style>
  <w:style w:type="paragraph" w:styleId="afe">
    <w:name w:val="Normal Indent"/>
    <w:aliases w:val="正文（首行缩进两字）,表正文,正文非缩进,特点,段1,正文不缩进,标题4,正文缩进William,ALT+Z,正文缩进 Char,四号,水上软件,Indent 1,鋘drad,???änd,中文正文,正文（首行缩进两字） Char Char,正文缩进陈木华,正文文字 Char1,Body Text(ch) Char,body text Char,bt Char,ändrad Char,EHPT Char,Body Text2 Char,正文文字(ALT+W),ändrad,缩进"/>
    <w:basedOn w:val="a3"/>
    <w:link w:val="Char10"/>
    <w:rsid w:val="00936433"/>
    <w:pPr>
      <w:ind w:firstLineChars="200" w:firstLine="420"/>
    </w:pPr>
  </w:style>
  <w:style w:type="paragraph" w:customStyle="1" w:styleId="aff">
    <w:name w:val="图号"/>
    <w:basedOn w:val="a3"/>
    <w:next w:val="a3"/>
    <w:link w:val="Char6"/>
    <w:rsid w:val="00936433"/>
    <w:pPr>
      <w:keepNext/>
      <w:tabs>
        <w:tab w:val="left" w:pos="426"/>
      </w:tabs>
      <w:spacing w:beforeLines="100"/>
      <w:ind w:left="426"/>
      <w:jc w:val="center"/>
    </w:pPr>
    <w:rPr>
      <w:rFonts w:ascii="Arial" w:hAnsi="Arial"/>
      <w:sz w:val="18"/>
      <w:szCs w:val="18"/>
    </w:rPr>
  </w:style>
  <w:style w:type="paragraph" w:customStyle="1" w:styleId="aff0">
    <w:name w:val="图"/>
    <w:basedOn w:val="a3"/>
    <w:autoRedefine/>
    <w:rsid w:val="00936433"/>
    <w:pPr>
      <w:keepNext/>
      <w:adjustRightInd/>
      <w:spacing w:line="240" w:lineRule="auto"/>
      <w:jc w:val="center"/>
    </w:pPr>
    <w:rPr>
      <w:sz w:val="20"/>
      <w:szCs w:val="20"/>
    </w:rPr>
  </w:style>
  <w:style w:type="character" w:customStyle="1" w:styleId="Char6">
    <w:name w:val="图号 Char"/>
    <w:basedOn w:val="a4"/>
    <w:link w:val="aff"/>
    <w:rsid w:val="00936433"/>
    <w:rPr>
      <w:rFonts w:ascii="Arial" w:eastAsia="宋体" w:hAnsi="Arial"/>
      <w:snapToGrid w:val="0"/>
      <w:sz w:val="18"/>
      <w:szCs w:val="18"/>
    </w:rPr>
  </w:style>
  <w:style w:type="character" w:customStyle="1" w:styleId="Char10">
    <w:name w:val="正文缩进 Char1"/>
    <w:aliases w:val="正文（首行缩进两字） Char,表正文 Char,正文非缩进 Char,特点 Char,段1 Char,正文不缩进 Char,标题4 Char,正文缩进William Char,ALT+Z Char,正文缩进 Char Char,四号 Char,水上软件 Char,Indent 1 Char,鋘drad Char,???änd Char,中文正文 Char,正文（首行缩进两字） Char Char Char,正文缩进陈木华 Char,正文文字 Char1 Char,缩进 Char"/>
    <w:basedOn w:val="a4"/>
    <w:link w:val="afe"/>
    <w:rsid w:val="00936433"/>
    <w:rPr>
      <w:rFonts w:eastAsia="宋体"/>
      <w:snapToGrid w:val="0"/>
      <w:sz w:val="21"/>
      <w:szCs w:val="21"/>
    </w:rPr>
  </w:style>
  <w:style w:type="paragraph" w:customStyle="1" w:styleId="a2">
    <w:name w:val="消息流程描述"/>
    <w:basedOn w:val="a3"/>
    <w:rsid w:val="007E1464"/>
    <w:pPr>
      <w:widowControl/>
      <w:numPr>
        <w:numId w:val="12"/>
      </w:numPr>
      <w:autoSpaceDE/>
      <w:autoSpaceDN/>
      <w:adjustRightInd/>
      <w:spacing w:line="360" w:lineRule="exact"/>
    </w:pPr>
    <w:rPr>
      <w:snapToGr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FBA4E-8721-4E68-A287-0B93A49EF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587</Words>
  <Characters>3350</Characters>
  <Application>Microsoft Office Word</Application>
  <DocSecurity>0</DocSecurity>
  <Lines>27</Lines>
  <Paragraphs>7</Paragraphs>
  <ScaleCrop>false</ScaleCrop>
  <Company>Huawei Technologies Co.,Ltd.</Company>
  <LinksUpToDate>false</LinksUpToDate>
  <CharactersWithSpaces>3930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huawei</dc:creator>
  <cp:lastModifiedBy>Luoxianglong</cp:lastModifiedBy>
  <cp:revision>10</cp:revision>
  <dcterms:created xsi:type="dcterms:W3CDTF">2016-09-19T02:21:00Z</dcterms:created>
  <dcterms:modified xsi:type="dcterms:W3CDTF">2017-07-31T09:41:00Z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(3)rl6Jsmwq/BMsHAyp9m/4Cff4Il6Gw8THEP3u7RpqsdF1jx6gBYfCDoizY9fvl9/Y9ZH44Qgy
Kbwmj0p31HgRqthNsAa1JZCIC7cpnnOFLAQU9gEbaePK38yFPNLZJ6D0N/rk+EFlK+b23E3L
aXjXk768EYx3V/S+XoOlUVWZhgXdsgmNkrYwXtzOcbUoy2pZkXV+8UoEv3P+QoaWsY422CI8
9xO7U8usWskxh/N2nL</vt:lpwstr>
  </property>
  <property fmtid="{D5CDD505-2E9C-101B-9397-08002B2CF9AE}" pid="3" name="_2015_ms_pID_7253431">
    <vt:lpwstr>lzqxMDsMLr9xr/XAWpV7mn4iyu24znpl2JwETWiG2hkADMPckrOysW
JcKDYm8KGcSMv7253xmHM9w7SF6PIMv9hqo12hlbgitQIHiObiJjcXLa4hvQ0BF2oStpsY90
FMq8b9L5Ej03iAocefgpn/zTsQbE7QIOI25Fw1LLfQWErxwiFJ/Zwkr2H3UVHK3+/X3wLYwW
gQDm1Xoy0FlJKGJlHypYMRSeznJCHdmLU/dZ</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1501489232</vt:lpwstr>
  </property>
  <property fmtid="{D5CDD505-2E9C-101B-9397-08002B2CF9AE}" pid="8" name="_2015_ms_pID_7253432">
    <vt:lpwstr>OQ==</vt:lpwstr>
  </property>
</Properties>
</file>