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372" w:rsidRPr="006458B1" w:rsidRDefault="002C538A" w:rsidP="006458B1">
      <w:pPr>
        <w:jc w:val="center"/>
        <w:rPr>
          <w:b/>
          <w:sz w:val="44"/>
          <w:szCs w:val="44"/>
        </w:rPr>
      </w:pPr>
      <w:r w:rsidRPr="002C538A">
        <w:rPr>
          <w:rFonts w:ascii="宋体" w:eastAsia="宋体" w:hAnsi="宋体" w:cs="宋体" w:hint="eastAsia"/>
          <w:b/>
          <w:sz w:val="44"/>
          <w:szCs w:val="44"/>
        </w:rPr>
        <w:t>华为技术有限公司内部技术规范</w:t>
      </w:r>
    </w:p>
    <w:p w:rsidR="008F3372" w:rsidRPr="00AC2843" w:rsidRDefault="00AC2843" w:rsidP="00195CDE">
      <w:pPr>
        <w:pStyle w:val="afff"/>
        <w:rPr>
          <w:rFonts w:eastAsiaTheme="minorEastAsia"/>
        </w:rPr>
      </w:pPr>
      <w:r w:rsidRPr="00896EF4">
        <w:rPr>
          <w:rFonts w:hint="eastAsia"/>
        </w:rPr>
        <w:t>DKBA</w:t>
      </w:r>
      <w:r w:rsidRPr="00EE2960">
        <w:t xml:space="preserve"> </w:t>
      </w:r>
      <w:r w:rsidRPr="002B25E2">
        <w:t>6915</w:t>
      </w:r>
      <w:r w:rsidRPr="00EE2960">
        <w:t>-201</w:t>
      </w:r>
      <w:r w:rsidR="001C2030">
        <w:rPr>
          <w:rFonts w:hint="eastAsia"/>
        </w:rPr>
        <w:t>4</w:t>
      </w:r>
      <w:r w:rsidRPr="00EE2960">
        <w:t>.</w:t>
      </w:r>
      <w:r w:rsidR="001C2030">
        <w:rPr>
          <w:rFonts w:hint="eastAsia"/>
        </w:rPr>
        <w:t>07</w:t>
      </w:r>
    </w:p>
    <w:p w:rsidR="008F3372" w:rsidRPr="005D13DF" w:rsidRDefault="008F3372" w:rsidP="008F3372">
      <w:pPr>
        <w:rPr>
          <w:rFonts w:eastAsiaTheme="minorEastAsia"/>
        </w:rPr>
      </w:pPr>
    </w:p>
    <w:p w:rsidR="008F3372" w:rsidRDefault="008F3372" w:rsidP="008F3372"/>
    <w:p w:rsidR="008F3372" w:rsidRDefault="008F3372" w:rsidP="008F3372"/>
    <w:p w:rsidR="008F3372" w:rsidRDefault="008F3372" w:rsidP="008F3372"/>
    <w:p w:rsidR="008F3372" w:rsidRDefault="008F3372" w:rsidP="008F3372"/>
    <w:p w:rsidR="008F3372" w:rsidRDefault="008F3372" w:rsidP="008F3372"/>
    <w:p w:rsidR="008D4699" w:rsidRPr="00696C5C" w:rsidRDefault="008D4699" w:rsidP="008D4699">
      <w:pPr>
        <w:spacing w:line="300" w:lineRule="auto"/>
        <w:ind w:left="1080" w:right="200" w:hanging="880"/>
        <w:jc w:val="center"/>
        <w:rPr>
          <w:rFonts w:eastAsia="黑体"/>
          <w:b/>
          <w:noProof/>
          <w:snapToGrid/>
          <w:sz w:val="44"/>
          <w:szCs w:val="44"/>
        </w:rPr>
      </w:pPr>
      <w:r w:rsidRPr="00696C5C">
        <w:rPr>
          <w:rFonts w:ascii="Arial" w:eastAsia="宋体" w:hAnsi="Arial" w:cs="Arial"/>
          <w:b/>
          <w:noProof/>
          <w:snapToGrid/>
          <w:sz w:val="44"/>
          <w:szCs w:val="44"/>
        </w:rPr>
        <w:t>Java</w:t>
      </w:r>
      <w:r w:rsidRPr="00696C5C">
        <w:rPr>
          <w:rFonts w:ascii="黑体" w:eastAsia="黑体" w:hAnsi="Arial" w:cs="黑体" w:hint="eastAsia"/>
          <w:b/>
          <w:noProof/>
          <w:snapToGrid/>
          <w:sz w:val="44"/>
          <w:szCs w:val="44"/>
        </w:rPr>
        <w:t>语言编程规范</w:t>
      </w:r>
    </w:p>
    <w:p w:rsidR="008F3372" w:rsidRPr="00696C5C" w:rsidRDefault="00545CB7" w:rsidP="00F519CC">
      <w:pPr>
        <w:jc w:val="center"/>
        <w:rPr>
          <w:b/>
          <w:sz w:val="32"/>
          <w:szCs w:val="32"/>
        </w:rPr>
      </w:pPr>
      <w:r w:rsidRPr="00696C5C">
        <w:rPr>
          <w:rFonts w:ascii="宋体" w:eastAsia="宋体" w:hAnsi="宋体" w:cs="宋体" w:hint="eastAsia"/>
          <w:b/>
          <w:snapToGrid/>
          <w:kern w:val="28"/>
          <w:sz w:val="32"/>
          <w:szCs w:val="32"/>
        </w:rPr>
        <w:t>下卷</w:t>
      </w:r>
      <w:r w:rsidRPr="00696C5C">
        <w:rPr>
          <w:rFonts w:ascii="Cambria" w:cs="Cambria"/>
          <w:b/>
          <w:snapToGrid/>
          <w:kern w:val="28"/>
          <w:sz w:val="32"/>
          <w:szCs w:val="32"/>
        </w:rPr>
        <w:t xml:space="preserve"> </w:t>
      </w:r>
      <w:r w:rsidR="007C44A4" w:rsidRPr="00696C5C">
        <w:rPr>
          <w:rFonts w:ascii="Cambria" w:cs="Cambria" w:hint="eastAsia"/>
          <w:b/>
          <w:snapToGrid/>
          <w:kern w:val="28"/>
          <w:sz w:val="32"/>
          <w:szCs w:val="32"/>
        </w:rPr>
        <w:t>安全</w:t>
      </w:r>
      <w:r w:rsidRPr="00696C5C">
        <w:rPr>
          <w:rFonts w:ascii="宋体" w:eastAsia="宋体" w:hAnsi="宋体" w:cs="宋体" w:hint="eastAsia"/>
          <w:b/>
          <w:snapToGrid/>
          <w:kern w:val="28"/>
          <w:sz w:val="32"/>
          <w:szCs w:val="32"/>
        </w:rPr>
        <w:t>篇</w:t>
      </w:r>
    </w:p>
    <w:p w:rsidR="008F3372" w:rsidRPr="00CD6210" w:rsidRDefault="008F3372" w:rsidP="008F3372"/>
    <w:p w:rsidR="008F3372" w:rsidRPr="00CD6210" w:rsidRDefault="008F3372" w:rsidP="008F3372"/>
    <w:p w:rsidR="008F3372" w:rsidRDefault="008F3372" w:rsidP="008F3372"/>
    <w:p w:rsidR="008F3372" w:rsidRDefault="008F3372" w:rsidP="008F3372"/>
    <w:p w:rsidR="008F3372" w:rsidRDefault="008F3372" w:rsidP="008F3372"/>
    <w:p w:rsidR="008F3372" w:rsidRDefault="008F3372" w:rsidP="008F3372"/>
    <w:p w:rsidR="008F3372" w:rsidRDefault="008F3372" w:rsidP="008F3372"/>
    <w:p w:rsidR="008F3372" w:rsidRDefault="008F3372" w:rsidP="008F3372"/>
    <w:p w:rsidR="008F3372" w:rsidRDefault="008F3372" w:rsidP="008F3372"/>
    <w:p w:rsidR="008F3372" w:rsidRDefault="008F3372" w:rsidP="008F3372"/>
    <w:p w:rsidR="008F3372" w:rsidRDefault="008440CC" w:rsidP="008F3372">
      <w:pPr>
        <w:jc w:val="center"/>
      </w:pPr>
      <w:r>
        <w:rPr>
          <w:noProof/>
          <w:snapToGrid/>
        </w:rPr>
        <w:drawing>
          <wp:inline distT="0" distB="0" distL="0" distR="0">
            <wp:extent cx="446405" cy="446405"/>
            <wp:effectExtent l="19050" t="0" r="0" b="0"/>
            <wp:docPr id="1" name="Í¼Æ¬ 1"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Í¼Æ¬ 1" descr="HW_POS_RGB_Vertical"/>
                    <pic:cNvPicPr>
                      <a:picLocks noChangeAspect="1" noChangeArrowheads="1"/>
                    </pic:cNvPicPr>
                  </pic:nvPicPr>
                  <pic:blipFill>
                    <a:blip r:embed="rId12" cstate="print"/>
                    <a:srcRect/>
                    <a:stretch>
                      <a:fillRect/>
                    </a:stretch>
                  </pic:blipFill>
                  <pic:spPr bwMode="auto">
                    <a:xfrm>
                      <a:off x="0" y="0"/>
                      <a:ext cx="446405" cy="446405"/>
                    </a:xfrm>
                    <a:prstGeom prst="rect">
                      <a:avLst/>
                    </a:prstGeom>
                    <a:noFill/>
                    <a:ln w="9525">
                      <a:noFill/>
                      <a:miter lim="800000"/>
                      <a:headEnd/>
                      <a:tailEnd/>
                    </a:ln>
                  </pic:spPr>
                </pic:pic>
              </a:graphicData>
            </a:graphic>
          </wp:inline>
        </w:drawing>
      </w:r>
    </w:p>
    <w:p w:rsidR="008F3372" w:rsidRPr="00B67D1F" w:rsidRDefault="008F3372" w:rsidP="008F3372">
      <w:pPr>
        <w:pStyle w:val="af7"/>
      </w:pPr>
    </w:p>
    <w:p w:rsidR="008F3372" w:rsidRPr="00CD6210" w:rsidRDefault="008F3372" w:rsidP="008F3372"/>
    <w:p w:rsidR="008F3372" w:rsidRDefault="008F3372" w:rsidP="008F3372"/>
    <w:p w:rsidR="008F3372" w:rsidRDefault="00E06736" w:rsidP="008F3372">
      <w:pPr>
        <w:pStyle w:val="af8"/>
      </w:pPr>
      <w:r w:rsidRPr="00E06736">
        <w:rPr>
          <w:rFonts w:hint="eastAsia"/>
        </w:rPr>
        <w:t>华为技术有限公司</w:t>
      </w:r>
    </w:p>
    <w:p w:rsidR="008F3372" w:rsidRDefault="008F3372" w:rsidP="008F3372">
      <w:pPr>
        <w:pStyle w:val="af7"/>
      </w:pPr>
    </w:p>
    <w:p w:rsidR="008F3372" w:rsidRDefault="006B74D9" w:rsidP="008F3372">
      <w:pPr>
        <w:pStyle w:val="af7"/>
      </w:pPr>
      <w:r w:rsidRPr="006B74D9">
        <w:rPr>
          <w:rFonts w:ascii="宋体" w:eastAsia="宋体" w:hAnsi="宋体" w:cs="宋体" w:hint="eastAsia"/>
        </w:rPr>
        <w:t>版权所有</w:t>
      </w:r>
      <w:r w:rsidRPr="006B74D9">
        <w:t xml:space="preserve">  </w:t>
      </w:r>
      <w:r w:rsidRPr="006B74D9">
        <w:rPr>
          <w:rFonts w:ascii="宋体" w:eastAsia="宋体" w:hAnsi="宋体" w:cs="宋体" w:hint="eastAsia"/>
        </w:rPr>
        <w:t>侵权必究</w:t>
      </w:r>
    </w:p>
    <w:p w:rsidR="008F3372" w:rsidRDefault="008F3372" w:rsidP="008F3372"/>
    <w:p w:rsidR="008F3372" w:rsidRDefault="008F3372" w:rsidP="008F3372"/>
    <w:p w:rsidR="008F3372" w:rsidRDefault="008F3372" w:rsidP="008F3372"/>
    <w:p w:rsidR="008F3372" w:rsidRDefault="008F3372" w:rsidP="008F3372"/>
    <w:p w:rsidR="008F3372" w:rsidRDefault="008F3372" w:rsidP="008F3372"/>
    <w:p w:rsidR="008F3372" w:rsidRDefault="008F3372" w:rsidP="008F3372"/>
    <w:p w:rsidR="008F3372" w:rsidRDefault="008F3372" w:rsidP="008F3372">
      <w:pPr>
        <w:widowControl/>
        <w:autoSpaceDE/>
        <w:autoSpaceDN/>
        <w:adjustRightInd/>
        <w:rPr>
          <w:kern w:val="28"/>
          <w:sz w:val="32"/>
          <w:szCs w:val="32"/>
        </w:rPr>
      </w:pPr>
      <w:r w:rsidRPr="00CD6210">
        <w:br w:type="page"/>
      </w:r>
    </w:p>
    <w:p w:rsidR="008F3372" w:rsidRDefault="000A54AD" w:rsidP="008F3372">
      <w:pPr>
        <w:pStyle w:val="af9"/>
      </w:pPr>
      <w:bookmarkStart w:id="0" w:name="_Toc393525726"/>
      <w:bookmarkStart w:id="1" w:name="_Toc435437881"/>
      <w:r>
        <w:rPr>
          <w:rFonts w:ascii="Arial Unicode MS" w:eastAsia="Arial Unicode MS" w:hAnsiTheme="minorBidi" w:hint="eastAsia"/>
          <w:bCs w:val="0"/>
          <w:szCs w:val="24"/>
          <w:lang w:val="zh-CN"/>
        </w:rPr>
        <w:lastRenderedPageBreak/>
        <w:t>修订声明</w:t>
      </w:r>
      <w:bookmarkEnd w:id="0"/>
      <w:bookmarkEnd w:id="1"/>
    </w:p>
    <w:p w:rsidR="008F3372" w:rsidRPr="00CD6210" w:rsidRDefault="00337649" w:rsidP="008F3372">
      <w:r w:rsidRPr="00337649">
        <w:rPr>
          <w:rFonts w:ascii="宋体" w:eastAsia="宋体" w:hAnsi="宋体" w:cs="宋体" w:hint="eastAsia"/>
          <w:b/>
        </w:rPr>
        <w:t>本规范拟制与解释部门</w:t>
      </w:r>
      <w:r>
        <w:rPr>
          <w:rFonts w:ascii="宋体" w:eastAsia="宋体" w:hAnsi="宋体" w:cs="宋体" w:hint="eastAsia"/>
          <w:b/>
        </w:rPr>
        <w:t>：</w:t>
      </w:r>
    </w:p>
    <w:p w:rsidR="008F3372" w:rsidRDefault="009B55CD" w:rsidP="008F3372">
      <w:r w:rsidRPr="009B55CD">
        <w:rPr>
          <w:rFonts w:ascii="宋体" w:eastAsia="宋体" w:hAnsi="宋体" w:cs="宋体" w:hint="eastAsia"/>
        </w:rPr>
        <w:t>网络安全能力中心</w:t>
      </w:r>
    </w:p>
    <w:p w:rsidR="008F3372" w:rsidRDefault="00CF450F" w:rsidP="008F3372">
      <w:r w:rsidRPr="00CF450F">
        <w:rPr>
          <w:rFonts w:ascii="宋体" w:eastAsia="宋体" w:hAnsi="宋体" w:cs="宋体" w:hint="eastAsia"/>
          <w:b/>
        </w:rPr>
        <w:t>本规范的相关系列规范或文件：</w:t>
      </w:r>
    </w:p>
    <w:p w:rsidR="008F3372" w:rsidRPr="00B07CBA" w:rsidRDefault="00B07CBA" w:rsidP="008F3372">
      <w:pPr>
        <w:rPr>
          <w:rFonts w:eastAsiaTheme="minorEastAsia"/>
        </w:rPr>
      </w:pPr>
      <w:r w:rsidRPr="00482B45">
        <w:rPr>
          <w:rFonts w:ascii="宋体" w:eastAsia="宋体" w:hAnsi="宋体" w:cs="宋体" w:hint="eastAsia"/>
          <w:i/>
        </w:rPr>
        <w:t>《</w:t>
      </w:r>
      <w:r w:rsidRPr="00482B45">
        <w:rPr>
          <w:rFonts w:ascii="宋体" w:eastAsia="宋体" w:hAnsi="宋体" w:cs="宋体"/>
          <w:i/>
        </w:rPr>
        <w:t>Java</w:t>
      </w:r>
      <w:r w:rsidRPr="00482B45">
        <w:rPr>
          <w:rFonts w:ascii="宋体" w:eastAsia="宋体" w:hAnsi="宋体" w:cs="宋体" w:hint="eastAsia"/>
          <w:i/>
        </w:rPr>
        <w:t>语言编程规范 上卷 综合篇》</w:t>
      </w:r>
      <w:r w:rsidRPr="004F38FC">
        <w:rPr>
          <w:rFonts w:eastAsia="宋体" w:hint="eastAsia"/>
          <w:szCs w:val="24"/>
        </w:rPr>
        <w:t>（</w:t>
      </w:r>
      <w:r>
        <w:rPr>
          <w:rFonts w:eastAsia="宋体"/>
          <w:szCs w:val="24"/>
        </w:rPr>
        <w:t>DKBA1040-20</w:t>
      </w:r>
      <w:r>
        <w:rPr>
          <w:rFonts w:eastAsia="宋体" w:hint="eastAsia"/>
          <w:szCs w:val="24"/>
        </w:rPr>
        <w:t>14</w:t>
      </w:r>
      <w:r>
        <w:rPr>
          <w:rFonts w:eastAsia="宋体"/>
          <w:szCs w:val="24"/>
        </w:rPr>
        <w:t>.0</w:t>
      </w:r>
      <w:r>
        <w:rPr>
          <w:rFonts w:eastAsia="宋体" w:hint="eastAsia"/>
          <w:szCs w:val="24"/>
        </w:rPr>
        <w:t>7</w:t>
      </w:r>
      <w:r w:rsidRPr="004F38FC">
        <w:rPr>
          <w:rFonts w:eastAsia="宋体" w:hint="eastAsia"/>
          <w:szCs w:val="24"/>
        </w:rPr>
        <w:t>）</w:t>
      </w:r>
      <w:r>
        <w:rPr>
          <w:rFonts w:eastAsia="宋体" w:hint="eastAsia"/>
          <w:i/>
          <w:szCs w:val="24"/>
          <w:lang w:val="zh-CN"/>
        </w:rPr>
        <w:t>、</w:t>
      </w:r>
      <w:r w:rsidR="00F62129" w:rsidRPr="00F62129">
        <w:rPr>
          <w:rFonts w:ascii="宋体" w:eastAsia="宋体" w:hAnsi="宋体" w:cs="宋体" w:hint="eastAsia"/>
          <w:i/>
        </w:rPr>
        <w:t>《</w:t>
      </w:r>
      <w:r w:rsidR="00F62129" w:rsidRPr="00F62129">
        <w:rPr>
          <w:i/>
        </w:rPr>
        <w:t>C&amp;C++</w:t>
      </w:r>
      <w:r w:rsidR="00F62129" w:rsidRPr="00F62129">
        <w:rPr>
          <w:rFonts w:ascii="宋体" w:eastAsia="宋体" w:hAnsi="宋体" w:cs="宋体" w:hint="eastAsia"/>
          <w:i/>
        </w:rPr>
        <w:t>语言安全编程规范》</w:t>
      </w:r>
      <w:r>
        <w:rPr>
          <w:rFonts w:eastAsiaTheme="minorEastAsia" w:hint="eastAsia"/>
        </w:rPr>
        <w:t>（</w:t>
      </w:r>
      <w:r w:rsidR="00AA7E0E">
        <w:t>DKBA 691</w:t>
      </w:r>
      <w:r w:rsidR="00AA7E0E">
        <w:rPr>
          <w:rFonts w:eastAsiaTheme="minorEastAsia" w:hint="eastAsia"/>
        </w:rPr>
        <w:t>4</w:t>
      </w:r>
      <w:r w:rsidR="00AA7E0E">
        <w:t>-201</w:t>
      </w:r>
      <w:r w:rsidR="00AA7E0E">
        <w:rPr>
          <w:rFonts w:eastAsiaTheme="minorEastAsia" w:hint="eastAsia"/>
        </w:rPr>
        <w:t>4</w:t>
      </w:r>
      <w:r w:rsidR="00AA7E0E">
        <w:t>.0</w:t>
      </w:r>
      <w:r w:rsidR="00AA7E0E">
        <w:rPr>
          <w:rFonts w:eastAsiaTheme="minorEastAsia" w:hint="eastAsia"/>
        </w:rPr>
        <w:t>7</w:t>
      </w:r>
      <w:r>
        <w:rPr>
          <w:rFonts w:eastAsiaTheme="minorEastAsia" w:hint="eastAsia"/>
        </w:rPr>
        <w:t>）</w:t>
      </w:r>
      <w:r w:rsidR="008F3372" w:rsidRPr="00CD6210">
        <w:t xml:space="preserve"> </w:t>
      </w:r>
      <w:r w:rsidR="006652BD" w:rsidRPr="006652BD">
        <w:rPr>
          <w:rFonts w:ascii="宋体" w:eastAsia="宋体" w:hAnsi="宋体" w:cs="宋体" w:hint="eastAsia"/>
        </w:rPr>
        <w:t>、</w:t>
      </w:r>
      <w:r w:rsidR="006652BD" w:rsidRPr="00482B45">
        <w:rPr>
          <w:rFonts w:ascii="宋体" w:eastAsia="宋体" w:hAnsi="宋体" w:cs="宋体" w:hint="eastAsia"/>
          <w:i/>
        </w:rPr>
        <w:t>《</w:t>
      </w:r>
      <w:r w:rsidR="006652BD" w:rsidRPr="00482B45">
        <w:rPr>
          <w:i/>
        </w:rPr>
        <w:t>Web</w:t>
      </w:r>
      <w:r w:rsidR="006652BD" w:rsidRPr="00482B45">
        <w:rPr>
          <w:rFonts w:ascii="宋体" w:eastAsia="宋体" w:hAnsi="宋体" w:cs="宋体" w:hint="eastAsia"/>
          <w:i/>
        </w:rPr>
        <w:t>应用安全开发规范》</w:t>
      </w:r>
      <w:r>
        <w:rPr>
          <w:rFonts w:eastAsiaTheme="minorEastAsia" w:hint="eastAsia"/>
          <w:i/>
        </w:rPr>
        <w:t>（</w:t>
      </w:r>
      <w:r w:rsidR="008F3372" w:rsidRPr="00CD6210">
        <w:t xml:space="preserve">DKBA </w:t>
      </w:r>
      <w:r w:rsidR="00016F23">
        <w:t>1606-201</w:t>
      </w:r>
      <w:r w:rsidR="00016F23">
        <w:rPr>
          <w:rFonts w:eastAsiaTheme="minorEastAsia" w:hint="eastAsia"/>
        </w:rPr>
        <w:t>4</w:t>
      </w:r>
      <w:r w:rsidR="00016F23">
        <w:t>.0</w:t>
      </w:r>
      <w:r w:rsidR="00016F23">
        <w:rPr>
          <w:rFonts w:eastAsiaTheme="minorEastAsia" w:hint="eastAsia"/>
        </w:rPr>
        <w:t>7</w:t>
      </w:r>
      <w:r>
        <w:rPr>
          <w:rFonts w:eastAsiaTheme="minorEastAsia" w:hint="eastAsia"/>
        </w:rPr>
        <w:t>）</w:t>
      </w:r>
    </w:p>
    <w:p w:rsidR="008F3372" w:rsidRDefault="002B51F6" w:rsidP="008F3372">
      <w:r w:rsidRPr="002B51F6">
        <w:rPr>
          <w:rFonts w:ascii="宋体" w:eastAsia="宋体" w:hAnsi="宋体" w:cs="宋体" w:hint="eastAsia"/>
          <w:b/>
        </w:rPr>
        <w:t>相关国际规范或文件一致性：</w:t>
      </w:r>
    </w:p>
    <w:p w:rsidR="008F3372" w:rsidRDefault="001D373B" w:rsidP="008F3372">
      <w:r w:rsidRPr="004F38FC">
        <w:rPr>
          <w:rFonts w:eastAsia="宋体" w:hint="eastAsia"/>
          <w:szCs w:val="24"/>
          <w:lang w:val="zh-CN"/>
        </w:rPr>
        <w:t>无</w:t>
      </w:r>
    </w:p>
    <w:p w:rsidR="008F3372" w:rsidRPr="001A5CA2" w:rsidRDefault="00CB36CA" w:rsidP="008F3372">
      <w:pPr>
        <w:rPr>
          <w:b/>
        </w:rPr>
      </w:pPr>
      <w:r w:rsidRPr="00CB36CA">
        <w:rPr>
          <w:rFonts w:ascii="宋体" w:eastAsia="宋体" w:hAnsi="宋体" w:cs="宋体" w:hint="eastAsia"/>
          <w:b/>
        </w:rPr>
        <w:t>替代或作废的其它规范或文件：</w:t>
      </w:r>
    </w:p>
    <w:p w:rsidR="008F3372" w:rsidRPr="00CB36CA" w:rsidRDefault="00E3018F" w:rsidP="008F3372">
      <w:pPr>
        <w:rPr>
          <w:rFonts w:eastAsiaTheme="minorEastAsia"/>
        </w:rPr>
      </w:pPr>
      <w:r w:rsidRPr="00482B45">
        <w:rPr>
          <w:rFonts w:ascii="宋体" w:eastAsia="宋体" w:hAnsi="宋体" w:cs="宋体" w:hint="eastAsia"/>
          <w:i/>
        </w:rPr>
        <w:t>《</w:t>
      </w:r>
      <w:r w:rsidRPr="00482B45">
        <w:rPr>
          <w:rFonts w:ascii="宋体" w:eastAsia="宋体" w:hAnsi="宋体" w:cs="宋体"/>
          <w:i/>
        </w:rPr>
        <w:t>Java</w:t>
      </w:r>
      <w:r w:rsidRPr="00482B45">
        <w:rPr>
          <w:rFonts w:ascii="宋体" w:eastAsia="宋体" w:hAnsi="宋体" w:cs="宋体" w:hint="eastAsia"/>
          <w:i/>
        </w:rPr>
        <w:t>语言</w:t>
      </w:r>
      <w:r>
        <w:rPr>
          <w:rFonts w:ascii="宋体" w:eastAsia="宋体" w:hAnsi="宋体" w:cs="宋体" w:hint="eastAsia"/>
          <w:i/>
        </w:rPr>
        <w:t>安全</w:t>
      </w:r>
      <w:r w:rsidRPr="00482B45">
        <w:rPr>
          <w:rFonts w:ascii="宋体" w:eastAsia="宋体" w:hAnsi="宋体" w:cs="宋体" w:hint="eastAsia"/>
          <w:i/>
        </w:rPr>
        <w:t>编程规范》</w:t>
      </w:r>
      <w:r w:rsidRPr="004F38FC">
        <w:rPr>
          <w:rFonts w:eastAsia="宋体" w:hint="eastAsia"/>
          <w:szCs w:val="24"/>
        </w:rPr>
        <w:t>（</w:t>
      </w:r>
      <w:r w:rsidRPr="00E3018F">
        <w:rPr>
          <w:rFonts w:eastAsia="宋体"/>
          <w:szCs w:val="24"/>
        </w:rPr>
        <w:t>DKBA 6915-2013.05</w:t>
      </w:r>
      <w:r w:rsidRPr="004F38FC">
        <w:rPr>
          <w:rFonts w:eastAsia="宋体" w:hint="eastAsia"/>
          <w:szCs w:val="24"/>
        </w:rPr>
        <w:t>）</w:t>
      </w:r>
    </w:p>
    <w:p w:rsidR="008F3372" w:rsidRDefault="00C97165" w:rsidP="008F3372">
      <w:r w:rsidRPr="00C97165">
        <w:rPr>
          <w:rFonts w:ascii="宋体" w:eastAsia="宋体" w:hAnsi="宋体" w:cs="宋体" w:hint="eastAsia"/>
          <w:b/>
        </w:rPr>
        <w:t>与相关规范或文件的关系：</w:t>
      </w:r>
    </w:p>
    <w:p w:rsidR="008F3372" w:rsidRDefault="006635E8" w:rsidP="008F3372">
      <w:pPr>
        <w:rPr>
          <w:rFonts w:eastAsia="宋体"/>
          <w:szCs w:val="24"/>
          <w:lang w:val="zh-CN"/>
        </w:rPr>
      </w:pPr>
      <w:r w:rsidRPr="004F38FC">
        <w:rPr>
          <w:rFonts w:eastAsia="宋体" w:hint="eastAsia"/>
          <w:szCs w:val="24"/>
          <w:lang w:val="zh-CN"/>
        </w:rPr>
        <w:t>本规范是</w:t>
      </w:r>
      <w:r w:rsidRPr="00482B45">
        <w:rPr>
          <w:rFonts w:ascii="宋体" w:eastAsia="宋体" w:hAnsi="宋体" w:cs="宋体" w:hint="eastAsia"/>
          <w:i/>
        </w:rPr>
        <w:t>《</w:t>
      </w:r>
      <w:r w:rsidRPr="00482B45">
        <w:rPr>
          <w:rFonts w:ascii="宋体" w:eastAsia="宋体" w:hAnsi="宋体" w:cs="宋体"/>
          <w:i/>
        </w:rPr>
        <w:t>Java</w:t>
      </w:r>
      <w:r w:rsidRPr="00482B45">
        <w:rPr>
          <w:rFonts w:ascii="宋体" w:eastAsia="宋体" w:hAnsi="宋体" w:cs="宋体" w:hint="eastAsia"/>
          <w:i/>
        </w:rPr>
        <w:t>语言编程规范</w:t>
      </w:r>
      <w:r w:rsidR="00482B45">
        <w:rPr>
          <w:rFonts w:ascii="宋体" w:eastAsia="宋体" w:hAnsi="宋体" w:cs="宋体" w:hint="eastAsia"/>
          <w:i/>
        </w:rPr>
        <w:t xml:space="preserve"> </w:t>
      </w:r>
      <w:r w:rsidR="007D1124" w:rsidRPr="00482B45">
        <w:rPr>
          <w:rFonts w:ascii="宋体" w:eastAsia="宋体" w:hAnsi="宋体" w:cs="宋体" w:hint="eastAsia"/>
          <w:i/>
        </w:rPr>
        <w:t>上卷 综合篇</w:t>
      </w:r>
      <w:r w:rsidRPr="00482B45">
        <w:rPr>
          <w:rFonts w:ascii="宋体" w:eastAsia="宋体" w:hAnsi="宋体" w:cs="宋体" w:hint="eastAsia"/>
          <w:i/>
        </w:rPr>
        <w:t>》</w:t>
      </w:r>
      <w:r w:rsidRPr="004F38FC">
        <w:rPr>
          <w:rFonts w:eastAsia="宋体" w:hint="eastAsia"/>
          <w:szCs w:val="24"/>
        </w:rPr>
        <w:t>（</w:t>
      </w:r>
      <w:r w:rsidR="00B07CBA">
        <w:rPr>
          <w:rFonts w:eastAsia="宋体"/>
          <w:szCs w:val="24"/>
        </w:rPr>
        <w:t>DKBA1040-20</w:t>
      </w:r>
      <w:r w:rsidR="00B07CBA">
        <w:rPr>
          <w:rFonts w:eastAsia="宋体" w:hint="eastAsia"/>
          <w:szCs w:val="24"/>
        </w:rPr>
        <w:t>14</w:t>
      </w:r>
      <w:r w:rsidR="00B07CBA">
        <w:rPr>
          <w:rFonts w:eastAsia="宋体"/>
          <w:szCs w:val="24"/>
        </w:rPr>
        <w:t>.0</w:t>
      </w:r>
      <w:r w:rsidR="00B07CBA">
        <w:rPr>
          <w:rFonts w:eastAsia="宋体" w:hint="eastAsia"/>
          <w:szCs w:val="24"/>
        </w:rPr>
        <w:t>7</w:t>
      </w:r>
      <w:r w:rsidRPr="004F38FC">
        <w:rPr>
          <w:rFonts w:eastAsia="宋体" w:hint="eastAsia"/>
          <w:szCs w:val="24"/>
        </w:rPr>
        <w:t>）</w:t>
      </w:r>
      <w:r w:rsidRPr="004F38FC">
        <w:rPr>
          <w:rFonts w:eastAsia="宋体" w:hint="eastAsia"/>
          <w:szCs w:val="24"/>
          <w:lang w:val="zh-CN"/>
        </w:rPr>
        <w:t>安全性要求的补充和扩展。</w:t>
      </w:r>
    </w:p>
    <w:p w:rsidR="009956AE" w:rsidRDefault="009956AE" w:rsidP="008F3372"/>
    <w:tbl>
      <w:tblPr>
        <w:tblW w:w="8364" w:type="dxa"/>
        <w:tblInd w:w="57" w:type="dxa"/>
        <w:tblLayout w:type="fixed"/>
        <w:tblCellMar>
          <w:left w:w="57" w:type="dxa"/>
          <w:right w:w="57" w:type="dxa"/>
        </w:tblCellMar>
        <w:tblLook w:val="0000" w:firstRow="0" w:lastRow="0" w:firstColumn="0" w:lastColumn="0" w:noHBand="0" w:noVBand="0"/>
      </w:tblPr>
      <w:tblGrid>
        <w:gridCol w:w="1701"/>
        <w:gridCol w:w="1985"/>
        <w:gridCol w:w="2410"/>
        <w:gridCol w:w="2268"/>
      </w:tblGrid>
      <w:tr w:rsidR="00E928E1" w:rsidRPr="00626C01" w:rsidTr="00425DE5">
        <w:trPr>
          <w:cantSplit/>
          <w:trHeight w:val="563"/>
        </w:trPr>
        <w:tc>
          <w:tcPr>
            <w:tcW w:w="1701" w:type="dxa"/>
            <w:tcBorders>
              <w:top w:val="single" w:sz="6" w:space="0" w:color="auto"/>
              <w:left w:val="single" w:sz="6" w:space="0" w:color="auto"/>
              <w:bottom w:val="single" w:sz="6" w:space="0" w:color="auto"/>
              <w:right w:val="single" w:sz="6" w:space="0" w:color="auto"/>
            </w:tcBorders>
            <w:shd w:val="clear" w:color="auto" w:fill="F2F2F2"/>
          </w:tcPr>
          <w:p w:rsidR="00E928E1" w:rsidRPr="004F38FC" w:rsidRDefault="00E928E1" w:rsidP="006B6C16">
            <w:pPr>
              <w:jc w:val="center"/>
              <w:rPr>
                <w:rFonts w:eastAsia="宋体"/>
                <w:b/>
                <w:szCs w:val="24"/>
              </w:rPr>
            </w:pPr>
            <w:r w:rsidRPr="004F38FC">
              <w:rPr>
                <w:rFonts w:eastAsia="宋体" w:hint="eastAsia"/>
                <w:b/>
                <w:szCs w:val="24"/>
                <w:lang w:val="zh-CN"/>
              </w:rPr>
              <w:t>规范号</w:t>
            </w:r>
          </w:p>
        </w:tc>
        <w:tc>
          <w:tcPr>
            <w:tcW w:w="1985" w:type="dxa"/>
            <w:tcBorders>
              <w:top w:val="single" w:sz="6" w:space="0" w:color="auto"/>
              <w:left w:val="single" w:sz="6" w:space="0" w:color="auto"/>
              <w:bottom w:val="single" w:sz="6" w:space="0" w:color="auto"/>
              <w:right w:val="single" w:sz="6" w:space="0" w:color="auto"/>
            </w:tcBorders>
            <w:shd w:val="clear" w:color="auto" w:fill="F2F2F2"/>
          </w:tcPr>
          <w:p w:rsidR="00E928E1" w:rsidRPr="004F38FC" w:rsidRDefault="00E928E1" w:rsidP="006B6C16">
            <w:pPr>
              <w:jc w:val="center"/>
              <w:rPr>
                <w:rFonts w:eastAsia="宋体"/>
                <w:b/>
                <w:szCs w:val="24"/>
              </w:rPr>
            </w:pPr>
            <w:r w:rsidRPr="004F38FC">
              <w:rPr>
                <w:rFonts w:eastAsia="宋体" w:hint="eastAsia"/>
                <w:b/>
                <w:szCs w:val="24"/>
                <w:lang w:val="zh-CN"/>
              </w:rPr>
              <w:t>主要起草部门专家</w:t>
            </w:r>
          </w:p>
        </w:tc>
        <w:tc>
          <w:tcPr>
            <w:tcW w:w="2410" w:type="dxa"/>
            <w:tcBorders>
              <w:top w:val="single" w:sz="6" w:space="0" w:color="auto"/>
              <w:left w:val="single" w:sz="6" w:space="0" w:color="auto"/>
              <w:bottom w:val="single" w:sz="6" w:space="0" w:color="auto"/>
              <w:right w:val="single" w:sz="6" w:space="0" w:color="auto"/>
            </w:tcBorders>
            <w:shd w:val="clear" w:color="auto" w:fill="F2F2F2"/>
          </w:tcPr>
          <w:p w:rsidR="00E928E1" w:rsidRPr="004F38FC" w:rsidRDefault="00E928E1" w:rsidP="006B6C16">
            <w:pPr>
              <w:jc w:val="center"/>
              <w:rPr>
                <w:rFonts w:eastAsia="宋体"/>
                <w:b/>
                <w:szCs w:val="24"/>
              </w:rPr>
            </w:pPr>
            <w:r w:rsidRPr="004F38FC">
              <w:rPr>
                <w:rFonts w:eastAsia="宋体" w:hint="eastAsia"/>
                <w:b/>
                <w:szCs w:val="24"/>
                <w:lang w:val="zh-CN"/>
              </w:rPr>
              <w:t>主要评审部门专家</w:t>
            </w:r>
          </w:p>
        </w:tc>
        <w:tc>
          <w:tcPr>
            <w:tcW w:w="2268" w:type="dxa"/>
            <w:tcBorders>
              <w:top w:val="single" w:sz="6" w:space="0" w:color="auto"/>
              <w:left w:val="single" w:sz="6" w:space="0" w:color="auto"/>
              <w:bottom w:val="single" w:sz="6" w:space="0" w:color="auto"/>
              <w:right w:val="single" w:sz="6" w:space="0" w:color="auto"/>
            </w:tcBorders>
            <w:shd w:val="clear" w:color="auto" w:fill="F2F2F2"/>
          </w:tcPr>
          <w:p w:rsidR="00E928E1" w:rsidRPr="004F38FC" w:rsidRDefault="00E928E1" w:rsidP="006B6C16">
            <w:pPr>
              <w:jc w:val="center"/>
              <w:rPr>
                <w:rFonts w:eastAsia="宋体"/>
                <w:b/>
                <w:szCs w:val="24"/>
              </w:rPr>
            </w:pPr>
            <w:r w:rsidRPr="004F38FC">
              <w:rPr>
                <w:rFonts w:eastAsia="宋体" w:hint="eastAsia"/>
                <w:b/>
                <w:szCs w:val="24"/>
                <w:lang w:val="zh-CN"/>
              </w:rPr>
              <w:t>版本</w:t>
            </w:r>
          </w:p>
        </w:tc>
      </w:tr>
      <w:tr w:rsidR="00E928E1" w:rsidRPr="00626C01" w:rsidTr="00425DE5">
        <w:trPr>
          <w:cantSplit/>
          <w:trHeight w:val="6860"/>
        </w:trPr>
        <w:tc>
          <w:tcPr>
            <w:tcW w:w="1701"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ffe"/>
              <w:rPr>
                <w:rFonts w:ascii="Times New Roman" w:hAnsi="Times New Roman"/>
                <w:szCs w:val="24"/>
              </w:rPr>
            </w:pPr>
            <w:r w:rsidRPr="00C62A80">
              <w:rPr>
                <w:rFonts w:ascii="Times New Roman" w:hAnsi="Times New Roman"/>
                <w:noProof w:val="0"/>
                <w:sz w:val="18"/>
                <w:szCs w:val="24"/>
              </w:rPr>
              <w:t>DKBA 6915-2013.05</w:t>
            </w:r>
          </w:p>
        </w:tc>
        <w:tc>
          <w:tcPr>
            <w:tcW w:w="1985" w:type="dxa"/>
            <w:tcBorders>
              <w:top w:val="single" w:sz="6" w:space="0" w:color="auto"/>
              <w:left w:val="single" w:sz="6" w:space="0" w:color="auto"/>
              <w:bottom w:val="single" w:sz="6" w:space="0" w:color="auto"/>
              <w:right w:val="single" w:sz="6" w:space="0" w:color="auto"/>
            </w:tcBorders>
          </w:tcPr>
          <w:p w:rsidR="00C02FEE" w:rsidRPr="00F05C00" w:rsidRDefault="00C02FEE" w:rsidP="00F05C00">
            <w:pPr>
              <w:pStyle w:val="affe"/>
              <w:rPr>
                <w:rFonts w:ascii="Times New Roman" w:hAnsi="Times New Roman"/>
                <w:noProof w:val="0"/>
                <w:sz w:val="18"/>
                <w:szCs w:val="24"/>
              </w:rPr>
            </w:pPr>
            <w:r w:rsidRPr="00F05C00">
              <w:rPr>
                <w:rFonts w:ascii="Times New Roman" w:hAnsi="Times New Roman" w:hint="eastAsia"/>
                <w:noProof w:val="0"/>
                <w:sz w:val="18"/>
                <w:szCs w:val="24"/>
              </w:rPr>
              <w:t>网络安全能力中心：杜沸扬</w:t>
            </w:r>
            <w:r w:rsidRPr="00F05C00">
              <w:rPr>
                <w:rFonts w:ascii="Times New Roman" w:hAnsi="Times New Roman" w:hint="eastAsia"/>
                <w:noProof w:val="0"/>
                <w:sz w:val="18"/>
                <w:szCs w:val="24"/>
              </w:rPr>
              <w:t xml:space="preserve"> 00102545</w:t>
            </w:r>
          </w:p>
          <w:p w:rsidR="00C02FEE" w:rsidRPr="00F05C00" w:rsidRDefault="00C02FEE" w:rsidP="00F05C00">
            <w:pPr>
              <w:pStyle w:val="affe"/>
              <w:rPr>
                <w:rFonts w:ascii="Times New Roman" w:hAnsi="Times New Roman"/>
                <w:noProof w:val="0"/>
                <w:sz w:val="18"/>
                <w:szCs w:val="24"/>
              </w:rPr>
            </w:pPr>
            <w:r w:rsidRPr="00F05C00">
              <w:rPr>
                <w:rFonts w:ascii="Times New Roman" w:hAnsi="Times New Roman" w:hint="eastAsia"/>
                <w:noProof w:val="0"/>
                <w:sz w:val="18"/>
                <w:szCs w:val="24"/>
              </w:rPr>
              <w:t>电信软件与核心网：王青青</w:t>
            </w:r>
            <w:r w:rsidRPr="00F05C00">
              <w:rPr>
                <w:rFonts w:ascii="Times New Roman" w:hAnsi="Times New Roman"/>
                <w:noProof w:val="0"/>
                <w:sz w:val="18"/>
                <w:szCs w:val="24"/>
              </w:rPr>
              <w:t xml:space="preserve"> 00190811</w:t>
            </w:r>
          </w:p>
          <w:p w:rsidR="00C02FEE" w:rsidRPr="00F05C00" w:rsidRDefault="00C02FEE" w:rsidP="00F05C00">
            <w:pPr>
              <w:pStyle w:val="affe"/>
              <w:rPr>
                <w:rFonts w:ascii="Times New Roman" w:hAnsi="Times New Roman"/>
                <w:noProof w:val="0"/>
                <w:sz w:val="18"/>
                <w:szCs w:val="24"/>
              </w:rPr>
            </w:pPr>
            <w:r w:rsidRPr="00F05C00">
              <w:rPr>
                <w:rFonts w:ascii="Times New Roman" w:hAnsi="Times New Roman" w:hint="eastAsia"/>
                <w:noProof w:val="0"/>
                <w:sz w:val="18"/>
                <w:szCs w:val="24"/>
              </w:rPr>
              <w:t>网络产品线：梁孔荣</w:t>
            </w:r>
            <w:r w:rsidRPr="00F05C00">
              <w:rPr>
                <w:rFonts w:ascii="Times New Roman" w:hAnsi="Times New Roman"/>
                <w:noProof w:val="0"/>
                <w:sz w:val="18"/>
                <w:szCs w:val="24"/>
              </w:rPr>
              <w:t xml:space="preserve"> 45945</w:t>
            </w:r>
          </w:p>
          <w:p w:rsidR="00C02FEE" w:rsidRPr="00F05C00" w:rsidRDefault="00C02FEE" w:rsidP="00F05C00">
            <w:pPr>
              <w:pStyle w:val="affe"/>
              <w:rPr>
                <w:rFonts w:ascii="Times New Roman" w:hAnsi="Times New Roman"/>
                <w:noProof w:val="0"/>
                <w:sz w:val="18"/>
                <w:szCs w:val="24"/>
              </w:rPr>
            </w:pPr>
            <w:r w:rsidRPr="00F05C00">
              <w:rPr>
                <w:rFonts w:ascii="Times New Roman" w:hAnsi="Times New Roman" w:hint="eastAsia"/>
                <w:noProof w:val="0"/>
                <w:sz w:val="18"/>
                <w:szCs w:val="24"/>
              </w:rPr>
              <w:t>IT</w:t>
            </w:r>
            <w:r w:rsidRPr="00F05C00">
              <w:rPr>
                <w:rFonts w:ascii="Times New Roman" w:hAnsi="Times New Roman" w:hint="eastAsia"/>
                <w:noProof w:val="0"/>
                <w:sz w:val="18"/>
                <w:szCs w:val="24"/>
              </w:rPr>
              <w:t>产品线：严仲伟</w:t>
            </w:r>
            <w:r w:rsidRPr="00F05C00">
              <w:rPr>
                <w:rFonts w:ascii="Times New Roman" w:hAnsi="Times New Roman"/>
                <w:noProof w:val="0"/>
                <w:sz w:val="18"/>
                <w:szCs w:val="24"/>
              </w:rPr>
              <w:t>00232184</w:t>
            </w:r>
          </w:p>
          <w:p w:rsidR="00C02FEE" w:rsidRPr="00F05C00" w:rsidRDefault="00C02FEE" w:rsidP="00F05C00">
            <w:pPr>
              <w:pStyle w:val="affe"/>
              <w:rPr>
                <w:rFonts w:ascii="Times New Roman" w:hAnsi="Times New Roman"/>
                <w:noProof w:val="0"/>
                <w:sz w:val="18"/>
                <w:szCs w:val="24"/>
              </w:rPr>
            </w:pPr>
            <w:r w:rsidRPr="00F05C00">
              <w:rPr>
                <w:rFonts w:ascii="Times New Roman" w:hAnsi="Times New Roman" w:hint="eastAsia"/>
                <w:noProof w:val="0"/>
                <w:sz w:val="18"/>
                <w:szCs w:val="24"/>
              </w:rPr>
              <w:t>中央软件院：程诗宇</w:t>
            </w:r>
            <w:r w:rsidRPr="00F05C00">
              <w:rPr>
                <w:rFonts w:ascii="Times New Roman" w:hAnsi="Times New Roman"/>
                <w:noProof w:val="0"/>
                <w:sz w:val="18"/>
                <w:szCs w:val="24"/>
              </w:rPr>
              <w:t xml:space="preserve"> 00131953</w:t>
            </w:r>
            <w:r w:rsidRPr="00F05C00">
              <w:rPr>
                <w:rFonts w:ascii="Times New Roman" w:hAnsi="Times New Roman" w:hint="eastAsia"/>
                <w:noProof w:val="0"/>
                <w:sz w:val="18"/>
                <w:szCs w:val="24"/>
              </w:rPr>
              <w:t>、张三华</w:t>
            </w:r>
            <w:r w:rsidRPr="00F05C00">
              <w:rPr>
                <w:rFonts w:ascii="Times New Roman" w:hAnsi="Times New Roman"/>
                <w:noProof w:val="0"/>
                <w:sz w:val="18"/>
                <w:szCs w:val="24"/>
              </w:rPr>
              <w:t xml:space="preserve"> 00101998</w:t>
            </w:r>
          </w:p>
          <w:p w:rsidR="00C02FEE" w:rsidRPr="00F05C00" w:rsidRDefault="00C02FEE" w:rsidP="00F05C00">
            <w:pPr>
              <w:pStyle w:val="affe"/>
              <w:rPr>
                <w:rFonts w:ascii="Times New Roman" w:hAnsi="Times New Roman"/>
                <w:noProof w:val="0"/>
                <w:sz w:val="18"/>
                <w:szCs w:val="24"/>
              </w:rPr>
            </w:pPr>
            <w:r w:rsidRPr="00F05C00">
              <w:rPr>
                <w:rFonts w:ascii="Times New Roman" w:hAnsi="Times New Roman" w:hint="eastAsia"/>
                <w:noProof w:val="0"/>
                <w:sz w:val="18"/>
                <w:szCs w:val="24"/>
              </w:rPr>
              <w:t>终端公司：王小璞</w:t>
            </w:r>
            <w:r w:rsidRPr="00F05C00">
              <w:rPr>
                <w:rFonts w:ascii="Times New Roman" w:hAnsi="Times New Roman"/>
                <w:noProof w:val="0"/>
                <w:sz w:val="18"/>
                <w:szCs w:val="24"/>
              </w:rPr>
              <w:t xml:space="preserve"> 00211070</w:t>
            </w:r>
          </w:p>
          <w:p w:rsidR="00E928E1" w:rsidRPr="00C62A80" w:rsidRDefault="00C02FEE" w:rsidP="00F05C00">
            <w:pPr>
              <w:pStyle w:val="affe"/>
              <w:rPr>
                <w:rFonts w:ascii="Times New Roman" w:hAnsi="Times New Roman"/>
                <w:sz w:val="18"/>
                <w:szCs w:val="18"/>
              </w:rPr>
            </w:pPr>
            <w:r w:rsidRPr="00F05C00">
              <w:rPr>
                <w:rFonts w:ascii="Times New Roman" w:hAnsi="Times New Roman" w:hint="eastAsia"/>
                <w:noProof w:val="0"/>
                <w:sz w:val="18"/>
                <w:szCs w:val="24"/>
              </w:rPr>
              <w:t>企业</w:t>
            </w:r>
            <w:r w:rsidRPr="00F05C00">
              <w:rPr>
                <w:rFonts w:ascii="Times New Roman" w:hAnsi="Times New Roman"/>
                <w:noProof w:val="0"/>
                <w:sz w:val="18"/>
                <w:szCs w:val="24"/>
              </w:rPr>
              <w:t>UC&amp;C</w:t>
            </w:r>
            <w:r w:rsidRPr="00F05C00">
              <w:rPr>
                <w:rFonts w:ascii="Times New Roman" w:hAnsi="Times New Roman" w:hint="eastAsia"/>
                <w:noProof w:val="0"/>
                <w:sz w:val="18"/>
                <w:szCs w:val="24"/>
              </w:rPr>
              <w:t>：龚连阳</w:t>
            </w:r>
            <w:r w:rsidRPr="00F05C00">
              <w:rPr>
                <w:rFonts w:ascii="Times New Roman" w:hAnsi="Times New Roman"/>
                <w:noProof w:val="0"/>
                <w:sz w:val="18"/>
                <w:szCs w:val="24"/>
              </w:rPr>
              <w:t xml:space="preserve"> 00129383</w:t>
            </w:r>
          </w:p>
        </w:tc>
        <w:tc>
          <w:tcPr>
            <w:tcW w:w="2410"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ffe"/>
              <w:rPr>
                <w:rFonts w:ascii="Times New Roman" w:hAnsi="Times New Roman"/>
                <w:sz w:val="18"/>
                <w:szCs w:val="24"/>
              </w:rPr>
            </w:pPr>
            <w:r w:rsidRPr="00C62A80">
              <w:rPr>
                <w:rFonts w:ascii="Times New Roman" w:hAnsiTheme="minorBidi" w:hint="eastAsia"/>
                <w:noProof w:val="0"/>
                <w:sz w:val="18"/>
                <w:szCs w:val="24"/>
              </w:rPr>
              <w:t>网络安全能力中心：罗东</w:t>
            </w:r>
            <w:r w:rsidRPr="00C62A80">
              <w:rPr>
                <w:rFonts w:ascii="Times New Roman" w:hAnsi="Times New Roman"/>
                <w:noProof w:val="0"/>
                <w:sz w:val="18"/>
                <w:szCs w:val="24"/>
              </w:rPr>
              <w:t>67107</w:t>
            </w:r>
          </w:p>
          <w:p w:rsidR="00E928E1" w:rsidRPr="00C62A80" w:rsidRDefault="00E928E1" w:rsidP="006B6C16">
            <w:pPr>
              <w:pStyle w:val="affe"/>
              <w:rPr>
                <w:rFonts w:ascii="Times New Roman" w:hAnsi="Times New Roman"/>
                <w:szCs w:val="24"/>
              </w:rPr>
            </w:pPr>
            <w:r w:rsidRPr="00C62A80">
              <w:rPr>
                <w:rFonts w:ascii="Times New Roman" w:hAnsi="Times New Roman" w:hint="eastAsia"/>
                <w:noProof w:val="0"/>
                <w:color w:val="000000"/>
                <w:sz w:val="18"/>
                <w:szCs w:val="24"/>
                <w:lang w:val="zh-CN"/>
              </w:rPr>
              <w:t>电信软件与核心网产品线</w:t>
            </w:r>
            <w:r w:rsidRPr="00C62A80">
              <w:rPr>
                <w:rFonts w:ascii="Times New Roman" w:hAnsi="Times New Roman" w:hint="eastAsia"/>
                <w:noProof w:val="0"/>
                <w:color w:val="000000"/>
                <w:sz w:val="18"/>
                <w:szCs w:val="24"/>
              </w:rPr>
              <w:t>：</w:t>
            </w:r>
            <w:r w:rsidRPr="00C62A80">
              <w:rPr>
                <w:rFonts w:ascii="Times New Roman" w:hAnsiTheme="minorBidi" w:hint="eastAsia"/>
                <w:sz w:val="18"/>
                <w:szCs w:val="24"/>
              </w:rPr>
              <w:t>胡浩强</w:t>
            </w:r>
            <w:r w:rsidRPr="00C62A80">
              <w:rPr>
                <w:rFonts w:ascii="Times New Roman" w:hAnsi="Times New Roman"/>
                <w:sz w:val="18"/>
                <w:szCs w:val="24"/>
              </w:rPr>
              <w:t xml:space="preserve"> 00065825</w:t>
            </w:r>
            <w:r w:rsidRPr="00C62A80">
              <w:rPr>
                <w:rFonts w:ascii="Times New Roman" w:hAnsiTheme="minorBidi" w:hint="eastAsia"/>
                <w:sz w:val="18"/>
                <w:szCs w:val="24"/>
              </w:rPr>
              <w:t>、张广超</w:t>
            </w:r>
            <w:r w:rsidRPr="00C62A80">
              <w:rPr>
                <w:rFonts w:ascii="Times New Roman" w:hAnsi="Times New Roman"/>
                <w:sz w:val="18"/>
                <w:szCs w:val="24"/>
              </w:rPr>
              <w:t xml:space="preserve"> 00170216</w:t>
            </w:r>
            <w:r w:rsidRPr="00C62A80">
              <w:rPr>
                <w:rFonts w:ascii="Times New Roman" w:hAnsiTheme="minorBidi" w:hint="eastAsia"/>
                <w:sz w:val="18"/>
                <w:szCs w:val="24"/>
              </w:rPr>
              <w:t>、范久春</w:t>
            </w:r>
            <w:r w:rsidRPr="00C62A80">
              <w:rPr>
                <w:rFonts w:ascii="Times New Roman" w:hAnsi="Times New Roman"/>
                <w:sz w:val="18"/>
                <w:szCs w:val="24"/>
              </w:rPr>
              <w:t xml:space="preserve"> 00108464 </w:t>
            </w:r>
          </w:p>
          <w:p w:rsidR="00E928E1" w:rsidRPr="00C62A80" w:rsidRDefault="00E928E1" w:rsidP="006B6C16">
            <w:pPr>
              <w:pStyle w:val="a5"/>
              <w:rPr>
                <w:rFonts w:ascii="Times New Roman" w:hAnsi="Times New Roman"/>
                <w:sz w:val="18"/>
                <w:szCs w:val="18"/>
              </w:rPr>
            </w:pPr>
            <w:r w:rsidRPr="00C62A80">
              <w:rPr>
                <w:rFonts w:ascii="Times New Roman" w:hAnsi="Times New Roman" w:hint="eastAsia"/>
                <w:color w:val="000000"/>
                <w:sz w:val="18"/>
                <w:szCs w:val="18"/>
              </w:rPr>
              <w:t>网络产品线：刘国栋</w:t>
            </w:r>
            <w:r w:rsidRPr="00C62A80">
              <w:rPr>
                <w:rFonts w:ascii="Times New Roman" w:hAnsi="Times New Roman"/>
                <w:color w:val="000000"/>
                <w:sz w:val="18"/>
                <w:szCs w:val="18"/>
              </w:rPr>
              <w:t xml:space="preserve"> 0011057</w:t>
            </w:r>
            <w:r w:rsidRPr="00C62A80">
              <w:rPr>
                <w:rFonts w:ascii="Times New Roman" w:hAnsi="Times New Roman" w:hint="eastAsia"/>
                <w:color w:val="000000"/>
                <w:sz w:val="18"/>
                <w:szCs w:val="18"/>
              </w:rPr>
              <w:t>、王广磊</w:t>
            </w:r>
            <w:r w:rsidRPr="00C62A80">
              <w:rPr>
                <w:rFonts w:ascii="Times New Roman" w:hAnsi="Times New Roman"/>
                <w:color w:val="000000"/>
                <w:sz w:val="18"/>
                <w:szCs w:val="18"/>
              </w:rPr>
              <w:t xml:space="preserve"> 00231817</w:t>
            </w:r>
          </w:p>
          <w:p w:rsidR="00E928E1" w:rsidRPr="00C62A80" w:rsidRDefault="00E928E1" w:rsidP="006B6C16">
            <w:pPr>
              <w:pStyle w:val="affe"/>
              <w:rPr>
                <w:rFonts w:ascii="Times New Roman" w:hAnsi="Times New Roman"/>
                <w:szCs w:val="24"/>
              </w:rPr>
            </w:pPr>
            <w:r w:rsidRPr="00C62A80">
              <w:rPr>
                <w:rFonts w:ascii="Times New Roman" w:hAnsi="Times New Roman" w:hint="eastAsia"/>
                <w:noProof w:val="0"/>
                <w:sz w:val="18"/>
                <w:szCs w:val="24"/>
                <w:lang w:val="zh-CN"/>
              </w:rPr>
              <w:t>无线网络产品线</w:t>
            </w:r>
            <w:r w:rsidRPr="00C62A80">
              <w:rPr>
                <w:rFonts w:ascii="Times New Roman" w:hAnsi="Times New Roman" w:hint="eastAsia"/>
                <w:noProof w:val="0"/>
                <w:sz w:val="18"/>
                <w:szCs w:val="24"/>
              </w:rPr>
              <w:t>：</w:t>
            </w:r>
            <w:r w:rsidRPr="00C62A80">
              <w:rPr>
                <w:rFonts w:ascii="Times New Roman" w:hAnsi="Times New Roman"/>
                <w:sz w:val="18"/>
                <w:szCs w:val="24"/>
              </w:rPr>
              <w:t xml:space="preserve"> </w:t>
            </w:r>
            <w:r w:rsidRPr="00C62A80">
              <w:rPr>
                <w:rFonts w:ascii="Times New Roman" w:hAnsiTheme="minorBidi" w:hint="eastAsia"/>
                <w:sz w:val="18"/>
                <w:szCs w:val="24"/>
              </w:rPr>
              <w:t>肖飞龙</w:t>
            </w:r>
            <w:r w:rsidRPr="00C62A80">
              <w:rPr>
                <w:rFonts w:ascii="Times New Roman" w:hAnsi="Times New Roman"/>
                <w:sz w:val="18"/>
                <w:szCs w:val="24"/>
              </w:rPr>
              <w:t xml:space="preserve"> 51938</w:t>
            </w:r>
          </w:p>
          <w:p w:rsidR="00E928E1" w:rsidRPr="00C62A80" w:rsidRDefault="00E928E1" w:rsidP="006B6C16">
            <w:pPr>
              <w:pStyle w:val="a5"/>
              <w:rPr>
                <w:rFonts w:ascii="Times New Roman" w:hAnsi="Times New Roman"/>
                <w:sz w:val="18"/>
                <w:szCs w:val="18"/>
              </w:rPr>
            </w:pPr>
            <w:r w:rsidRPr="00C62A80">
              <w:rPr>
                <w:rFonts w:ascii="Times New Roman" w:hAnsi="Times New Roman" w:hint="eastAsia"/>
                <w:sz w:val="18"/>
                <w:szCs w:val="18"/>
              </w:rPr>
              <w:t>系统工程部：李循律</w:t>
            </w:r>
            <w:r w:rsidRPr="00C62A80">
              <w:rPr>
                <w:rFonts w:ascii="Times New Roman" w:hAnsi="Times New Roman"/>
                <w:sz w:val="18"/>
                <w:szCs w:val="18"/>
              </w:rPr>
              <w:t xml:space="preserve"> 46151</w:t>
            </w:r>
          </w:p>
          <w:p w:rsidR="00E928E1" w:rsidRPr="00C62A80" w:rsidRDefault="00E928E1" w:rsidP="006B6C16">
            <w:pPr>
              <w:pStyle w:val="a5"/>
              <w:rPr>
                <w:rFonts w:ascii="Times New Roman" w:hAnsi="Times New Roman"/>
                <w:sz w:val="18"/>
                <w:szCs w:val="18"/>
              </w:rPr>
            </w:pPr>
            <w:r w:rsidRPr="00C62A80">
              <w:rPr>
                <w:rFonts w:ascii="Times New Roman" w:hAnsi="Times New Roman"/>
                <w:color w:val="000000"/>
                <w:sz w:val="18"/>
                <w:szCs w:val="18"/>
              </w:rPr>
              <w:t>IT</w:t>
            </w:r>
            <w:r w:rsidRPr="00C62A80">
              <w:rPr>
                <w:rFonts w:ascii="Times New Roman" w:hAnsi="Times New Roman" w:hint="eastAsia"/>
                <w:color w:val="000000"/>
                <w:sz w:val="18"/>
                <w:szCs w:val="18"/>
              </w:rPr>
              <w:t>产品线：代鑫</w:t>
            </w:r>
            <w:r w:rsidRPr="00C62A80">
              <w:rPr>
                <w:rFonts w:ascii="Times New Roman" w:hAnsi="Times New Roman"/>
                <w:color w:val="000000"/>
                <w:sz w:val="18"/>
                <w:szCs w:val="18"/>
              </w:rPr>
              <w:t>00114057</w:t>
            </w:r>
            <w:r w:rsidRPr="00C62A80">
              <w:rPr>
                <w:rFonts w:ascii="Times New Roman" w:hAnsi="Times New Roman" w:hint="eastAsia"/>
                <w:color w:val="000000"/>
                <w:sz w:val="18"/>
                <w:szCs w:val="18"/>
              </w:rPr>
              <w:t>、申晓奇</w:t>
            </w:r>
            <w:r w:rsidRPr="00C62A80">
              <w:rPr>
                <w:rFonts w:ascii="Times New Roman" w:hAnsi="Times New Roman"/>
                <w:color w:val="000000"/>
                <w:sz w:val="18"/>
                <w:szCs w:val="18"/>
              </w:rPr>
              <w:t xml:space="preserve"> 00165092</w:t>
            </w:r>
            <w:r w:rsidRPr="00C62A80">
              <w:rPr>
                <w:rFonts w:ascii="Times New Roman" w:hAnsi="Times New Roman" w:hint="eastAsia"/>
                <w:color w:val="000000"/>
                <w:sz w:val="18"/>
                <w:szCs w:val="18"/>
              </w:rPr>
              <w:t>、段莹涛</w:t>
            </w:r>
            <w:r w:rsidRPr="00C62A80">
              <w:rPr>
                <w:rFonts w:ascii="Times New Roman" w:hAnsi="Times New Roman"/>
                <w:color w:val="000000"/>
                <w:sz w:val="18"/>
                <w:szCs w:val="18"/>
              </w:rPr>
              <w:t xml:space="preserve"> 56402</w:t>
            </w:r>
          </w:p>
          <w:p w:rsidR="00E928E1" w:rsidRPr="00C62A80" w:rsidRDefault="00E928E1" w:rsidP="006B6C16">
            <w:pPr>
              <w:pStyle w:val="a5"/>
              <w:rPr>
                <w:rFonts w:ascii="Times New Roman" w:hAnsi="Times New Roman"/>
                <w:sz w:val="18"/>
                <w:szCs w:val="18"/>
              </w:rPr>
            </w:pPr>
            <w:r w:rsidRPr="00C62A80">
              <w:rPr>
                <w:rFonts w:ascii="Times New Roman" w:hAnsi="Times New Roman" w:hint="eastAsia"/>
                <w:sz w:val="18"/>
                <w:szCs w:val="18"/>
              </w:rPr>
              <w:t>网络安全实验室：陈定军</w:t>
            </w:r>
            <w:r w:rsidRPr="00C62A80">
              <w:rPr>
                <w:rFonts w:ascii="Times New Roman" w:hAnsi="Times New Roman"/>
                <w:sz w:val="18"/>
                <w:szCs w:val="18"/>
              </w:rPr>
              <w:t xml:space="preserve"> 00208598</w:t>
            </w:r>
          </w:p>
          <w:p w:rsidR="00E928E1" w:rsidRPr="00C62A80" w:rsidRDefault="00E928E1" w:rsidP="006B6C16">
            <w:pPr>
              <w:pStyle w:val="a5"/>
              <w:rPr>
                <w:rFonts w:ascii="Times New Roman" w:hAnsi="Times New Roman"/>
                <w:sz w:val="18"/>
                <w:szCs w:val="18"/>
              </w:rPr>
            </w:pPr>
            <w:r w:rsidRPr="00C62A80">
              <w:rPr>
                <w:rFonts w:ascii="Times New Roman" w:hAnsi="Times New Roman" w:hint="eastAsia"/>
                <w:sz w:val="18"/>
                <w:szCs w:val="18"/>
              </w:rPr>
              <w:t>中央软件院：欧阳辉</w:t>
            </w:r>
            <w:r w:rsidRPr="00C62A80">
              <w:rPr>
                <w:rFonts w:ascii="Times New Roman" w:hAnsi="Times New Roman"/>
                <w:sz w:val="18"/>
                <w:szCs w:val="18"/>
              </w:rPr>
              <w:t xml:space="preserve"> 44728</w:t>
            </w:r>
          </w:p>
        </w:tc>
        <w:tc>
          <w:tcPr>
            <w:tcW w:w="2268"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fb"/>
              <w:ind w:left="227" w:firstLineChars="0" w:hanging="227"/>
              <w:rPr>
                <w:rFonts w:eastAsia="宋体"/>
              </w:rPr>
            </w:pPr>
            <w:r w:rsidRPr="00C62A80">
              <w:rPr>
                <w:rFonts w:eastAsia="宋体"/>
              </w:rPr>
              <w:t>V1.0</w:t>
            </w:r>
          </w:p>
        </w:tc>
      </w:tr>
      <w:tr w:rsidR="00E928E1" w:rsidRPr="005A78C2" w:rsidTr="00425DE5">
        <w:trPr>
          <w:cantSplit/>
          <w:trHeight w:val="4731"/>
        </w:trPr>
        <w:tc>
          <w:tcPr>
            <w:tcW w:w="1701"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5"/>
              <w:rPr>
                <w:rFonts w:ascii="Times New Roman" w:hAnsi="Times New Roman"/>
                <w:sz w:val="18"/>
                <w:szCs w:val="18"/>
              </w:rPr>
            </w:pPr>
          </w:p>
        </w:tc>
        <w:tc>
          <w:tcPr>
            <w:tcW w:w="1985"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5"/>
              <w:rPr>
                <w:rFonts w:ascii="Times New Roman" w:hAnsi="Times New Roman"/>
                <w:sz w:val="18"/>
                <w:szCs w:val="18"/>
              </w:rPr>
            </w:pPr>
          </w:p>
        </w:tc>
        <w:tc>
          <w:tcPr>
            <w:tcW w:w="2410"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ffe"/>
              <w:rPr>
                <w:rFonts w:ascii="Times New Roman" w:hAnsi="Times New Roman"/>
                <w:szCs w:val="24"/>
              </w:rPr>
            </w:pPr>
            <w:r w:rsidRPr="00C62A80">
              <w:rPr>
                <w:rFonts w:ascii="Times New Roman" w:hAnsi="Times New Roman" w:hint="eastAsia"/>
                <w:noProof w:val="0"/>
                <w:sz w:val="18"/>
                <w:szCs w:val="24"/>
                <w:lang w:val="zh-CN"/>
              </w:rPr>
              <w:t>英国安全认证中心（</w:t>
            </w:r>
            <w:r w:rsidRPr="00C62A80">
              <w:rPr>
                <w:rFonts w:ascii="Times New Roman" w:hAnsi="Times New Roman"/>
                <w:noProof w:val="0"/>
                <w:sz w:val="18"/>
                <w:szCs w:val="24"/>
                <w:lang w:val="zh-CN"/>
              </w:rPr>
              <w:t>CSEC</w:t>
            </w:r>
            <w:r w:rsidRPr="00C62A80">
              <w:rPr>
                <w:rFonts w:ascii="Times New Roman" w:hAnsi="Times New Roman" w:hint="eastAsia"/>
                <w:noProof w:val="0"/>
                <w:sz w:val="18"/>
                <w:szCs w:val="24"/>
                <w:lang w:val="zh-CN"/>
              </w:rPr>
              <w:t>）：</w:t>
            </w:r>
            <w:r w:rsidRPr="00C62A80">
              <w:rPr>
                <w:rFonts w:ascii="Times New Roman" w:hAnsi="Times New Roman"/>
                <w:noProof w:val="0"/>
                <w:sz w:val="18"/>
                <w:szCs w:val="24"/>
                <w:lang w:val="zh-CN"/>
              </w:rPr>
              <w:t>James Skerrett</w:t>
            </w:r>
            <w:r w:rsidRPr="00C62A80">
              <w:rPr>
                <w:rFonts w:ascii="Times New Roman" w:hAnsi="Times New Roman" w:hint="eastAsia"/>
                <w:noProof w:val="0"/>
                <w:sz w:val="18"/>
                <w:szCs w:val="24"/>
                <w:lang w:val="zh-CN"/>
              </w:rPr>
              <w:t>、</w:t>
            </w:r>
            <w:r w:rsidRPr="00C62A80">
              <w:rPr>
                <w:rFonts w:ascii="Times New Roman" w:hAnsi="Times New Roman"/>
                <w:noProof w:val="0"/>
                <w:sz w:val="18"/>
                <w:szCs w:val="24"/>
                <w:lang w:val="zh-CN"/>
              </w:rPr>
              <w:t>Richard Clarke</w:t>
            </w:r>
          </w:p>
        </w:tc>
        <w:tc>
          <w:tcPr>
            <w:tcW w:w="2268"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fb"/>
              <w:ind w:left="227" w:firstLineChars="0" w:hanging="227"/>
              <w:rPr>
                <w:rFonts w:eastAsia="宋体"/>
              </w:rPr>
            </w:pPr>
            <w:r w:rsidRPr="00C62A80">
              <w:rPr>
                <w:rFonts w:eastAsia="宋体"/>
              </w:rPr>
              <w:t>V</w:t>
            </w:r>
            <w:r w:rsidRPr="00C62A80">
              <w:rPr>
                <w:rFonts w:eastAsia="宋体" w:hint="eastAsia"/>
              </w:rPr>
              <w:t>1.01</w:t>
            </w:r>
          </w:p>
          <w:p w:rsidR="00E928E1" w:rsidRPr="00C62A80" w:rsidRDefault="00E928E1" w:rsidP="006B6C16">
            <w:pPr>
              <w:pStyle w:val="afb"/>
              <w:ind w:firstLineChars="0" w:firstLine="0"/>
              <w:rPr>
                <w:rFonts w:eastAsia="宋体" w:cs="Times New Roman"/>
                <w:szCs w:val="24"/>
              </w:rPr>
            </w:pPr>
            <w:r w:rsidRPr="00C62A80">
              <w:rPr>
                <w:rFonts w:eastAsia="宋体" w:cs="Times New Roman"/>
                <w:szCs w:val="24"/>
              </w:rPr>
              <w:t xml:space="preserve">1. </w:t>
            </w:r>
            <w:r w:rsidRPr="00C62A80">
              <w:rPr>
                <w:rFonts w:eastAsia="宋体" w:cs="Times New Roman" w:hint="eastAsia"/>
                <w:noProof w:val="0"/>
                <w:szCs w:val="24"/>
                <w:lang w:val="zh-CN"/>
              </w:rPr>
              <w:t>增加规则</w:t>
            </w:r>
            <w:r w:rsidRPr="00C62A80">
              <w:rPr>
                <w:rFonts w:eastAsia="宋体" w:cs="Times New Roman"/>
                <w:noProof w:val="0"/>
                <w:szCs w:val="24"/>
              </w:rPr>
              <w:t>1.7</w:t>
            </w:r>
            <w:r w:rsidRPr="00C62A80">
              <w:rPr>
                <w:rFonts w:eastAsia="宋体" w:cs="Times New Roman" w:hint="eastAsia"/>
                <w:noProof w:val="0"/>
                <w:szCs w:val="24"/>
                <w:lang w:val="zh-CN"/>
              </w:rPr>
              <w:t>、</w:t>
            </w:r>
            <w:r w:rsidRPr="00C62A80">
              <w:rPr>
                <w:rFonts w:eastAsia="宋体" w:cs="Times New Roman"/>
                <w:noProof w:val="0"/>
                <w:szCs w:val="24"/>
              </w:rPr>
              <w:t>3.9</w:t>
            </w:r>
            <w:r w:rsidRPr="00C62A80">
              <w:rPr>
                <w:rFonts w:eastAsia="宋体" w:cs="Times New Roman" w:hint="eastAsia"/>
                <w:noProof w:val="0"/>
                <w:szCs w:val="24"/>
                <w:lang w:val="zh-CN"/>
              </w:rPr>
              <w:t>、</w:t>
            </w:r>
            <w:r w:rsidRPr="00C62A80">
              <w:rPr>
                <w:rFonts w:eastAsia="宋体" w:cs="Times New Roman"/>
                <w:noProof w:val="0"/>
                <w:szCs w:val="24"/>
              </w:rPr>
              <w:t>3.1</w:t>
            </w:r>
            <w:r w:rsidRPr="00C62A80">
              <w:rPr>
                <w:rFonts w:eastAsia="宋体" w:cs="Times New Roman" w:hint="eastAsia"/>
                <w:noProof w:val="0"/>
                <w:szCs w:val="24"/>
                <w:lang w:val="zh-CN"/>
              </w:rPr>
              <w:t>。</w:t>
            </w:r>
          </w:p>
          <w:p w:rsidR="00E928E1" w:rsidRPr="00C62A80" w:rsidRDefault="00E928E1" w:rsidP="006B6C16">
            <w:pPr>
              <w:pStyle w:val="afb"/>
              <w:ind w:firstLineChars="0" w:firstLine="0"/>
              <w:rPr>
                <w:rFonts w:eastAsia="宋体" w:cs="Times New Roman"/>
                <w:szCs w:val="24"/>
              </w:rPr>
            </w:pPr>
            <w:r w:rsidRPr="00C62A80">
              <w:rPr>
                <w:rFonts w:eastAsia="宋体" w:cs="Times New Roman"/>
                <w:szCs w:val="24"/>
              </w:rPr>
              <w:t xml:space="preserve">2. </w:t>
            </w:r>
            <w:r w:rsidRPr="00C62A80">
              <w:rPr>
                <w:rFonts w:eastAsia="宋体" w:cs="Times New Roman" w:hint="eastAsia"/>
                <w:noProof w:val="0"/>
                <w:szCs w:val="24"/>
                <w:lang w:val="zh-CN"/>
              </w:rPr>
              <w:t>删除</w:t>
            </w:r>
            <w:r w:rsidRPr="00C62A80">
              <w:rPr>
                <w:rFonts w:eastAsia="宋体" w:cs="Times New Roman"/>
                <w:noProof w:val="0"/>
                <w:szCs w:val="24"/>
              </w:rPr>
              <w:t>1.0</w:t>
            </w:r>
            <w:r w:rsidRPr="00C62A80">
              <w:rPr>
                <w:rFonts w:eastAsia="宋体" w:cs="Times New Roman" w:hint="eastAsia"/>
                <w:noProof w:val="0"/>
                <w:szCs w:val="24"/>
                <w:lang w:val="zh-CN"/>
              </w:rPr>
              <w:t>版本中的规则</w:t>
            </w:r>
            <w:r w:rsidRPr="00C62A80">
              <w:rPr>
                <w:rFonts w:eastAsia="宋体" w:cs="Times New Roman"/>
                <w:noProof w:val="0"/>
                <w:szCs w:val="24"/>
              </w:rPr>
              <w:t>3.3</w:t>
            </w:r>
            <w:r w:rsidRPr="00C62A80">
              <w:rPr>
                <w:rFonts w:eastAsia="宋体" w:cs="Times New Roman" w:hint="eastAsia"/>
                <w:noProof w:val="0"/>
                <w:szCs w:val="24"/>
                <w:lang w:val="zh-CN"/>
              </w:rPr>
              <w:t>和原则</w:t>
            </w:r>
            <w:r w:rsidRPr="00C62A80">
              <w:rPr>
                <w:rFonts w:eastAsia="宋体" w:cs="Times New Roman"/>
                <w:noProof w:val="0"/>
                <w:szCs w:val="24"/>
              </w:rPr>
              <w:t>7.4</w:t>
            </w:r>
            <w:r w:rsidRPr="00C62A80">
              <w:rPr>
                <w:rFonts w:eastAsia="宋体" w:cs="Times New Roman" w:hint="eastAsia"/>
                <w:noProof w:val="0"/>
                <w:szCs w:val="24"/>
                <w:lang w:val="zh-CN"/>
              </w:rPr>
              <w:t>、</w:t>
            </w:r>
            <w:r w:rsidRPr="00C62A80">
              <w:rPr>
                <w:rFonts w:eastAsia="宋体" w:cs="Times New Roman"/>
                <w:noProof w:val="0"/>
                <w:szCs w:val="24"/>
              </w:rPr>
              <w:t>7.5</w:t>
            </w:r>
            <w:r w:rsidRPr="00C62A80">
              <w:rPr>
                <w:rFonts w:eastAsia="宋体" w:cs="Times New Roman" w:hint="eastAsia"/>
                <w:noProof w:val="0"/>
                <w:szCs w:val="24"/>
                <w:lang w:val="zh-CN"/>
              </w:rPr>
              <w:t>、</w:t>
            </w:r>
            <w:r w:rsidRPr="00C62A80">
              <w:rPr>
                <w:rFonts w:eastAsia="宋体" w:cs="Times New Roman"/>
                <w:noProof w:val="0"/>
                <w:szCs w:val="24"/>
              </w:rPr>
              <w:t>7.6</w:t>
            </w:r>
            <w:r w:rsidRPr="00C62A80">
              <w:rPr>
                <w:rFonts w:eastAsia="宋体" w:cs="Times New Roman" w:hint="eastAsia"/>
                <w:noProof w:val="0"/>
                <w:szCs w:val="24"/>
                <w:lang w:val="zh-CN"/>
              </w:rPr>
              <w:t>。</w:t>
            </w:r>
          </w:p>
          <w:p w:rsidR="00E928E1" w:rsidRPr="00C62A80" w:rsidRDefault="00E928E1" w:rsidP="006B6C16">
            <w:pPr>
              <w:pStyle w:val="afb"/>
              <w:ind w:firstLineChars="0" w:firstLine="0"/>
              <w:rPr>
                <w:rFonts w:eastAsia="宋体" w:cs="Times New Roman"/>
                <w:szCs w:val="24"/>
              </w:rPr>
            </w:pPr>
            <w:r w:rsidRPr="00C62A80">
              <w:rPr>
                <w:rFonts w:eastAsia="宋体" w:cs="Times New Roman"/>
                <w:szCs w:val="24"/>
              </w:rPr>
              <w:t xml:space="preserve">3. </w:t>
            </w:r>
            <w:r w:rsidRPr="00C62A80">
              <w:rPr>
                <w:rFonts w:eastAsia="宋体" w:cs="Times New Roman" w:hint="eastAsia"/>
                <w:noProof w:val="0"/>
                <w:szCs w:val="24"/>
                <w:lang w:val="zh-CN"/>
              </w:rPr>
              <w:t>调整文档结构和规则分类。</w:t>
            </w:r>
          </w:p>
          <w:p w:rsidR="00E928E1" w:rsidRPr="00C62A80" w:rsidRDefault="00E928E1" w:rsidP="006B6C16">
            <w:pPr>
              <w:pStyle w:val="afb"/>
              <w:ind w:firstLineChars="0" w:firstLine="0"/>
              <w:rPr>
                <w:rFonts w:eastAsia="宋体" w:cs="Times New Roman"/>
                <w:szCs w:val="24"/>
              </w:rPr>
            </w:pPr>
            <w:r w:rsidRPr="00C62A80">
              <w:rPr>
                <w:rFonts w:eastAsia="宋体" w:cs="Times New Roman"/>
                <w:szCs w:val="24"/>
              </w:rPr>
              <w:t xml:space="preserve">4. </w:t>
            </w:r>
            <w:r w:rsidRPr="00C62A80">
              <w:rPr>
                <w:rFonts w:eastAsia="宋体" w:cs="Times New Roman" w:hint="eastAsia"/>
                <w:noProof w:val="0"/>
                <w:szCs w:val="24"/>
                <w:lang w:val="zh-CN"/>
              </w:rPr>
              <w:t>优化某些规则的描述和代码示例。</w:t>
            </w:r>
          </w:p>
        </w:tc>
      </w:tr>
      <w:tr w:rsidR="00E928E1" w:rsidRPr="005A78C2" w:rsidTr="00425DE5">
        <w:trPr>
          <w:cantSplit/>
          <w:trHeight w:val="1540"/>
        </w:trPr>
        <w:tc>
          <w:tcPr>
            <w:tcW w:w="1701"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5"/>
              <w:rPr>
                <w:rFonts w:ascii="Times New Roman" w:hAnsi="Times New Roman"/>
                <w:sz w:val="18"/>
                <w:szCs w:val="18"/>
              </w:rPr>
            </w:pPr>
          </w:p>
        </w:tc>
        <w:tc>
          <w:tcPr>
            <w:tcW w:w="1985"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5"/>
              <w:rPr>
                <w:rFonts w:ascii="Times New Roman" w:hAnsi="Times New Roman"/>
                <w:sz w:val="18"/>
                <w:szCs w:val="18"/>
              </w:rPr>
            </w:pPr>
          </w:p>
        </w:tc>
        <w:tc>
          <w:tcPr>
            <w:tcW w:w="2410"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ffe"/>
              <w:rPr>
                <w:rFonts w:ascii="Times New Roman" w:hAnsi="Times New Roman"/>
                <w:szCs w:val="24"/>
              </w:rPr>
            </w:pPr>
            <w:r w:rsidRPr="00C62A80">
              <w:rPr>
                <w:rFonts w:ascii="Times New Roman" w:hAnsi="Times New Roman" w:hint="eastAsia"/>
                <w:noProof w:val="0"/>
                <w:sz w:val="18"/>
                <w:szCs w:val="24"/>
                <w:lang w:val="zh-CN"/>
              </w:rPr>
              <w:t>英国安全认证中心（</w:t>
            </w:r>
            <w:r w:rsidRPr="00C62A80">
              <w:rPr>
                <w:rFonts w:ascii="Times New Roman" w:hAnsi="Times New Roman"/>
                <w:noProof w:val="0"/>
                <w:sz w:val="18"/>
                <w:szCs w:val="24"/>
                <w:lang w:val="zh-CN"/>
              </w:rPr>
              <w:t>CSEC</w:t>
            </w:r>
            <w:r w:rsidRPr="00C62A80">
              <w:rPr>
                <w:rFonts w:ascii="Times New Roman" w:hAnsi="Times New Roman" w:hint="eastAsia"/>
                <w:noProof w:val="0"/>
                <w:sz w:val="18"/>
                <w:szCs w:val="24"/>
                <w:lang w:val="zh-CN"/>
              </w:rPr>
              <w:t>）：</w:t>
            </w:r>
            <w:r w:rsidRPr="00C62A80">
              <w:rPr>
                <w:rFonts w:ascii="Times New Roman" w:hAnsi="Times New Roman"/>
                <w:noProof w:val="0"/>
                <w:sz w:val="18"/>
                <w:szCs w:val="24"/>
                <w:lang w:val="zh-CN"/>
              </w:rPr>
              <w:t>James Skerrett</w:t>
            </w:r>
            <w:r w:rsidRPr="00C62A80">
              <w:rPr>
                <w:rFonts w:ascii="Times New Roman" w:hAnsi="Times New Roman" w:hint="eastAsia"/>
                <w:noProof w:val="0"/>
                <w:sz w:val="18"/>
                <w:szCs w:val="24"/>
                <w:lang w:val="zh-CN"/>
              </w:rPr>
              <w:t>、</w:t>
            </w:r>
            <w:r w:rsidRPr="00C62A80">
              <w:rPr>
                <w:rFonts w:ascii="Times New Roman" w:hAnsi="Times New Roman"/>
                <w:noProof w:val="0"/>
                <w:sz w:val="18"/>
                <w:szCs w:val="24"/>
                <w:lang w:val="zh-CN"/>
              </w:rPr>
              <w:t>Richard Clarke</w:t>
            </w:r>
          </w:p>
        </w:tc>
        <w:tc>
          <w:tcPr>
            <w:tcW w:w="2268" w:type="dxa"/>
            <w:tcBorders>
              <w:top w:val="single" w:sz="6" w:space="0" w:color="auto"/>
              <w:left w:val="single" w:sz="6" w:space="0" w:color="auto"/>
              <w:bottom w:val="single" w:sz="6" w:space="0" w:color="auto"/>
              <w:right w:val="single" w:sz="6" w:space="0" w:color="auto"/>
            </w:tcBorders>
          </w:tcPr>
          <w:p w:rsidR="00E928E1" w:rsidRPr="00C62A80" w:rsidRDefault="00E928E1" w:rsidP="006B6C16">
            <w:pPr>
              <w:pStyle w:val="afb"/>
              <w:ind w:left="227" w:firstLineChars="0" w:hanging="227"/>
              <w:rPr>
                <w:rFonts w:eastAsia="宋体"/>
              </w:rPr>
            </w:pPr>
            <w:r w:rsidRPr="00C62A80">
              <w:rPr>
                <w:rFonts w:eastAsia="宋体"/>
              </w:rPr>
              <w:t>V</w:t>
            </w:r>
            <w:r w:rsidRPr="00C62A80">
              <w:rPr>
                <w:rFonts w:eastAsia="宋体" w:hint="eastAsia"/>
              </w:rPr>
              <w:t>1.02</w:t>
            </w:r>
          </w:p>
          <w:p w:rsidR="00E928E1" w:rsidRPr="00C62A80" w:rsidRDefault="00E928E1" w:rsidP="006B6C16">
            <w:pPr>
              <w:pStyle w:val="afb"/>
              <w:ind w:firstLineChars="0" w:firstLine="0"/>
              <w:rPr>
                <w:rFonts w:eastAsia="宋体" w:cs="Times New Roman"/>
                <w:szCs w:val="24"/>
              </w:rPr>
            </w:pPr>
            <w:r w:rsidRPr="00C62A80">
              <w:rPr>
                <w:rFonts w:eastAsia="宋体" w:cs="Times New Roman"/>
                <w:szCs w:val="24"/>
              </w:rPr>
              <w:t xml:space="preserve">1. </w:t>
            </w:r>
            <w:r w:rsidRPr="00C62A80">
              <w:rPr>
                <w:rFonts w:eastAsia="宋体" w:cs="Times New Roman" w:hint="eastAsia"/>
                <w:noProof w:val="0"/>
                <w:szCs w:val="24"/>
                <w:lang w:val="zh-CN"/>
              </w:rPr>
              <w:t>根据</w:t>
            </w:r>
            <w:r w:rsidRPr="00C62A80">
              <w:rPr>
                <w:rFonts w:eastAsia="宋体" w:cs="Times New Roman"/>
                <w:noProof w:val="0"/>
                <w:szCs w:val="24"/>
                <w:lang w:val="zh-CN"/>
              </w:rPr>
              <w:t>CSEC</w:t>
            </w:r>
            <w:r w:rsidRPr="00C62A80">
              <w:rPr>
                <w:rFonts w:eastAsia="宋体" w:cs="Times New Roman" w:hint="eastAsia"/>
                <w:noProof w:val="0"/>
                <w:szCs w:val="24"/>
                <w:lang w:val="zh-CN"/>
              </w:rPr>
              <w:t>的意见修改文档。</w:t>
            </w:r>
          </w:p>
        </w:tc>
      </w:tr>
      <w:tr w:rsidR="00FC4524" w:rsidRPr="005A78C2" w:rsidTr="00425DE5">
        <w:trPr>
          <w:cantSplit/>
          <w:trHeight w:val="1540"/>
        </w:trPr>
        <w:tc>
          <w:tcPr>
            <w:tcW w:w="1701" w:type="dxa"/>
            <w:tcBorders>
              <w:top w:val="single" w:sz="6" w:space="0" w:color="auto"/>
              <w:left w:val="single" w:sz="6" w:space="0" w:color="auto"/>
              <w:bottom w:val="single" w:sz="6" w:space="0" w:color="auto"/>
              <w:right w:val="single" w:sz="6" w:space="0" w:color="auto"/>
            </w:tcBorders>
          </w:tcPr>
          <w:p w:rsidR="00FC4524" w:rsidRPr="00C62A80" w:rsidRDefault="003D64CB" w:rsidP="006B6C16">
            <w:pPr>
              <w:pStyle w:val="a5"/>
              <w:rPr>
                <w:rFonts w:ascii="Times New Roman" w:hAnsi="Times New Roman"/>
                <w:sz w:val="18"/>
                <w:szCs w:val="18"/>
              </w:rPr>
            </w:pPr>
            <w:r>
              <w:rPr>
                <w:rFonts w:ascii="Times New Roman" w:hAnsi="Times New Roman"/>
                <w:noProof w:val="0"/>
                <w:sz w:val="18"/>
                <w:szCs w:val="24"/>
              </w:rPr>
              <w:t>DKBA 6915-201</w:t>
            </w:r>
            <w:r>
              <w:rPr>
                <w:rFonts w:ascii="Times New Roman" w:hAnsi="Times New Roman" w:hint="eastAsia"/>
                <w:noProof w:val="0"/>
                <w:sz w:val="18"/>
                <w:szCs w:val="24"/>
              </w:rPr>
              <w:t>4</w:t>
            </w:r>
            <w:r w:rsidRPr="00C62A80">
              <w:rPr>
                <w:rFonts w:ascii="Times New Roman" w:hAnsi="Times New Roman"/>
                <w:noProof w:val="0"/>
                <w:sz w:val="18"/>
                <w:szCs w:val="24"/>
              </w:rPr>
              <w:t>.0</w:t>
            </w:r>
            <w:r>
              <w:rPr>
                <w:rFonts w:ascii="Times New Roman" w:hAnsi="Times New Roman" w:hint="eastAsia"/>
                <w:noProof w:val="0"/>
                <w:sz w:val="18"/>
                <w:szCs w:val="24"/>
              </w:rPr>
              <w:t>7</w:t>
            </w:r>
          </w:p>
        </w:tc>
        <w:tc>
          <w:tcPr>
            <w:tcW w:w="1985" w:type="dxa"/>
            <w:tcBorders>
              <w:top w:val="single" w:sz="6" w:space="0" w:color="auto"/>
              <w:left w:val="single" w:sz="6" w:space="0" w:color="auto"/>
              <w:bottom w:val="single" w:sz="6" w:space="0" w:color="auto"/>
              <w:right w:val="single" w:sz="6" w:space="0" w:color="auto"/>
            </w:tcBorders>
          </w:tcPr>
          <w:p w:rsidR="00FC4524" w:rsidRPr="00C62A80" w:rsidRDefault="00FC4524" w:rsidP="006B6C16">
            <w:pPr>
              <w:pStyle w:val="a5"/>
              <w:rPr>
                <w:rFonts w:ascii="Times New Roman" w:hAnsi="Times New Roman"/>
                <w:sz w:val="18"/>
                <w:szCs w:val="18"/>
              </w:rPr>
            </w:pPr>
          </w:p>
        </w:tc>
        <w:tc>
          <w:tcPr>
            <w:tcW w:w="2410" w:type="dxa"/>
            <w:tcBorders>
              <w:top w:val="single" w:sz="6" w:space="0" w:color="auto"/>
              <w:left w:val="single" w:sz="6" w:space="0" w:color="auto"/>
              <w:bottom w:val="single" w:sz="6" w:space="0" w:color="auto"/>
              <w:right w:val="single" w:sz="6" w:space="0" w:color="auto"/>
            </w:tcBorders>
          </w:tcPr>
          <w:p w:rsidR="007155CF" w:rsidRDefault="007155CF" w:rsidP="006B6C16">
            <w:pPr>
              <w:pStyle w:val="affe"/>
              <w:rPr>
                <w:rFonts w:cs="Arial"/>
                <w:sz w:val="16"/>
                <w:szCs w:val="16"/>
              </w:rPr>
            </w:pPr>
            <w:r>
              <w:rPr>
                <w:rFonts w:cs="Arial"/>
                <w:sz w:val="16"/>
                <w:szCs w:val="16"/>
              </w:rPr>
              <w:t>中央软件院</w:t>
            </w:r>
            <w:r>
              <w:rPr>
                <w:rFonts w:cs="Arial" w:hint="eastAsia"/>
                <w:sz w:val="16"/>
                <w:szCs w:val="16"/>
              </w:rPr>
              <w:t>：王安宇</w:t>
            </w:r>
            <w:r>
              <w:rPr>
                <w:rFonts w:cs="Arial"/>
                <w:sz w:val="16"/>
                <w:szCs w:val="16"/>
              </w:rPr>
              <w:t>00162152</w:t>
            </w:r>
            <w:r>
              <w:rPr>
                <w:rFonts w:cs="Arial" w:hint="eastAsia"/>
                <w:sz w:val="16"/>
                <w:szCs w:val="16"/>
              </w:rPr>
              <w:t>、</w:t>
            </w:r>
            <w:r>
              <w:rPr>
                <w:rFonts w:cs="Arial"/>
                <w:sz w:val="16"/>
                <w:szCs w:val="16"/>
              </w:rPr>
              <w:t>吕涛</w:t>
            </w:r>
            <w:r>
              <w:rPr>
                <w:rFonts w:cs="Arial"/>
                <w:sz w:val="16"/>
                <w:szCs w:val="16"/>
              </w:rPr>
              <w:t>00234726</w:t>
            </w:r>
          </w:p>
          <w:p w:rsidR="007155CF" w:rsidRDefault="007155CF" w:rsidP="006B6C16">
            <w:pPr>
              <w:pStyle w:val="affe"/>
              <w:rPr>
                <w:rFonts w:cs="Arial"/>
                <w:sz w:val="16"/>
                <w:szCs w:val="16"/>
              </w:rPr>
            </w:pPr>
            <w:r w:rsidRPr="00F05C00">
              <w:rPr>
                <w:rFonts w:ascii="Times New Roman" w:hAnsi="Times New Roman" w:hint="eastAsia"/>
                <w:noProof w:val="0"/>
                <w:sz w:val="18"/>
                <w:szCs w:val="24"/>
              </w:rPr>
              <w:t>网络安全能力中心</w:t>
            </w:r>
            <w:r>
              <w:rPr>
                <w:rFonts w:ascii="Times New Roman" w:hAnsi="Times New Roman" w:hint="eastAsia"/>
                <w:noProof w:val="0"/>
                <w:sz w:val="18"/>
                <w:szCs w:val="24"/>
              </w:rPr>
              <w:t>：陈良德</w:t>
            </w:r>
            <w:r>
              <w:rPr>
                <w:rFonts w:cs="Arial"/>
                <w:sz w:val="16"/>
                <w:szCs w:val="16"/>
              </w:rPr>
              <w:t>00247110</w:t>
            </w:r>
            <w:r>
              <w:rPr>
                <w:rFonts w:cs="Arial" w:hint="eastAsia"/>
                <w:sz w:val="16"/>
                <w:szCs w:val="16"/>
              </w:rPr>
              <w:t>、李顺达</w:t>
            </w:r>
            <w:r>
              <w:rPr>
                <w:rFonts w:cs="Arial"/>
                <w:sz w:val="16"/>
                <w:szCs w:val="16"/>
              </w:rPr>
              <w:t>00254400</w:t>
            </w:r>
          </w:p>
          <w:p w:rsidR="007155CF" w:rsidRDefault="007155CF" w:rsidP="006B6C16">
            <w:pPr>
              <w:pStyle w:val="affe"/>
              <w:rPr>
                <w:rFonts w:cs="Arial"/>
                <w:sz w:val="16"/>
                <w:szCs w:val="16"/>
              </w:rPr>
            </w:pPr>
            <w:r>
              <w:rPr>
                <w:rFonts w:cs="Arial"/>
                <w:sz w:val="16"/>
                <w:szCs w:val="16"/>
              </w:rPr>
              <w:t>电信软件业务部</w:t>
            </w:r>
            <w:r>
              <w:rPr>
                <w:rFonts w:cs="Arial" w:hint="eastAsia"/>
                <w:sz w:val="16"/>
                <w:szCs w:val="16"/>
              </w:rPr>
              <w:t>：</w:t>
            </w:r>
            <w:r>
              <w:rPr>
                <w:rFonts w:cs="Arial"/>
                <w:sz w:val="16"/>
                <w:szCs w:val="16"/>
              </w:rPr>
              <w:t>穆鸿</w:t>
            </w:r>
            <w:r>
              <w:rPr>
                <w:rFonts w:cs="Arial"/>
                <w:sz w:val="16"/>
                <w:szCs w:val="16"/>
              </w:rPr>
              <w:t>00246448</w:t>
            </w:r>
            <w:r>
              <w:rPr>
                <w:rFonts w:cs="Arial" w:hint="eastAsia"/>
                <w:sz w:val="16"/>
                <w:szCs w:val="16"/>
              </w:rPr>
              <w:t>、</w:t>
            </w:r>
            <w:r>
              <w:rPr>
                <w:rFonts w:cs="Arial"/>
                <w:sz w:val="16"/>
                <w:szCs w:val="16"/>
              </w:rPr>
              <w:t>朱继先</w:t>
            </w:r>
            <w:r>
              <w:rPr>
                <w:rFonts w:cs="Arial"/>
                <w:sz w:val="16"/>
                <w:szCs w:val="16"/>
              </w:rPr>
              <w:t>00111742</w:t>
            </w:r>
            <w:r w:rsidR="00D63B17">
              <w:rPr>
                <w:rFonts w:cs="Arial" w:hint="eastAsia"/>
                <w:sz w:val="16"/>
                <w:szCs w:val="16"/>
              </w:rPr>
              <w:t>、马洪波</w:t>
            </w:r>
            <w:r w:rsidR="00D63B17" w:rsidRPr="00D63B17">
              <w:rPr>
                <w:rFonts w:cs="Arial"/>
                <w:sz w:val="16"/>
                <w:szCs w:val="16"/>
              </w:rPr>
              <w:t>00164562</w:t>
            </w:r>
            <w:r w:rsidR="00D63B17">
              <w:rPr>
                <w:rFonts w:cs="Arial" w:hint="eastAsia"/>
                <w:sz w:val="16"/>
                <w:szCs w:val="16"/>
              </w:rPr>
              <w:t>、</w:t>
            </w:r>
            <w:r w:rsidR="00D63B17">
              <w:rPr>
                <w:rFonts w:cs="Arial"/>
                <w:sz w:val="16"/>
                <w:szCs w:val="16"/>
              </w:rPr>
              <w:t>郑德乐</w:t>
            </w:r>
            <w:r w:rsidR="00D63B17">
              <w:rPr>
                <w:rFonts w:cs="Arial"/>
                <w:sz w:val="16"/>
                <w:szCs w:val="16"/>
              </w:rPr>
              <w:t>00169154</w:t>
            </w:r>
          </w:p>
          <w:p w:rsidR="007155CF" w:rsidRDefault="007155CF" w:rsidP="006B6C16">
            <w:pPr>
              <w:pStyle w:val="affe"/>
              <w:rPr>
                <w:rFonts w:cs="Arial"/>
                <w:sz w:val="16"/>
                <w:szCs w:val="16"/>
              </w:rPr>
            </w:pPr>
            <w:r>
              <w:rPr>
                <w:rFonts w:cs="Arial"/>
                <w:sz w:val="16"/>
                <w:szCs w:val="16"/>
              </w:rPr>
              <w:t>研发能力中心</w:t>
            </w:r>
            <w:r>
              <w:rPr>
                <w:rFonts w:cs="Arial" w:hint="eastAsia"/>
                <w:sz w:val="16"/>
                <w:szCs w:val="16"/>
              </w:rPr>
              <w:t>：</w:t>
            </w:r>
            <w:r>
              <w:rPr>
                <w:rFonts w:cs="Arial"/>
                <w:sz w:val="16"/>
                <w:szCs w:val="16"/>
              </w:rPr>
              <w:t>刘长城</w:t>
            </w:r>
            <w:r>
              <w:rPr>
                <w:rFonts w:cs="Arial"/>
                <w:sz w:val="16"/>
                <w:szCs w:val="16"/>
              </w:rPr>
              <w:t>00102056</w:t>
            </w:r>
          </w:p>
          <w:p w:rsidR="00D63B17" w:rsidRDefault="00D63B17" w:rsidP="006B6C16">
            <w:pPr>
              <w:pStyle w:val="affe"/>
              <w:rPr>
                <w:rFonts w:cs="Arial"/>
                <w:sz w:val="16"/>
                <w:szCs w:val="16"/>
              </w:rPr>
            </w:pPr>
          </w:p>
          <w:p w:rsidR="007155CF" w:rsidRDefault="007155CF" w:rsidP="006B6C16">
            <w:pPr>
              <w:pStyle w:val="affe"/>
              <w:rPr>
                <w:rFonts w:cs="Arial"/>
                <w:sz w:val="16"/>
                <w:szCs w:val="16"/>
              </w:rPr>
            </w:pPr>
          </w:p>
          <w:p w:rsidR="007155CF" w:rsidRPr="00C62A80" w:rsidRDefault="007155CF" w:rsidP="006B6C16">
            <w:pPr>
              <w:pStyle w:val="affe"/>
              <w:rPr>
                <w:rFonts w:ascii="Times New Roman" w:hAnsi="Times New Roman"/>
                <w:noProof w:val="0"/>
                <w:sz w:val="18"/>
                <w:szCs w:val="24"/>
                <w:lang w:val="zh-CN"/>
              </w:rPr>
            </w:pPr>
          </w:p>
        </w:tc>
        <w:tc>
          <w:tcPr>
            <w:tcW w:w="2268" w:type="dxa"/>
            <w:tcBorders>
              <w:top w:val="single" w:sz="6" w:space="0" w:color="auto"/>
              <w:left w:val="single" w:sz="6" w:space="0" w:color="auto"/>
              <w:bottom w:val="single" w:sz="6" w:space="0" w:color="auto"/>
              <w:right w:val="single" w:sz="6" w:space="0" w:color="auto"/>
            </w:tcBorders>
          </w:tcPr>
          <w:p w:rsidR="00FC4524" w:rsidRDefault="00FC4524" w:rsidP="006B6C16">
            <w:pPr>
              <w:pStyle w:val="afb"/>
              <w:ind w:left="227" w:firstLineChars="0" w:hanging="227"/>
              <w:rPr>
                <w:rFonts w:eastAsia="宋体"/>
              </w:rPr>
            </w:pPr>
            <w:r>
              <w:rPr>
                <w:rFonts w:eastAsia="宋体" w:hint="eastAsia"/>
              </w:rPr>
              <w:t>V2.0</w:t>
            </w:r>
          </w:p>
          <w:p w:rsidR="00D63B17" w:rsidRDefault="00D63B17" w:rsidP="00D63B17">
            <w:pPr>
              <w:pStyle w:val="afb"/>
              <w:ind w:firstLineChars="0" w:firstLine="0"/>
              <w:rPr>
                <w:rFonts w:eastAsia="宋体" w:cs="Times New Roman"/>
                <w:noProof w:val="0"/>
                <w:szCs w:val="24"/>
                <w:lang w:val="zh-CN"/>
              </w:rPr>
            </w:pPr>
            <w:r w:rsidRPr="00C62A80">
              <w:rPr>
                <w:rFonts w:eastAsia="宋体" w:cs="Times New Roman"/>
                <w:szCs w:val="24"/>
              </w:rPr>
              <w:t xml:space="preserve">1. </w:t>
            </w:r>
            <w:r>
              <w:rPr>
                <w:rFonts w:eastAsia="宋体" w:cs="Times New Roman" w:hint="eastAsia"/>
                <w:noProof w:val="0"/>
                <w:szCs w:val="24"/>
                <w:lang w:val="zh-CN"/>
              </w:rPr>
              <w:t>优化某些规则的描述和代码示例</w:t>
            </w:r>
            <w:r w:rsidRPr="00C62A80">
              <w:rPr>
                <w:rFonts w:eastAsia="宋体" w:cs="Times New Roman" w:hint="eastAsia"/>
                <w:noProof w:val="0"/>
                <w:szCs w:val="24"/>
                <w:lang w:val="zh-CN"/>
              </w:rPr>
              <w:t>。</w:t>
            </w:r>
          </w:p>
          <w:p w:rsidR="00E3018F" w:rsidRPr="00E3018F" w:rsidRDefault="00D63B17" w:rsidP="00E3018F">
            <w:pPr>
              <w:pStyle w:val="afb"/>
              <w:ind w:firstLineChars="0" w:firstLine="0"/>
              <w:rPr>
                <w:rFonts w:eastAsia="宋体" w:cs="Times New Roman"/>
                <w:noProof w:val="0"/>
                <w:szCs w:val="24"/>
                <w:lang w:val="zh-CN"/>
              </w:rPr>
            </w:pPr>
            <w:r w:rsidRPr="00C62A80">
              <w:rPr>
                <w:rFonts w:eastAsia="宋体" w:cs="Times New Roman"/>
                <w:szCs w:val="24"/>
              </w:rPr>
              <w:t xml:space="preserve">2. </w:t>
            </w:r>
            <w:r w:rsidR="004437AC">
              <w:rPr>
                <w:rFonts w:eastAsia="宋体" w:cs="Times New Roman" w:hint="eastAsia"/>
                <w:noProof w:val="0"/>
                <w:szCs w:val="24"/>
                <w:lang w:val="zh-CN"/>
              </w:rPr>
              <w:t>所有条目统一称为规则，同时对一些规则添加例外情况描述</w:t>
            </w:r>
          </w:p>
        </w:tc>
      </w:tr>
      <w:tr w:rsidR="00B25101" w:rsidRPr="005A78C2" w:rsidTr="00425DE5">
        <w:trPr>
          <w:cantSplit/>
          <w:trHeight w:val="1540"/>
        </w:trPr>
        <w:tc>
          <w:tcPr>
            <w:tcW w:w="1701" w:type="dxa"/>
            <w:tcBorders>
              <w:top w:val="single" w:sz="6" w:space="0" w:color="auto"/>
              <w:left w:val="single" w:sz="6" w:space="0" w:color="auto"/>
              <w:bottom w:val="single" w:sz="6" w:space="0" w:color="auto"/>
              <w:right w:val="single" w:sz="6" w:space="0" w:color="auto"/>
            </w:tcBorders>
          </w:tcPr>
          <w:p w:rsidR="00B25101" w:rsidRDefault="00B25101" w:rsidP="00B25101">
            <w:pPr>
              <w:pStyle w:val="a5"/>
              <w:rPr>
                <w:rFonts w:ascii="Times New Roman" w:hAnsi="Times New Roman"/>
                <w:noProof w:val="0"/>
                <w:sz w:val="18"/>
                <w:szCs w:val="24"/>
              </w:rPr>
            </w:pPr>
            <w:r>
              <w:rPr>
                <w:rFonts w:ascii="Times New Roman" w:hAnsi="Times New Roman"/>
                <w:noProof w:val="0"/>
                <w:sz w:val="18"/>
                <w:szCs w:val="24"/>
              </w:rPr>
              <w:lastRenderedPageBreak/>
              <w:t>DKBA 6915-201</w:t>
            </w:r>
            <w:r>
              <w:rPr>
                <w:rFonts w:ascii="Times New Roman" w:hAnsi="Times New Roman" w:hint="eastAsia"/>
                <w:noProof w:val="0"/>
                <w:sz w:val="18"/>
                <w:szCs w:val="24"/>
              </w:rPr>
              <w:t>5</w:t>
            </w:r>
            <w:r w:rsidRPr="00C62A80">
              <w:rPr>
                <w:rFonts w:ascii="Times New Roman" w:hAnsi="Times New Roman"/>
                <w:noProof w:val="0"/>
                <w:sz w:val="18"/>
                <w:szCs w:val="24"/>
              </w:rPr>
              <w:t>.</w:t>
            </w:r>
            <w:r w:rsidR="00312F67">
              <w:rPr>
                <w:rFonts w:ascii="Times New Roman" w:hAnsi="Times New Roman" w:hint="eastAsia"/>
                <w:noProof w:val="0"/>
                <w:sz w:val="18"/>
                <w:szCs w:val="24"/>
              </w:rPr>
              <w:t>11</w:t>
            </w:r>
          </w:p>
        </w:tc>
        <w:tc>
          <w:tcPr>
            <w:tcW w:w="1985" w:type="dxa"/>
            <w:tcBorders>
              <w:top w:val="single" w:sz="6" w:space="0" w:color="auto"/>
              <w:left w:val="single" w:sz="6" w:space="0" w:color="auto"/>
              <w:bottom w:val="single" w:sz="6" w:space="0" w:color="auto"/>
              <w:right w:val="single" w:sz="6" w:space="0" w:color="auto"/>
            </w:tcBorders>
          </w:tcPr>
          <w:p w:rsidR="00B25101" w:rsidRPr="00C62A80" w:rsidRDefault="00B25101" w:rsidP="006B6C16">
            <w:pPr>
              <w:pStyle w:val="a5"/>
              <w:rPr>
                <w:rFonts w:ascii="Times New Roman" w:hAnsi="Times New Roman"/>
                <w:sz w:val="18"/>
                <w:szCs w:val="18"/>
              </w:rPr>
            </w:pPr>
          </w:p>
        </w:tc>
        <w:tc>
          <w:tcPr>
            <w:tcW w:w="2410" w:type="dxa"/>
            <w:tcBorders>
              <w:top w:val="single" w:sz="6" w:space="0" w:color="auto"/>
              <w:left w:val="single" w:sz="6" w:space="0" w:color="auto"/>
              <w:bottom w:val="single" w:sz="6" w:space="0" w:color="auto"/>
              <w:right w:val="single" w:sz="6" w:space="0" w:color="auto"/>
            </w:tcBorders>
          </w:tcPr>
          <w:p w:rsidR="00B25101" w:rsidRDefault="00B25101" w:rsidP="004808D2">
            <w:pPr>
              <w:pStyle w:val="affe"/>
              <w:rPr>
                <w:rFonts w:cs="Arial"/>
                <w:sz w:val="16"/>
                <w:szCs w:val="16"/>
              </w:rPr>
            </w:pPr>
            <w:r>
              <w:rPr>
                <w:rFonts w:cs="Arial"/>
                <w:sz w:val="16"/>
                <w:szCs w:val="16"/>
              </w:rPr>
              <w:t>中央软件院</w:t>
            </w:r>
            <w:r>
              <w:rPr>
                <w:rFonts w:cs="Arial" w:hint="eastAsia"/>
                <w:sz w:val="16"/>
                <w:szCs w:val="16"/>
              </w:rPr>
              <w:t>：王安宇</w:t>
            </w:r>
            <w:r>
              <w:rPr>
                <w:rFonts w:cs="Arial"/>
                <w:sz w:val="16"/>
                <w:szCs w:val="16"/>
              </w:rPr>
              <w:t>00162152</w:t>
            </w:r>
            <w:r>
              <w:rPr>
                <w:rFonts w:cs="Arial" w:hint="eastAsia"/>
                <w:sz w:val="16"/>
                <w:szCs w:val="16"/>
              </w:rPr>
              <w:t>、</w:t>
            </w:r>
            <w:r>
              <w:rPr>
                <w:rFonts w:cs="Arial"/>
                <w:sz w:val="16"/>
                <w:szCs w:val="16"/>
              </w:rPr>
              <w:t>吕涛</w:t>
            </w:r>
            <w:r>
              <w:rPr>
                <w:rFonts w:cs="Arial"/>
                <w:sz w:val="16"/>
                <w:szCs w:val="16"/>
              </w:rPr>
              <w:t>00234726</w:t>
            </w:r>
          </w:p>
          <w:p w:rsidR="00B25101" w:rsidRDefault="00B25101" w:rsidP="004808D2">
            <w:pPr>
              <w:pStyle w:val="affe"/>
              <w:rPr>
                <w:rFonts w:cs="Arial"/>
                <w:sz w:val="16"/>
                <w:szCs w:val="16"/>
              </w:rPr>
            </w:pPr>
            <w:r w:rsidRPr="00F05C00">
              <w:rPr>
                <w:rFonts w:ascii="Times New Roman" w:hAnsi="Times New Roman" w:hint="eastAsia"/>
                <w:noProof w:val="0"/>
                <w:sz w:val="18"/>
                <w:szCs w:val="24"/>
              </w:rPr>
              <w:t>网络安全能力中心</w:t>
            </w:r>
            <w:r>
              <w:rPr>
                <w:rFonts w:ascii="Times New Roman" w:hAnsi="Times New Roman" w:hint="eastAsia"/>
                <w:noProof w:val="0"/>
                <w:sz w:val="18"/>
                <w:szCs w:val="24"/>
              </w:rPr>
              <w:t>：陈良德</w:t>
            </w:r>
            <w:r>
              <w:rPr>
                <w:rFonts w:cs="Arial"/>
                <w:sz w:val="16"/>
                <w:szCs w:val="16"/>
              </w:rPr>
              <w:t>00247110</w:t>
            </w:r>
            <w:r w:rsidR="0080781B">
              <w:rPr>
                <w:rFonts w:cs="Arial" w:hint="eastAsia"/>
                <w:sz w:val="16"/>
                <w:szCs w:val="16"/>
              </w:rPr>
              <w:t>、朱喜红</w:t>
            </w:r>
            <w:r w:rsidR="0080781B" w:rsidRPr="0080781B">
              <w:rPr>
                <w:rFonts w:cs="Arial"/>
                <w:sz w:val="16"/>
                <w:szCs w:val="16"/>
              </w:rPr>
              <w:t>00210657</w:t>
            </w:r>
          </w:p>
          <w:p w:rsidR="00B25101" w:rsidRDefault="00B25101" w:rsidP="004808D2">
            <w:pPr>
              <w:pStyle w:val="affe"/>
              <w:rPr>
                <w:rFonts w:cs="Arial"/>
                <w:sz w:val="16"/>
                <w:szCs w:val="16"/>
              </w:rPr>
            </w:pPr>
            <w:r>
              <w:rPr>
                <w:rFonts w:cs="Arial"/>
                <w:sz w:val="16"/>
                <w:szCs w:val="16"/>
              </w:rPr>
              <w:t>电信软件业务部</w:t>
            </w:r>
            <w:r>
              <w:rPr>
                <w:rFonts w:cs="Arial" w:hint="eastAsia"/>
                <w:sz w:val="16"/>
                <w:szCs w:val="16"/>
              </w:rPr>
              <w:t>：</w:t>
            </w:r>
            <w:r>
              <w:rPr>
                <w:rFonts w:cs="Arial"/>
                <w:sz w:val="16"/>
                <w:szCs w:val="16"/>
              </w:rPr>
              <w:t>穆鸿</w:t>
            </w:r>
            <w:r>
              <w:rPr>
                <w:rFonts w:cs="Arial"/>
                <w:sz w:val="16"/>
                <w:szCs w:val="16"/>
              </w:rPr>
              <w:t>00246448</w:t>
            </w:r>
            <w:r>
              <w:rPr>
                <w:rFonts w:cs="Arial" w:hint="eastAsia"/>
                <w:sz w:val="16"/>
                <w:szCs w:val="16"/>
              </w:rPr>
              <w:t>、</w:t>
            </w:r>
            <w:r>
              <w:rPr>
                <w:rFonts w:cs="Arial"/>
                <w:sz w:val="16"/>
                <w:szCs w:val="16"/>
              </w:rPr>
              <w:t>朱继先</w:t>
            </w:r>
            <w:r>
              <w:rPr>
                <w:rFonts w:cs="Arial"/>
                <w:sz w:val="16"/>
                <w:szCs w:val="16"/>
              </w:rPr>
              <w:t>00111742</w:t>
            </w:r>
            <w:r>
              <w:rPr>
                <w:rFonts w:cs="Arial" w:hint="eastAsia"/>
                <w:sz w:val="16"/>
                <w:szCs w:val="16"/>
              </w:rPr>
              <w:t>、</w:t>
            </w:r>
            <w:r>
              <w:rPr>
                <w:rFonts w:cs="Arial"/>
                <w:sz w:val="16"/>
                <w:szCs w:val="16"/>
              </w:rPr>
              <w:t>郑德乐</w:t>
            </w:r>
            <w:r>
              <w:rPr>
                <w:rFonts w:cs="Arial"/>
                <w:sz w:val="16"/>
                <w:szCs w:val="16"/>
              </w:rPr>
              <w:t>00169154</w:t>
            </w:r>
          </w:p>
          <w:p w:rsidR="0080781B" w:rsidRDefault="0080781B" w:rsidP="004808D2">
            <w:pPr>
              <w:pStyle w:val="affe"/>
              <w:rPr>
                <w:rFonts w:cs="Arial"/>
                <w:sz w:val="16"/>
                <w:szCs w:val="16"/>
              </w:rPr>
            </w:pPr>
            <w:r>
              <w:rPr>
                <w:rFonts w:cs="Arial" w:hint="eastAsia"/>
                <w:sz w:val="16"/>
                <w:szCs w:val="16"/>
              </w:rPr>
              <w:t>消费者</w:t>
            </w:r>
            <w:r>
              <w:rPr>
                <w:rFonts w:cs="Arial" w:hint="eastAsia"/>
                <w:sz w:val="16"/>
                <w:szCs w:val="16"/>
              </w:rPr>
              <w:t>BG</w:t>
            </w:r>
            <w:r>
              <w:rPr>
                <w:rFonts w:cs="Arial" w:hint="eastAsia"/>
                <w:sz w:val="16"/>
                <w:szCs w:val="16"/>
              </w:rPr>
              <w:t>：杜沸扬</w:t>
            </w:r>
            <w:r w:rsidRPr="0080781B">
              <w:rPr>
                <w:rFonts w:cs="Arial"/>
                <w:sz w:val="16"/>
                <w:szCs w:val="16"/>
              </w:rPr>
              <w:t>00102545</w:t>
            </w:r>
          </w:p>
          <w:p w:rsidR="00B25101" w:rsidRDefault="00B25101" w:rsidP="004808D2">
            <w:pPr>
              <w:pStyle w:val="affe"/>
              <w:rPr>
                <w:rFonts w:cs="Arial"/>
                <w:sz w:val="16"/>
                <w:szCs w:val="16"/>
              </w:rPr>
            </w:pPr>
            <w:r>
              <w:rPr>
                <w:rFonts w:cs="Arial"/>
                <w:sz w:val="16"/>
                <w:szCs w:val="16"/>
              </w:rPr>
              <w:t>研发能力中心</w:t>
            </w:r>
            <w:r>
              <w:rPr>
                <w:rFonts w:cs="Arial" w:hint="eastAsia"/>
                <w:sz w:val="16"/>
                <w:szCs w:val="16"/>
              </w:rPr>
              <w:t>：</w:t>
            </w:r>
            <w:r>
              <w:rPr>
                <w:rFonts w:cs="Arial"/>
                <w:sz w:val="16"/>
                <w:szCs w:val="16"/>
              </w:rPr>
              <w:t>刘长城</w:t>
            </w:r>
            <w:r>
              <w:rPr>
                <w:rFonts w:cs="Arial"/>
                <w:sz w:val="16"/>
                <w:szCs w:val="16"/>
              </w:rPr>
              <w:t>00102056</w:t>
            </w:r>
          </w:p>
          <w:p w:rsidR="00B25101" w:rsidRDefault="00B25101" w:rsidP="004808D2">
            <w:pPr>
              <w:pStyle w:val="affe"/>
              <w:rPr>
                <w:rFonts w:cs="Arial"/>
                <w:sz w:val="16"/>
                <w:szCs w:val="16"/>
              </w:rPr>
            </w:pPr>
          </w:p>
          <w:p w:rsidR="00B25101" w:rsidRDefault="00B25101" w:rsidP="004808D2">
            <w:pPr>
              <w:pStyle w:val="affe"/>
              <w:rPr>
                <w:rFonts w:cs="Arial"/>
                <w:sz w:val="16"/>
                <w:szCs w:val="16"/>
              </w:rPr>
            </w:pPr>
          </w:p>
          <w:p w:rsidR="00B25101" w:rsidRDefault="00B25101" w:rsidP="006B6C16">
            <w:pPr>
              <w:pStyle w:val="affe"/>
              <w:rPr>
                <w:rFonts w:cs="Arial"/>
                <w:sz w:val="16"/>
                <w:szCs w:val="16"/>
              </w:rPr>
            </w:pPr>
          </w:p>
        </w:tc>
        <w:tc>
          <w:tcPr>
            <w:tcW w:w="2268" w:type="dxa"/>
            <w:tcBorders>
              <w:top w:val="single" w:sz="6" w:space="0" w:color="auto"/>
              <w:left w:val="single" w:sz="6" w:space="0" w:color="auto"/>
              <w:bottom w:val="single" w:sz="6" w:space="0" w:color="auto"/>
              <w:right w:val="single" w:sz="6" w:space="0" w:color="auto"/>
            </w:tcBorders>
          </w:tcPr>
          <w:p w:rsidR="00B25101" w:rsidRDefault="00B25101" w:rsidP="004808D2">
            <w:pPr>
              <w:pStyle w:val="afb"/>
              <w:ind w:left="227" w:firstLineChars="0" w:hanging="227"/>
              <w:rPr>
                <w:rFonts w:eastAsia="宋体"/>
              </w:rPr>
            </w:pPr>
            <w:r>
              <w:rPr>
                <w:rFonts w:eastAsia="宋体" w:hint="eastAsia"/>
              </w:rPr>
              <w:t>V2.</w:t>
            </w:r>
            <w:r w:rsidR="00C03155">
              <w:rPr>
                <w:rFonts w:eastAsia="宋体" w:hint="eastAsia"/>
              </w:rPr>
              <w:t>1</w:t>
            </w:r>
          </w:p>
          <w:p w:rsidR="00E2614B" w:rsidRPr="00E2614B" w:rsidRDefault="00E2614B" w:rsidP="00E2614B">
            <w:pPr>
              <w:pStyle w:val="afb"/>
              <w:numPr>
                <w:ilvl w:val="0"/>
                <w:numId w:val="22"/>
              </w:numPr>
              <w:ind w:firstLineChars="0"/>
              <w:rPr>
                <w:rFonts w:eastAsia="宋体"/>
              </w:rPr>
            </w:pPr>
            <w:r>
              <w:rPr>
                <w:rFonts w:eastAsia="宋体" w:cs="Times New Roman" w:hint="eastAsia"/>
                <w:noProof w:val="0"/>
                <w:szCs w:val="24"/>
              </w:rPr>
              <w:t>在规则</w:t>
            </w:r>
            <w:r>
              <w:rPr>
                <w:rFonts w:eastAsia="宋体" w:cs="Times New Roman" w:hint="eastAsia"/>
                <w:noProof w:val="0"/>
                <w:szCs w:val="24"/>
              </w:rPr>
              <w:t>1.2</w:t>
            </w:r>
            <w:r>
              <w:rPr>
                <w:rFonts w:eastAsia="宋体" w:cs="Times New Roman" w:hint="eastAsia"/>
                <w:noProof w:val="0"/>
                <w:szCs w:val="24"/>
              </w:rPr>
              <w:t>中添加防</w:t>
            </w:r>
            <w:r>
              <w:rPr>
                <w:rFonts w:eastAsia="宋体" w:cs="Times New Roman" w:hint="eastAsia"/>
                <w:noProof w:val="0"/>
                <w:szCs w:val="24"/>
              </w:rPr>
              <w:t>SQL</w:t>
            </w:r>
            <w:r>
              <w:rPr>
                <w:rFonts w:eastAsia="宋体" w:cs="Times New Roman" w:hint="eastAsia"/>
                <w:noProof w:val="0"/>
                <w:szCs w:val="24"/>
              </w:rPr>
              <w:t>注入无法使用预编译的方案。</w:t>
            </w:r>
          </w:p>
          <w:p w:rsidR="00E2614B" w:rsidRPr="00E2614B" w:rsidRDefault="00C03155" w:rsidP="00E2614B">
            <w:pPr>
              <w:pStyle w:val="afb"/>
              <w:numPr>
                <w:ilvl w:val="0"/>
                <w:numId w:val="22"/>
              </w:numPr>
              <w:ind w:firstLineChars="0"/>
              <w:rPr>
                <w:rFonts w:eastAsia="宋体"/>
              </w:rPr>
            </w:pPr>
            <w:r>
              <w:rPr>
                <w:rFonts w:eastAsia="宋体" w:cs="Times New Roman" w:hint="eastAsia"/>
                <w:noProof w:val="0"/>
                <w:szCs w:val="24"/>
                <w:lang w:val="zh-CN"/>
              </w:rPr>
              <w:t>在规则</w:t>
            </w:r>
            <w:r>
              <w:rPr>
                <w:rFonts w:eastAsia="宋体" w:cs="Times New Roman" w:hint="eastAsia"/>
                <w:noProof w:val="0"/>
                <w:szCs w:val="24"/>
                <w:lang w:val="zh-CN"/>
              </w:rPr>
              <w:t>1.4</w:t>
            </w:r>
            <w:r>
              <w:rPr>
                <w:rFonts w:eastAsia="宋体" w:cs="Times New Roman" w:hint="eastAsia"/>
                <w:noProof w:val="0"/>
                <w:szCs w:val="24"/>
                <w:lang w:val="zh-CN"/>
              </w:rPr>
              <w:t>中增加了日志编码转义的函数样例。</w:t>
            </w:r>
          </w:p>
          <w:p w:rsidR="00E2614B" w:rsidRPr="00E2614B" w:rsidRDefault="00E2614B" w:rsidP="00E2614B">
            <w:pPr>
              <w:pStyle w:val="afb"/>
              <w:numPr>
                <w:ilvl w:val="0"/>
                <w:numId w:val="22"/>
              </w:numPr>
              <w:ind w:firstLineChars="0"/>
              <w:rPr>
                <w:rFonts w:eastAsia="宋体"/>
              </w:rPr>
            </w:pPr>
            <w:r>
              <w:rPr>
                <w:rFonts w:eastAsia="宋体" w:cs="Times New Roman" w:hint="eastAsia"/>
                <w:noProof w:val="0"/>
                <w:szCs w:val="24"/>
              </w:rPr>
              <w:t>在规则</w:t>
            </w:r>
            <w:r>
              <w:rPr>
                <w:rFonts w:eastAsia="宋体" w:cs="Times New Roman" w:hint="eastAsia"/>
                <w:noProof w:val="0"/>
                <w:szCs w:val="24"/>
              </w:rPr>
              <w:t>3.1</w:t>
            </w:r>
            <w:r>
              <w:rPr>
                <w:rFonts w:eastAsia="宋体" w:cs="Times New Roman" w:hint="eastAsia"/>
                <w:noProof w:val="0"/>
                <w:szCs w:val="24"/>
              </w:rPr>
              <w:t>中修改了临时文件使用完后删除的建议。</w:t>
            </w:r>
          </w:p>
          <w:p w:rsidR="00C03155" w:rsidRPr="00E2614B" w:rsidRDefault="00C03155" w:rsidP="00C03155">
            <w:pPr>
              <w:pStyle w:val="afb"/>
              <w:numPr>
                <w:ilvl w:val="0"/>
                <w:numId w:val="22"/>
              </w:numPr>
              <w:ind w:firstLineChars="0"/>
              <w:rPr>
                <w:rFonts w:eastAsia="宋体"/>
              </w:rPr>
            </w:pPr>
            <w:r>
              <w:rPr>
                <w:rFonts w:eastAsia="宋体" w:cs="Times New Roman" w:hint="eastAsia"/>
                <w:noProof w:val="0"/>
                <w:szCs w:val="24"/>
              </w:rPr>
              <w:t>在规则</w:t>
            </w:r>
            <w:r>
              <w:rPr>
                <w:rFonts w:eastAsia="宋体" w:cs="Times New Roman" w:hint="eastAsia"/>
                <w:noProof w:val="0"/>
                <w:szCs w:val="24"/>
              </w:rPr>
              <w:t>3.3</w:t>
            </w:r>
            <w:r>
              <w:rPr>
                <w:rFonts w:eastAsia="宋体" w:cs="Times New Roman" w:hint="eastAsia"/>
                <w:noProof w:val="0"/>
                <w:szCs w:val="24"/>
              </w:rPr>
              <w:t>中</w:t>
            </w:r>
            <w:r>
              <w:rPr>
                <w:rFonts w:eastAsia="宋体" w:cs="Times New Roman" w:hint="eastAsia"/>
                <w:noProof w:val="0"/>
                <w:szCs w:val="24"/>
                <w:lang w:val="zh-CN"/>
              </w:rPr>
              <w:t>增加了多用户系统创建文件时指定合适的访问许可的</w:t>
            </w:r>
            <w:r>
              <w:rPr>
                <w:rFonts w:eastAsia="宋体" w:cs="Times New Roman" w:hint="eastAsia"/>
                <w:noProof w:val="0"/>
                <w:szCs w:val="24"/>
                <w:lang w:val="zh-CN"/>
              </w:rPr>
              <w:t>windows</w:t>
            </w:r>
            <w:r>
              <w:rPr>
                <w:rFonts w:eastAsia="宋体" w:cs="Times New Roman" w:hint="eastAsia"/>
                <w:noProof w:val="0"/>
                <w:szCs w:val="24"/>
                <w:lang w:val="zh-CN"/>
              </w:rPr>
              <w:t>样例。</w:t>
            </w:r>
          </w:p>
          <w:p w:rsidR="00E2614B" w:rsidRPr="00E2614B" w:rsidRDefault="00E2614B" w:rsidP="00E2614B">
            <w:pPr>
              <w:pStyle w:val="afb"/>
              <w:numPr>
                <w:ilvl w:val="0"/>
                <w:numId w:val="22"/>
              </w:numPr>
              <w:ind w:firstLineChars="0"/>
              <w:rPr>
                <w:rFonts w:eastAsia="宋体" w:cs="Times New Roman"/>
                <w:noProof w:val="0"/>
                <w:szCs w:val="24"/>
                <w:lang w:val="zh-CN"/>
              </w:rPr>
            </w:pPr>
            <w:r>
              <w:rPr>
                <w:rFonts w:eastAsia="宋体" w:cs="Times New Roman" w:hint="eastAsia"/>
                <w:noProof w:val="0"/>
                <w:szCs w:val="24"/>
                <w:lang w:val="zh-CN"/>
              </w:rPr>
              <w:t>在规则</w:t>
            </w:r>
            <w:r>
              <w:rPr>
                <w:rFonts w:eastAsia="宋体" w:cs="Times New Roman" w:hint="eastAsia"/>
                <w:noProof w:val="0"/>
                <w:szCs w:val="24"/>
                <w:lang w:val="zh-CN"/>
              </w:rPr>
              <w:t>6.5</w:t>
            </w:r>
            <w:r>
              <w:rPr>
                <w:rFonts w:eastAsia="宋体" w:cs="Times New Roman" w:hint="eastAsia"/>
                <w:noProof w:val="0"/>
                <w:szCs w:val="24"/>
                <w:lang w:val="zh-CN"/>
              </w:rPr>
              <w:t>中增加了对</w:t>
            </w:r>
            <w:r>
              <w:rPr>
                <w:rFonts w:eastAsia="宋体" w:cs="Times New Roman" w:hint="eastAsia"/>
                <w:noProof w:val="0"/>
                <w:szCs w:val="24"/>
                <w:lang w:val="zh-CN"/>
              </w:rPr>
              <w:t>jar</w:t>
            </w:r>
            <w:r>
              <w:rPr>
                <w:rFonts w:eastAsia="宋体" w:cs="Times New Roman" w:hint="eastAsia"/>
                <w:noProof w:val="0"/>
                <w:szCs w:val="24"/>
                <w:lang w:val="zh-CN"/>
              </w:rPr>
              <w:t>包进行签名和加密的样例。</w:t>
            </w:r>
          </w:p>
          <w:p w:rsidR="00C03155" w:rsidRPr="00E2614B" w:rsidRDefault="00C03155" w:rsidP="00E2614B">
            <w:pPr>
              <w:pStyle w:val="afb"/>
              <w:numPr>
                <w:ilvl w:val="0"/>
                <w:numId w:val="22"/>
              </w:numPr>
              <w:ind w:firstLineChars="0"/>
              <w:rPr>
                <w:rFonts w:eastAsia="宋体"/>
              </w:rPr>
            </w:pPr>
            <w:r>
              <w:rPr>
                <w:rFonts w:eastAsia="宋体" w:cs="Times New Roman" w:hint="eastAsia"/>
                <w:noProof w:val="0"/>
                <w:szCs w:val="24"/>
              </w:rPr>
              <w:t>在规则</w:t>
            </w:r>
            <w:r>
              <w:rPr>
                <w:rFonts w:eastAsia="宋体" w:cs="Times New Roman" w:hint="eastAsia"/>
                <w:noProof w:val="0"/>
                <w:szCs w:val="24"/>
              </w:rPr>
              <w:t>6.7</w:t>
            </w:r>
            <w:r>
              <w:rPr>
                <w:rFonts w:eastAsia="宋体" w:cs="Times New Roman" w:hint="eastAsia"/>
                <w:noProof w:val="0"/>
                <w:szCs w:val="24"/>
              </w:rPr>
              <w:t>中添加</w:t>
            </w:r>
            <w:r>
              <w:rPr>
                <w:rFonts w:eastAsia="宋体" w:cs="Times New Roman" w:hint="eastAsia"/>
                <w:noProof w:val="0"/>
                <w:szCs w:val="24"/>
              </w:rPr>
              <w:t>main</w:t>
            </w:r>
            <w:r>
              <w:rPr>
                <w:rFonts w:eastAsia="宋体" w:cs="Times New Roman" w:hint="eastAsia"/>
                <w:noProof w:val="0"/>
                <w:szCs w:val="24"/>
              </w:rPr>
              <w:t>方法的例外说明。</w:t>
            </w:r>
          </w:p>
          <w:p w:rsidR="00E2614B" w:rsidRPr="00E2614B" w:rsidRDefault="00E2614B" w:rsidP="00E2614B">
            <w:pPr>
              <w:pStyle w:val="afb"/>
              <w:numPr>
                <w:ilvl w:val="0"/>
                <w:numId w:val="22"/>
              </w:numPr>
              <w:ind w:firstLineChars="0"/>
              <w:rPr>
                <w:rFonts w:eastAsia="宋体"/>
              </w:rPr>
            </w:pPr>
            <w:r w:rsidRPr="00E2614B">
              <w:rPr>
                <w:rFonts w:eastAsia="宋体" w:cs="Times New Roman" w:hint="eastAsia"/>
                <w:noProof w:val="0"/>
                <w:szCs w:val="24"/>
              </w:rPr>
              <w:t>在规则</w:t>
            </w:r>
            <w:r w:rsidR="003D56A5">
              <w:rPr>
                <w:rFonts w:eastAsia="宋体" w:cs="Times New Roman" w:hint="eastAsia"/>
                <w:noProof w:val="0"/>
                <w:szCs w:val="24"/>
              </w:rPr>
              <w:t>7.2</w:t>
            </w:r>
            <w:r w:rsidRPr="00E2614B">
              <w:rPr>
                <w:rFonts w:eastAsia="宋体" w:cs="Times New Roman" w:hint="eastAsia"/>
                <w:noProof w:val="0"/>
                <w:szCs w:val="24"/>
              </w:rPr>
              <w:t>中增加了</w:t>
            </w:r>
            <w:r w:rsidRPr="00E2614B">
              <w:rPr>
                <w:rFonts w:eastAsia="宋体" w:cs="Times New Roman"/>
                <w:noProof w:val="0"/>
                <w:szCs w:val="24"/>
              </w:rPr>
              <w:t>javax.crypto</w:t>
            </w:r>
            <w:r w:rsidRPr="00E2614B">
              <w:rPr>
                <w:rFonts w:eastAsia="宋体" w:cs="Times New Roman" w:hint="eastAsia"/>
                <w:noProof w:val="0"/>
                <w:szCs w:val="24"/>
              </w:rPr>
              <w:t>包使用场景的说明。</w:t>
            </w:r>
          </w:p>
          <w:p w:rsidR="00495F5D" w:rsidRPr="00E2614B" w:rsidRDefault="00C03155" w:rsidP="00E2614B">
            <w:pPr>
              <w:pStyle w:val="afb"/>
              <w:numPr>
                <w:ilvl w:val="0"/>
                <w:numId w:val="22"/>
              </w:numPr>
              <w:ind w:firstLineChars="0"/>
              <w:rPr>
                <w:rFonts w:eastAsia="宋体"/>
              </w:rPr>
            </w:pPr>
            <w:r>
              <w:rPr>
                <w:rFonts w:eastAsia="宋体" w:cs="Times New Roman" w:hint="eastAsia"/>
                <w:noProof w:val="0"/>
                <w:szCs w:val="24"/>
              </w:rPr>
              <w:t>在规则</w:t>
            </w:r>
            <w:r>
              <w:rPr>
                <w:rFonts w:eastAsia="宋体" w:cs="Times New Roman" w:hint="eastAsia"/>
                <w:noProof w:val="0"/>
                <w:szCs w:val="24"/>
              </w:rPr>
              <w:t>7.5</w:t>
            </w:r>
            <w:r>
              <w:rPr>
                <w:rFonts w:eastAsia="宋体" w:cs="Times New Roman" w:hint="eastAsia"/>
                <w:noProof w:val="0"/>
                <w:szCs w:val="24"/>
              </w:rPr>
              <w:t>中修改了对安全随机数的建议</w:t>
            </w:r>
            <w:r w:rsidR="00495F5D">
              <w:rPr>
                <w:rFonts w:eastAsia="宋体" w:cs="Times New Roman" w:hint="eastAsia"/>
                <w:noProof w:val="0"/>
                <w:szCs w:val="24"/>
              </w:rPr>
              <w:t>。</w:t>
            </w:r>
          </w:p>
        </w:tc>
      </w:tr>
    </w:tbl>
    <w:p w:rsidR="008F3372" w:rsidRPr="00E928E1" w:rsidRDefault="008F3372" w:rsidP="008F3372">
      <w:pPr>
        <w:rPr>
          <w:rFonts w:eastAsia="宋体"/>
        </w:rPr>
      </w:pPr>
    </w:p>
    <w:p w:rsidR="0037588F" w:rsidRDefault="0037588F" w:rsidP="008F3372">
      <w:pPr>
        <w:rPr>
          <w:rFonts w:eastAsia="宋体"/>
        </w:rPr>
      </w:pPr>
    </w:p>
    <w:p w:rsidR="0037588F" w:rsidRDefault="0037588F" w:rsidP="008F3372">
      <w:pPr>
        <w:rPr>
          <w:rFonts w:eastAsia="宋体"/>
        </w:rPr>
      </w:pPr>
    </w:p>
    <w:p w:rsidR="0037588F" w:rsidRDefault="0037588F" w:rsidP="008F3372">
      <w:pPr>
        <w:rPr>
          <w:rFonts w:eastAsia="宋体"/>
        </w:rPr>
      </w:pPr>
    </w:p>
    <w:p w:rsidR="0037588F" w:rsidRDefault="0037588F" w:rsidP="008F3372">
      <w:pPr>
        <w:rPr>
          <w:rFonts w:eastAsia="宋体"/>
        </w:rPr>
      </w:pPr>
    </w:p>
    <w:p w:rsidR="0037588F" w:rsidRDefault="0037588F" w:rsidP="008F3372">
      <w:pPr>
        <w:rPr>
          <w:rFonts w:eastAsia="宋体"/>
        </w:rPr>
      </w:pPr>
    </w:p>
    <w:p w:rsidR="0037588F" w:rsidRDefault="0037588F" w:rsidP="008F3372">
      <w:pPr>
        <w:rPr>
          <w:rFonts w:eastAsia="宋体"/>
        </w:rPr>
      </w:pPr>
    </w:p>
    <w:p w:rsidR="0037588F" w:rsidRDefault="0037588F" w:rsidP="008F3372">
      <w:pPr>
        <w:rPr>
          <w:rFonts w:eastAsia="宋体"/>
        </w:rPr>
      </w:pPr>
    </w:p>
    <w:p w:rsidR="00413A9A" w:rsidRDefault="00413A9A">
      <w:pPr>
        <w:widowControl/>
        <w:autoSpaceDE/>
        <w:autoSpaceDN/>
        <w:adjustRightInd/>
        <w:rPr>
          <w:rFonts w:eastAsia="宋体"/>
        </w:rPr>
      </w:pPr>
    </w:p>
    <w:p w:rsidR="00627903" w:rsidRPr="00627903" w:rsidRDefault="00627903">
      <w:pPr>
        <w:widowControl/>
        <w:autoSpaceDE/>
        <w:autoSpaceDN/>
        <w:adjustRightInd/>
        <w:rPr>
          <w:rFonts w:eastAsiaTheme="minorEastAsia" w:cs="Arial"/>
          <w:noProof/>
          <w:sz w:val="28"/>
          <w:szCs w:val="28"/>
        </w:rPr>
      </w:pPr>
    </w:p>
    <w:p w:rsidR="00AF62BA" w:rsidRPr="00CC1F21" w:rsidRDefault="00C421DC" w:rsidP="00AF62BA">
      <w:pPr>
        <w:pStyle w:val="10"/>
        <w:rPr>
          <w:b/>
        </w:rPr>
      </w:pPr>
      <w:r>
        <w:rPr>
          <w:rFonts w:hint="eastAsia"/>
        </w:rPr>
        <w:t>目录</w:t>
      </w:r>
    </w:p>
    <w:p w:rsidR="00425DE5" w:rsidRDefault="00DB5526" w:rsidP="006D4D69">
      <w:pPr>
        <w:pStyle w:val="20"/>
        <w:ind w:left="210"/>
        <w:rPr>
          <w:rFonts w:asciiTheme="minorHAnsi" w:eastAsiaTheme="minorEastAsia" w:hAnsiTheme="minorHAnsi" w:cstheme="minorBidi"/>
          <w:noProof/>
          <w:kern w:val="2"/>
          <w:szCs w:val="22"/>
        </w:rPr>
      </w:pPr>
      <w:r w:rsidRPr="00CC1F21">
        <w:fldChar w:fldCharType="begin"/>
      </w:r>
      <w:r w:rsidR="00AF62BA" w:rsidRPr="00CC1F21">
        <w:instrText xml:space="preserve"> TOC \o "1-3" \h \z \u </w:instrText>
      </w:r>
      <w:r w:rsidRPr="00CC1F21">
        <w:fldChar w:fldCharType="separate"/>
      </w:r>
      <w:hyperlink w:anchor="_Toc435437881" w:history="1">
        <w:r w:rsidR="00425DE5" w:rsidRPr="00C51FCD">
          <w:rPr>
            <w:rStyle w:val="aff7"/>
            <w:rFonts w:ascii="Arial Unicode MS" w:eastAsia="Arial Unicode MS" w:hAnsiTheme="minorBidi" w:hint="eastAsia"/>
            <w:noProof/>
            <w:lang w:val="zh-CN"/>
          </w:rPr>
          <w:t>修订声明</w:t>
        </w:r>
        <w:r w:rsidR="00425DE5">
          <w:rPr>
            <w:noProof/>
            <w:webHidden/>
          </w:rPr>
          <w:tab/>
        </w:r>
        <w:r>
          <w:rPr>
            <w:noProof/>
            <w:webHidden/>
          </w:rPr>
          <w:fldChar w:fldCharType="begin"/>
        </w:r>
        <w:r w:rsidR="00425DE5">
          <w:rPr>
            <w:noProof/>
            <w:webHidden/>
          </w:rPr>
          <w:instrText xml:space="preserve"> PAGEREF _Toc435437881 \h </w:instrText>
        </w:r>
        <w:r>
          <w:rPr>
            <w:noProof/>
            <w:webHidden/>
          </w:rPr>
        </w:r>
        <w:r>
          <w:rPr>
            <w:noProof/>
            <w:webHidden/>
          </w:rPr>
          <w:fldChar w:fldCharType="separate"/>
        </w:r>
        <w:r w:rsidR="00425DE5">
          <w:rPr>
            <w:noProof/>
            <w:webHidden/>
          </w:rPr>
          <w:t>2</w:t>
        </w:r>
        <w:r>
          <w:rPr>
            <w:noProof/>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882" w:history="1">
        <w:r w:rsidR="00425DE5" w:rsidRPr="00C51FCD">
          <w:rPr>
            <w:rStyle w:val="aff7"/>
          </w:rPr>
          <w:t>0</w:t>
        </w:r>
        <w:r w:rsidR="00425DE5">
          <w:rPr>
            <w:rFonts w:asciiTheme="minorHAnsi" w:eastAsiaTheme="minorEastAsia" w:hAnsiTheme="minorHAnsi" w:cstheme="minorBidi"/>
            <w:snapToGrid/>
            <w:kern w:val="2"/>
            <w:sz w:val="21"/>
            <w:szCs w:val="22"/>
          </w:rPr>
          <w:tab/>
        </w:r>
        <w:r w:rsidR="00425DE5" w:rsidRPr="00C51FCD">
          <w:rPr>
            <w:rStyle w:val="aff7"/>
            <w:rFonts w:ascii="宋体" w:hAnsi="宋体" w:cs="宋体" w:hint="eastAsia"/>
          </w:rPr>
          <w:t>前言</w:t>
        </w:r>
        <w:r w:rsidR="00425DE5">
          <w:rPr>
            <w:webHidden/>
          </w:rPr>
          <w:tab/>
        </w:r>
        <w:r w:rsidR="00DB5526">
          <w:rPr>
            <w:webHidden/>
          </w:rPr>
          <w:fldChar w:fldCharType="begin"/>
        </w:r>
        <w:r w:rsidR="00425DE5">
          <w:rPr>
            <w:webHidden/>
          </w:rPr>
          <w:instrText xml:space="preserve"> PAGEREF _Toc435437882 \h </w:instrText>
        </w:r>
        <w:r w:rsidR="00DB5526">
          <w:rPr>
            <w:webHidden/>
          </w:rPr>
        </w:r>
        <w:r w:rsidR="00DB5526">
          <w:rPr>
            <w:webHidden/>
          </w:rPr>
          <w:fldChar w:fldCharType="separate"/>
        </w:r>
        <w:r w:rsidR="00425DE5">
          <w:rPr>
            <w:webHidden/>
          </w:rPr>
          <w:t>6</w:t>
        </w:r>
        <w:r w:rsidR="00DB5526">
          <w:rPr>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883" w:history="1">
        <w:r w:rsidR="00425DE5" w:rsidRPr="00C51FCD">
          <w:rPr>
            <w:rStyle w:val="aff7"/>
            <w:rFonts w:hint="eastAsia"/>
            <w:noProof/>
          </w:rPr>
          <w:t>背景</w:t>
        </w:r>
        <w:r w:rsidR="00425DE5">
          <w:rPr>
            <w:noProof/>
            <w:webHidden/>
          </w:rPr>
          <w:tab/>
        </w:r>
        <w:r w:rsidR="00DB5526">
          <w:rPr>
            <w:noProof/>
            <w:webHidden/>
          </w:rPr>
          <w:fldChar w:fldCharType="begin"/>
        </w:r>
        <w:r w:rsidR="00425DE5">
          <w:rPr>
            <w:noProof/>
            <w:webHidden/>
          </w:rPr>
          <w:instrText xml:space="preserve"> PAGEREF _Toc435437883 \h </w:instrText>
        </w:r>
        <w:r w:rsidR="00DB5526">
          <w:rPr>
            <w:noProof/>
            <w:webHidden/>
          </w:rPr>
        </w:r>
        <w:r w:rsidR="00DB5526">
          <w:rPr>
            <w:noProof/>
            <w:webHidden/>
          </w:rPr>
          <w:fldChar w:fldCharType="separate"/>
        </w:r>
        <w:r w:rsidR="00425DE5">
          <w:rPr>
            <w:noProof/>
            <w:webHidden/>
          </w:rPr>
          <w:t>6</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884" w:history="1">
        <w:r w:rsidR="00425DE5" w:rsidRPr="00C51FCD">
          <w:rPr>
            <w:rStyle w:val="aff7"/>
            <w:rFonts w:ascii="宋体" w:hAnsi="宋体" w:cs="宋体" w:hint="eastAsia"/>
            <w:noProof/>
          </w:rPr>
          <w:t>使用对象</w:t>
        </w:r>
        <w:r w:rsidR="00425DE5">
          <w:rPr>
            <w:noProof/>
            <w:webHidden/>
          </w:rPr>
          <w:tab/>
        </w:r>
        <w:r w:rsidR="00DB5526">
          <w:rPr>
            <w:noProof/>
            <w:webHidden/>
          </w:rPr>
          <w:fldChar w:fldCharType="begin"/>
        </w:r>
        <w:r w:rsidR="00425DE5">
          <w:rPr>
            <w:noProof/>
            <w:webHidden/>
          </w:rPr>
          <w:instrText xml:space="preserve"> PAGEREF _Toc435437884 \h </w:instrText>
        </w:r>
        <w:r w:rsidR="00DB5526">
          <w:rPr>
            <w:noProof/>
            <w:webHidden/>
          </w:rPr>
        </w:r>
        <w:r w:rsidR="00DB5526">
          <w:rPr>
            <w:noProof/>
            <w:webHidden/>
          </w:rPr>
          <w:fldChar w:fldCharType="separate"/>
        </w:r>
        <w:r w:rsidR="00425DE5">
          <w:rPr>
            <w:noProof/>
            <w:webHidden/>
          </w:rPr>
          <w:t>7</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885" w:history="1">
        <w:r w:rsidR="00425DE5" w:rsidRPr="00C51FCD">
          <w:rPr>
            <w:rStyle w:val="aff7"/>
            <w:rFonts w:ascii="宋体" w:hAnsi="宋体" w:cs="宋体" w:hint="eastAsia"/>
            <w:noProof/>
          </w:rPr>
          <w:t>适用范围</w:t>
        </w:r>
        <w:r w:rsidR="00425DE5">
          <w:rPr>
            <w:noProof/>
            <w:webHidden/>
          </w:rPr>
          <w:tab/>
        </w:r>
        <w:r w:rsidR="00DB5526">
          <w:rPr>
            <w:noProof/>
            <w:webHidden/>
          </w:rPr>
          <w:fldChar w:fldCharType="begin"/>
        </w:r>
        <w:r w:rsidR="00425DE5">
          <w:rPr>
            <w:noProof/>
            <w:webHidden/>
          </w:rPr>
          <w:instrText xml:space="preserve"> PAGEREF _Toc435437885 \h </w:instrText>
        </w:r>
        <w:r w:rsidR="00DB5526">
          <w:rPr>
            <w:noProof/>
            <w:webHidden/>
          </w:rPr>
        </w:r>
        <w:r w:rsidR="00DB5526">
          <w:rPr>
            <w:noProof/>
            <w:webHidden/>
          </w:rPr>
          <w:fldChar w:fldCharType="separate"/>
        </w:r>
        <w:r w:rsidR="00425DE5">
          <w:rPr>
            <w:noProof/>
            <w:webHidden/>
          </w:rPr>
          <w:t>7</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886" w:history="1">
        <w:r w:rsidR="00425DE5" w:rsidRPr="00C51FCD">
          <w:rPr>
            <w:rStyle w:val="aff7"/>
            <w:rFonts w:ascii="宋体" w:hAnsi="宋体" w:cs="宋体" w:hint="eastAsia"/>
            <w:noProof/>
          </w:rPr>
          <w:t>术语定义</w:t>
        </w:r>
        <w:r w:rsidR="00425DE5">
          <w:rPr>
            <w:noProof/>
            <w:webHidden/>
          </w:rPr>
          <w:tab/>
        </w:r>
        <w:r w:rsidR="00DB5526">
          <w:rPr>
            <w:noProof/>
            <w:webHidden/>
          </w:rPr>
          <w:fldChar w:fldCharType="begin"/>
        </w:r>
        <w:r w:rsidR="00425DE5">
          <w:rPr>
            <w:noProof/>
            <w:webHidden/>
          </w:rPr>
          <w:instrText xml:space="preserve"> PAGEREF _Toc435437886 \h </w:instrText>
        </w:r>
        <w:r w:rsidR="00DB5526">
          <w:rPr>
            <w:noProof/>
            <w:webHidden/>
          </w:rPr>
        </w:r>
        <w:r w:rsidR="00DB5526">
          <w:rPr>
            <w:noProof/>
            <w:webHidden/>
          </w:rPr>
          <w:fldChar w:fldCharType="separate"/>
        </w:r>
        <w:r w:rsidR="00425DE5">
          <w:rPr>
            <w:noProof/>
            <w:webHidden/>
          </w:rPr>
          <w:t>7</w:t>
        </w:r>
        <w:r w:rsidR="00DB5526">
          <w:rPr>
            <w:noProof/>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887" w:history="1">
        <w:r w:rsidR="00425DE5" w:rsidRPr="00C51FCD">
          <w:rPr>
            <w:rStyle w:val="aff7"/>
          </w:rPr>
          <w:t>1</w:t>
        </w:r>
        <w:r w:rsidR="00425DE5">
          <w:rPr>
            <w:rFonts w:asciiTheme="minorHAnsi" w:eastAsiaTheme="minorEastAsia" w:hAnsiTheme="minorHAnsi" w:cstheme="minorBidi"/>
            <w:snapToGrid/>
            <w:kern w:val="2"/>
            <w:sz w:val="21"/>
            <w:szCs w:val="22"/>
          </w:rPr>
          <w:tab/>
        </w:r>
        <w:r w:rsidR="00425DE5" w:rsidRPr="00C51FCD">
          <w:rPr>
            <w:rStyle w:val="aff7"/>
            <w:rFonts w:hint="eastAsia"/>
          </w:rPr>
          <w:t>数据校验</w:t>
        </w:r>
        <w:r w:rsidR="00425DE5">
          <w:rPr>
            <w:webHidden/>
          </w:rPr>
          <w:tab/>
        </w:r>
        <w:r w:rsidR="00DB5526">
          <w:rPr>
            <w:webHidden/>
          </w:rPr>
          <w:fldChar w:fldCharType="begin"/>
        </w:r>
        <w:r w:rsidR="00425DE5">
          <w:rPr>
            <w:webHidden/>
          </w:rPr>
          <w:instrText xml:space="preserve"> PAGEREF _Toc435437887 \h </w:instrText>
        </w:r>
        <w:r w:rsidR="00DB5526">
          <w:rPr>
            <w:webHidden/>
          </w:rPr>
        </w:r>
        <w:r w:rsidR="00DB5526">
          <w:rPr>
            <w:webHidden/>
          </w:rPr>
          <w:fldChar w:fldCharType="separate"/>
        </w:r>
        <w:r w:rsidR="00425DE5">
          <w:rPr>
            <w:webHidden/>
          </w:rPr>
          <w:t>7</w:t>
        </w:r>
        <w:r w:rsidR="00DB5526">
          <w:rPr>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888" w:history="1">
        <w:r w:rsidR="00425DE5" w:rsidRPr="00C51FCD">
          <w:rPr>
            <w:rStyle w:val="aff7"/>
            <w:rFonts w:hint="eastAsia"/>
            <w:noProof/>
          </w:rPr>
          <w:t>规则</w:t>
        </w:r>
        <w:r w:rsidR="00425DE5" w:rsidRPr="00C51FCD">
          <w:rPr>
            <w:rStyle w:val="aff7"/>
            <w:noProof/>
          </w:rPr>
          <w:t xml:space="preserve"> 1.1 </w:t>
        </w:r>
        <w:r w:rsidR="00425DE5" w:rsidRPr="00C51FCD">
          <w:rPr>
            <w:rStyle w:val="aff7"/>
            <w:rFonts w:hint="eastAsia"/>
            <w:noProof/>
          </w:rPr>
          <w:t>校验跨信任边界传递的不可信数据</w:t>
        </w:r>
        <w:r w:rsidR="00425DE5">
          <w:rPr>
            <w:noProof/>
            <w:webHidden/>
          </w:rPr>
          <w:tab/>
        </w:r>
        <w:r w:rsidR="00DB5526">
          <w:rPr>
            <w:noProof/>
            <w:webHidden/>
          </w:rPr>
          <w:fldChar w:fldCharType="begin"/>
        </w:r>
        <w:r w:rsidR="00425DE5">
          <w:rPr>
            <w:noProof/>
            <w:webHidden/>
          </w:rPr>
          <w:instrText xml:space="preserve"> PAGEREF _Toc435437888 \h </w:instrText>
        </w:r>
        <w:r w:rsidR="00DB5526">
          <w:rPr>
            <w:noProof/>
            <w:webHidden/>
          </w:rPr>
        </w:r>
        <w:r w:rsidR="00DB5526">
          <w:rPr>
            <w:noProof/>
            <w:webHidden/>
          </w:rPr>
          <w:fldChar w:fldCharType="separate"/>
        </w:r>
        <w:r w:rsidR="00425DE5">
          <w:rPr>
            <w:noProof/>
            <w:webHidden/>
          </w:rPr>
          <w:t>7</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889" w:history="1">
        <w:r w:rsidR="00425DE5" w:rsidRPr="00C51FCD">
          <w:rPr>
            <w:rStyle w:val="aff7"/>
            <w:rFonts w:hint="eastAsia"/>
            <w:noProof/>
          </w:rPr>
          <w:t>规则</w:t>
        </w:r>
        <w:r w:rsidR="00425DE5" w:rsidRPr="00C51FCD">
          <w:rPr>
            <w:rStyle w:val="aff7"/>
            <w:noProof/>
          </w:rPr>
          <w:t xml:space="preserve"> 1.2 </w:t>
        </w:r>
        <w:r w:rsidR="00425DE5" w:rsidRPr="00C51FCD">
          <w:rPr>
            <w:rStyle w:val="aff7"/>
            <w:rFonts w:hint="eastAsia"/>
            <w:noProof/>
          </w:rPr>
          <w:t>禁止直接使用不可信数据来拼接</w:t>
        </w:r>
        <w:r w:rsidR="00425DE5" w:rsidRPr="00C51FCD">
          <w:rPr>
            <w:rStyle w:val="aff7"/>
            <w:noProof/>
          </w:rPr>
          <w:t>SQL</w:t>
        </w:r>
        <w:r w:rsidR="00425DE5" w:rsidRPr="00C51FCD">
          <w:rPr>
            <w:rStyle w:val="aff7"/>
            <w:rFonts w:hint="eastAsia"/>
            <w:noProof/>
          </w:rPr>
          <w:t>语句</w:t>
        </w:r>
        <w:r w:rsidR="00425DE5">
          <w:rPr>
            <w:noProof/>
            <w:webHidden/>
          </w:rPr>
          <w:tab/>
        </w:r>
        <w:r w:rsidR="00DB5526">
          <w:rPr>
            <w:noProof/>
            <w:webHidden/>
          </w:rPr>
          <w:fldChar w:fldCharType="begin"/>
        </w:r>
        <w:r w:rsidR="00425DE5">
          <w:rPr>
            <w:noProof/>
            <w:webHidden/>
          </w:rPr>
          <w:instrText xml:space="preserve"> PAGEREF _Toc435437889 \h </w:instrText>
        </w:r>
        <w:r w:rsidR="00DB5526">
          <w:rPr>
            <w:noProof/>
            <w:webHidden/>
          </w:rPr>
        </w:r>
        <w:r w:rsidR="00DB5526">
          <w:rPr>
            <w:noProof/>
            <w:webHidden/>
          </w:rPr>
          <w:fldChar w:fldCharType="separate"/>
        </w:r>
        <w:r w:rsidR="00425DE5">
          <w:rPr>
            <w:noProof/>
            <w:webHidden/>
          </w:rPr>
          <w:t>9</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890" w:history="1">
        <w:r w:rsidR="00425DE5" w:rsidRPr="00C51FCD">
          <w:rPr>
            <w:rStyle w:val="aff7"/>
            <w:rFonts w:hint="eastAsia"/>
            <w:noProof/>
          </w:rPr>
          <w:t>规则</w:t>
        </w:r>
        <w:r w:rsidR="00425DE5" w:rsidRPr="00C51FCD">
          <w:rPr>
            <w:rStyle w:val="aff7"/>
            <w:noProof/>
          </w:rPr>
          <w:t xml:space="preserve"> 1.3 </w:t>
        </w:r>
        <w:r w:rsidR="00425DE5" w:rsidRPr="00C51FCD">
          <w:rPr>
            <w:rStyle w:val="aff7"/>
            <w:rFonts w:hint="eastAsia"/>
            <w:noProof/>
          </w:rPr>
          <w:t>禁止直接使用不可信数据来拼接</w:t>
        </w:r>
        <w:r w:rsidR="00425DE5" w:rsidRPr="00C51FCD">
          <w:rPr>
            <w:rStyle w:val="aff7"/>
            <w:noProof/>
          </w:rPr>
          <w:t>XML</w:t>
        </w:r>
        <w:r w:rsidR="00425DE5">
          <w:rPr>
            <w:noProof/>
            <w:webHidden/>
          </w:rPr>
          <w:tab/>
        </w:r>
        <w:r w:rsidR="00DB5526">
          <w:rPr>
            <w:noProof/>
            <w:webHidden/>
          </w:rPr>
          <w:fldChar w:fldCharType="begin"/>
        </w:r>
        <w:r w:rsidR="00425DE5">
          <w:rPr>
            <w:noProof/>
            <w:webHidden/>
          </w:rPr>
          <w:instrText xml:space="preserve"> PAGEREF _Toc435437890 \h </w:instrText>
        </w:r>
        <w:r w:rsidR="00DB5526">
          <w:rPr>
            <w:noProof/>
            <w:webHidden/>
          </w:rPr>
        </w:r>
        <w:r w:rsidR="00DB5526">
          <w:rPr>
            <w:noProof/>
            <w:webHidden/>
          </w:rPr>
          <w:fldChar w:fldCharType="separate"/>
        </w:r>
        <w:r w:rsidR="00425DE5">
          <w:rPr>
            <w:noProof/>
            <w:webHidden/>
          </w:rPr>
          <w:t>13</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891" w:history="1">
        <w:r w:rsidR="00425DE5" w:rsidRPr="00C51FCD">
          <w:rPr>
            <w:rStyle w:val="aff7"/>
            <w:rFonts w:hint="eastAsia"/>
            <w:noProof/>
          </w:rPr>
          <w:t>规则</w:t>
        </w:r>
        <w:r w:rsidR="00425DE5" w:rsidRPr="00C51FCD">
          <w:rPr>
            <w:rStyle w:val="aff7"/>
            <w:noProof/>
          </w:rPr>
          <w:t xml:space="preserve"> 1.4 </w:t>
        </w:r>
        <w:r w:rsidR="00425DE5" w:rsidRPr="00C51FCD">
          <w:rPr>
            <w:rStyle w:val="aff7"/>
            <w:rFonts w:hint="eastAsia"/>
            <w:noProof/>
          </w:rPr>
          <w:t>禁止直接使用不可信数据来记录日志</w:t>
        </w:r>
        <w:r w:rsidR="00425DE5">
          <w:rPr>
            <w:noProof/>
            <w:webHidden/>
          </w:rPr>
          <w:tab/>
        </w:r>
        <w:r w:rsidR="00DB5526">
          <w:rPr>
            <w:noProof/>
            <w:webHidden/>
          </w:rPr>
          <w:fldChar w:fldCharType="begin"/>
        </w:r>
        <w:r w:rsidR="00425DE5">
          <w:rPr>
            <w:noProof/>
            <w:webHidden/>
          </w:rPr>
          <w:instrText xml:space="preserve"> PAGEREF _Toc435437891 \h </w:instrText>
        </w:r>
        <w:r w:rsidR="00DB5526">
          <w:rPr>
            <w:noProof/>
            <w:webHidden/>
          </w:rPr>
        </w:r>
        <w:r w:rsidR="00DB5526">
          <w:rPr>
            <w:noProof/>
            <w:webHidden/>
          </w:rPr>
          <w:fldChar w:fldCharType="separate"/>
        </w:r>
        <w:r w:rsidR="00425DE5">
          <w:rPr>
            <w:noProof/>
            <w:webHidden/>
          </w:rPr>
          <w:t>16</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892" w:history="1">
        <w:r w:rsidR="00425DE5" w:rsidRPr="00C51FCD">
          <w:rPr>
            <w:rStyle w:val="aff7"/>
            <w:rFonts w:hint="eastAsia"/>
            <w:noProof/>
          </w:rPr>
          <w:t>规则</w:t>
        </w:r>
        <w:r w:rsidR="00425DE5" w:rsidRPr="00C51FCD">
          <w:rPr>
            <w:rStyle w:val="aff7"/>
            <w:noProof/>
          </w:rPr>
          <w:t xml:space="preserve"> 1.5 </w:t>
        </w:r>
        <w:r w:rsidR="00425DE5" w:rsidRPr="00C51FCD">
          <w:rPr>
            <w:rStyle w:val="aff7"/>
            <w:rFonts w:hint="eastAsia"/>
            <w:noProof/>
          </w:rPr>
          <w:t>从格式化字符串中排除用户输入</w:t>
        </w:r>
        <w:r w:rsidR="00425DE5">
          <w:rPr>
            <w:noProof/>
            <w:webHidden/>
          </w:rPr>
          <w:tab/>
        </w:r>
        <w:r w:rsidR="00DB5526">
          <w:rPr>
            <w:noProof/>
            <w:webHidden/>
          </w:rPr>
          <w:fldChar w:fldCharType="begin"/>
        </w:r>
        <w:r w:rsidR="00425DE5">
          <w:rPr>
            <w:noProof/>
            <w:webHidden/>
          </w:rPr>
          <w:instrText xml:space="preserve"> PAGEREF _Toc435437892 \h </w:instrText>
        </w:r>
        <w:r w:rsidR="00DB5526">
          <w:rPr>
            <w:noProof/>
            <w:webHidden/>
          </w:rPr>
        </w:r>
        <w:r w:rsidR="00DB5526">
          <w:rPr>
            <w:noProof/>
            <w:webHidden/>
          </w:rPr>
          <w:fldChar w:fldCharType="separate"/>
        </w:r>
        <w:r w:rsidR="00425DE5">
          <w:rPr>
            <w:noProof/>
            <w:webHidden/>
          </w:rPr>
          <w:t>17</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893" w:history="1">
        <w:r w:rsidR="00425DE5" w:rsidRPr="00C51FCD">
          <w:rPr>
            <w:rStyle w:val="aff7"/>
            <w:rFonts w:hint="eastAsia"/>
            <w:noProof/>
          </w:rPr>
          <w:t>规则</w:t>
        </w:r>
        <w:r w:rsidR="00425DE5" w:rsidRPr="00C51FCD">
          <w:rPr>
            <w:rStyle w:val="aff7"/>
            <w:noProof/>
          </w:rPr>
          <w:t xml:space="preserve"> 1.6 </w:t>
        </w:r>
        <w:r w:rsidR="00425DE5" w:rsidRPr="00C51FCD">
          <w:rPr>
            <w:rStyle w:val="aff7"/>
            <w:rFonts w:ascii="宋体" w:hAnsi="宋体" w:cs="宋体" w:hint="eastAsia"/>
            <w:noProof/>
          </w:rPr>
          <w:t>禁止向</w:t>
        </w:r>
        <w:r w:rsidR="00425DE5" w:rsidRPr="00C51FCD">
          <w:rPr>
            <w:rStyle w:val="aff7"/>
            <w:noProof/>
          </w:rPr>
          <w:t xml:space="preserve">Runtime.exec() </w:t>
        </w:r>
        <w:r w:rsidR="00425DE5" w:rsidRPr="00C51FCD">
          <w:rPr>
            <w:rStyle w:val="aff7"/>
            <w:rFonts w:ascii="宋体" w:hAnsi="宋体" w:cs="宋体" w:hint="eastAsia"/>
            <w:noProof/>
          </w:rPr>
          <w:t>方法传递不可信、未净化的数据</w:t>
        </w:r>
        <w:r w:rsidR="00425DE5">
          <w:rPr>
            <w:noProof/>
            <w:webHidden/>
          </w:rPr>
          <w:tab/>
        </w:r>
        <w:r w:rsidR="00DB5526">
          <w:rPr>
            <w:noProof/>
            <w:webHidden/>
          </w:rPr>
          <w:fldChar w:fldCharType="begin"/>
        </w:r>
        <w:r w:rsidR="00425DE5">
          <w:rPr>
            <w:noProof/>
            <w:webHidden/>
          </w:rPr>
          <w:instrText xml:space="preserve"> PAGEREF _Toc435437893 \h </w:instrText>
        </w:r>
        <w:r w:rsidR="00DB5526">
          <w:rPr>
            <w:noProof/>
            <w:webHidden/>
          </w:rPr>
        </w:r>
        <w:r w:rsidR="00DB5526">
          <w:rPr>
            <w:noProof/>
            <w:webHidden/>
          </w:rPr>
          <w:fldChar w:fldCharType="separate"/>
        </w:r>
        <w:r w:rsidR="00425DE5">
          <w:rPr>
            <w:noProof/>
            <w:webHidden/>
          </w:rPr>
          <w:t>18</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894" w:history="1">
        <w:r w:rsidR="00425DE5" w:rsidRPr="00C51FCD">
          <w:rPr>
            <w:rStyle w:val="aff7"/>
            <w:rFonts w:hint="eastAsia"/>
            <w:noProof/>
          </w:rPr>
          <w:t>规则</w:t>
        </w:r>
        <w:r w:rsidR="00425DE5" w:rsidRPr="00C51FCD">
          <w:rPr>
            <w:rStyle w:val="aff7"/>
            <w:noProof/>
          </w:rPr>
          <w:t xml:space="preserve"> 1.7 </w:t>
        </w:r>
        <w:r w:rsidR="00425DE5" w:rsidRPr="00C51FCD">
          <w:rPr>
            <w:rStyle w:val="aff7"/>
            <w:rFonts w:hint="eastAsia"/>
            <w:noProof/>
          </w:rPr>
          <w:t>验证路径之前应该先将其标准化</w:t>
        </w:r>
        <w:r w:rsidR="00425DE5">
          <w:rPr>
            <w:noProof/>
            <w:webHidden/>
          </w:rPr>
          <w:tab/>
        </w:r>
        <w:r w:rsidR="00DB5526">
          <w:rPr>
            <w:noProof/>
            <w:webHidden/>
          </w:rPr>
          <w:fldChar w:fldCharType="begin"/>
        </w:r>
        <w:r w:rsidR="00425DE5">
          <w:rPr>
            <w:noProof/>
            <w:webHidden/>
          </w:rPr>
          <w:instrText xml:space="preserve"> PAGEREF _Toc435437894 \h </w:instrText>
        </w:r>
        <w:r w:rsidR="00DB5526">
          <w:rPr>
            <w:noProof/>
            <w:webHidden/>
          </w:rPr>
        </w:r>
        <w:r w:rsidR="00DB5526">
          <w:rPr>
            <w:noProof/>
            <w:webHidden/>
          </w:rPr>
          <w:fldChar w:fldCharType="separate"/>
        </w:r>
        <w:r w:rsidR="00425DE5">
          <w:rPr>
            <w:noProof/>
            <w:webHidden/>
          </w:rPr>
          <w:t>19</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895" w:history="1">
        <w:r w:rsidR="00425DE5" w:rsidRPr="00C51FCD">
          <w:rPr>
            <w:rStyle w:val="aff7"/>
            <w:rFonts w:hint="eastAsia"/>
            <w:noProof/>
          </w:rPr>
          <w:t>规则</w:t>
        </w:r>
        <w:r w:rsidR="00425DE5" w:rsidRPr="00C51FCD">
          <w:rPr>
            <w:rStyle w:val="aff7"/>
            <w:noProof/>
          </w:rPr>
          <w:t xml:space="preserve"> 1.8 </w:t>
        </w:r>
        <w:r w:rsidR="00425DE5" w:rsidRPr="00C51FCD">
          <w:rPr>
            <w:rStyle w:val="aff7"/>
            <w:rFonts w:hint="eastAsia"/>
            <w:noProof/>
          </w:rPr>
          <w:t>安全地从</w:t>
        </w:r>
        <w:r w:rsidR="00425DE5" w:rsidRPr="00C51FCD">
          <w:rPr>
            <w:rStyle w:val="aff7"/>
            <w:noProof/>
          </w:rPr>
          <w:t>ZipInputStream</w:t>
        </w:r>
        <w:r w:rsidR="00425DE5" w:rsidRPr="00C51FCD">
          <w:rPr>
            <w:rStyle w:val="aff7"/>
            <w:rFonts w:hint="eastAsia"/>
            <w:noProof/>
          </w:rPr>
          <w:t>提取文件</w:t>
        </w:r>
        <w:r w:rsidR="00425DE5">
          <w:rPr>
            <w:noProof/>
            <w:webHidden/>
          </w:rPr>
          <w:tab/>
        </w:r>
        <w:r w:rsidR="00DB5526">
          <w:rPr>
            <w:noProof/>
            <w:webHidden/>
          </w:rPr>
          <w:fldChar w:fldCharType="begin"/>
        </w:r>
        <w:r w:rsidR="00425DE5">
          <w:rPr>
            <w:noProof/>
            <w:webHidden/>
          </w:rPr>
          <w:instrText xml:space="preserve"> PAGEREF _Toc435437895 \h </w:instrText>
        </w:r>
        <w:r w:rsidR="00DB5526">
          <w:rPr>
            <w:noProof/>
            <w:webHidden/>
          </w:rPr>
        </w:r>
        <w:r w:rsidR="00DB5526">
          <w:rPr>
            <w:noProof/>
            <w:webHidden/>
          </w:rPr>
          <w:fldChar w:fldCharType="separate"/>
        </w:r>
        <w:r w:rsidR="00425DE5">
          <w:rPr>
            <w:noProof/>
            <w:webHidden/>
          </w:rPr>
          <w:t>21</w:t>
        </w:r>
        <w:r w:rsidR="00DB5526">
          <w:rPr>
            <w:noProof/>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896" w:history="1">
        <w:r w:rsidR="00425DE5" w:rsidRPr="00C51FCD">
          <w:rPr>
            <w:rStyle w:val="aff7"/>
          </w:rPr>
          <w:t>2</w:t>
        </w:r>
        <w:r w:rsidR="00425DE5">
          <w:rPr>
            <w:rFonts w:asciiTheme="minorHAnsi" w:eastAsiaTheme="minorEastAsia" w:hAnsiTheme="minorHAnsi" w:cstheme="minorBidi"/>
            <w:snapToGrid/>
            <w:kern w:val="2"/>
            <w:sz w:val="21"/>
            <w:szCs w:val="22"/>
          </w:rPr>
          <w:tab/>
        </w:r>
        <w:r w:rsidR="00425DE5" w:rsidRPr="00C51FCD">
          <w:rPr>
            <w:rStyle w:val="aff7"/>
            <w:rFonts w:hint="eastAsia"/>
          </w:rPr>
          <w:t>异常行为</w:t>
        </w:r>
        <w:r w:rsidR="00425DE5">
          <w:rPr>
            <w:webHidden/>
          </w:rPr>
          <w:tab/>
        </w:r>
        <w:r w:rsidR="00DB5526">
          <w:rPr>
            <w:webHidden/>
          </w:rPr>
          <w:fldChar w:fldCharType="begin"/>
        </w:r>
        <w:r w:rsidR="00425DE5">
          <w:rPr>
            <w:webHidden/>
          </w:rPr>
          <w:instrText xml:space="preserve"> PAGEREF _Toc435437896 \h </w:instrText>
        </w:r>
        <w:r w:rsidR="00DB5526">
          <w:rPr>
            <w:webHidden/>
          </w:rPr>
        </w:r>
        <w:r w:rsidR="00DB5526">
          <w:rPr>
            <w:webHidden/>
          </w:rPr>
          <w:fldChar w:fldCharType="separate"/>
        </w:r>
        <w:r w:rsidR="00425DE5">
          <w:rPr>
            <w:webHidden/>
          </w:rPr>
          <w:t>23</w:t>
        </w:r>
        <w:r w:rsidR="00DB5526">
          <w:rPr>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897" w:history="1">
        <w:r w:rsidR="00425DE5" w:rsidRPr="00C51FCD">
          <w:rPr>
            <w:rStyle w:val="aff7"/>
            <w:rFonts w:hint="eastAsia"/>
            <w:noProof/>
          </w:rPr>
          <w:t>规则</w:t>
        </w:r>
        <w:r w:rsidR="00425DE5" w:rsidRPr="00C51FCD">
          <w:rPr>
            <w:rStyle w:val="aff7"/>
            <w:noProof/>
          </w:rPr>
          <w:t xml:space="preserve"> 2.1 </w:t>
        </w:r>
        <w:r w:rsidR="00425DE5" w:rsidRPr="00C51FCD">
          <w:rPr>
            <w:rStyle w:val="aff7"/>
            <w:rFonts w:hint="eastAsia"/>
            <w:noProof/>
          </w:rPr>
          <w:t>不要抑制或者忽略已检查异常</w:t>
        </w:r>
        <w:r w:rsidR="00425DE5">
          <w:rPr>
            <w:noProof/>
            <w:webHidden/>
          </w:rPr>
          <w:tab/>
        </w:r>
        <w:r w:rsidR="00DB5526">
          <w:rPr>
            <w:noProof/>
            <w:webHidden/>
          </w:rPr>
          <w:fldChar w:fldCharType="begin"/>
        </w:r>
        <w:r w:rsidR="00425DE5">
          <w:rPr>
            <w:noProof/>
            <w:webHidden/>
          </w:rPr>
          <w:instrText xml:space="preserve"> PAGEREF _Toc435437897 \h </w:instrText>
        </w:r>
        <w:r w:rsidR="00DB5526">
          <w:rPr>
            <w:noProof/>
            <w:webHidden/>
          </w:rPr>
        </w:r>
        <w:r w:rsidR="00DB5526">
          <w:rPr>
            <w:noProof/>
            <w:webHidden/>
          </w:rPr>
          <w:fldChar w:fldCharType="separate"/>
        </w:r>
        <w:r w:rsidR="00425DE5">
          <w:rPr>
            <w:noProof/>
            <w:webHidden/>
          </w:rPr>
          <w:t>23</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898" w:history="1">
        <w:r w:rsidR="00425DE5" w:rsidRPr="00C51FCD">
          <w:rPr>
            <w:rStyle w:val="aff7"/>
            <w:rFonts w:hint="eastAsia"/>
            <w:noProof/>
          </w:rPr>
          <w:t>规则</w:t>
        </w:r>
        <w:r w:rsidR="00425DE5" w:rsidRPr="00C51FCD">
          <w:rPr>
            <w:rStyle w:val="aff7"/>
            <w:noProof/>
          </w:rPr>
          <w:t xml:space="preserve"> 2.2 </w:t>
        </w:r>
        <w:r w:rsidR="00425DE5" w:rsidRPr="00C51FCD">
          <w:rPr>
            <w:rStyle w:val="aff7"/>
            <w:rFonts w:hint="eastAsia"/>
            <w:noProof/>
          </w:rPr>
          <w:t>禁止在异常中泄露敏感信息</w:t>
        </w:r>
        <w:r w:rsidR="00425DE5">
          <w:rPr>
            <w:noProof/>
            <w:webHidden/>
          </w:rPr>
          <w:tab/>
        </w:r>
        <w:r w:rsidR="00DB5526">
          <w:rPr>
            <w:noProof/>
            <w:webHidden/>
          </w:rPr>
          <w:fldChar w:fldCharType="begin"/>
        </w:r>
        <w:r w:rsidR="00425DE5">
          <w:rPr>
            <w:noProof/>
            <w:webHidden/>
          </w:rPr>
          <w:instrText xml:space="preserve"> PAGEREF _Toc435437898 \h </w:instrText>
        </w:r>
        <w:r w:rsidR="00DB5526">
          <w:rPr>
            <w:noProof/>
            <w:webHidden/>
          </w:rPr>
        </w:r>
        <w:r w:rsidR="00DB5526">
          <w:rPr>
            <w:noProof/>
            <w:webHidden/>
          </w:rPr>
          <w:fldChar w:fldCharType="separate"/>
        </w:r>
        <w:r w:rsidR="00425DE5">
          <w:rPr>
            <w:noProof/>
            <w:webHidden/>
          </w:rPr>
          <w:t>26</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899" w:history="1">
        <w:r w:rsidR="00425DE5" w:rsidRPr="00C51FCD">
          <w:rPr>
            <w:rStyle w:val="aff7"/>
            <w:rFonts w:hint="eastAsia"/>
            <w:noProof/>
          </w:rPr>
          <w:t>规则</w:t>
        </w:r>
        <w:r w:rsidR="00425DE5" w:rsidRPr="00C51FCD">
          <w:rPr>
            <w:rStyle w:val="aff7"/>
            <w:noProof/>
          </w:rPr>
          <w:t xml:space="preserve"> 2.3 </w:t>
        </w:r>
        <w:r w:rsidR="00425DE5" w:rsidRPr="00C51FCD">
          <w:rPr>
            <w:rStyle w:val="aff7"/>
            <w:rFonts w:hint="eastAsia"/>
            <w:noProof/>
          </w:rPr>
          <w:t>方法发生异常时要恢复到之前的对象状态</w:t>
        </w:r>
        <w:r w:rsidR="00425DE5">
          <w:rPr>
            <w:noProof/>
            <w:webHidden/>
          </w:rPr>
          <w:tab/>
        </w:r>
        <w:r w:rsidR="00DB5526">
          <w:rPr>
            <w:noProof/>
            <w:webHidden/>
          </w:rPr>
          <w:fldChar w:fldCharType="begin"/>
        </w:r>
        <w:r w:rsidR="00425DE5">
          <w:rPr>
            <w:noProof/>
            <w:webHidden/>
          </w:rPr>
          <w:instrText xml:space="preserve"> PAGEREF _Toc435437899 \h </w:instrText>
        </w:r>
        <w:r w:rsidR="00DB5526">
          <w:rPr>
            <w:noProof/>
            <w:webHidden/>
          </w:rPr>
        </w:r>
        <w:r w:rsidR="00DB5526">
          <w:rPr>
            <w:noProof/>
            <w:webHidden/>
          </w:rPr>
          <w:fldChar w:fldCharType="separate"/>
        </w:r>
        <w:r w:rsidR="00425DE5">
          <w:rPr>
            <w:noProof/>
            <w:webHidden/>
          </w:rPr>
          <w:t>29</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900" w:history="1">
        <w:r w:rsidR="00425DE5" w:rsidRPr="00C51FCD">
          <w:rPr>
            <w:rStyle w:val="aff7"/>
            <w:rFonts w:hint="eastAsia"/>
            <w:noProof/>
          </w:rPr>
          <w:t>规则</w:t>
        </w:r>
        <w:r w:rsidR="00425DE5" w:rsidRPr="00C51FCD">
          <w:rPr>
            <w:rStyle w:val="aff7"/>
            <w:noProof/>
          </w:rPr>
          <w:t xml:space="preserve"> 2.4 </w:t>
        </w:r>
        <w:r w:rsidR="00425DE5" w:rsidRPr="00C51FCD">
          <w:rPr>
            <w:rStyle w:val="aff7"/>
            <w:rFonts w:hint="eastAsia"/>
            <w:noProof/>
          </w:rPr>
          <w:t>不要在</w:t>
        </w:r>
        <w:r w:rsidR="00425DE5" w:rsidRPr="00C51FCD">
          <w:rPr>
            <w:rStyle w:val="aff7"/>
            <w:noProof/>
          </w:rPr>
          <w:t>finally</w:t>
        </w:r>
        <w:r w:rsidR="00425DE5" w:rsidRPr="00C51FCD">
          <w:rPr>
            <w:rStyle w:val="aff7"/>
            <w:rFonts w:hint="eastAsia"/>
            <w:noProof/>
          </w:rPr>
          <w:t>程序段非正常退出</w:t>
        </w:r>
        <w:r w:rsidR="00425DE5">
          <w:rPr>
            <w:noProof/>
            <w:webHidden/>
          </w:rPr>
          <w:tab/>
        </w:r>
        <w:r w:rsidR="00DB5526">
          <w:rPr>
            <w:noProof/>
            <w:webHidden/>
          </w:rPr>
          <w:fldChar w:fldCharType="begin"/>
        </w:r>
        <w:r w:rsidR="00425DE5">
          <w:rPr>
            <w:noProof/>
            <w:webHidden/>
          </w:rPr>
          <w:instrText xml:space="preserve"> PAGEREF _Toc435437900 \h </w:instrText>
        </w:r>
        <w:r w:rsidR="00DB5526">
          <w:rPr>
            <w:noProof/>
            <w:webHidden/>
          </w:rPr>
        </w:r>
        <w:r w:rsidR="00DB5526">
          <w:rPr>
            <w:noProof/>
            <w:webHidden/>
          </w:rPr>
          <w:fldChar w:fldCharType="separate"/>
        </w:r>
        <w:r w:rsidR="00425DE5">
          <w:rPr>
            <w:noProof/>
            <w:webHidden/>
          </w:rPr>
          <w:t>31</w:t>
        </w:r>
        <w:r w:rsidR="00DB5526">
          <w:rPr>
            <w:noProof/>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901" w:history="1">
        <w:r w:rsidR="00425DE5" w:rsidRPr="00C51FCD">
          <w:rPr>
            <w:rStyle w:val="aff7"/>
          </w:rPr>
          <w:t>3</w:t>
        </w:r>
        <w:r w:rsidR="00425DE5">
          <w:rPr>
            <w:rFonts w:asciiTheme="minorHAnsi" w:eastAsiaTheme="minorEastAsia" w:hAnsiTheme="minorHAnsi" w:cstheme="minorBidi"/>
            <w:snapToGrid/>
            <w:kern w:val="2"/>
            <w:sz w:val="21"/>
            <w:szCs w:val="22"/>
          </w:rPr>
          <w:tab/>
        </w:r>
        <w:r w:rsidR="00425DE5" w:rsidRPr="00C51FCD">
          <w:rPr>
            <w:rStyle w:val="aff7"/>
          </w:rPr>
          <w:t>I/O</w:t>
        </w:r>
        <w:r w:rsidR="00425DE5" w:rsidRPr="00C51FCD">
          <w:rPr>
            <w:rStyle w:val="aff7"/>
            <w:rFonts w:hint="eastAsia"/>
          </w:rPr>
          <w:t>操作</w:t>
        </w:r>
        <w:r w:rsidR="00425DE5">
          <w:rPr>
            <w:webHidden/>
          </w:rPr>
          <w:tab/>
        </w:r>
        <w:r w:rsidR="00DB5526">
          <w:rPr>
            <w:webHidden/>
          </w:rPr>
          <w:fldChar w:fldCharType="begin"/>
        </w:r>
        <w:r w:rsidR="00425DE5">
          <w:rPr>
            <w:webHidden/>
          </w:rPr>
          <w:instrText xml:space="preserve"> PAGEREF _Toc435437901 \h </w:instrText>
        </w:r>
        <w:r w:rsidR="00DB5526">
          <w:rPr>
            <w:webHidden/>
          </w:rPr>
        </w:r>
        <w:r w:rsidR="00DB5526">
          <w:rPr>
            <w:webHidden/>
          </w:rPr>
          <w:fldChar w:fldCharType="separate"/>
        </w:r>
        <w:r w:rsidR="00425DE5">
          <w:rPr>
            <w:webHidden/>
          </w:rPr>
          <w:t>32</w:t>
        </w:r>
        <w:r w:rsidR="00DB5526">
          <w:rPr>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02" w:history="1">
        <w:r w:rsidR="00425DE5" w:rsidRPr="00C51FCD">
          <w:rPr>
            <w:rStyle w:val="aff7"/>
            <w:rFonts w:hint="eastAsia"/>
            <w:noProof/>
          </w:rPr>
          <w:t>规则</w:t>
        </w:r>
        <w:r w:rsidR="00425DE5" w:rsidRPr="00C51FCD">
          <w:rPr>
            <w:rStyle w:val="aff7"/>
            <w:noProof/>
          </w:rPr>
          <w:t xml:space="preserve"> 3.1 </w:t>
        </w:r>
        <w:r w:rsidR="00425DE5" w:rsidRPr="00C51FCD">
          <w:rPr>
            <w:rStyle w:val="aff7"/>
            <w:rFonts w:ascii="宋体" w:hAnsi="宋体" w:cs="宋体" w:hint="eastAsia"/>
            <w:noProof/>
          </w:rPr>
          <w:t>临时文件使用完毕应及时删除</w:t>
        </w:r>
        <w:r w:rsidR="00425DE5">
          <w:rPr>
            <w:noProof/>
            <w:webHidden/>
          </w:rPr>
          <w:tab/>
        </w:r>
        <w:r w:rsidR="00DB5526">
          <w:rPr>
            <w:noProof/>
            <w:webHidden/>
          </w:rPr>
          <w:fldChar w:fldCharType="begin"/>
        </w:r>
        <w:r w:rsidR="00425DE5">
          <w:rPr>
            <w:noProof/>
            <w:webHidden/>
          </w:rPr>
          <w:instrText xml:space="preserve"> PAGEREF _Toc435437902 \h </w:instrText>
        </w:r>
        <w:r w:rsidR="00DB5526">
          <w:rPr>
            <w:noProof/>
            <w:webHidden/>
          </w:rPr>
        </w:r>
        <w:r w:rsidR="00DB5526">
          <w:rPr>
            <w:noProof/>
            <w:webHidden/>
          </w:rPr>
          <w:fldChar w:fldCharType="separate"/>
        </w:r>
        <w:r w:rsidR="00425DE5">
          <w:rPr>
            <w:noProof/>
            <w:webHidden/>
          </w:rPr>
          <w:t>32</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03" w:history="1">
        <w:r w:rsidR="00425DE5" w:rsidRPr="00C51FCD">
          <w:rPr>
            <w:rStyle w:val="aff7"/>
            <w:rFonts w:hint="eastAsia"/>
            <w:noProof/>
          </w:rPr>
          <w:t>规则</w:t>
        </w:r>
        <w:r w:rsidR="00425DE5" w:rsidRPr="00C51FCD">
          <w:rPr>
            <w:rStyle w:val="aff7"/>
            <w:noProof/>
          </w:rPr>
          <w:t xml:space="preserve"> 3.2 </w:t>
        </w:r>
        <w:r w:rsidR="00425DE5" w:rsidRPr="00C51FCD">
          <w:rPr>
            <w:rStyle w:val="aff7"/>
            <w:rFonts w:hint="eastAsia"/>
            <w:noProof/>
          </w:rPr>
          <w:t>不要将</w:t>
        </w:r>
        <w:r w:rsidR="00425DE5" w:rsidRPr="00C51FCD">
          <w:rPr>
            <w:rStyle w:val="aff7"/>
            <w:noProof/>
          </w:rPr>
          <w:t>Buffer</w:t>
        </w:r>
        <w:r w:rsidR="00425DE5" w:rsidRPr="00C51FCD">
          <w:rPr>
            <w:rStyle w:val="aff7"/>
            <w:rFonts w:hint="eastAsia"/>
            <w:noProof/>
          </w:rPr>
          <w:t>对象封装的数据暴露给不可信代码</w:t>
        </w:r>
        <w:r w:rsidR="00425DE5">
          <w:rPr>
            <w:noProof/>
            <w:webHidden/>
          </w:rPr>
          <w:tab/>
        </w:r>
        <w:r w:rsidR="00DB5526">
          <w:rPr>
            <w:noProof/>
            <w:webHidden/>
          </w:rPr>
          <w:fldChar w:fldCharType="begin"/>
        </w:r>
        <w:r w:rsidR="00425DE5">
          <w:rPr>
            <w:noProof/>
            <w:webHidden/>
          </w:rPr>
          <w:instrText xml:space="preserve"> PAGEREF _Toc435437903 \h </w:instrText>
        </w:r>
        <w:r w:rsidR="00DB5526">
          <w:rPr>
            <w:noProof/>
            <w:webHidden/>
          </w:rPr>
        </w:r>
        <w:r w:rsidR="00DB5526">
          <w:rPr>
            <w:noProof/>
            <w:webHidden/>
          </w:rPr>
          <w:fldChar w:fldCharType="separate"/>
        </w:r>
        <w:r w:rsidR="00425DE5">
          <w:rPr>
            <w:noProof/>
            <w:webHidden/>
          </w:rPr>
          <w:t>34</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04" w:history="1">
        <w:r w:rsidR="00425DE5" w:rsidRPr="00C51FCD">
          <w:rPr>
            <w:rStyle w:val="aff7"/>
            <w:rFonts w:hint="eastAsia"/>
            <w:noProof/>
          </w:rPr>
          <w:t>规则</w:t>
        </w:r>
        <w:r w:rsidR="00425DE5" w:rsidRPr="00C51FCD">
          <w:rPr>
            <w:rStyle w:val="aff7"/>
            <w:noProof/>
          </w:rPr>
          <w:t xml:space="preserve"> 3.3 </w:t>
        </w:r>
        <w:r w:rsidR="00425DE5" w:rsidRPr="00C51FCD">
          <w:rPr>
            <w:rStyle w:val="aff7"/>
            <w:rFonts w:hint="eastAsia"/>
            <w:noProof/>
          </w:rPr>
          <w:t>在多用户系统中</w:t>
        </w:r>
        <w:r w:rsidR="00425DE5" w:rsidRPr="00C51FCD">
          <w:rPr>
            <w:rStyle w:val="aff7"/>
            <w:rFonts w:ascii="宋体" w:hAnsi="宋体" w:cs="宋体" w:hint="eastAsia"/>
            <w:noProof/>
          </w:rPr>
          <w:t>创建文件时指定合适的访问许可</w:t>
        </w:r>
        <w:r w:rsidR="00425DE5">
          <w:rPr>
            <w:noProof/>
            <w:webHidden/>
          </w:rPr>
          <w:tab/>
        </w:r>
        <w:r w:rsidR="00DB5526">
          <w:rPr>
            <w:noProof/>
            <w:webHidden/>
          </w:rPr>
          <w:fldChar w:fldCharType="begin"/>
        </w:r>
        <w:r w:rsidR="00425DE5">
          <w:rPr>
            <w:noProof/>
            <w:webHidden/>
          </w:rPr>
          <w:instrText xml:space="preserve"> PAGEREF _Toc435437904 \h </w:instrText>
        </w:r>
        <w:r w:rsidR="00DB5526">
          <w:rPr>
            <w:noProof/>
            <w:webHidden/>
          </w:rPr>
        </w:r>
        <w:r w:rsidR="00DB5526">
          <w:rPr>
            <w:noProof/>
            <w:webHidden/>
          </w:rPr>
          <w:fldChar w:fldCharType="separate"/>
        </w:r>
        <w:r w:rsidR="00425DE5">
          <w:rPr>
            <w:noProof/>
            <w:webHidden/>
          </w:rPr>
          <w:t>36</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905" w:history="1">
        <w:r w:rsidR="00425DE5" w:rsidRPr="00C51FCD">
          <w:rPr>
            <w:rStyle w:val="aff7"/>
            <w:rFonts w:hint="eastAsia"/>
            <w:noProof/>
          </w:rPr>
          <w:t>规则</w:t>
        </w:r>
        <w:r w:rsidR="00425DE5" w:rsidRPr="00C51FCD">
          <w:rPr>
            <w:rStyle w:val="aff7"/>
            <w:noProof/>
          </w:rPr>
          <w:t xml:space="preserve"> 3.4 </w:t>
        </w:r>
        <w:r w:rsidR="00425DE5" w:rsidRPr="00C51FCD">
          <w:rPr>
            <w:rStyle w:val="aff7"/>
            <w:rFonts w:ascii="宋体" w:hAnsi="宋体" w:cs="宋体" w:hint="eastAsia"/>
            <w:noProof/>
          </w:rPr>
          <w:t>避免让外部进程阻塞在输入输出流上</w:t>
        </w:r>
        <w:r w:rsidR="00425DE5">
          <w:rPr>
            <w:noProof/>
            <w:webHidden/>
          </w:rPr>
          <w:tab/>
        </w:r>
        <w:r w:rsidR="00DB5526">
          <w:rPr>
            <w:noProof/>
            <w:webHidden/>
          </w:rPr>
          <w:fldChar w:fldCharType="begin"/>
        </w:r>
        <w:r w:rsidR="00425DE5">
          <w:rPr>
            <w:noProof/>
            <w:webHidden/>
          </w:rPr>
          <w:instrText xml:space="preserve"> PAGEREF _Toc435437905 \h </w:instrText>
        </w:r>
        <w:r w:rsidR="00DB5526">
          <w:rPr>
            <w:noProof/>
            <w:webHidden/>
          </w:rPr>
        </w:r>
        <w:r w:rsidR="00DB5526">
          <w:rPr>
            <w:noProof/>
            <w:webHidden/>
          </w:rPr>
          <w:fldChar w:fldCharType="separate"/>
        </w:r>
        <w:r w:rsidR="00425DE5">
          <w:rPr>
            <w:noProof/>
            <w:webHidden/>
          </w:rPr>
          <w:t>38</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906" w:history="1">
        <w:r w:rsidR="00425DE5" w:rsidRPr="00C51FCD">
          <w:rPr>
            <w:rStyle w:val="aff7"/>
            <w:rFonts w:hint="eastAsia"/>
            <w:noProof/>
          </w:rPr>
          <w:t>规则</w:t>
        </w:r>
        <w:r w:rsidR="00425DE5" w:rsidRPr="00C51FCD">
          <w:rPr>
            <w:rStyle w:val="aff7"/>
            <w:noProof/>
          </w:rPr>
          <w:t xml:space="preserve"> 3.5 </w:t>
        </w:r>
        <w:r w:rsidR="00425DE5" w:rsidRPr="00C51FCD">
          <w:rPr>
            <w:rStyle w:val="aff7"/>
            <w:rFonts w:hint="eastAsia"/>
            <w:noProof/>
          </w:rPr>
          <w:t>避免在共享目录操作文件</w:t>
        </w:r>
        <w:r w:rsidR="00425DE5">
          <w:rPr>
            <w:noProof/>
            <w:webHidden/>
          </w:rPr>
          <w:tab/>
        </w:r>
        <w:r w:rsidR="00DB5526">
          <w:rPr>
            <w:noProof/>
            <w:webHidden/>
          </w:rPr>
          <w:fldChar w:fldCharType="begin"/>
        </w:r>
        <w:r w:rsidR="00425DE5">
          <w:rPr>
            <w:noProof/>
            <w:webHidden/>
          </w:rPr>
          <w:instrText xml:space="preserve"> PAGEREF _Toc435437906 \h </w:instrText>
        </w:r>
        <w:r w:rsidR="00DB5526">
          <w:rPr>
            <w:noProof/>
            <w:webHidden/>
          </w:rPr>
        </w:r>
        <w:r w:rsidR="00DB5526">
          <w:rPr>
            <w:noProof/>
            <w:webHidden/>
          </w:rPr>
          <w:fldChar w:fldCharType="separate"/>
        </w:r>
        <w:r w:rsidR="00425DE5">
          <w:rPr>
            <w:noProof/>
            <w:webHidden/>
          </w:rPr>
          <w:t>40</w:t>
        </w:r>
        <w:r w:rsidR="00DB5526">
          <w:rPr>
            <w:noProof/>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907" w:history="1">
        <w:r w:rsidR="00425DE5" w:rsidRPr="00C51FCD">
          <w:rPr>
            <w:rStyle w:val="aff7"/>
          </w:rPr>
          <w:t>4</w:t>
        </w:r>
        <w:r w:rsidR="00425DE5">
          <w:rPr>
            <w:rFonts w:asciiTheme="minorHAnsi" w:eastAsiaTheme="minorEastAsia" w:hAnsiTheme="minorHAnsi" w:cstheme="minorBidi"/>
            <w:snapToGrid/>
            <w:kern w:val="2"/>
            <w:sz w:val="21"/>
            <w:szCs w:val="22"/>
          </w:rPr>
          <w:tab/>
        </w:r>
        <w:r w:rsidR="00425DE5" w:rsidRPr="00C51FCD">
          <w:rPr>
            <w:rStyle w:val="aff7"/>
            <w:rFonts w:ascii="宋体" w:hAnsi="宋体" w:cs="宋体" w:hint="eastAsia"/>
          </w:rPr>
          <w:t>序列化和反序列化</w:t>
        </w:r>
        <w:r w:rsidR="00425DE5">
          <w:rPr>
            <w:webHidden/>
          </w:rPr>
          <w:tab/>
        </w:r>
        <w:r w:rsidR="00DB5526">
          <w:rPr>
            <w:webHidden/>
          </w:rPr>
          <w:fldChar w:fldCharType="begin"/>
        </w:r>
        <w:r w:rsidR="00425DE5">
          <w:rPr>
            <w:webHidden/>
          </w:rPr>
          <w:instrText xml:space="preserve"> PAGEREF _Toc435437907 \h </w:instrText>
        </w:r>
        <w:r w:rsidR="00DB5526">
          <w:rPr>
            <w:webHidden/>
          </w:rPr>
        </w:r>
        <w:r w:rsidR="00DB5526">
          <w:rPr>
            <w:webHidden/>
          </w:rPr>
          <w:fldChar w:fldCharType="separate"/>
        </w:r>
        <w:r w:rsidR="00425DE5">
          <w:rPr>
            <w:webHidden/>
          </w:rPr>
          <w:t>43</w:t>
        </w:r>
        <w:r w:rsidR="00DB5526">
          <w:rPr>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08" w:history="1">
        <w:r w:rsidR="00425DE5" w:rsidRPr="00C51FCD">
          <w:rPr>
            <w:rStyle w:val="aff7"/>
            <w:rFonts w:hint="eastAsia"/>
            <w:noProof/>
          </w:rPr>
          <w:t>规则</w:t>
        </w:r>
        <w:r w:rsidR="00425DE5" w:rsidRPr="00C51FCD">
          <w:rPr>
            <w:rStyle w:val="aff7"/>
            <w:noProof/>
          </w:rPr>
          <w:t xml:space="preserve"> 4.1 </w:t>
        </w:r>
        <w:r w:rsidR="00425DE5" w:rsidRPr="00C51FCD">
          <w:rPr>
            <w:rStyle w:val="aff7"/>
            <w:rFonts w:ascii="宋体" w:hAnsi="宋体" w:cs="宋体" w:hint="eastAsia"/>
            <w:noProof/>
          </w:rPr>
          <w:t>将敏感对象发送出信任区域前进行签名并加密</w:t>
        </w:r>
        <w:r w:rsidR="00425DE5">
          <w:rPr>
            <w:noProof/>
            <w:webHidden/>
          </w:rPr>
          <w:tab/>
        </w:r>
        <w:r w:rsidR="00DB5526">
          <w:rPr>
            <w:noProof/>
            <w:webHidden/>
          </w:rPr>
          <w:fldChar w:fldCharType="begin"/>
        </w:r>
        <w:r w:rsidR="00425DE5">
          <w:rPr>
            <w:noProof/>
            <w:webHidden/>
          </w:rPr>
          <w:instrText xml:space="preserve"> PAGEREF _Toc435437908 \h </w:instrText>
        </w:r>
        <w:r w:rsidR="00DB5526">
          <w:rPr>
            <w:noProof/>
            <w:webHidden/>
          </w:rPr>
        </w:r>
        <w:r w:rsidR="00DB5526">
          <w:rPr>
            <w:noProof/>
            <w:webHidden/>
          </w:rPr>
          <w:fldChar w:fldCharType="separate"/>
        </w:r>
        <w:r w:rsidR="00425DE5">
          <w:rPr>
            <w:noProof/>
            <w:webHidden/>
          </w:rPr>
          <w:t>43</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909" w:history="1">
        <w:r w:rsidR="00425DE5" w:rsidRPr="00C51FCD">
          <w:rPr>
            <w:rStyle w:val="aff7"/>
            <w:rFonts w:hint="eastAsia"/>
            <w:noProof/>
          </w:rPr>
          <w:t>规则</w:t>
        </w:r>
        <w:r w:rsidR="00425DE5" w:rsidRPr="00C51FCD">
          <w:rPr>
            <w:rStyle w:val="aff7"/>
            <w:noProof/>
          </w:rPr>
          <w:t xml:space="preserve"> 4.2 </w:t>
        </w:r>
        <w:r w:rsidR="00425DE5" w:rsidRPr="00C51FCD">
          <w:rPr>
            <w:rStyle w:val="aff7"/>
            <w:rFonts w:ascii="宋体" w:hAnsi="宋体" w:cs="宋体" w:hint="eastAsia"/>
            <w:noProof/>
          </w:rPr>
          <w:t>禁止序列化未加密的敏感数据</w:t>
        </w:r>
        <w:r w:rsidR="00425DE5">
          <w:rPr>
            <w:noProof/>
            <w:webHidden/>
          </w:rPr>
          <w:tab/>
        </w:r>
        <w:r w:rsidR="00DB5526">
          <w:rPr>
            <w:noProof/>
            <w:webHidden/>
          </w:rPr>
          <w:fldChar w:fldCharType="begin"/>
        </w:r>
        <w:r w:rsidR="00425DE5">
          <w:rPr>
            <w:noProof/>
            <w:webHidden/>
          </w:rPr>
          <w:instrText xml:space="preserve"> PAGEREF _Toc435437909 \h </w:instrText>
        </w:r>
        <w:r w:rsidR="00DB5526">
          <w:rPr>
            <w:noProof/>
            <w:webHidden/>
          </w:rPr>
        </w:r>
        <w:r w:rsidR="00DB5526">
          <w:rPr>
            <w:noProof/>
            <w:webHidden/>
          </w:rPr>
          <w:fldChar w:fldCharType="separate"/>
        </w:r>
        <w:r w:rsidR="00425DE5">
          <w:rPr>
            <w:noProof/>
            <w:webHidden/>
          </w:rPr>
          <w:t>46</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910" w:history="1">
        <w:r w:rsidR="00425DE5" w:rsidRPr="00C51FCD">
          <w:rPr>
            <w:rStyle w:val="aff7"/>
            <w:rFonts w:hint="eastAsia"/>
            <w:noProof/>
          </w:rPr>
          <w:t>规则</w:t>
        </w:r>
        <w:r w:rsidR="00425DE5" w:rsidRPr="00C51FCD">
          <w:rPr>
            <w:rStyle w:val="aff7"/>
            <w:noProof/>
          </w:rPr>
          <w:t xml:space="preserve"> 4.3 </w:t>
        </w:r>
        <w:r w:rsidR="00425DE5" w:rsidRPr="00C51FCD">
          <w:rPr>
            <w:rStyle w:val="aff7"/>
            <w:rFonts w:ascii="宋体" w:hAnsi="宋体" w:cs="宋体" w:hint="eastAsia"/>
            <w:noProof/>
          </w:rPr>
          <w:t>防止序列化和反序列化被利用来绕过安全管理</w:t>
        </w:r>
        <w:r w:rsidR="00425DE5">
          <w:rPr>
            <w:noProof/>
            <w:webHidden/>
          </w:rPr>
          <w:tab/>
        </w:r>
        <w:r w:rsidR="00DB5526">
          <w:rPr>
            <w:noProof/>
            <w:webHidden/>
          </w:rPr>
          <w:fldChar w:fldCharType="begin"/>
        </w:r>
        <w:r w:rsidR="00425DE5">
          <w:rPr>
            <w:noProof/>
            <w:webHidden/>
          </w:rPr>
          <w:instrText xml:space="preserve"> PAGEREF _Toc435437910 \h </w:instrText>
        </w:r>
        <w:r w:rsidR="00DB5526">
          <w:rPr>
            <w:noProof/>
            <w:webHidden/>
          </w:rPr>
        </w:r>
        <w:r w:rsidR="00DB5526">
          <w:rPr>
            <w:noProof/>
            <w:webHidden/>
          </w:rPr>
          <w:fldChar w:fldCharType="separate"/>
        </w:r>
        <w:r w:rsidR="00425DE5">
          <w:rPr>
            <w:noProof/>
            <w:webHidden/>
          </w:rPr>
          <w:t>48</w:t>
        </w:r>
        <w:r w:rsidR="00DB5526">
          <w:rPr>
            <w:noProof/>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911" w:history="1">
        <w:r w:rsidR="00425DE5" w:rsidRPr="00C51FCD">
          <w:rPr>
            <w:rStyle w:val="aff7"/>
          </w:rPr>
          <w:t>5</w:t>
        </w:r>
        <w:r w:rsidR="00425DE5">
          <w:rPr>
            <w:rFonts w:asciiTheme="minorHAnsi" w:eastAsiaTheme="minorEastAsia" w:hAnsiTheme="minorHAnsi" w:cstheme="minorBidi"/>
            <w:snapToGrid/>
            <w:kern w:val="2"/>
            <w:sz w:val="21"/>
            <w:szCs w:val="22"/>
          </w:rPr>
          <w:tab/>
        </w:r>
        <w:r w:rsidR="00425DE5" w:rsidRPr="00C51FCD">
          <w:rPr>
            <w:rStyle w:val="aff7"/>
            <w:rFonts w:ascii="宋体" w:hAnsi="宋体" w:cs="宋体" w:hint="eastAsia"/>
          </w:rPr>
          <w:t>平台安全</w:t>
        </w:r>
        <w:r w:rsidR="00425DE5">
          <w:rPr>
            <w:webHidden/>
          </w:rPr>
          <w:tab/>
        </w:r>
        <w:r w:rsidR="00DB5526">
          <w:rPr>
            <w:webHidden/>
          </w:rPr>
          <w:fldChar w:fldCharType="begin"/>
        </w:r>
        <w:r w:rsidR="00425DE5">
          <w:rPr>
            <w:webHidden/>
          </w:rPr>
          <w:instrText xml:space="preserve"> PAGEREF _Toc435437911 \h </w:instrText>
        </w:r>
        <w:r w:rsidR="00DB5526">
          <w:rPr>
            <w:webHidden/>
          </w:rPr>
        </w:r>
        <w:r w:rsidR="00DB5526">
          <w:rPr>
            <w:webHidden/>
          </w:rPr>
          <w:fldChar w:fldCharType="separate"/>
        </w:r>
        <w:r w:rsidR="00425DE5">
          <w:rPr>
            <w:webHidden/>
          </w:rPr>
          <w:t>50</w:t>
        </w:r>
        <w:r w:rsidR="00DB5526">
          <w:rPr>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12" w:history="1">
        <w:r w:rsidR="00425DE5" w:rsidRPr="00C51FCD">
          <w:rPr>
            <w:rStyle w:val="aff7"/>
            <w:rFonts w:hint="eastAsia"/>
            <w:noProof/>
          </w:rPr>
          <w:t>规则</w:t>
        </w:r>
        <w:r w:rsidR="00425DE5" w:rsidRPr="00C51FCD">
          <w:rPr>
            <w:rStyle w:val="aff7"/>
            <w:noProof/>
          </w:rPr>
          <w:t xml:space="preserve"> 5.1 </w:t>
        </w:r>
        <w:r w:rsidR="00425DE5" w:rsidRPr="00C51FCD">
          <w:rPr>
            <w:rStyle w:val="aff7"/>
            <w:rFonts w:ascii="宋体" w:hAnsi="宋体" w:cs="宋体" w:hint="eastAsia"/>
            <w:noProof/>
          </w:rPr>
          <w:t>使用安全管理器来保护敏感操作</w:t>
        </w:r>
        <w:r w:rsidR="00425DE5">
          <w:rPr>
            <w:noProof/>
            <w:webHidden/>
          </w:rPr>
          <w:tab/>
        </w:r>
        <w:r w:rsidR="00DB5526">
          <w:rPr>
            <w:noProof/>
            <w:webHidden/>
          </w:rPr>
          <w:fldChar w:fldCharType="begin"/>
        </w:r>
        <w:r w:rsidR="00425DE5">
          <w:rPr>
            <w:noProof/>
            <w:webHidden/>
          </w:rPr>
          <w:instrText xml:space="preserve"> PAGEREF _Toc435437912 \h </w:instrText>
        </w:r>
        <w:r w:rsidR="00DB5526">
          <w:rPr>
            <w:noProof/>
            <w:webHidden/>
          </w:rPr>
        </w:r>
        <w:r w:rsidR="00DB5526">
          <w:rPr>
            <w:noProof/>
            <w:webHidden/>
          </w:rPr>
          <w:fldChar w:fldCharType="separate"/>
        </w:r>
        <w:r w:rsidR="00425DE5">
          <w:rPr>
            <w:noProof/>
            <w:webHidden/>
          </w:rPr>
          <w:t>50</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13" w:history="1">
        <w:r w:rsidR="00425DE5" w:rsidRPr="00C51FCD">
          <w:rPr>
            <w:rStyle w:val="aff7"/>
            <w:rFonts w:hint="eastAsia"/>
            <w:noProof/>
          </w:rPr>
          <w:t>规则</w:t>
        </w:r>
        <w:r w:rsidR="00425DE5" w:rsidRPr="00C51FCD">
          <w:rPr>
            <w:rStyle w:val="aff7"/>
            <w:noProof/>
          </w:rPr>
          <w:t xml:space="preserve"> 5.2 </w:t>
        </w:r>
        <w:r w:rsidR="00425DE5" w:rsidRPr="00C51FCD">
          <w:rPr>
            <w:rStyle w:val="aff7"/>
            <w:rFonts w:ascii="宋体" w:hAnsi="宋体" w:cs="宋体" w:hint="eastAsia"/>
            <w:noProof/>
          </w:rPr>
          <w:t>防止特权区域内出现非法的数据</w:t>
        </w:r>
        <w:r w:rsidR="00425DE5">
          <w:rPr>
            <w:noProof/>
            <w:webHidden/>
          </w:rPr>
          <w:tab/>
        </w:r>
        <w:r w:rsidR="00DB5526">
          <w:rPr>
            <w:noProof/>
            <w:webHidden/>
          </w:rPr>
          <w:fldChar w:fldCharType="begin"/>
        </w:r>
        <w:r w:rsidR="00425DE5">
          <w:rPr>
            <w:noProof/>
            <w:webHidden/>
          </w:rPr>
          <w:instrText xml:space="preserve"> PAGEREF _Toc435437913 \h </w:instrText>
        </w:r>
        <w:r w:rsidR="00DB5526">
          <w:rPr>
            <w:noProof/>
            <w:webHidden/>
          </w:rPr>
        </w:r>
        <w:r w:rsidR="00DB5526">
          <w:rPr>
            <w:noProof/>
            <w:webHidden/>
          </w:rPr>
          <w:fldChar w:fldCharType="separate"/>
        </w:r>
        <w:r w:rsidR="00425DE5">
          <w:rPr>
            <w:noProof/>
            <w:webHidden/>
          </w:rPr>
          <w:t>51</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14" w:history="1">
        <w:r w:rsidR="00425DE5" w:rsidRPr="00C51FCD">
          <w:rPr>
            <w:rStyle w:val="aff7"/>
            <w:rFonts w:hint="eastAsia"/>
            <w:noProof/>
          </w:rPr>
          <w:t>规则</w:t>
        </w:r>
        <w:r w:rsidR="00425DE5" w:rsidRPr="00C51FCD">
          <w:rPr>
            <w:rStyle w:val="aff7"/>
            <w:noProof/>
          </w:rPr>
          <w:t xml:space="preserve"> 5.3 </w:t>
        </w:r>
        <w:r w:rsidR="00425DE5" w:rsidRPr="00C51FCD">
          <w:rPr>
            <w:rStyle w:val="aff7"/>
            <w:rFonts w:ascii="宋体" w:hAnsi="宋体" w:cs="宋体" w:hint="eastAsia"/>
            <w:noProof/>
          </w:rPr>
          <w:t>禁止基于不信任的数据源做安全检查</w:t>
        </w:r>
        <w:r w:rsidR="00425DE5">
          <w:rPr>
            <w:noProof/>
            <w:webHidden/>
          </w:rPr>
          <w:tab/>
        </w:r>
        <w:r w:rsidR="00DB5526">
          <w:rPr>
            <w:noProof/>
            <w:webHidden/>
          </w:rPr>
          <w:fldChar w:fldCharType="begin"/>
        </w:r>
        <w:r w:rsidR="00425DE5">
          <w:rPr>
            <w:noProof/>
            <w:webHidden/>
          </w:rPr>
          <w:instrText xml:space="preserve"> PAGEREF _Toc435437914 \h </w:instrText>
        </w:r>
        <w:r w:rsidR="00DB5526">
          <w:rPr>
            <w:noProof/>
            <w:webHidden/>
          </w:rPr>
        </w:r>
        <w:r w:rsidR="00DB5526">
          <w:rPr>
            <w:noProof/>
            <w:webHidden/>
          </w:rPr>
          <w:fldChar w:fldCharType="separate"/>
        </w:r>
        <w:r w:rsidR="00425DE5">
          <w:rPr>
            <w:noProof/>
            <w:webHidden/>
          </w:rPr>
          <w:t>52</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15" w:history="1">
        <w:r w:rsidR="00425DE5" w:rsidRPr="00C51FCD">
          <w:rPr>
            <w:rStyle w:val="aff7"/>
            <w:rFonts w:hint="eastAsia"/>
            <w:noProof/>
          </w:rPr>
          <w:t>规则</w:t>
        </w:r>
        <w:r w:rsidR="00425DE5" w:rsidRPr="00C51FCD">
          <w:rPr>
            <w:rStyle w:val="aff7"/>
            <w:noProof/>
          </w:rPr>
          <w:t xml:space="preserve"> 5.4 </w:t>
        </w:r>
        <w:r w:rsidR="00425DE5" w:rsidRPr="00C51FCD">
          <w:rPr>
            <w:rStyle w:val="aff7"/>
            <w:rFonts w:ascii="宋体" w:hAnsi="宋体" w:cs="宋体" w:hint="eastAsia"/>
            <w:noProof/>
          </w:rPr>
          <w:t>禁止特权块向非信任域泄漏敏感信息</w:t>
        </w:r>
        <w:r w:rsidR="00425DE5">
          <w:rPr>
            <w:noProof/>
            <w:webHidden/>
          </w:rPr>
          <w:tab/>
        </w:r>
        <w:r w:rsidR="00DB5526">
          <w:rPr>
            <w:noProof/>
            <w:webHidden/>
          </w:rPr>
          <w:fldChar w:fldCharType="begin"/>
        </w:r>
        <w:r w:rsidR="00425DE5">
          <w:rPr>
            <w:noProof/>
            <w:webHidden/>
          </w:rPr>
          <w:instrText xml:space="preserve"> PAGEREF _Toc435437915 \h </w:instrText>
        </w:r>
        <w:r w:rsidR="00DB5526">
          <w:rPr>
            <w:noProof/>
            <w:webHidden/>
          </w:rPr>
        </w:r>
        <w:r w:rsidR="00DB5526">
          <w:rPr>
            <w:noProof/>
            <w:webHidden/>
          </w:rPr>
          <w:fldChar w:fldCharType="separate"/>
        </w:r>
        <w:r w:rsidR="00425DE5">
          <w:rPr>
            <w:noProof/>
            <w:webHidden/>
          </w:rPr>
          <w:t>53</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916" w:history="1">
        <w:r w:rsidR="00425DE5" w:rsidRPr="00C51FCD">
          <w:rPr>
            <w:rStyle w:val="aff7"/>
            <w:rFonts w:hint="eastAsia"/>
            <w:noProof/>
          </w:rPr>
          <w:t>规则</w:t>
        </w:r>
        <w:r w:rsidR="00425DE5" w:rsidRPr="00C51FCD">
          <w:rPr>
            <w:rStyle w:val="aff7"/>
            <w:noProof/>
          </w:rPr>
          <w:t xml:space="preserve"> 5.5 </w:t>
        </w:r>
        <w:r w:rsidR="00425DE5" w:rsidRPr="00C51FCD">
          <w:rPr>
            <w:rStyle w:val="aff7"/>
            <w:rFonts w:ascii="宋体" w:hAnsi="宋体" w:cs="宋体" w:hint="eastAsia"/>
            <w:noProof/>
          </w:rPr>
          <w:t>编写自定义类加载器时应调用超类的</w:t>
        </w:r>
        <w:r w:rsidR="00425DE5" w:rsidRPr="00C51FCD">
          <w:rPr>
            <w:rStyle w:val="aff7"/>
            <w:noProof/>
          </w:rPr>
          <w:t>getPermission()</w:t>
        </w:r>
        <w:r w:rsidR="00425DE5" w:rsidRPr="00C51FCD">
          <w:rPr>
            <w:rStyle w:val="aff7"/>
            <w:rFonts w:ascii="宋体" w:hAnsi="宋体" w:cs="宋体" w:hint="eastAsia"/>
            <w:noProof/>
          </w:rPr>
          <w:t>函数</w:t>
        </w:r>
        <w:r w:rsidR="00425DE5">
          <w:rPr>
            <w:noProof/>
            <w:webHidden/>
          </w:rPr>
          <w:tab/>
        </w:r>
        <w:r w:rsidR="00DB5526">
          <w:rPr>
            <w:noProof/>
            <w:webHidden/>
          </w:rPr>
          <w:fldChar w:fldCharType="begin"/>
        </w:r>
        <w:r w:rsidR="00425DE5">
          <w:rPr>
            <w:noProof/>
            <w:webHidden/>
          </w:rPr>
          <w:instrText xml:space="preserve"> PAGEREF _Toc435437916 \h </w:instrText>
        </w:r>
        <w:r w:rsidR="00DB5526">
          <w:rPr>
            <w:noProof/>
            <w:webHidden/>
          </w:rPr>
        </w:r>
        <w:r w:rsidR="00DB5526">
          <w:rPr>
            <w:noProof/>
            <w:webHidden/>
          </w:rPr>
          <w:fldChar w:fldCharType="separate"/>
        </w:r>
        <w:r w:rsidR="00425DE5">
          <w:rPr>
            <w:noProof/>
            <w:webHidden/>
          </w:rPr>
          <w:t>55</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917" w:history="1">
        <w:r w:rsidR="00425DE5" w:rsidRPr="00C51FCD">
          <w:rPr>
            <w:rStyle w:val="aff7"/>
            <w:rFonts w:hint="eastAsia"/>
            <w:noProof/>
          </w:rPr>
          <w:t>规则</w:t>
        </w:r>
        <w:r w:rsidR="00425DE5" w:rsidRPr="00C51FCD">
          <w:rPr>
            <w:rStyle w:val="aff7"/>
            <w:noProof/>
          </w:rPr>
          <w:t xml:space="preserve"> 5.6 </w:t>
        </w:r>
        <w:r w:rsidR="00425DE5" w:rsidRPr="00C51FCD">
          <w:rPr>
            <w:rStyle w:val="aff7"/>
            <w:rFonts w:ascii="宋体" w:hAnsi="宋体" w:cs="宋体" w:hint="eastAsia"/>
            <w:noProof/>
          </w:rPr>
          <w:t>避免完全依赖</w:t>
        </w:r>
        <w:r w:rsidR="00425DE5" w:rsidRPr="00C51FCD">
          <w:rPr>
            <w:rStyle w:val="aff7"/>
            <w:noProof/>
          </w:rPr>
          <w:t>URLClassLoader</w:t>
        </w:r>
        <w:r w:rsidR="00425DE5" w:rsidRPr="00C51FCD">
          <w:rPr>
            <w:rStyle w:val="aff7"/>
            <w:rFonts w:ascii="宋体" w:hAnsi="宋体" w:cs="宋体" w:hint="eastAsia"/>
            <w:noProof/>
          </w:rPr>
          <w:t>和</w:t>
        </w:r>
        <w:r w:rsidR="00425DE5" w:rsidRPr="00C51FCD">
          <w:rPr>
            <w:rStyle w:val="aff7"/>
            <w:noProof/>
          </w:rPr>
          <w:t>java.util.jar</w:t>
        </w:r>
        <w:r w:rsidR="00425DE5" w:rsidRPr="00C51FCD">
          <w:rPr>
            <w:rStyle w:val="aff7"/>
            <w:rFonts w:ascii="宋体" w:hAnsi="宋体" w:cs="宋体" w:hint="eastAsia"/>
            <w:noProof/>
          </w:rPr>
          <w:t>提供的默认自动签名认证机制</w:t>
        </w:r>
        <w:r w:rsidR="00425DE5">
          <w:rPr>
            <w:noProof/>
            <w:webHidden/>
          </w:rPr>
          <w:tab/>
        </w:r>
        <w:r w:rsidR="00DB5526">
          <w:rPr>
            <w:noProof/>
            <w:webHidden/>
          </w:rPr>
          <w:fldChar w:fldCharType="begin"/>
        </w:r>
        <w:r w:rsidR="00425DE5">
          <w:rPr>
            <w:noProof/>
            <w:webHidden/>
          </w:rPr>
          <w:instrText xml:space="preserve"> PAGEREF _Toc435437917 \h </w:instrText>
        </w:r>
        <w:r w:rsidR="00DB5526">
          <w:rPr>
            <w:noProof/>
            <w:webHidden/>
          </w:rPr>
        </w:r>
        <w:r w:rsidR="00DB5526">
          <w:rPr>
            <w:noProof/>
            <w:webHidden/>
          </w:rPr>
          <w:fldChar w:fldCharType="separate"/>
        </w:r>
        <w:r w:rsidR="00425DE5">
          <w:rPr>
            <w:noProof/>
            <w:webHidden/>
          </w:rPr>
          <w:t>56</w:t>
        </w:r>
        <w:r w:rsidR="00DB5526">
          <w:rPr>
            <w:noProof/>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918" w:history="1">
        <w:r w:rsidR="00425DE5" w:rsidRPr="00C51FCD">
          <w:rPr>
            <w:rStyle w:val="aff7"/>
          </w:rPr>
          <w:t>6</w:t>
        </w:r>
        <w:r w:rsidR="00425DE5">
          <w:rPr>
            <w:rFonts w:asciiTheme="minorHAnsi" w:eastAsiaTheme="minorEastAsia" w:hAnsiTheme="minorHAnsi" w:cstheme="minorBidi"/>
            <w:snapToGrid/>
            <w:kern w:val="2"/>
            <w:sz w:val="21"/>
            <w:szCs w:val="22"/>
          </w:rPr>
          <w:tab/>
        </w:r>
        <w:r w:rsidR="00425DE5" w:rsidRPr="00C51FCD">
          <w:rPr>
            <w:rStyle w:val="aff7"/>
            <w:rFonts w:ascii="宋体" w:hAnsi="宋体" w:cs="宋体" w:hint="eastAsia"/>
          </w:rPr>
          <w:t>运行环境</w:t>
        </w:r>
        <w:r w:rsidR="00425DE5">
          <w:rPr>
            <w:webHidden/>
          </w:rPr>
          <w:tab/>
        </w:r>
        <w:r w:rsidR="00DB5526">
          <w:rPr>
            <w:webHidden/>
          </w:rPr>
          <w:fldChar w:fldCharType="begin"/>
        </w:r>
        <w:r w:rsidR="00425DE5">
          <w:rPr>
            <w:webHidden/>
          </w:rPr>
          <w:instrText xml:space="preserve"> PAGEREF _Toc435437918 \h </w:instrText>
        </w:r>
        <w:r w:rsidR="00DB5526">
          <w:rPr>
            <w:webHidden/>
          </w:rPr>
        </w:r>
        <w:r w:rsidR="00DB5526">
          <w:rPr>
            <w:webHidden/>
          </w:rPr>
          <w:fldChar w:fldCharType="separate"/>
        </w:r>
        <w:r w:rsidR="00425DE5">
          <w:rPr>
            <w:webHidden/>
          </w:rPr>
          <w:t>58</w:t>
        </w:r>
        <w:r w:rsidR="00DB5526">
          <w:rPr>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19" w:history="1">
        <w:r w:rsidR="00425DE5" w:rsidRPr="00C51FCD">
          <w:rPr>
            <w:rStyle w:val="aff7"/>
            <w:rFonts w:hint="eastAsia"/>
            <w:noProof/>
          </w:rPr>
          <w:t>规则</w:t>
        </w:r>
        <w:r w:rsidR="00425DE5" w:rsidRPr="00C51FCD">
          <w:rPr>
            <w:rStyle w:val="aff7"/>
            <w:noProof/>
          </w:rPr>
          <w:t xml:space="preserve"> 6.1 </w:t>
        </w:r>
        <w:r w:rsidR="00425DE5" w:rsidRPr="00C51FCD">
          <w:rPr>
            <w:rStyle w:val="aff7"/>
            <w:rFonts w:ascii="宋体" w:hAnsi="宋体" w:cs="宋体" w:hint="eastAsia"/>
            <w:noProof/>
          </w:rPr>
          <w:t>禁止给仅执行非特权操作的代码签名</w:t>
        </w:r>
        <w:r w:rsidR="00425DE5">
          <w:rPr>
            <w:noProof/>
            <w:webHidden/>
          </w:rPr>
          <w:tab/>
        </w:r>
        <w:r w:rsidR="00DB5526">
          <w:rPr>
            <w:noProof/>
            <w:webHidden/>
          </w:rPr>
          <w:fldChar w:fldCharType="begin"/>
        </w:r>
        <w:r w:rsidR="00425DE5">
          <w:rPr>
            <w:noProof/>
            <w:webHidden/>
          </w:rPr>
          <w:instrText xml:space="preserve"> PAGEREF _Toc435437919 \h </w:instrText>
        </w:r>
        <w:r w:rsidR="00DB5526">
          <w:rPr>
            <w:noProof/>
            <w:webHidden/>
          </w:rPr>
        </w:r>
        <w:r w:rsidR="00DB5526">
          <w:rPr>
            <w:noProof/>
            <w:webHidden/>
          </w:rPr>
          <w:fldChar w:fldCharType="separate"/>
        </w:r>
        <w:r w:rsidR="00425DE5">
          <w:rPr>
            <w:noProof/>
            <w:webHidden/>
          </w:rPr>
          <w:t>58</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20" w:history="1">
        <w:r w:rsidR="00425DE5" w:rsidRPr="00C51FCD">
          <w:rPr>
            <w:rStyle w:val="aff7"/>
            <w:rFonts w:hint="eastAsia"/>
            <w:noProof/>
          </w:rPr>
          <w:t>规范</w:t>
        </w:r>
        <w:r w:rsidR="00425DE5" w:rsidRPr="00C51FCD">
          <w:rPr>
            <w:rStyle w:val="aff7"/>
            <w:noProof/>
          </w:rPr>
          <w:t xml:space="preserve"> 6.2 </w:t>
        </w:r>
        <w:r w:rsidR="00425DE5" w:rsidRPr="00C51FCD">
          <w:rPr>
            <w:rStyle w:val="aff7"/>
            <w:rFonts w:ascii="宋体" w:hAnsi="宋体" w:cs="宋体" w:hint="eastAsia"/>
            <w:noProof/>
          </w:rPr>
          <w:t>不要使用危险的许可与目标组合</w:t>
        </w:r>
        <w:r w:rsidR="00425DE5">
          <w:rPr>
            <w:noProof/>
            <w:webHidden/>
          </w:rPr>
          <w:tab/>
        </w:r>
        <w:r w:rsidR="00DB5526">
          <w:rPr>
            <w:noProof/>
            <w:webHidden/>
          </w:rPr>
          <w:fldChar w:fldCharType="begin"/>
        </w:r>
        <w:r w:rsidR="00425DE5">
          <w:rPr>
            <w:noProof/>
            <w:webHidden/>
          </w:rPr>
          <w:instrText xml:space="preserve"> PAGEREF _Toc435437920 \h </w:instrText>
        </w:r>
        <w:r w:rsidR="00DB5526">
          <w:rPr>
            <w:noProof/>
            <w:webHidden/>
          </w:rPr>
        </w:r>
        <w:r w:rsidR="00DB5526">
          <w:rPr>
            <w:noProof/>
            <w:webHidden/>
          </w:rPr>
          <w:fldChar w:fldCharType="separate"/>
        </w:r>
        <w:r w:rsidR="00425DE5">
          <w:rPr>
            <w:noProof/>
            <w:webHidden/>
          </w:rPr>
          <w:t>58</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21" w:history="1">
        <w:r w:rsidR="00425DE5" w:rsidRPr="00C51FCD">
          <w:rPr>
            <w:rStyle w:val="aff7"/>
            <w:rFonts w:hint="eastAsia"/>
            <w:noProof/>
          </w:rPr>
          <w:t>规则</w:t>
        </w:r>
        <w:r w:rsidR="00425DE5" w:rsidRPr="00C51FCD">
          <w:rPr>
            <w:rStyle w:val="aff7"/>
            <w:noProof/>
          </w:rPr>
          <w:t xml:space="preserve"> 6.3 </w:t>
        </w:r>
        <w:r w:rsidR="00425DE5" w:rsidRPr="00C51FCD">
          <w:rPr>
            <w:rStyle w:val="aff7"/>
            <w:rFonts w:ascii="宋体" w:hAnsi="宋体" w:cs="宋体" w:hint="eastAsia"/>
            <w:noProof/>
          </w:rPr>
          <w:t>不要禁用字节码验证</w:t>
        </w:r>
        <w:r w:rsidR="00425DE5">
          <w:rPr>
            <w:noProof/>
            <w:webHidden/>
          </w:rPr>
          <w:tab/>
        </w:r>
        <w:r w:rsidR="00DB5526">
          <w:rPr>
            <w:noProof/>
            <w:webHidden/>
          </w:rPr>
          <w:fldChar w:fldCharType="begin"/>
        </w:r>
        <w:r w:rsidR="00425DE5">
          <w:rPr>
            <w:noProof/>
            <w:webHidden/>
          </w:rPr>
          <w:instrText xml:space="preserve"> PAGEREF _Toc435437921 \h </w:instrText>
        </w:r>
        <w:r w:rsidR="00DB5526">
          <w:rPr>
            <w:noProof/>
            <w:webHidden/>
          </w:rPr>
        </w:r>
        <w:r w:rsidR="00DB5526">
          <w:rPr>
            <w:noProof/>
            <w:webHidden/>
          </w:rPr>
          <w:fldChar w:fldCharType="separate"/>
        </w:r>
        <w:r w:rsidR="00425DE5">
          <w:rPr>
            <w:noProof/>
            <w:webHidden/>
          </w:rPr>
          <w:t>59</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22" w:history="1">
        <w:r w:rsidR="00425DE5" w:rsidRPr="00C51FCD">
          <w:rPr>
            <w:rStyle w:val="aff7"/>
            <w:rFonts w:hint="eastAsia"/>
            <w:noProof/>
          </w:rPr>
          <w:t>规则</w:t>
        </w:r>
        <w:r w:rsidR="00425DE5" w:rsidRPr="00C51FCD">
          <w:rPr>
            <w:rStyle w:val="aff7"/>
            <w:noProof/>
          </w:rPr>
          <w:t xml:space="preserve"> 6.4 </w:t>
        </w:r>
        <w:r w:rsidR="00425DE5" w:rsidRPr="00C51FCD">
          <w:rPr>
            <w:rStyle w:val="aff7"/>
            <w:rFonts w:ascii="宋体" w:hAnsi="宋体" w:cs="宋体" w:hint="eastAsia"/>
            <w:noProof/>
          </w:rPr>
          <w:t>禁止部署的应用可被远程监控</w:t>
        </w:r>
        <w:r w:rsidR="00425DE5">
          <w:rPr>
            <w:noProof/>
            <w:webHidden/>
          </w:rPr>
          <w:tab/>
        </w:r>
        <w:r w:rsidR="00DB5526">
          <w:rPr>
            <w:noProof/>
            <w:webHidden/>
          </w:rPr>
          <w:fldChar w:fldCharType="begin"/>
        </w:r>
        <w:r w:rsidR="00425DE5">
          <w:rPr>
            <w:noProof/>
            <w:webHidden/>
          </w:rPr>
          <w:instrText xml:space="preserve"> PAGEREF _Toc435437922 \h </w:instrText>
        </w:r>
        <w:r w:rsidR="00DB5526">
          <w:rPr>
            <w:noProof/>
            <w:webHidden/>
          </w:rPr>
        </w:r>
        <w:r w:rsidR="00DB5526">
          <w:rPr>
            <w:noProof/>
            <w:webHidden/>
          </w:rPr>
          <w:fldChar w:fldCharType="separate"/>
        </w:r>
        <w:r w:rsidR="00425DE5">
          <w:rPr>
            <w:noProof/>
            <w:webHidden/>
          </w:rPr>
          <w:t>59</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23" w:history="1">
        <w:r w:rsidR="00425DE5" w:rsidRPr="00C51FCD">
          <w:rPr>
            <w:rStyle w:val="aff7"/>
            <w:rFonts w:hint="eastAsia"/>
            <w:noProof/>
          </w:rPr>
          <w:t>规则</w:t>
        </w:r>
        <w:r w:rsidR="00425DE5" w:rsidRPr="00C51FCD">
          <w:rPr>
            <w:rStyle w:val="aff7"/>
            <w:noProof/>
          </w:rPr>
          <w:t xml:space="preserve"> 6.5 </w:t>
        </w:r>
        <w:r w:rsidR="00425DE5" w:rsidRPr="00C51FCD">
          <w:rPr>
            <w:rStyle w:val="aff7"/>
            <w:rFonts w:ascii="宋体" w:hAnsi="宋体" w:cs="宋体" w:hint="eastAsia"/>
            <w:noProof/>
          </w:rPr>
          <w:t>将所有安全敏感代码都放在一个</w:t>
        </w:r>
        <w:r w:rsidR="00425DE5" w:rsidRPr="00C51FCD">
          <w:rPr>
            <w:rStyle w:val="aff7"/>
            <w:noProof/>
          </w:rPr>
          <w:t>jar</w:t>
        </w:r>
        <w:r w:rsidR="00425DE5" w:rsidRPr="00C51FCD">
          <w:rPr>
            <w:rStyle w:val="aff7"/>
            <w:rFonts w:ascii="宋体" w:hAnsi="宋体" w:cs="宋体" w:hint="eastAsia"/>
            <w:noProof/>
          </w:rPr>
          <w:t>包中，签名再密封</w:t>
        </w:r>
        <w:r w:rsidR="00425DE5">
          <w:rPr>
            <w:noProof/>
            <w:webHidden/>
          </w:rPr>
          <w:tab/>
        </w:r>
        <w:r w:rsidR="00DB5526">
          <w:rPr>
            <w:noProof/>
            <w:webHidden/>
          </w:rPr>
          <w:fldChar w:fldCharType="begin"/>
        </w:r>
        <w:r w:rsidR="00425DE5">
          <w:rPr>
            <w:noProof/>
            <w:webHidden/>
          </w:rPr>
          <w:instrText xml:space="preserve"> PAGEREF _Toc435437923 \h </w:instrText>
        </w:r>
        <w:r w:rsidR="00DB5526">
          <w:rPr>
            <w:noProof/>
            <w:webHidden/>
          </w:rPr>
        </w:r>
        <w:r w:rsidR="00DB5526">
          <w:rPr>
            <w:noProof/>
            <w:webHidden/>
          </w:rPr>
          <w:fldChar w:fldCharType="separate"/>
        </w:r>
        <w:r w:rsidR="00425DE5">
          <w:rPr>
            <w:noProof/>
            <w:webHidden/>
          </w:rPr>
          <w:t>60</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924" w:history="1">
        <w:r w:rsidR="00425DE5" w:rsidRPr="00C51FCD">
          <w:rPr>
            <w:rStyle w:val="aff7"/>
            <w:rFonts w:hint="eastAsia"/>
            <w:noProof/>
          </w:rPr>
          <w:t>规则</w:t>
        </w:r>
        <w:r w:rsidR="00425DE5" w:rsidRPr="00C51FCD">
          <w:rPr>
            <w:rStyle w:val="aff7"/>
            <w:noProof/>
          </w:rPr>
          <w:t xml:space="preserve"> 6.6 </w:t>
        </w:r>
        <w:r w:rsidR="00425DE5" w:rsidRPr="00C51FCD">
          <w:rPr>
            <w:rStyle w:val="aff7"/>
            <w:rFonts w:ascii="宋体" w:hAnsi="宋体" w:cs="宋体" w:hint="eastAsia"/>
            <w:noProof/>
          </w:rPr>
          <w:t>不要信任环境变量的值</w:t>
        </w:r>
        <w:r w:rsidR="00425DE5">
          <w:rPr>
            <w:noProof/>
            <w:webHidden/>
          </w:rPr>
          <w:tab/>
        </w:r>
        <w:r w:rsidR="00DB5526">
          <w:rPr>
            <w:noProof/>
            <w:webHidden/>
          </w:rPr>
          <w:fldChar w:fldCharType="begin"/>
        </w:r>
        <w:r w:rsidR="00425DE5">
          <w:rPr>
            <w:noProof/>
            <w:webHidden/>
          </w:rPr>
          <w:instrText xml:space="preserve"> PAGEREF _Toc435437924 \h </w:instrText>
        </w:r>
        <w:r w:rsidR="00DB5526">
          <w:rPr>
            <w:noProof/>
            <w:webHidden/>
          </w:rPr>
        </w:r>
        <w:r w:rsidR="00DB5526">
          <w:rPr>
            <w:noProof/>
            <w:webHidden/>
          </w:rPr>
          <w:fldChar w:fldCharType="separate"/>
        </w:r>
        <w:r w:rsidR="00425DE5">
          <w:rPr>
            <w:noProof/>
            <w:webHidden/>
          </w:rPr>
          <w:t>62</w:t>
        </w:r>
        <w:r w:rsidR="00DB5526">
          <w:rPr>
            <w:noProof/>
            <w:webHidden/>
          </w:rPr>
          <w:fldChar w:fldCharType="end"/>
        </w:r>
      </w:hyperlink>
    </w:p>
    <w:p w:rsidR="00425DE5" w:rsidRDefault="00413827" w:rsidP="006D4D69">
      <w:pPr>
        <w:pStyle w:val="20"/>
        <w:ind w:left="210"/>
        <w:rPr>
          <w:rFonts w:asciiTheme="minorHAnsi" w:eastAsiaTheme="minorEastAsia" w:hAnsiTheme="minorHAnsi" w:cstheme="minorBidi"/>
          <w:noProof/>
          <w:kern w:val="2"/>
          <w:szCs w:val="22"/>
        </w:rPr>
      </w:pPr>
      <w:hyperlink w:anchor="_Toc435437925" w:history="1">
        <w:r w:rsidR="00425DE5" w:rsidRPr="00C51FCD">
          <w:rPr>
            <w:rStyle w:val="aff7"/>
            <w:rFonts w:hint="eastAsia"/>
            <w:noProof/>
          </w:rPr>
          <w:t>规则</w:t>
        </w:r>
        <w:r w:rsidR="00425DE5" w:rsidRPr="00C51FCD">
          <w:rPr>
            <w:rStyle w:val="aff7"/>
            <w:noProof/>
          </w:rPr>
          <w:t xml:space="preserve"> 6.7 </w:t>
        </w:r>
        <w:r w:rsidR="00425DE5" w:rsidRPr="00C51FCD">
          <w:rPr>
            <w:rStyle w:val="aff7"/>
            <w:rFonts w:ascii="宋体" w:hAnsi="宋体" w:cs="宋体" w:hint="eastAsia"/>
            <w:noProof/>
          </w:rPr>
          <w:t>生产代码不能包含任何调试入口点</w:t>
        </w:r>
        <w:r w:rsidR="00425DE5">
          <w:rPr>
            <w:noProof/>
            <w:webHidden/>
          </w:rPr>
          <w:tab/>
        </w:r>
        <w:r w:rsidR="00DB5526">
          <w:rPr>
            <w:noProof/>
            <w:webHidden/>
          </w:rPr>
          <w:fldChar w:fldCharType="begin"/>
        </w:r>
        <w:r w:rsidR="00425DE5">
          <w:rPr>
            <w:noProof/>
            <w:webHidden/>
          </w:rPr>
          <w:instrText xml:space="preserve"> PAGEREF _Toc435437925 \h </w:instrText>
        </w:r>
        <w:r w:rsidR="00DB5526">
          <w:rPr>
            <w:noProof/>
            <w:webHidden/>
          </w:rPr>
        </w:r>
        <w:r w:rsidR="00DB5526">
          <w:rPr>
            <w:noProof/>
            <w:webHidden/>
          </w:rPr>
          <w:fldChar w:fldCharType="separate"/>
        </w:r>
        <w:r w:rsidR="00425DE5">
          <w:rPr>
            <w:noProof/>
            <w:webHidden/>
          </w:rPr>
          <w:t>62</w:t>
        </w:r>
        <w:r w:rsidR="00DB5526">
          <w:rPr>
            <w:noProof/>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926" w:history="1">
        <w:r w:rsidR="00425DE5" w:rsidRPr="00C51FCD">
          <w:rPr>
            <w:rStyle w:val="aff7"/>
          </w:rPr>
          <w:t>7</w:t>
        </w:r>
        <w:r w:rsidR="00425DE5">
          <w:rPr>
            <w:rFonts w:asciiTheme="minorHAnsi" w:eastAsiaTheme="minorEastAsia" w:hAnsiTheme="minorHAnsi" w:cstheme="minorBidi"/>
            <w:snapToGrid/>
            <w:kern w:val="2"/>
            <w:sz w:val="21"/>
            <w:szCs w:val="22"/>
          </w:rPr>
          <w:tab/>
        </w:r>
        <w:r w:rsidR="00425DE5" w:rsidRPr="00C51FCD">
          <w:rPr>
            <w:rStyle w:val="aff7"/>
            <w:rFonts w:ascii="宋体" w:hAnsi="宋体" w:cs="宋体" w:hint="eastAsia"/>
          </w:rPr>
          <w:t>其他</w:t>
        </w:r>
        <w:r w:rsidR="00425DE5">
          <w:rPr>
            <w:webHidden/>
          </w:rPr>
          <w:tab/>
        </w:r>
        <w:r w:rsidR="00DB5526">
          <w:rPr>
            <w:webHidden/>
          </w:rPr>
          <w:fldChar w:fldCharType="begin"/>
        </w:r>
        <w:r w:rsidR="00425DE5">
          <w:rPr>
            <w:webHidden/>
          </w:rPr>
          <w:instrText xml:space="preserve"> PAGEREF _Toc435437926 \h </w:instrText>
        </w:r>
        <w:r w:rsidR="00DB5526">
          <w:rPr>
            <w:webHidden/>
          </w:rPr>
        </w:r>
        <w:r w:rsidR="00DB5526">
          <w:rPr>
            <w:webHidden/>
          </w:rPr>
          <w:fldChar w:fldCharType="separate"/>
        </w:r>
        <w:r w:rsidR="00425DE5">
          <w:rPr>
            <w:webHidden/>
          </w:rPr>
          <w:t>63</w:t>
        </w:r>
        <w:r w:rsidR="00DB5526">
          <w:rPr>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27" w:history="1">
        <w:r w:rsidR="00425DE5" w:rsidRPr="00C51FCD">
          <w:rPr>
            <w:rStyle w:val="aff7"/>
            <w:rFonts w:hint="eastAsia"/>
            <w:noProof/>
          </w:rPr>
          <w:t>规则</w:t>
        </w:r>
        <w:r w:rsidR="00425DE5" w:rsidRPr="00C51FCD">
          <w:rPr>
            <w:rStyle w:val="aff7"/>
            <w:noProof/>
          </w:rPr>
          <w:t xml:space="preserve"> 7.1 </w:t>
        </w:r>
        <w:r w:rsidR="00425DE5" w:rsidRPr="00C51FCD">
          <w:rPr>
            <w:rStyle w:val="aff7"/>
            <w:rFonts w:ascii="宋体" w:hAnsi="宋体" w:cs="宋体" w:hint="eastAsia"/>
            <w:noProof/>
          </w:rPr>
          <w:t>禁止在日志中保存口令、密钥和其他敏感数据</w:t>
        </w:r>
        <w:r w:rsidR="00425DE5">
          <w:rPr>
            <w:noProof/>
            <w:webHidden/>
          </w:rPr>
          <w:tab/>
        </w:r>
        <w:r w:rsidR="00DB5526">
          <w:rPr>
            <w:noProof/>
            <w:webHidden/>
          </w:rPr>
          <w:fldChar w:fldCharType="begin"/>
        </w:r>
        <w:r w:rsidR="00425DE5">
          <w:rPr>
            <w:noProof/>
            <w:webHidden/>
          </w:rPr>
          <w:instrText xml:space="preserve"> PAGEREF _Toc435437927 \h </w:instrText>
        </w:r>
        <w:r w:rsidR="00DB5526">
          <w:rPr>
            <w:noProof/>
            <w:webHidden/>
          </w:rPr>
        </w:r>
        <w:r w:rsidR="00DB5526">
          <w:rPr>
            <w:noProof/>
            <w:webHidden/>
          </w:rPr>
          <w:fldChar w:fldCharType="separate"/>
        </w:r>
        <w:r w:rsidR="00425DE5">
          <w:rPr>
            <w:noProof/>
            <w:webHidden/>
          </w:rPr>
          <w:t>63</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28" w:history="1">
        <w:r w:rsidR="00425DE5" w:rsidRPr="00C51FCD">
          <w:rPr>
            <w:rStyle w:val="aff7"/>
            <w:rFonts w:hint="eastAsia"/>
            <w:noProof/>
          </w:rPr>
          <w:t>规则</w:t>
        </w:r>
        <w:r w:rsidR="00425DE5" w:rsidRPr="00C51FCD">
          <w:rPr>
            <w:rStyle w:val="aff7"/>
            <w:noProof/>
          </w:rPr>
          <w:t xml:space="preserve"> 7.2 </w:t>
        </w:r>
        <w:r w:rsidR="00425DE5" w:rsidRPr="00C51FCD">
          <w:rPr>
            <w:rStyle w:val="aff7"/>
            <w:rFonts w:hint="eastAsia"/>
            <w:noProof/>
          </w:rPr>
          <w:t>禁止使用私有或者弱加密算法</w:t>
        </w:r>
        <w:r w:rsidR="00425DE5">
          <w:rPr>
            <w:noProof/>
            <w:webHidden/>
          </w:rPr>
          <w:tab/>
        </w:r>
        <w:r w:rsidR="00DB5526">
          <w:rPr>
            <w:noProof/>
            <w:webHidden/>
          </w:rPr>
          <w:fldChar w:fldCharType="begin"/>
        </w:r>
        <w:r w:rsidR="00425DE5">
          <w:rPr>
            <w:noProof/>
            <w:webHidden/>
          </w:rPr>
          <w:instrText xml:space="preserve"> PAGEREF _Toc435437928 \h </w:instrText>
        </w:r>
        <w:r w:rsidR="00DB5526">
          <w:rPr>
            <w:noProof/>
            <w:webHidden/>
          </w:rPr>
        </w:r>
        <w:r w:rsidR="00DB5526">
          <w:rPr>
            <w:noProof/>
            <w:webHidden/>
          </w:rPr>
          <w:fldChar w:fldCharType="separate"/>
        </w:r>
        <w:r w:rsidR="00425DE5">
          <w:rPr>
            <w:noProof/>
            <w:webHidden/>
          </w:rPr>
          <w:t>63</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29" w:history="1">
        <w:r w:rsidR="00425DE5" w:rsidRPr="00C51FCD">
          <w:rPr>
            <w:rStyle w:val="aff7"/>
            <w:rFonts w:hint="eastAsia"/>
            <w:noProof/>
          </w:rPr>
          <w:t>规则</w:t>
        </w:r>
        <w:r w:rsidR="00425DE5" w:rsidRPr="00C51FCD">
          <w:rPr>
            <w:rStyle w:val="aff7"/>
            <w:noProof/>
          </w:rPr>
          <w:t xml:space="preserve"> 7.3 </w:t>
        </w:r>
        <w:r w:rsidR="00425DE5" w:rsidRPr="00C51FCD">
          <w:rPr>
            <w:rStyle w:val="aff7"/>
            <w:rFonts w:ascii="宋体" w:hAnsi="宋体" w:cs="宋体" w:hint="eastAsia"/>
            <w:noProof/>
          </w:rPr>
          <w:t>基于哈希算法的口令安全存储必须加入盐值（</w:t>
        </w:r>
        <w:r w:rsidR="00425DE5" w:rsidRPr="00C51FCD">
          <w:rPr>
            <w:rStyle w:val="aff7"/>
            <w:noProof/>
          </w:rPr>
          <w:t>salt</w:t>
        </w:r>
        <w:r w:rsidR="00425DE5" w:rsidRPr="00C51FCD">
          <w:rPr>
            <w:rStyle w:val="aff7"/>
            <w:rFonts w:ascii="宋体" w:hAnsi="宋体" w:cs="宋体" w:hint="eastAsia"/>
            <w:noProof/>
          </w:rPr>
          <w:t>）</w:t>
        </w:r>
        <w:r w:rsidR="00425DE5">
          <w:rPr>
            <w:noProof/>
            <w:webHidden/>
          </w:rPr>
          <w:tab/>
        </w:r>
        <w:r w:rsidR="00DB5526">
          <w:rPr>
            <w:noProof/>
            <w:webHidden/>
          </w:rPr>
          <w:fldChar w:fldCharType="begin"/>
        </w:r>
        <w:r w:rsidR="00425DE5">
          <w:rPr>
            <w:noProof/>
            <w:webHidden/>
          </w:rPr>
          <w:instrText xml:space="preserve"> PAGEREF _Toc435437929 \h </w:instrText>
        </w:r>
        <w:r w:rsidR="00DB5526">
          <w:rPr>
            <w:noProof/>
            <w:webHidden/>
          </w:rPr>
        </w:r>
        <w:r w:rsidR="00DB5526">
          <w:rPr>
            <w:noProof/>
            <w:webHidden/>
          </w:rPr>
          <w:fldChar w:fldCharType="separate"/>
        </w:r>
        <w:r w:rsidR="00425DE5">
          <w:rPr>
            <w:noProof/>
            <w:webHidden/>
          </w:rPr>
          <w:t>64</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30" w:history="1">
        <w:r w:rsidR="00425DE5" w:rsidRPr="00C51FCD">
          <w:rPr>
            <w:rStyle w:val="aff7"/>
            <w:rFonts w:hint="eastAsia"/>
            <w:noProof/>
          </w:rPr>
          <w:t>规则</w:t>
        </w:r>
        <w:r w:rsidR="00425DE5" w:rsidRPr="00C51FCD">
          <w:rPr>
            <w:rStyle w:val="aff7"/>
            <w:noProof/>
          </w:rPr>
          <w:t xml:space="preserve"> 7.4 </w:t>
        </w:r>
        <w:r w:rsidR="00425DE5" w:rsidRPr="00C51FCD">
          <w:rPr>
            <w:rStyle w:val="aff7"/>
            <w:rFonts w:hint="eastAsia"/>
            <w:noProof/>
          </w:rPr>
          <w:t>禁止将敏感信息硬编码在程序中</w:t>
        </w:r>
        <w:r w:rsidR="00425DE5">
          <w:rPr>
            <w:noProof/>
            <w:webHidden/>
          </w:rPr>
          <w:tab/>
        </w:r>
        <w:r w:rsidR="00DB5526">
          <w:rPr>
            <w:noProof/>
            <w:webHidden/>
          </w:rPr>
          <w:fldChar w:fldCharType="begin"/>
        </w:r>
        <w:r w:rsidR="00425DE5">
          <w:rPr>
            <w:noProof/>
            <w:webHidden/>
          </w:rPr>
          <w:instrText xml:space="preserve"> PAGEREF _Toc435437930 \h </w:instrText>
        </w:r>
        <w:r w:rsidR="00DB5526">
          <w:rPr>
            <w:noProof/>
            <w:webHidden/>
          </w:rPr>
        </w:r>
        <w:r w:rsidR="00DB5526">
          <w:rPr>
            <w:noProof/>
            <w:webHidden/>
          </w:rPr>
          <w:fldChar w:fldCharType="separate"/>
        </w:r>
        <w:r w:rsidR="00425DE5">
          <w:rPr>
            <w:noProof/>
            <w:webHidden/>
          </w:rPr>
          <w:t>65</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31" w:history="1">
        <w:r w:rsidR="00425DE5" w:rsidRPr="00C51FCD">
          <w:rPr>
            <w:rStyle w:val="aff7"/>
            <w:rFonts w:hint="eastAsia"/>
            <w:noProof/>
          </w:rPr>
          <w:t>规则</w:t>
        </w:r>
        <w:r w:rsidR="00425DE5" w:rsidRPr="00C51FCD">
          <w:rPr>
            <w:rStyle w:val="aff7"/>
            <w:noProof/>
          </w:rPr>
          <w:t xml:space="preserve"> 7.5 </w:t>
        </w:r>
        <w:r w:rsidR="00425DE5" w:rsidRPr="00C51FCD">
          <w:rPr>
            <w:rStyle w:val="aff7"/>
            <w:rFonts w:ascii="宋体" w:hAnsi="宋体" w:cs="宋体" w:hint="eastAsia"/>
            <w:noProof/>
          </w:rPr>
          <w:t>使用强随机数</w:t>
        </w:r>
        <w:r w:rsidR="00425DE5">
          <w:rPr>
            <w:noProof/>
            <w:webHidden/>
          </w:rPr>
          <w:tab/>
        </w:r>
        <w:r w:rsidR="00DB5526">
          <w:rPr>
            <w:noProof/>
            <w:webHidden/>
          </w:rPr>
          <w:fldChar w:fldCharType="begin"/>
        </w:r>
        <w:r w:rsidR="00425DE5">
          <w:rPr>
            <w:noProof/>
            <w:webHidden/>
          </w:rPr>
          <w:instrText xml:space="preserve"> PAGEREF _Toc435437931 \h </w:instrText>
        </w:r>
        <w:r w:rsidR="00DB5526">
          <w:rPr>
            <w:noProof/>
            <w:webHidden/>
          </w:rPr>
        </w:r>
        <w:r w:rsidR="00DB5526">
          <w:rPr>
            <w:noProof/>
            <w:webHidden/>
          </w:rPr>
          <w:fldChar w:fldCharType="separate"/>
        </w:r>
        <w:r w:rsidR="00425DE5">
          <w:rPr>
            <w:noProof/>
            <w:webHidden/>
          </w:rPr>
          <w:t>65</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32" w:history="1">
        <w:r w:rsidR="00425DE5" w:rsidRPr="00C51FCD">
          <w:rPr>
            <w:rStyle w:val="aff7"/>
            <w:rFonts w:hint="eastAsia"/>
            <w:noProof/>
          </w:rPr>
          <w:t>规则</w:t>
        </w:r>
        <w:r w:rsidR="00425DE5" w:rsidRPr="00C51FCD">
          <w:rPr>
            <w:rStyle w:val="aff7"/>
            <w:noProof/>
          </w:rPr>
          <w:t xml:space="preserve"> 7.6 </w:t>
        </w:r>
        <w:r w:rsidR="00425DE5" w:rsidRPr="00C51FCD">
          <w:rPr>
            <w:rStyle w:val="aff7"/>
            <w:rFonts w:hint="eastAsia"/>
            <w:noProof/>
          </w:rPr>
          <w:t>防止将系统内部使用的锁对象暴露给不可信代码</w:t>
        </w:r>
        <w:r w:rsidR="00425DE5">
          <w:rPr>
            <w:noProof/>
            <w:webHidden/>
          </w:rPr>
          <w:tab/>
        </w:r>
        <w:r w:rsidR="00DB5526">
          <w:rPr>
            <w:noProof/>
            <w:webHidden/>
          </w:rPr>
          <w:fldChar w:fldCharType="begin"/>
        </w:r>
        <w:r w:rsidR="00425DE5">
          <w:rPr>
            <w:noProof/>
            <w:webHidden/>
          </w:rPr>
          <w:instrText xml:space="preserve"> PAGEREF _Toc435437932 \h </w:instrText>
        </w:r>
        <w:r w:rsidR="00DB5526">
          <w:rPr>
            <w:noProof/>
            <w:webHidden/>
          </w:rPr>
        </w:r>
        <w:r w:rsidR="00DB5526">
          <w:rPr>
            <w:noProof/>
            <w:webHidden/>
          </w:rPr>
          <w:fldChar w:fldCharType="separate"/>
        </w:r>
        <w:r w:rsidR="00425DE5">
          <w:rPr>
            <w:noProof/>
            <w:webHidden/>
          </w:rPr>
          <w:t>66</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33" w:history="1">
        <w:r w:rsidR="00425DE5" w:rsidRPr="00C51FCD">
          <w:rPr>
            <w:rStyle w:val="aff7"/>
            <w:rFonts w:hint="eastAsia"/>
            <w:noProof/>
          </w:rPr>
          <w:t>规则</w:t>
        </w:r>
        <w:r w:rsidR="00425DE5" w:rsidRPr="00C51FCD">
          <w:rPr>
            <w:rStyle w:val="aff7"/>
            <w:noProof/>
          </w:rPr>
          <w:t xml:space="preserve"> 7.7 </w:t>
        </w:r>
        <w:r w:rsidR="00425DE5" w:rsidRPr="00C51FCD">
          <w:rPr>
            <w:rStyle w:val="aff7"/>
            <w:rFonts w:hint="eastAsia"/>
            <w:noProof/>
          </w:rPr>
          <w:t>使用</w:t>
        </w:r>
        <w:r w:rsidR="00425DE5" w:rsidRPr="00C51FCD">
          <w:rPr>
            <w:rStyle w:val="aff7"/>
            <w:noProof/>
          </w:rPr>
          <w:t>SSLSocket</w:t>
        </w:r>
        <w:r w:rsidR="00425DE5" w:rsidRPr="00C51FCD">
          <w:rPr>
            <w:rStyle w:val="aff7"/>
            <w:rFonts w:hint="eastAsia"/>
            <w:noProof/>
          </w:rPr>
          <w:t>代替</w:t>
        </w:r>
        <w:r w:rsidR="00425DE5" w:rsidRPr="00C51FCD">
          <w:rPr>
            <w:rStyle w:val="aff7"/>
            <w:noProof/>
          </w:rPr>
          <w:t>Socket</w:t>
        </w:r>
        <w:r w:rsidR="00425DE5" w:rsidRPr="00C51FCD">
          <w:rPr>
            <w:rStyle w:val="aff7"/>
            <w:rFonts w:hint="eastAsia"/>
            <w:noProof/>
          </w:rPr>
          <w:t>来进行安全数据交互</w:t>
        </w:r>
        <w:r w:rsidR="00425DE5">
          <w:rPr>
            <w:noProof/>
            <w:webHidden/>
          </w:rPr>
          <w:tab/>
        </w:r>
        <w:r w:rsidR="00DB5526">
          <w:rPr>
            <w:noProof/>
            <w:webHidden/>
          </w:rPr>
          <w:fldChar w:fldCharType="begin"/>
        </w:r>
        <w:r w:rsidR="00425DE5">
          <w:rPr>
            <w:noProof/>
            <w:webHidden/>
          </w:rPr>
          <w:instrText xml:space="preserve"> PAGEREF _Toc435437933 \h </w:instrText>
        </w:r>
        <w:r w:rsidR="00DB5526">
          <w:rPr>
            <w:noProof/>
            <w:webHidden/>
          </w:rPr>
        </w:r>
        <w:r w:rsidR="00DB5526">
          <w:rPr>
            <w:noProof/>
            <w:webHidden/>
          </w:rPr>
          <w:fldChar w:fldCharType="separate"/>
        </w:r>
        <w:r w:rsidR="00425DE5">
          <w:rPr>
            <w:noProof/>
            <w:webHidden/>
          </w:rPr>
          <w:t>67</w:t>
        </w:r>
        <w:r w:rsidR="00DB5526">
          <w:rPr>
            <w:noProof/>
            <w:webHidden/>
          </w:rPr>
          <w:fldChar w:fldCharType="end"/>
        </w:r>
      </w:hyperlink>
    </w:p>
    <w:p w:rsidR="00425DE5" w:rsidRDefault="00413827" w:rsidP="00425DE5">
      <w:pPr>
        <w:pStyle w:val="20"/>
        <w:ind w:left="210"/>
        <w:rPr>
          <w:rFonts w:asciiTheme="minorHAnsi" w:eastAsiaTheme="minorEastAsia" w:hAnsiTheme="minorHAnsi" w:cstheme="minorBidi"/>
          <w:noProof/>
          <w:kern w:val="2"/>
          <w:szCs w:val="22"/>
        </w:rPr>
      </w:pPr>
      <w:hyperlink w:anchor="_Toc435437934" w:history="1">
        <w:r w:rsidR="00425DE5" w:rsidRPr="00C51FCD">
          <w:rPr>
            <w:rStyle w:val="aff7"/>
            <w:rFonts w:hint="eastAsia"/>
            <w:noProof/>
          </w:rPr>
          <w:t>规则</w:t>
        </w:r>
        <w:r w:rsidR="00425DE5" w:rsidRPr="00C51FCD">
          <w:rPr>
            <w:rStyle w:val="aff7"/>
            <w:noProof/>
          </w:rPr>
          <w:t xml:space="preserve"> 7.8 </w:t>
        </w:r>
        <w:r w:rsidR="00425DE5" w:rsidRPr="00C51FCD">
          <w:rPr>
            <w:rStyle w:val="aff7"/>
            <w:rFonts w:hint="eastAsia"/>
            <w:noProof/>
          </w:rPr>
          <w:t>封装本地方法调用</w:t>
        </w:r>
        <w:r w:rsidR="00425DE5">
          <w:rPr>
            <w:noProof/>
            <w:webHidden/>
          </w:rPr>
          <w:tab/>
        </w:r>
        <w:r w:rsidR="00DB5526">
          <w:rPr>
            <w:noProof/>
            <w:webHidden/>
          </w:rPr>
          <w:fldChar w:fldCharType="begin"/>
        </w:r>
        <w:r w:rsidR="00425DE5">
          <w:rPr>
            <w:noProof/>
            <w:webHidden/>
          </w:rPr>
          <w:instrText xml:space="preserve"> PAGEREF _Toc435437934 \h </w:instrText>
        </w:r>
        <w:r w:rsidR="00DB5526">
          <w:rPr>
            <w:noProof/>
            <w:webHidden/>
          </w:rPr>
        </w:r>
        <w:r w:rsidR="00DB5526">
          <w:rPr>
            <w:noProof/>
            <w:webHidden/>
          </w:rPr>
          <w:fldChar w:fldCharType="separate"/>
        </w:r>
        <w:r w:rsidR="00425DE5">
          <w:rPr>
            <w:noProof/>
            <w:webHidden/>
          </w:rPr>
          <w:t>69</w:t>
        </w:r>
        <w:r w:rsidR="00DB5526">
          <w:rPr>
            <w:noProof/>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935" w:history="1">
        <w:r w:rsidR="00425DE5" w:rsidRPr="00C51FCD">
          <w:rPr>
            <w:rStyle w:val="aff7"/>
            <w:rFonts w:ascii="宋体" w:hAnsi="宋体" w:cs="宋体" w:hint="eastAsia"/>
          </w:rPr>
          <w:t>参考资料</w:t>
        </w:r>
        <w:r w:rsidR="00425DE5">
          <w:rPr>
            <w:webHidden/>
          </w:rPr>
          <w:tab/>
        </w:r>
        <w:r w:rsidR="00DB5526">
          <w:rPr>
            <w:webHidden/>
          </w:rPr>
          <w:fldChar w:fldCharType="begin"/>
        </w:r>
        <w:r w:rsidR="00425DE5">
          <w:rPr>
            <w:webHidden/>
          </w:rPr>
          <w:instrText xml:space="preserve"> PAGEREF _Toc435437935 \h </w:instrText>
        </w:r>
        <w:r w:rsidR="00DB5526">
          <w:rPr>
            <w:webHidden/>
          </w:rPr>
        </w:r>
        <w:r w:rsidR="00DB5526">
          <w:rPr>
            <w:webHidden/>
          </w:rPr>
          <w:fldChar w:fldCharType="separate"/>
        </w:r>
        <w:r w:rsidR="00425DE5">
          <w:rPr>
            <w:webHidden/>
          </w:rPr>
          <w:t>70</w:t>
        </w:r>
        <w:r w:rsidR="00DB5526">
          <w:rPr>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936" w:history="1">
        <w:r w:rsidR="00425DE5" w:rsidRPr="00C51FCD">
          <w:rPr>
            <w:rStyle w:val="aff7"/>
            <w:rFonts w:hint="eastAsia"/>
          </w:rPr>
          <w:t>附录</w:t>
        </w:r>
        <w:r w:rsidR="00425DE5" w:rsidRPr="00C51FCD">
          <w:rPr>
            <w:rStyle w:val="aff7"/>
          </w:rPr>
          <w:t>A</w:t>
        </w:r>
        <w:r w:rsidR="00425DE5">
          <w:rPr>
            <w:webHidden/>
          </w:rPr>
          <w:tab/>
        </w:r>
        <w:r w:rsidR="00DB5526">
          <w:rPr>
            <w:webHidden/>
          </w:rPr>
          <w:fldChar w:fldCharType="begin"/>
        </w:r>
        <w:r w:rsidR="00425DE5">
          <w:rPr>
            <w:webHidden/>
          </w:rPr>
          <w:instrText xml:space="preserve"> PAGEREF _Toc435437936 \h </w:instrText>
        </w:r>
        <w:r w:rsidR="00DB5526">
          <w:rPr>
            <w:webHidden/>
          </w:rPr>
        </w:r>
        <w:r w:rsidR="00DB5526">
          <w:rPr>
            <w:webHidden/>
          </w:rPr>
          <w:fldChar w:fldCharType="separate"/>
        </w:r>
        <w:r w:rsidR="00425DE5">
          <w:rPr>
            <w:webHidden/>
          </w:rPr>
          <w:t>70</w:t>
        </w:r>
        <w:r w:rsidR="00DB5526">
          <w:rPr>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937" w:history="1">
        <w:r w:rsidR="00425DE5" w:rsidRPr="00C51FCD">
          <w:rPr>
            <w:rStyle w:val="aff7"/>
            <w:rFonts w:hint="eastAsia"/>
          </w:rPr>
          <w:t>附录</w:t>
        </w:r>
        <w:r w:rsidR="00425DE5" w:rsidRPr="00C51FCD">
          <w:rPr>
            <w:rStyle w:val="aff7"/>
          </w:rPr>
          <w:t>B</w:t>
        </w:r>
        <w:r w:rsidR="00425DE5">
          <w:rPr>
            <w:webHidden/>
          </w:rPr>
          <w:tab/>
        </w:r>
        <w:r w:rsidR="00DB5526">
          <w:rPr>
            <w:webHidden/>
          </w:rPr>
          <w:fldChar w:fldCharType="begin"/>
        </w:r>
        <w:r w:rsidR="00425DE5">
          <w:rPr>
            <w:webHidden/>
          </w:rPr>
          <w:instrText xml:space="preserve"> PAGEREF _Toc435437937 \h </w:instrText>
        </w:r>
        <w:r w:rsidR="00DB5526">
          <w:rPr>
            <w:webHidden/>
          </w:rPr>
        </w:r>
        <w:r w:rsidR="00DB5526">
          <w:rPr>
            <w:webHidden/>
          </w:rPr>
          <w:fldChar w:fldCharType="separate"/>
        </w:r>
        <w:r w:rsidR="00425DE5">
          <w:rPr>
            <w:webHidden/>
          </w:rPr>
          <w:t>71</w:t>
        </w:r>
        <w:r w:rsidR="00DB5526">
          <w:rPr>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938" w:history="1">
        <w:r w:rsidR="00425DE5" w:rsidRPr="00C51FCD">
          <w:rPr>
            <w:rStyle w:val="aff7"/>
            <w:rFonts w:hint="eastAsia"/>
          </w:rPr>
          <w:t>附录</w:t>
        </w:r>
        <w:r w:rsidR="00425DE5" w:rsidRPr="00C51FCD">
          <w:rPr>
            <w:rStyle w:val="aff7"/>
          </w:rPr>
          <w:t>C</w:t>
        </w:r>
        <w:r w:rsidR="00425DE5">
          <w:rPr>
            <w:webHidden/>
          </w:rPr>
          <w:tab/>
        </w:r>
        <w:r w:rsidR="00DB5526">
          <w:rPr>
            <w:webHidden/>
          </w:rPr>
          <w:fldChar w:fldCharType="begin"/>
        </w:r>
        <w:r w:rsidR="00425DE5">
          <w:rPr>
            <w:webHidden/>
          </w:rPr>
          <w:instrText xml:space="preserve"> PAGEREF _Toc435437938 \h </w:instrText>
        </w:r>
        <w:r w:rsidR="00DB5526">
          <w:rPr>
            <w:webHidden/>
          </w:rPr>
        </w:r>
        <w:r w:rsidR="00DB5526">
          <w:rPr>
            <w:webHidden/>
          </w:rPr>
          <w:fldChar w:fldCharType="separate"/>
        </w:r>
        <w:r w:rsidR="00425DE5">
          <w:rPr>
            <w:webHidden/>
          </w:rPr>
          <w:t>72</w:t>
        </w:r>
        <w:r w:rsidR="00DB5526">
          <w:rPr>
            <w:webHidden/>
          </w:rPr>
          <w:fldChar w:fldCharType="end"/>
        </w:r>
      </w:hyperlink>
    </w:p>
    <w:p w:rsidR="00425DE5" w:rsidRDefault="00413827">
      <w:pPr>
        <w:pStyle w:val="10"/>
        <w:rPr>
          <w:rFonts w:asciiTheme="minorHAnsi" w:eastAsiaTheme="minorEastAsia" w:hAnsiTheme="minorHAnsi" w:cstheme="minorBidi"/>
          <w:snapToGrid/>
          <w:kern w:val="2"/>
          <w:sz w:val="21"/>
          <w:szCs w:val="22"/>
        </w:rPr>
      </w:pPr>
      <w:hyperlink w:anchor="_Toc435437939" w:history="1">
        <w:r w:rsidR="00425DE5" w:rsidRPr="00C51FCD">
          <w:rPr>
            <w:rStyle w:val="aff7"/>
            <w:rFonts w:hint="eastAsia"/>
          </w:rPr>
          <w:t>附件：</w:t>
        </w:r>
        <w:r w:rsidR="00425DE5">
          <w:rPr>
            <w:webHidden/>
          </w:rPr>
          <w:tab/>
        </w:r>
        <w:r w:rsidR="00DB5526">
          <w:rPr>
            <w:webHidden/>
          </w:rPr>
          <w:fldChar w:fldCharType="begin"/>
        </w:r>
        <w:r w:rsidR="00425DE5">
          <w:rPr>
            <w:webHidden/>
          </w:rPr>
          <w:instrText xml:space="preserve"> PAGEREF _Toc435437939 \h </w:instrText>
        </w:r>
        <w:r w:rsidR="00DB5526">
          <w:rPr>
            <w:webHidden/>
          </w:rPr>
        </w:r>
        <w:r w:rsidR="00DB5526">
          <w:rPr>
            <w:webHidden/>
          </w:rPr>
          <w:fldChar w:fldCharType="separate"/>
        </w:r>
        <w:r w:rsidR="00425DE5">
          <w:rPr>
            <w:webHidden/>
          </w:rPr>
          <w:t>72</w:t>
        </w:r>
        <w:r w:rsidR="00DB5526">
          <w:rPr>
            <w:webHidden/>
          </w:rPr>
          <w:fldChar w:fldCharType="end"/>
        </w:r>
      </w:hyperlink>
    </w:p>
    <w:p w:rsidR="005C60A4" w:rsidRDefault="00DB5526" w:rsidP="008E5D25">
      <w:pPr>
        <w:pStyle w:val="10"/>
      </w:pPr>
      <w:r w:rsidRPr="00CC1F21">
        <w:fldChar w:fldCharType="end"/>
      </w:r>
    </w:p>
    <w:p w:rsidR="00CA0BFA" w:rsidRPr="00372CEC" w:rsidRDefault="00152B8A" w:rsidP="00CA0BFA">
      <w:pPr>
        <w:pStyle w:val="aff1"/>
      </w:pPr>
      <w:bookmarkStart w:id="2" w:name="_Toc435437882"/>
      <w:bookmarkStart w:id="3" w:name="_Toc358023478"/>
      <w:bookmarkStart w:id="4" w:name="_Toc358023482"/>
      <w:r w:rsidRPr="00152B8A">
        <w:rPr>
          <w:rFonts w:ascii="宋体" w:eastAsia="宋体" w:hAnsi="宋体" w:cs="宋体" w:hint="eastAsia"/>
        </w:rPr>
        <w:t>前言</w:t>
      </w:r>
      <w:bookmarkEnd w:id="2"/>
    </w:p>
    <w:p w:rsidR="00CA0BFA" w:rsidRPr="00C91F8F" w:rsidRDefault="00C91F8F" w:rsidP="001C122A">
      <w:pPr>
        <w:pStyle w:val="2"/>
        <w:rPr>
          <w:rFonts w:eastAsiaTheme="minorEastAsia"/>
        </w:rPr>
      </w:pPr>
      <w:bookmarkStart w:id="5" w:name="_Toc435437883"/>
      <w:bookmarkEnd w:id="3"/>
      <w:r>
        <w:rPr>
          <w:rFonts w:eastAsiaTheme="minorEastAsia" w:hint="eastAsia"/>
        </w:rPr>
        <w:t>背景</w:t>
      </w:r>
      <w:bookmarkEnd w:id="5"/>
    </w:p>
    <w:p w:rsidR="00877814" w:rsidRDefault="00877814" w:rsidP="00BE7D30">
      <w:pPr>
        <w:rPr>
          <w:rFonts w:eastAsiaTheme="minorEastAsia"/>
        </w:rPr>
      </w:pPr>
      <w:bookmarkStart w:id="6" w:name="OLE_LINK4"/>
      <w:bookmarkStart w:id="7" w:name="OLE_LINK5"/>
      <w:r w:rsidRPr="00F810C0">
        <w:rPr>
          <w:rFonts w:eastAsia="宋体" w:hint="eastAsia"/>
          <w:i/>
          <w:lang w:val="zh-CN"/>
        </w:rPr>
        <w:t>《</w:t>
      </w:r>
      <w:r w:rsidRPr="00F810C0">
        <w:rPr>
          <w:rFonts w:eastAsia="宋体"/>
          <w:i/>
        </w:rPr>
        <w:t>Java</w:t>
      </w:r>
      <w:r w:rsidR="00BD0E3E">
        <w:rPr>
          <w:rFonts w:eastAsia="宋体" w:hint="eastAsia"/>
          <w:i/>
          <w:lang w:val="zh-CN"/>
        </w:rPr>
        <w:t>语言编程规范</w:t>
      </w:r>
      <w:r w:rsidR="003121A1">
        <w:rPr>
          <w:rFonts w:eastAsia="宋体" w:hint="eastAsia"/>
          <w:i/>
          <w:lang w:val="zh-CN"/>
        </w:rPr>
        <w:t xml:space="preserve"> </w:t>
      </w:r>
      <w:r w:rsidR="00BD0E3E">
        <w:rPr>
          <w:rFonts w:eastAsia="宋体" w:hint="eastAsia"/>
          <w:i/>
          <w:lang w:val="zh-CN"/>
        </w:rPr>
        <w:t>下卷</w:t>
      </w:r>
      <w:r w:rsidR="003121A1">
        <w:rPr>
          <w:rFonts w:eastAsia="宋体" w:hint="eastAsia"/>
          <w:i/>
          <w:lang w:val="zh-CN"/>
        </w:rPr>
        <w:t xml:space="preserve"> </w:t>
      </w:r>
      <w:r w:rsidR="00BD0E3E">
        <w:rPr>
          <w:rFonts w:eastAsia="宋体" w:hint="eastAsia"/>
          <w:i/>
          <w:lang w:val="zh-CN"/>
        </w:rPr>
        <w:t>安全篇</w:t>
      </w:r>
      <w:r w:rsidRPr="00F810C0">
        <w:rPr>
          <w:rFonts w:eastAsia="宋体" w:hint="eastAsia"/>
          <w:i/>
          <w:lang w:val="zh-CN"/>
        </w:rPr>
        <w:t>》</w:t>
      </w:r>
      <w:r w:rsidRPr="004F38FC">
        <w:rPr>
          <w:rFonts w:eastAsia="宋体" w:hint="eastAsia"/>
          <w:lang w:val="zh-CN"/>
        </w:rPr>
        <w:t>针对</w:t>
      </w:r>
      <w:r w:rsidRPr="004F38FC">
        <w:rPr>
          <w:rFonts w:eastAsia="宋体"/>
        </w:rPr>
        <w:t>Java</w:t>
      </w:r>
      <w:r w:rsidRPr="004F38FC">
        <w:rPr>
          <w:rFonts w:eastAsia="宋体" w:hint="eastAsia"/>
          <w:lang w:val="zh-CN"/>
        </w:rPr>
        <w:t>语言编程中的输入校验、异常行为、</w:t>
      </w:r>
      <w:r w:rsidRPr="004F38FC">
        <w:rPr>
          <w:rFonts w:eastAsia="宋体"/>
        </w:rPr>
        <w:t>IO</w:t>
      </w:r>
      <w:r w:rsidRPr="004F38FC">
        <w:rPr>
          <w:rFonts w:eastAsia="宋体" w:hint="eastAsia"/>
          <w:lang w:val="zh-CN"/>
        </w:rPr>
        <w:t>操作、</w:t>
      </w:r>
      <w:r w:rsidRPr="004F38FC">
        <w:rPr>
          <w:rFonts w:eastAsia="宋体" w:hint="eastAsia"/>
          <w:lang w:val="zh-CN"/>
        </w:rPr>
        <w:lastRenderedPageBreak/>
        <w:t>序列化和反序列化、平台安全与运行安全等方面</w:t>
      </w:r>
      <w:r w:rsidRPr="004F38FC">
        <w:rPr>
          <w:rFonts w:eastAsia="宋体" w:hint="eastAsia"/>
        </w:rPr>
        <w:t>，</w:t>
      </w:r>
      <w:r w:rsidRPr="004F38FC">
        <w:rPr>
          <w:rFonts w:eastAsia="宋体" w:hint="eastAsia"/>
          <w:lang w:val="zh-CN"/>
        </w:rPr>
        <w:t>描述可能导致安全漏洞或风险的常见编码错误。该规范基于业界最佳实践，参考业界安全编码规范相关著作，例如</w:t>
      </w:r>
      <w:r w:rsidRPr="00F810C0">
        <w:rPr>
          <w:rFonts w:eastAsia="宋体"/>
          <w:i/>
          <w:lang w:val="zh-CN"/>
        </w:rPr>
        <w:t>The</w:t>
      </w:r>
      <w:r w:rsidR="00BE7D30" w:rsidRPr="00F810C0">
        <w:rPr>
          <w:rFonts w:eastAsia="宋体" w:hint="eastAsia"/>
          <w:i/>
          <w:lang w:val="zh-CN"/>
        </w:rPr>
        <w:t xml:space="preserve"> </w:t>
      </w:r>
      <w:r w:rsidRPr="00F810C0">
        <w:rPr>
          <w:rFonts w:eastAsia="宋体"/>
          <w:i/>
          <w:lang w:val="zh-CN"/>
        </w:rPr>
        <w:t>Cert Secure Coding Standard for Java</w:t>
      </w:r>
      <w:r w:rsidRPr="004F38FC">
        <w:rPr>
          <w:rFonts w:eastAsia="宋体" w:hint="eastAsia"/>
          <w:lang w:val="zh-CN"/>
        </w:rPr>
        <w:t>、</w:t>
      </w:r>
      <w:r w:rsidRPr="00F810C0">
        <w:rPr>
          <w:rFonts w:eastAsia="宋体"/>
          <w:i/>
          <w:lang w:val="zh-CN"/>
        </w:rPr>
        <w:t>Sun Secure Coding Guidelines for the Java Programming Language</w:t>
      </w:r>
      <w:r w:rsidRPr="004F38FC">
        <w:rPr>
          <w:rFonts w:eastAsia="宋体" w:hint="eastAsia"/>
          <w:lang w:val="zh-CN"/>
        </w:rPr>
        <w:t>、</w:t>
      </w:r>
      <w:r w:rsidRPr="00F810C0">
        <w:rPr>
          <w:rFonts w:eastAsia="宋体"/>
          <w:i/>
          <w:lang w:val="zh-CN"/>
        </w:rPr>
        <w:t>CWE/SANS TOP 25</w:t>
      </w:r>
      <w:r w:rsidRPr="004F38FC">
        <w:rPr>
          <w:rFonts w:eastAsia="宋体" w:hint="eastAsia"/>
          <w:lang w:val="zh-CN"/>
        </w:rPr>
        <w:t>和</w:t>
      </w:r>
      <w:r w:rsidRPr="00F810C0">
        <w:rPr>
          <w:rFonts w:eastAsia="宋体"/>
          <w:i/>
          <w:lang w:val="zh-CN"/>
        </w:rPr>
        <w:t>OWASP Guide Project</w:t>
      </w:r>
      <w:r w:rsidRPr="004F38FC">
        <w:rPr>
          <w:rFonts w:eastAsia="宋体" w:hint="eastAsia"/>
          <w:lang w:val="zh-CN"/>
        </w:rPr>
        <w:t>，并总结</w:t>
      </w:r>
      <w:r>
        <w:rPr>
          <w:rFonts w:eastAsia="宋体" w:hint="eastAsia"/>
          <w:lang w:val="zh-CN"/>
        </w:rPr>
        <w:t>了</w:t>
      </w:r>
      <w:r w:rsidRPr="004F38FC">
        <w:rPr>
          <w:rFonts w:eastAsia="宋体" w:hint="eastAsia"/>
          <w:lang w:val="zh-CN"/>
        </w:rPr>
        <w:t>公司内部的编程实践。</w:t>
      </w:r>
      <w:r w:rsidR="00EC48AC" w:rsidRPr="004F38FC">
        <w:rPr>
          <w:rFonts w:eastAsia="宋体" w:hint="eastAsia"/>
          <w:lang w:val="zh-CN"/>
        </w:rPr>
        <w:t>该规范旨在减少</w:t>
      </w:r>
      <w:r w:rsidR="00EC48AC" w:rsidRPr="004F38FC">
        <w:rPr>
          <w:rFonts w:eastAsia="宋体"/>
          <w:lang w:val="zh-CN"/>
        </w:rPr>
        <w:t>SQL</w:t>
      </w:r>
      <w:r w:rsidR="00EC48AC" w:rsidRPr="004F38FC">
        <w:rPr>
          <w:rFonts w:eastAsia="宋体" w:hint="eastAsia"/>
          <w:lang w:val="zh-CN"/>
        </w:rPr>
        <w:t>注</w:t>
      </w:r>
      <w:r w:rsidR="004E35FD">
        <w:rPr>
          <w:rFonts w:eastAsia="宋体" w:hint="eastAsia"/>
          <w:lang w:val="zh-CN"/>
        </w:rPr>
        <w:t>入、敏感信息泄露、格式化字符串攻击、命令注入攻击、目录遍历等</w:t>
      </w:r>
      <w:r w:rsidR="00EC48AC" w:rsidRPr="004F38FC">
        <w:rPr>
          <w:rFonts w:eastAsia="宋体" w:hint="eastAsia"/>
          <w:lang w:val="zh-CN"/>
        </w:rPr>
        <w:t>安全问题</w:t>
      </w:r>
      <w:r w:rsidR="004E35FD">
        <w:rPr>
          <w:rFonts w:eastAsia="宋体" w:hint="eastAsia"/>
          <w:lang w:val="zh-CN"/>
        </w:rPr>
        <w:t>的发生</w:t>
      </w:r>
      <w:r w:rsidR="00EC48AC" w:rsidRPr="004F38FC">
        <w:rPr>
          <w:rFonts w:eastAsia="宋体" w:hint="eastAsia"/>
          <w:lang w:val="zh-CN"/>
        </w:rPr>
        <w:t>。</w:t>
      </w:r>
    </w:p>
    <w:p w:rsidR="00CA0BFA" w:rsidRPr="001E0AB2" w:rsidRDefault="001F6CA5" w:rsidP="001C122A">
      <w:pPr>
        <w:pStyle w:val="2"/>
      </w:pPr>
      <w:bookmarkStart w:id="8" w:name="_Toc435437884"/>
      <w:bookmarkEnd w:id="6"/>
      <w:bookmarkEnd w:id="7"/>
      <w:r w:rsidRPr="001F6CA5">
        <w:rPr>
          <w:rFonts w:ascii="宋体" w:eastAsia="宋体" w:hAnsi="宋体" w:cs="宋体" w:hint="eastAsia"/>
        </w:rPr>
        <w:t>使用对象</w:t>
      </w:r>
      <w:bookmarkEnd w:id="8"/>
    </w:p>
    <w:p w:rsidR="00CA0BFA" w:rsidRPr="00CD6210" w:rsidRDefault="007836C8" w:rsidP="00CA0BFA">
      <w:r w:rsidRPr="007836C8">
        <w:rPr>
          <w:rFonts w:ascii="宋体" w:eastAsia="宋体" w:hAnsi="宋体" w:cs="宋体" w:hint="eastAsia"/>
        </w:rPr>
        <w:t>本规范的读者及使用对象主要为使用</w:t>
      </w:r>
      <w:r w:rsidRPr="007836C8">
        <w:t>Java</w:t>
      </w:r>
      <w:r w:rsidRPr="007836C8">
        <w:rPr>
          <w:rFonts w:ascii="宋体" w:eastAsia="宋体" w:hAnsi="宋体" w:cs="宋体" w:hint="eastAsia"/>
        </w:rPr>
        <w:t>语言的研发人员和测试人员等。</w:t>
      </w:r>
    </w:p>
    <w:p w:rsidR="00CA0BFA" w:rsidRDefault="003A407A" w:rsidP="001C122A">
      <w:pPr>
        <w:pStyle w:val="2"/>
      </w:pPr>
      <w:bookmarkStart w:id="9" w:name="_Toc435437885"/>
      <w:r w:rsidRPr="003A407A">
        <w:rPr>
          <w:rFonts w:ascii="宋体" w:eastAsia="宋体" w:hAnsi="宋体" w:cs="宋体" w:hint="eastAsia"/>
        </w:rPr>
        <w:t>适用范围</w:t>
      </w:r>
      <w:bookmarkEnd w:id="9"/>
    </w:p>
    <w:p w:rsidR="00CA0BFA" w:rsidRPr="00CD6210" w:rsidRDefault="00C16A17" w:rsidP="00CA0BFA">
      <w:r w:rsidRPr="00C16A17">
        <w:rPr>
          <w:rFonts w:ascii="宋体" w:eastAsia="宋体" w:hAnsi="宋体" w:cs="宋体" w:hint="eastAsia"/>
        </w:rPr>
        <w:t>该规范适用于基于</w:t>
      </w:r>
      <w:r w:rsidRPr="00C16A17">
        <w:t>Java</w:t>
      </w:r>
      <w:r w:rsidRPr="00C16A17">
        <w:rPr>
          <w:rFonts w:ascii="宋体" w:eastAsia="宋体" w:hAnsi="宋体" w:cs="宋体" w:hint="eastAsia"/>
        </w:rPr>
        <w:t>语言的产品开发。</w:t>
      </w:r>
      <w:r w:rsidRPr="00C16A17">
        <w:t xml:space="preserve"> </w:t>
      </w:r>
      <w:r w:rsidRPr="00C16A17">
        <w:rPr>
          <w:rFonts w:ascii="宋体" w:eastAsia="宋体" w:hAnsi="宋体" w:cs="宋体" w:hint="eastAsia"/>
        </w:rPr>
        <w:t>除非有特别说明，所有的代码示例都是基于</w:t>
      </w:r>
      <w:r w:rsidR="005F5EF7">
        <w:t>JDK</w:t>
      </w:r>
      <w:r w:rsidRPr="00C16A17">
        <w:t>1.6</w:t>
      </w:r>
      <w:r w:rsidR="00A069BD">
        <w:rPr>
          <w:rFonts w:ascii="宋体" w:eastAsia="宋体" w:hAnsi="宋体" w:cs="宋体" w:hint="eastAsia"/>
        </w:rPr>
        <w:t>版本。</w:t>
      </w:r>
    </w:p>
    <w:p w:rsidR="00CA0BFA" w:rsidRPr="00CD2574" w:rsidRDefault="004D0F49" w:rsidP="001C122A">
      <w:pPr>
        <w:pStyle w:val="2"/>
      </w:pPr>
      <w:bookmarkStart w:id="10" w:name="_Toc435437886"/>
      <w:r w:rsidRPr="004D0F49">
        <w:rPr>
          <w:rFonts w:ascii="宋体" w:eastAsia="宋体" w:hAnsi="宋体" w:cs="宋体" w:hint="eastAsia"/>
        </w:rPr>
        <w:t>术语定义</w:t>
      </w:r>
      <w:bookmarkEnd w:id="10"/>
    </w:p>
    <w:p w:rsidR="00CA0BFA" w:rsidRPr="00CD6210" w:rsidRDefault="006F20E6" w:rsidP="00CA0BFA">
      <w:r>
        <w:rPr>
          <w:rFonts w:eastAsiaTheme="minorEastAsia" w:hint="eastAsia"/>
          <w:b/>
        </w:rPr>
        <w:t>规则：</w:t>
      </w:r>
      <w:r w:rsidR="005115C5" w:rsidRPr="005115C5">
        <w:rPr>
          <w:rFonts w:ascii="宋体" w:eastAsia="宋体" w:hAnsi="宋体" w:cs="宋体" w:hint="eastAsia"/>
        </w:rPr>
        <w:t>编程时必须遵守的约定</w:t>
      </w:r>
    </w:p>
    <w:p w:rsidR="00CA0BFA" w:rsidRDefault="005115C5" w:rsidP="00CA0BFA">
      <w:r>
        <w:rPr>
          <w:rFonts w:eastAsiaTheme="minorEastAsia" w:hint="eastAsia"/>
          <w:b/>
        </w:rPr>
        <w:t>说明：</w:t>
      </w:r>
      <w:r w:rsidR="00AE207D" w:rsidRPr="004F38FC">
        <w:rPr>
          <w:rFonts w:eastAsia="宋体" w:hint="eastAsia"/>
          <w:szCs w:val="24"/>
          <w:lang w:val="zh-CN"/>
        </w:rPr>
        <w:t>某个规则的具体解释</w:t>
      </w:r>
    </w:p>
    <w:p w:rsidR="00CA0BFA" w:rsidRPr="00424887" w:rsidRDefault="006842DB" w:rsidP="00CA0BFA">
      <w:pPr>
        <w:rPr>
          <w:rFonts w:eastAsiaTheme="minorEastAsia"/>
        </w:rPr>
      </w:pPr>
      <w:r>
        <w:rPr>
          <w:rFonts w:eastAsiaTheme="minorEastAsia" w:hint="eastAsia"/>
          <w:b/>
        </w:rPr>
        <w:t>错误示例：</w:t>
      </w:r>
      <w:r w:rsidR="00663368" w:rsidRPr="004F38FC">
        <w:rPr>
          <w:rFonts w:eastAsia="宋体" w:hint="eastAsia"/>
          <w:szCs w:val="24"/>
          <w:lang w:val="zh-CN"/>
        </w:rPr>
        <w:t>违背某条规则的例子</w:t>
      </w:r>
    </w:p>
    <w:p w:rsidR="00CA0BFA" w:rsidRDefault="00C73B36" w:rsidP="00CA0BFA">
      <w:pPr>
        <w:rPr>
          <w:rFonts w:eastAsiaTheme="minorEastAsia"/>
        </w:rPr>
      </w:pPr>
      <w:r>
        <w:rPr>
          <w:rFonts w:eastAsiaTheme="minorEastAsia" w:hint="eastAsia"/>
          <w:b/>
        </w:rPr>
        <w:t>正确示例：</w:t>
      </w:r>
      <w:r w:rsidR="0084417C" w:rsidRPr="004F38FC">
        <w:rPr>
          <w:rFonts w:eastAsia="宋体" w:hint="eastAsia"/>
          <w:szCs w:val="24"/>
          <w:lang w:val="zh-CN"/>
        </w:rPr>
        <w:t>遵循某条规则的例子</w:t>
      </w:r>
    </w:p>
    <w:p w:rsidR="00BB7DFC" w:rsidRPr="00342C4C" w:rsidRDefault="005C0D10" w:rsidP="00CA0BFA">
      <w:pPr>
        <w:rPr>
          <w:rFonts w:eastAsiaTheme="minorEastAsia"/>
        </w:rPr>
      </w:pPr>
      <w:r>
        <w:rPr>
          <w:rFonts w:eastAsiaTheme="minorEastAsia" w:hint="eastAsia"/>
          <w:b/>
        </w:rPr>
        <w:t>例外情况：</w:t>
      </w:r>
      <w:r w:rsidR="002A5B7F" w:rsidRPr="004F38FC">
        <w:rPr>
          <w:rFonts w:eastAsia="宋体" w:hint="eastAsia"/>
          <w:szCs w:val="24"/>
          <w:lang w:val="zh-CN"/>
        </w:rPr>
        <w:t>相应的规则不适用的场景</w:t>
      </w:r>
    </w:p>
    <w:p w:rsidR="00B9071A" w:rsidRDefault="004E165A" w:rsidP="00CA0BFA">
      <w:pPr>
        <w:rPr>
          <w:rFonts w:eastAsiaTheme="minorEastAsia"/>
          <w:b/>
        </w:rPr>
      </w:pPr>
      <w:r>
        <w:rPr>
          <w:rFonts w:eastAsiaTheme="minorEastAsia" w:hint="eastAsia"/>
          <w:b/>
        </w:rPr>
        <w:t>信任边界：</w:t>
      </w:r>
      <w:r w:rsidR="00B9071A">
        <w:rPr>
          <w:rFonts w:eastAsia="宋体" w:hint="eastAsia"/>
          <w:szCs w:val="24"/>
          <w:lang w:val="zh-CN"/>
        </w:rPr>
        <w:t>位于信任边界之内的所有组件都是被系统本身</w:t>
      </w:r>
      <w:r w:rsidR="00B9071A" w:rsidRPr="004F38FC">
        <w:rPr>
          <w:rFonts w:eastAsia="宋体" w:hint="eastAsia"/>
          <w:szCs w:val="24"/>
          <w:lang w:val="zh-CN"/>
        </w:rPr>
        <w:t>直接控制的。</w:t>
      </w:r>
      <w:r w:rsidR="00CA4671">
        <w:rPr>
          <w:rFonts w:eastAsia="宋体" w:hint="eastAsia"/>
          <w:szCs w:val="24"/>
          <w:lang w:val="zh-CN"/>
        </w:rPr>
        <w:t>所有来自不受控的外部系统的连接与数据，包括客户端与第三方系统，都应该被认为是不可信的，要先在边界处对其校验，才能允许它们进一步与本</w:t>
      </w:r>
      <w:r w:rsidR="00CA4671" w:rsidRPr="004F38FC">
        <w:rPr>
          <w:rFonts w:eastAsia="宋体" w:hint="eastAsia"/>
          <w:szCs w:val="24"/>
          <w:lang w:val="zh-CN"/>
        </w:rPr>
        <w:t>系统交互。</w:t>
      </w:r>
    </w:p>
    <w:p w:rsidR="005C1E40" w:rsidRDefault="00CA4671" w:rsidP="00CA0BFA">
      <w:pPr>
        <w:rPr>
          <w:rFonts w:ascii="宋体" w:eastAsia="宋体" w:hAnsi="宋体" w:cs="宋体"/>
          <w:lang w:val="zh-CN"/>
        </w:rPr>
      </w:pPr>
      <w:r w:rsidRPr="00CA4671">
        <w:rPr>
          <w:rFonts w:ascii="宋体" w:eastAsia="宋体" w:hAnsi="宋体" w:cs="宋体" w:hint="eastAsia"/>
          <w:b/>
        </w:rPr>
        <w:t>非信任代码</w:t>
      </w:r>
      <w:r w:rsidR="00F60D65">
        <w:rPr>
          <w:rFonts w:eastAsiaTheme="minorEastAsia" w:hint="eastAsia"/>
          <w:b/>
        </w:rPr>
        <w:t>：</w:t>
      </w:r>
      <w:r w:rsidR="00B81A7B" w:rsidRPr="00B81A7B">
        <w:rPr>
          <w:rFonts w:ascii="宋体" w:eastAsia="宋体" w:hAnsi="宋体" w:cs="宋体" w:hint="eastAsia"/>
          <w:lang w:val="zh-CN"/>
        </w:rPr>
        <w:t>非产品包中的代码</w:t>
      </w:r>
      <w:r w:rsidR="00B81A7B" w:rsidRPr="00B81A7B">
        <w:rPr>
          <w:rFonts w:ascii="宋体" w:eastAsia="宋体" w:hAnsi="宋体" w:cs="宋体" w:hint="eastAsia"/>
        </w:rPr>
        <w:t>，</w:t>
      </w:r>
      <w:r w:rsidR="00B81A7B" w:rsidRPr="00B81A7B">
        <w:rPr>
          <w:rFonts w:ascii="宋体" w:eastAsia="宋体" w:hAnsi="宋体" w:cs="宋体" w:hint="eastAsia"/>
          <w:lang w:val="zh-CN"/>
        </w:rPr>
        <w:t>如通过网络下载到本地虚拟机中加载并执行的代码。</w:t>
      </w:r>
    </w:p>
    <w:p w:rsidR="00704888" w:rsidRDefault="00704888" w:rsidP="00CA0BFA">
      <w:pPr>
        <w:rPr>
          <w:rFonts w:ascii="宋体" w:eastAsia="宋体" w:hAnsi="宋体" w:cs="宋体"/>
          <w:lang w:val="zh-CN"/>
        </w:rPr>
      </w:pPr>
    </w:p>
    <w:p w:rsidR="00704888" w:rsidRDefault="00704888" w:rsidP="00CA0BFA">
      <w:pPr>
        <w:rPr>
          <w:rFonts w:ascii="宋体" w:eastAsia="宋体" w:hAnsi="宋体" w:cs="宋体"/>
          <w:lang w:val="zh-CN"/>
        </w:rPr>
      </w:pPr>
    </w:p>
    <w:p w:rsidR="00704888" w:rsidRDefault="00704888" w:rsidP="00CA0BFA">
      <w:pPr>
        <w:rPr>
          <w:rFonts w:ascii="宋体" w:eastAsia="宋体" w:hAnsi="宋体" w:cs="宋体"/>
          <w:lang w:val="zh-CN"/>
        </w:rPr>
      </w:pPr>
    </w:p>
    <w:p w:rsidR="00704888" w:rsidRDefault="00704888" w:rsidP="00CA0BFA">
      <w:pPr>
        <w:rPr>
          <w:rFonts w:ascii="宋体" w:eastAsia="宋体" w:hAnsi="宋体" w:cs="宋体"/>
          <w:lang w:val="zh-CN"/>
        </w:rPr>
      </w:pPr>
    </w:p>
    <w:p w:rsidR="00704888" w:rsidRDefault="00704888" w:rsidP="00CA0BFA">
      <w:pPr>
        <w:rPr>
          <w:rFonts w:ascii="宋体" w:eastAsia="宋体" w:hAnsi="宋体" w:cs="宋体"/>
          <w:lang w:val="zh-CN"/>
        </w:rPr>
      </w:pPr>
    </w:p>
    <w:p w:rsidR="00704888" w:rsidRDefault="00704888" w:rsidP="00CA0BFA">
      <w:pPr>
        <w:rPr>
          <w:rFonts w:ascii="宋体" w:eastAsia="宋体" w:hAnsi="宋体" w:cs="宋体"/>
          <w:lang w:val="zh-CN"/>
        </w:rPr>
      </w:pPr>
    </w:p>
    <w:p w:rsidR="00704888" w:rsidRDefault="00704888" w:rsidP="00CA0BFA">
      <w:pPr>
        <w:rPr>
          <w:rFonts w:ascii="宋体" w:eastAsia="宋体" w:hAnsi="宋体" w:cs="宋体"/>
          <w:lang w:val="zh-CN"/>
        </w:rPr>
      </w:pPr>
    </w:p>
    <w:p w:rsidR="00704888" w:rsidRPr="005C1E40" w:rsidRDefault="00704888" w:rsidP="00CA0BFA">
      <w:pPr>
        <w:rPr>
          <w:rFonts w:ascii="宋体" w:eastAsia="宋体" w:hAnsi="宋体" w:cs="宋体"/>
          <w:lang w:val="zh-CN"/>
        </w:rPr>
      </w:pPr>
    </w:p>
    <w:p w:rsidR="00F835AA" w:rsidRPr="00372CEC" w:rsidRDefault="00A322EA" w:rsidP="00372CEC">
      <w:pPr>
        <w:pStyle w:val="aff1"/>
      </w:pPr>
      <w:bookmarkStart w:id="11" w:name="_Toc435437887"/>
      <w:bookmarkEnd w:id="4"/>
      <w:r>
        <w:rPr>
          <w:rFonts w:eastAsia="宋体" w:hint="eastAsia"/>
        </w:rPr>
        <w:lastRenderedPageBreak/>
        <w:t>数据校验</w:t>
      </w:r>
      <w:bookmarkEnd w:id="11"/>
    </w:p>
    <w:p w:rsidR="0008378D" w:rsidRPr="00283510" w:rsidRDefault="003728B1" w:rsidP="001C122A">
      <w:pPr>
        <w:pStyle w:val="2"/>
        <w:rPr>
          <w:rFonts w:eastAsiaTheme="minorEastAsia"/>
          <w:snapToGrid w:val="0"/>
        </w:rPr>
      </w:pPr>
      <w:bookmarkStart w:id="12" w:name="_Toc368072923"/>
      <w:bookmarkStart w:id="13" w:name="_Toc376550005"/>
      <w:bookmarkStart w:id="14" w:name="_Toc435437888"/>
      <w:r>
        <w:rPr>
          <w:rFonts w:eastAsiaTheme="minorEastAsia" w:hint="eastAsia"/>
        </w:rPr>
        <w:t>规则</w:t>
      </w:r>
      <w:r w:rsidR="009F5D10">
        <w:rPr>
          <w:rFonts w:eastAsiaTheme="minorEastAsia" w:hint="eastAsia"/>
        </w:rPr>
        <w:t xml:space="preserve"> </w:t>
      </w:r>
      <w:r w:rsidR="003759FA">
        <w:rPr>
          <w:rFonts w:hint="eastAsia"/>
        </w:rPr>
        <w:t>1.1</w:t>
      </w:r>
      <w:bookmarkStart w:id="15" w:name="_Toc368072924"/>
      <w:bookmarkEnd w:id="12"/>
      <w:bookmarkEnd w:id="13"/>
      <w:r w:rsidR="00DA5361">
        <w:rPr>
          <w:rFonts w:eastAsiaTheme="minorEastAsia" w:hint="eastAsia"/>
        </w:rPr>
        <w:t xml:space="preserve"> </w:t>
      </w:r>
      <w:r w:rsidR="00283510">
        <w:rPr>
          <w:rFonts w:eastAsiaTheme="minorEastAsia" w:hint="eastAsia"/>
        </w:rPr>
        <w:t>校验跨信任边界</w:t>
      </w:r>
      <w:r w:rsidR="00D62CF0">
        <w:rPr>
          <w:rFonts w:eastAsiaTheme="minorEastAsia" w:hint="eastAsia"/>
        </w:rPr>
        <w:t>传递</w:t>
      </w:r>
      <w:r w:rsidR="00283510">
        <w:rPr>
          <w:rFonts w:eastAsiaTheme="minorEastAsia" w:hint="eastAsia"/>
        </w:rPr>
        <w:t>的不可信数据</w:t>
      </w:r>
      <w:bookmarkEnd w:id="14"/>
    </w:p>
    <w:p w:rsidR="006325CE" w:rsidRPr="006325CE" w:rsidRDefault="00BF2357" w:rsidP="006325CE">
      <w:pPr>
        <w:rPr>
          <w:rFonts w:eastAsiaTheme="minorEastAsia"/>
        </w:rPr>
      </w:pPr>
      <w:r>
        <w:rPr>
          <w:rFonts w:eastAsiaTheme="minorEastAsia" w:hint="eastAsia"/>
          <w:b/>
        </w:rPr>
        <w:t>说明</w:t>
      </w:r>
      <w:r w:rsidR="00472B61">
        <w:rPr>
          <w:rFonts w:eastAsiaTheme="minorEastAsia" w:hint="eastAsia"/>
          <w:b/>
        </w:rPr>
        <w:t>：</w:t>
      </w:r>
      <w:r w:rsidR="006325CE" w:rsidRPr="006325CE">
        <w:rPr>
          <w:rFonts w:eastAsiaTheme="minorEastAsia" w:hint="eastAsia"/>
        </w:rPr>
        <w:t>程序可能会接收来自用户、网络连接或其他来源的不可信数据，并将这些数据跨信任边界传递到目标系统（如浏览器、数据库等）。由于目标系统可能无法区分处理畸形的不可信数据，未经校验的不可信数据可能会引起某种注入攻击，对系统造成严重影响，因此，必须对不可信数据进行校验，且数据校验必须在信任边界以内进行（如对于</w:t>
      </w:r>
      <w:r w:rsidR="006325CE" w:rsidRPr="006325CE">
        <w:rPr>
          <w:rFonts w:eastAsiaTheme="minorEastAsia"/>
        </w:rPr>
        <w:t>Web</w:t>
      </w:r>
      <w:r w:rsidR="006325CE" w:rsidRPr="006325CE">
        <w:rPr>
          <w:rFonts w:eastAsiaTheme="minorEastAsia" w:hint="eastAsia"/>
        </w:rPr>
        <w:t>应用，需要在服务端做校验）。数据校验有输入校验和输出校验，对从信任边界外传入的数据进行校验的叫输入校验，对传出到信任边界外的数据进行校验的叫输出校验。</w:t>
      </w:r>
    </w:p>
    <w:p w:rsidR="008C044C" w:rsidRDefault="006325CE" w:rsidP="006325CE">
      <w:pPr>
        <w:rPr>
          <w:rFonts w:eastAsiaTheme="minorEastAsia"/>
        </w:rPr>
      </w:pPr>
      <w:r w:rsidRPr="006325CE">
        <w:rPr>
          <w:rFonts w:eastAsiaTheme="minorEastAsia" w:hint="eastAsia"/>
        </w:rPr>
        <w:t>如下描述了四种数据校验策略（任何时候，尽可能使用接收已知合法数据的</w:t>
      </w:r>
      <w:r w:rsidRPr="006325CE">
        <w:rPr>
          <w:rFonts w:eastAsiaTheme="minorEastAsia"/>
        </w:rPr>
        <w:t>“</w:t>
      </w:r>
      <w:r w:rsidRPr="006325CE">
        <w:rPr>
          <w:rFonts w:eastAsiaTheme="minorEastAsia" w:hint="eastAsia"/>
        </w:rPr>
        <w:t>白名单</w:t>
      </w:r>
      <w:r w:rsidRPr="006325CE">
        <w:rPr>
          <w:rFonts w:eastAsiaTheme="minorEastAsia"/>
        </w:rPr>
        <w:t>”</w:t>
      </w:r>
      <w:r w:rsidRPr="006325CE">
        <w:rPr>
          <w:rFonts w:eastAsiaTheme="minorEastAsia" w:hint="eastAsia"/>
        </w:rPr>
        <w:t>策略）</w:t>
      </w:r>
      <w:r w:rsidR="006B411D">
        <w:rPr>
          <w:rFonts w:eastAsiaTheme="minorEastAsia" w:hint="eastAsia"/>
        </w:rPr>
        <w:t>。</w:t>
      </w:r>
    </w:p>
    <w:p w:rsidR="00652172" w:rsidRPr="00791D71" w:rsidRDefault="00652172" w:rsidP="00652172">
      <w:pPr>
        <w:rPr>
          <w:rFonts w:eastAsia="宋体"/>
          <w:b/>
          <w:i/>
          <w:snapToGrid/>
        </w:rPr>
      </w:pPr>
      <w:r>
        <w:rPr>
          <w:rFonts w:eastAsia="宋体" w:hint="eastAsia"/>
          <w:b/>
          <w:i/>
          <w:snapToGrid/>
        </w:rPr>
        <w:t>接受已知</w:t>
      </w:r>
      <w:r w:rsidR="00DC54D1">
        <w:rPr>
          <w:rFonts w:eastAsia="宋体" w:hint="eastAsia"/>
          <w:b/>
          <w:i/>
          <w:snapToGrid/>
        </w:rPr>
        <w:t>好</w:t>
      </w:r>
      <w:r>
        <w:rPr>
          <w:rFonts w:eastAsia="宋体" w:hint="eastAsia"/>
          <w:b/>
          <w:i/>
          <w:snapToGrid/>
        </w:rPr>
        <w:t>的数据</w:t>
      </w:r>
    </w:p>
    <w:p w:rsidR="00652172" w:rsidRPr="00C969F2" w:rsidRDefault="00B22C60" w:rsidP="00652172">
      <w:pPr>
        <w:rPr>
          <w:rFonts w:eastAsia="宋体"/>
          <w:snapToGrid/>
        </w:rPr>
      </w:pPr>
      <w:r>
        <w:rPr>
          <w:rFonts w:eastAsia="宋体" w:hint="eastAsia"/>
          <w:snapToGrid/>
        </w:rPr>
        <w:t>这种策略被称为“白名单”或者“正向”校验。</w:t>
      </w:r>
      <w:r w:rsidR="006325CE">
        <w:rPr>
          <w:rFonts w:eastAsia="宋体" w:hint="eastAsia"/>
          <w:snapToGrid/>
        </w:rPr>
        <w:t>该</w:t>
      </w:r>
      <w:r w:rsidR="006D77BC">
        <w:rPr>
          <w:rFonts w:eastAsia="宋体" w:hint="eastAsia"/>
          <w:snapToGrid/>
        </w:rPr>
        <w:t>策略检查数据是否属于一个严格约束的</w:t>
      </w:r>
      <w:r w:rsidR="009652C9">
        <w:rPr>
          <w:rFonts w:eastAsia="宋体" w:hint="eastAsia"/>
          <w:snapToGrid/>
        </w:rPr>
        <w:t>、</w:t>
      </w:r>
      <w:r w:rsidR="006D77BC">
        <w:rPr>
          <w:rFonts w:eastAsia="宋体" w:hint="eastAsia"/>
          <w:snapToGrid/>
        </w:rPr>
        <w:t>已知</w:t>
      </w:r>
      <w:r w:rsidR="009652C9">
        <w:rPr>
          <w:rFonts w:eastAsia="宋体" w:hint="eastAsia"/>
          <w:snapToGrid/>
        </w:rPr>
        <w:t>的、</w:t>
      </w:r>
      <w:r w:rsidR="006D77BC">
        <w:rPr>
          <w:rFonts w:eastAsia="宋体" w:hint="eastAsia"/>
          <w:snapToGrid/>
        </w:rPr>
        <w:t>可接受</w:t>
      </w:r>
      <w:r w:rsidR="00F74F9B">
        <w:rPr>
          <w:rFonts w:eastAsia="宋体" w:hint="eastAsia"/>
          <w:snapToGrid/>
        </w:rPr>
        <w:t>的合法</w:t>
      </w:r>
      <w:r w:rsidR="006D77BC">
        <w:rPr>
          <w:rFonts w:eastAsia="宋体" w:hint="eastAsia"/>
          <w:snapToGrid/>
        </w:rPr>
        <w:t>数据集合</w:t>
      </w:r>
      <w:r w:rsidR="00C73EB8">
        <w:rPr>
          <w:rFonts w:eastAsia="宋体" w:hint="eastAsia"/>
          <w:snapToGrid/>
        </w:rPr>
        <w:t>。</w:t>
      </w:r>
      <w:r w:rsidR="00316CA3">
        <w:rPr>
          <w:rFonts w:eastAsia="宋体" w:hint="eastAsia"/>
          <w:snapToGrid/>
        </w:rPr>
        <w:t>例如，下面的示例代码</w:t>
      </w:r>
      <w:r w:rsidR="002556B5">
        <w:rPr>
          <w:rFonts w:eastAsia="宋体" w:hint="eastAsia"/>
          <w:snapToGrid/>
        </w:rPr>
        <w:t>确保</w:t>
      </w:r>
      <w:r w:rsidR="00316CA3">
        <w:rPr>
          <w:rFonts w:eastAsia="宋体"/>
          <w:snapToGrid/>
        </w:rPr>
        <w:t>name</w:t>
      </w:r>
      <w:r w:rsidR="00316CA3">
        <w:rPr>
          <w:rFonts w:eastAsia="宋体" w:hint="eastAsia"/>
          <w:snapToGrid/>
        </w:rPr>
        <w:t>参数只包含字母、数字以及下划线。</w:t>
      </w:r>
    </w:p>
    <w:p w:rsidR="00652172" w:rsidRDefault="00652172" w:rsidP="00652172">
      <w:pPr>
        <w:pStyle w:val="aff"/>
        <w:rPr>
          <w:snapToGrid/>
        </w:rPr>
      </w:pPr>
      <w:r>
        <w:rPr>
          <w:snapToGrid/>
          <w:color w:val="3F7F5F"/>
        </w:rPr>
        <w:t>//...</w:t>
      </w:r>
    </w:p>
    <w:p w:rsidR="00652172" w:rsidRDefault="00935A32" w:rsidP="00652172">
      <w:pPr>
        <w:pStyle w:val="aff"/>
        <w:rPr>
          <w:snapToGrid/>
        </w:rPr>
      </w:pPr>
      <w:r>
        <w:rPr>
          <w:b/>
          <w:snapToGrid/>
          <w:color w:val="7F0055"/>
        </w:rPr>
        <w:t>If</w:t>
      </w:r>
      <w:r w:rsidR="00652172">
        <w:rPr>
          <w:snapToGrid/>
        </w:rPr>
        <w:t xml:space="preserve"> (</w:t>
      </w:r>
      <w:r>
        <w:rPr>
          <w:snapToGrid/>
        </w:rPr>
        <w:t>Pattern.</w:t>
      </w:r>
      <w:r>
        <w:rPr>
          <w:i/>
          <w:iCs/>
          <w:snapToGrid/>
        </w:rPr>
        <w:t xml:space="preserve"> Matches</w:t>
      </w:r>
      <w:r>
        <w:rPr>
          <w:snapToGrid/>
        </w:rPr>
        <w:t xml:space="preserve"> (</w:t>
      </w:r>
      <w:r w:rsidR="00652172">
        <w:rPr>
          <w:snapToGrid/>
          <w:color w:val="2A00FF"/>
        </w:rPr>
        <w:t>"</w:t>
      </w:r>
      <w:r>
        <w:rPr>
          <w:snapToGrid/>
          <w:color w:val="2A00FF"/>
        </w:rPr>
        <w:t>^ [</w:t>
      </w:r>
      <w:r w:rsidR="00652172">
        <w:rPr>
          <w:snapToGrid/>
          <w:color w:val="2A00FF"/>
        </w:rPr>
        <w:t>0-9A-Za-z_</w:t>
      </w:r>
      <w:r>
        <w:rPr>
          <w:snapToGrid/>
          <w:color w:val="2A00FF"/>
        </w:rPr>
        <w:t>] +</w:t>
      </w:r>
      <w:r w:rsidR="00652172">
        <w:rPr>
          <w:snapToGrid/>
          <w:color w:val="2A00FF"/>
        </w:rPr>
        <w:t>$"</w:t>
      </w:r>
      <w:r w:rsidR="00652172">
        <w:rPr>
          <w:snapToGrid/>
        </w:rPr>
        <w:t>, name))</w:t>
      </w:r>
    </w:p>
    <w:p w:rsidR="00652172" w:rsidRDefault="00652172" w:rsidP="00652172">
      <w:pPr>
        <w:pStyle w:val="aff"/>
        <w:rPr>
          <w:snapToGrid/>
        </w:rPr>
      </w:pPr>
      <w:r>
        <w:rPr>
          <w:snapToGrid/>
        </w:rPr>
        <w:t>{</w:t>
      </w:r>
    </w:p>
    <w:p w:rsidR="00652172" w:rsidRDefault="00652172" w:rsidP="00652172">
      <w:pPr>
        <w:pStyle w:val="aff"/>
        <w:rPr>
          <w:snapToGrid/>
        </w:rPr>
      </w:pPr>
      <w:r>
        <w:rPr>
          <w:snapToGrid/>
        </w:rPr>
        <w:t xml:space="preserve">    </w:t>
      </w:r>
      <w:r>
        <w:rPr>
          <w:b/>
          <w:snapToGrid/>
          <w:color w:val="7F0055"/>
        </w:rPr>
        <w:t>throw</w:t>
      </w:r>
      <w:r>
        <w:rPr>
          <w:snapToGrid/>
        </w:rPr>
        <w:t xml:space="preserve"> </w:t>
      </w:r>
      <w:r>
        <w:rPr>
          <w:b/>
          <w:snapToGrid/>
          <w:color w:val="7F0055"/>
        </w:rPr>
        <w:t>new</w:t>
      </w:r>
      <w:r>
        <w:rPr>
          <w:snapToGrid/>
        </w:rPr>
        <w:t xml:space="preserve"> IllegalArgumentException(</w:t>
      </w:r>
      <w:r>
        <w:rPr>
          <w:snapToGrid/>
          <w:color w:val="2A00FF"/>
        </w:rPr>
        <w:t>"Invalid name"</w:t>
      </w:r>
      <w:r>
        <w:rPr>
          <w:snapToGrid/>
        </w:rPr>
        <w:t>);</w:t>
      </w:r>
    </w:p>
    <w:p w:rsidR="00652172" w:rsidRDefault="00652172" w:rsidP="00652172">
      <w:pPr>
        <w:pStyle w:val="aff"/>
        <w:rPr>
          <w:snapToGrid/>
        </w:rPr>
      </w:pPr>
      <w:r>
        <w:rPr>
          <w:snapToGrid/>
        </w:rPr>
        <w:t>}</w:t>
      </w:r>
    </w:p>
    <w:p w:rsidR="00652172" w:rsidRPr="0001402E" w:rsidRDefault="00652172" w:rsidP="00652172">
      <w:pPr>
        <w:pStyle w:val="aff"/>
      </w:pPr>
      <w:r>
        <w:rPr>
          <w:snapToGrid/>
          <w:color w:val="3F7F5F"/>
        </w:rPr>
        <w:t>//..</w:t>
      </w:r>
    </w:p>
    <w:p w:rsidR="00652172" w:rsidRPr="003C1344" w:rsidRDefault="00B76067" w:rsidP="0008378D">
      <w:pPr>
        <w:rPr>
          <w:rFonts w:eastAsiaTheme="minorEastAsia"/>
        </w:rPr>
      </w:pPr>
      <w:r w:rsidRPr="00661BFA">
        <w:rPr>
          <w:rFonts w:eastAsia="宋体" w:hint="eastAsia"/>
          <w:b/>
          <w:i/>
          <w:snapToGrid/>
        </w:rPr>
        <w:t>拒绝已知</w:t>
      </w:r>
      <w:r w:rsidR="00DC54D1">
        <w:rPr>
          <w:rFonts w:eastAsia="宋体" w:hint="eastAsia"/>
          <w:b/>
          <w:i/>
          <w:snapToGrid/>
        </w:rPr>
        <w:t>坏</w:t>
      </w:r>
      <w:r w:rsidRPr="00661BFA">
        <w:rPr>
          <w:rFonts w:eastAsia="宋体" w:hint="eastAsia"/>
          <w:b/>
          <w:i/>
          <w:snapToGrid/>
        </w:rPr>
        <w:t>的数据</w:t>
      </w:r>
    </w:p>
    <w:p w:rsidR="008312FC" w:rsidRDefault="00FF3295" w:rsidP="0097664B">
      <w:pPr>
        <w:rPr>
          <w:rFonts w:eastAsia="宋体"/>
        </w:rPr>
      </w:pPr>
      <w:r>
        <w:rPr>
          <w:rFonts w:eastAsia="宋体" w:hint="eastAsia"/>
        </w:rPr>
        <w:t>这种策略被称为“黑名单”或者“负向”校验，相对于正向校验，这是</w:t>
      </w:r>
      <w:r w:rsidR="008312FC">
        <w:rPr>
          <w:rFonts w:eastAsia="宋体" w:hint="eastAsia"/>
        </w:rPr>
        <w:t>一种较弱的校验方式。</w:t>
      </w:r>
      <w:r w:rsidR="00252BBF">
        <w:rPr>
          <w:rFonts w:eastAsia="宋体" w:hint="eastAsia"/>
        </w:rPr>
        <w:t>由于</w:t>
      </w:r>
      <w:r w:rsidR="005D66FB">
        <w:rPr>
          <w:rFonts w:eastAsia="宋体" w:hint="eastAsia"/>
        </w:rPr>
        <w:t>潜在的</w:t>
      </w:r>
      <w:r w:rsidR="00811FF4">
        <w:rPr>
          <w:rFonts w:eastAsia="宋体" w:hint="eastAsia"/>
        </w:rPr>
        <w:t>不合法</w:t>
      </w:r>
      <w:r w:rsidR="00214BE5">
        <w:rPr>
          <w:rFonts w:eastAsia="宋体" w:hint="eastAsia"/>
        </w:rPr>
        <w:t>数据可能是一个</w:t>
      </w:r>
      <w:r w:rsidR="00811FF4">
        <w:rPr>
          <w:rFonts w:eastAsia="宋体" w:hint="eastAsia"/>
        </w:rPr>
        <w:t>不受约束的</w:t>
      </w:r>
      <w:r w:rsidR="00214BE5">
        <w:rPr>
          <w:rFonts w:eastAsia="宋体" w:hint="eastAsia"/>
        </w:rPr>
        <w:t>无限</w:t>
      </w:r>
      <w:r w:rsidR="005D66FB">
        <w:rPr>
          <w:rFonts w:eastAsia="宋体" w:hint="eastAsia"/>
        </w:rPr>
        <w:t>集合</w:t>
      </w:r>
      <w:r w:rsidR="00252BBF">
        <w:rPr>
          <w:rFonts w:eastAsia="宋体" w:hint="eastAsia"/>
        </w:rPr>
        <w:t>，这就</w:t>
      </w:r>
      <w:r w:rsidR="002643E5">
        <w:rPr>
          <w:rFonts w:eastAsia="宋体" w:hint="eastAsia"/>
        </w:rPr>
        <w:t>意味着你必须一直维护一个已知不合法</w:t>
      </w:r>
      <w:r w:rsidR="009F761C">
        <w:rPr>
          <w:rFonts w:eastAsia="宋体" w:hint="eastAsia"/>
        </w:rPr>
        <w:t>字符或者模式的列表。</w:t>
      </w:r>
      <w:r w:rsidR="00252BBF">
        <w:rPr>
          <w:rFonts w:eastAsia="宋体" w:hint="eastAsia"/>
        </w:rPr>
        <w:t>如果不定期研究新的攻击方式并对校验的表达式进行日常更新，该校验方式就会很快过时</w:t>
      </w:r>
      <w:r w:rsidR="001B7F7B">
        <w:rPr>
          <w:rFonts w:eastAsia="宋体" w:hint="eastAsia"/>
        </w:rPr>
        <w:t>。</w:t>
      </w:r>
    </w:p>
    <w:p w:rsidR="000E3A72" w:rsidRDefault="000E3A72" w:rsidP="00CB6118">
      <w:pPr>
        <w:pStyle w:val="aff"/>
        <w:rPr>
          <w:snapToGrid/>
        </w:rPr>
      </w:pPr>
      <w:r>
        <w:rPr>
          <w:b/>
          <w:snapToGrid/>
          <w:color w:val="7F0055"/>
        </w:rPr>
        <w:t>public</w:t>
      </w:r>
      <w:r>
        <w:rPr>
          <w:snapToGrid/>
        </w:rPr>
        <w:t xml:space="preserve"> String removeJavascript(String input)</w:t>
      </w:r>
    </w:p>
    <w:p w:rsidR="000E3A72" w:rsidRDefault="000E3A72" w:rsidP="00CB6118">
      <w:pPr>
        <w:pStyle w:val="aff"/>
        <w:rPr>
          <w:snapToGrid/>
        </w:rPr>
      </w:pPr>
      <w:r>
        <w:rPr>
          <w:snapToGrid/>
        </w:rPr>
        <w:t xml:space="preserve">{   </w:t>
      </w:r>
    </w:p>
    <w:p w:rsidR="000E3A72" w:rsidRDefault="00CB6118" w:rsidP="00CB6118">
      <w:pPr>
        <w:pStyle w:val="aff"/>
        <w:rPr>
          <w:snapToGrid/>
        </w:rPr>
      </w:pPr>
      <w:r>
        <w:rPr>
          <w:snapToGrid/>
        </w:rPr>
        <w:t xml:space="preserve">    </w:t>
      </w:r>
      <w:r w:rsidR="000E3A72">
        <w:rPr>
          <w:snapToGrid/>
        </w:rPr>
        <w:t>Pattern p = Pattern.</w:t>
      </w:r>
      <w:r w:rsidR="000E3A72">
        <w:rPr>
          <w:i/>
          <w:iCs/>
          <w:snapToGrid/>
        </w:rPr>
        <w:t>compile</w:t>
      </w:r>
      <w:r w:rsidR="000E3A72">
        <w:rPr>
          <w:snapToGrid/>
        </w:rPr>
        <w:t>(</w:t>
      </w:r>
      <w:r w:rsidR="000E3A72">
        <w:rPr>
          <w:snapToGrid/>
          <w:color w:val="2A00FF"/>
        </w:rPr>
        <w:t>"javascript"</w:t>
      </w:r>
      <w:r w:rsidR="000E3A72">
        <w:rPr>
          <w:snapToGrid/>
        </w:rPr>
        <w:t>, Pattern.</w:t>
      </w:r>
      <w:r w:rsidR="000E3A72">
        <w:rPr>
          <w:i/>
          <w:iCs/>
          <w:snapToGrid/>
          <w:color w:val="0000C0"/>
        </w:rPr>
        <w:t>CASE_INSENSITIVE</w:t>
      </w:r>
      <w:r w:rsidR="000E3A72">
        <w:rPr>
          <w:snapToGrid/>
        </w:rPr>
        <w:t xml:space="preserve">);        </w:t>
      </w:r>
    </w:p>
    <w:p w:rsidR="000E3A72" w:rsidRDefault="00CB6118" w:rsidP="00CB6118">
      <w:pPr>
        <w:pStyle w:val="aff"/>
        <w:rPr>
          <w:snapToGrid/>
        </w:rPr>
      </w:pPr>
      <w:r>
        <w:rPr>
          <w:snapToGrid/>
        </w:rPr>
        <w:t xml:space="preserve">    </w:t>
      </w:r>
      <w:r w:rsidR="000E3A72">
        <w:rPr>
          <w:snapToGrid/>
        </w:rPr>
        <w:t xml:space="preserve">Matcher m = p.matcher(input);       </w:t>
      </w:r>
    </w:p>
    <w:p w:rsidR="000E3A72" w:rsidRDefault="00CB6118" w:rsidP="00CB6118">
      <w:pPr>
        <w:pStyle w:val="aff"/>
        <w:rPr>
          <w:snapToGrid/>
        </w:rPr>
      </w:pPr>
      <w:r>
        <w:rPr>
          <w:snapToGrid/>
        </w:rPr>
        <w:t xml:space="preserve">    </w:t>
      </w:r>
      <w:r w:rsidR="000E3A72">
        <w:rPr>
          <w:b/>
          <w:snapToGrid/>
          <w:color w:val="7F0055"/>
        </w:rPr>
        <w:t>return</w:t>
      </w:r>
      <w:r w:rsidR="000E3A72">
        <w:rPr>
          <w:snapToGrid/>
        </w:rPr>
        <w:t xml:space="preserve"> (!m.matches()) ? input : </w:t>
      </w:r>
      <w:r w:rsidR="000E3A72">
        <w:rPr>
          <w:snapToGrid/>
          <w:color w:val="2A00FF"/>
        </w:rPr>
        <w:t>""</w:t>
      </w:r>
      <w:r w:rsidR="000E3A72">
        <w:rPr>
          <w:snapToGrid/>
        </w:rPr>
        <w:t xml:space="preserve">;   </w:t>
      </w:r>
    </w:p>
    <w:p w:rsidR="00332705" w:rsidRDefault="000E3A72" w:rsidP="00CB6118">
      <w:pPr>
        <w:pStyle w:val="aff"/>
        <w:rPr>
          <w:snapToGrid/>
        </w:rPr>
      </w:pPr>
      <w:r>
        <w:rPr>
          <w:snapToGrid/>
        </w:rPr>
        <w:t>}</w:t>
      </w:r>
    </w:p>
    <w:p w:rsidR="00B8096C" w:rsidRPr="009C36A9" w:rsidRDefault="009C36A9" w:rsidP="00B8096C">
      <w:pPr>
        <w:rPr>
          <w:rStyle w:val="mw-headline"/>
          <w:rFonts w:eastAsiaTheme="minorEastAsia"/>
          <w:b/>
          <w:i/>
        </w:rPr>
      </w:pPr>
      <w:r>
        <w:rPr>
          <w:rStyle w:val="mw-headline"/>
          <w:rFonts w:eastAsiaTheme="minorEastAsia" w:hint="eastAsia"/>
          <w:b/>
          <w:i/>
        </w:rPr>
        <w:t>“白名单”</w:t>
      </w:r>
      <w:r w:rsidR="00A77C7B">
        <w:rPr>
          <w:rStyle w:val="mw-headline"/>
          <w:rFonts w:eastAsiaTheme="minorEastAsia" w:hint="eastAsia"/>
          <w:b/>
          <w:i/>
        </w:rPr>
        <w:t>方式净化</w:t>
      </w:r>
    </w:p>
    <w:p w:rsidR="00B854A9" w:rsidRPr="00B854A9" w:rsidRDefault="004808D2" w:rsidP="00B854A9">
      <w:pPr>
        <w:rPr>
          <w:rFonts w:eastAsia="宋体"/>
        </w:rPr>
      </w:pPr>
      <w:r>
        <w:rPr>
          <w:rFonts w:eastAsia="宋体" w:hint="eastAsia"/>
        </w:rPr>
        <w:t>对任何不属于已验证合法字符数据中的字符进行净化，然后再使用净化后的数据，净化的方式包括删除、编码、替换。比如，如果你期望接收一个电话号码，那么你可以删除掉输入中所有的非数字字符，“</w:t>
      </w:r>
      <w:r>
        <w:rPr>
          <w:rFonts w:eastAsia="宋体" w:hint="eastAsia"/>
        </w:rPr>
        <w:t>(555)123-1234</w:t>
      </w:r>
      <w:r>
        <w:rPr>
          <w:rFonts w:eastAsia="宋体" w:hint="eastAsia"/>
        </w:rPr>
        <w:t>”，“</w:t>
      </w:r>
      <w:r>
        <w:rPr>
          <w:rFonts w:eastAsia="宋体" w:hint="eastAsia"/>
        </w:rPr>
        <w:t>555.123.1234</w:t>
      </w:r>
      <w:r>
        <w:rPr>
          <w:rFonts w:eastAsia="宋体" w:hint="eastAsia"/>
        </w:rPr>
        <w:t>”，与“</w:t>
      </w:r>
      <w:r w:rsidRPr="00B854A9">
        <w:rPr>
          <w:rFonts w:eastAsia="宋体"/>
        </w:rPr>
        <w:t>555\";DROP TABLE USER;--123.1234</w:t>
      </w:r>
      <w:r>
        <w:rPr>
          <w:rFonts w:eastAsia="宋体" w:hint="eastAsia"/>
        </w:rPr>
        <w:t>”全部会被转换为“</w:t>
      </w:r>
      <w:r w:rsidRPr="00B854A9">
        <w:rPr>
          <w:rFonts w:eastAsia="宋体"/>
        </w:rPr>
        <w:t>5551231234</w:t>
      </w:r>
      <w:r>
        <w:rPr>
          <w:rFonts w:eastAsia="宋体" w:hint="eastAsia"/>
        </w:rPr>
        <w:t>”，然后再对转换的结果进行校验。又比如，对于用户评论栏的文本输入，由于几乎所有的字符都可能被用到，确定一个合法的数据集合是非常困难的，一种解决方案是对所有非字母数字进行编码，如对</w:t>
      </w:r>
      <w:r w:rsidRPr="00BB4407">
        <w:rPr>
          <w:rStyle w:val="Char6"/>
          <w:rFonts w:eastAsia="宋体" w:hint="eastAsia"/>
        </w:rPr>
        <w:t>“</w:t>
      </w:r>
      <w:r w:rsidRPr="00BB4407">
        <w:rPr>
          <w:rStyle w:val="Char6"/>
          <w:rFonts w:eastAsia="宋体"/>
        </w:rPr>
        <w:t>I like your web page</w:t>
      </w:r>
      <w:r w:rsidRPr="00BB4407">
        <w:rPr>
          <w:rStyle w:val="Char6"/>
          <w:rFonts w:eastAsia="宋体" w:hint="eastAsia"/>
        </w:rPr>
        <w:t>!</w:t>
      </w:r>
      <w:r w:rsidRPr="00BB4407">
        <w:rPr>
          <w:rStyle w:val="Char6"/>
          <w:rFonts w:eastAsia="宋体" w:hint="eastAsia"/>
        </w:rPr>
        <w:t>”</w:t>
      </w:r>
      <w:r>
        <w:rPr>
          <w:rStyle w:val="Char6"/>
          <w:rFonts w:eastAsia="宋体" w:hint="eastAsia"/>
        </w:rPr>
        <w:t>使用</w:t>
      </w:r>
      <w:r>
        <w:rPr>
          <w:rStyle w:val="Char6"/>
          <w:rFonts w:eastAsia="宋体" w:hint="eastAsia"/>
        </w:rPr>
        <w:t>URL</w:t>
      </w:r>
      <w:r>
        <w:rPr>
          <w:rStyle w:val="Char6"/>
          <w:rFonts w:eastAsia="宋体" w:hint="eastAsia"/>
        </w:rPr>
        <w:t>编码，其</w:t>
      </w:r>
      <w:r>
        <w:rPr>
          <w:rFonts w:eastAsia="宋体" w:hint="eastAsia"/>
        </w:rPr>
        <w:t>净化后的输出为</w:t>
      </w:r>
      <w:r w:rsidRPr="00BB4407">
        <w:rPr>
          <w:rStyle w:val="Char6"/>
          <w:rFonts w:eastAsia="宋体" w:hint="eastAsia"/>
        </w:rPr>
        <w:t>“</w:t>
      </w:r>
      <w:r w:rsidRPr="00BB4407">
        <w:rPr>
          <w:rStyle w:val="Char6"/>
          <w:rFonts w:eastAsia="宋体"/>
        </w:rPr>
        <w:t>I+like+your+web+page%21</w:t>
      </w:r>
      <w:r w:rsidRPr="00BB4407">
        <w:rPr>
          <w:rStyle w:val="Char6"/>
          <w:rFonts w:eastAsia="宋体" w:hint="eastAsia"/>
        </w:rPr>
        <w:t>”</w:t>
      </w:r>
      <w:r>
        <w:rPr>
          <w:rFonts w:eastAsia="宋体" w:hint="eastAsia"/>
        </w:rPr>
        <w:t>。“白名单”方式净化不仅有利于安全，它也允许接收和使用更宽泛的有效用户输入</w:t>
      </w:r>
      <w:r w:rsidR="00AE2B6F">
        <w:rPr>
          <w:rFonts w:eastAsia="宋体" w:hint="eastAsia"/>
        </w:rPr>
        <w:t>。</w:t>
      </w:r>
    </w:p>
    <w:p w:rsidR="009A6D17" w:rsidRPr="00C676B6" w:rsidRDefault="004E7C34" w:rsidP="00AF6391">
      <w:pPr>
        <w:rPr>
          <w:rFonts w:eastAsia="宋体"/>
          <w:b/>
          <w:i/>
          <w:snapToGrid/>
        </w:rPr>
      </w:pPr>
      <w:r>
        <w:rPr>
          <w:rFonts w:eastAsia="宋体"/>
          <w:b/>
          <w:i/>
          <w:snapToGrid/>
        </w:rPr>
        <w:t>“</w:t>
      </w:r>
      <w:r>
        <w:rPr>
          <w:rFonts w:eastAsia="宋体" w:hint="eastAsia"/>
          <w:b/>
          <w:i/>
          <w:snapToGrid/>
        </w:rPr>
        <w:t>黑名单</w:t>
      </w:r>
      <w:r>
        <w:rPr>
          <w:rFonts w:eastAsia="宋体"/>
          <w:b/>
          <w:i/>
          <w:snapToGrid/>
        </w:rPr>
        <w:t>”</w:t>
      </w:r>
      <w:r>
        <w:rPr>
          <w:rFonts w:eastAsia="宋体" w:hint="eastAsia"/>
          <w:b/>
          <w:i/>
          <w:snapToGrid/>
        </w:rPr>
        <w:t>方式净化</w:t>
      </w:r>
    </w:p>
    <w:p w:rsidR="005D5CE8" w:rsidRDefault="009D6B64" w:rsidP="00AF6391">
      <w:pPr>
        <w:rPr>
          <w:rFonts w:eastAsia="宋体"/>
          <w:snapToGrid/>
        </w:rPr>
      </w:pPr>
      <w:r w:rsidRPr="009D6B64">
        <w:rPr>
          <w:rFonts w:eastAsia="宋体" w:hint="eastAsia"/>
          <w:snapToGrid/>
        </w:rPr>
        <w:t>为了确保输入数据是“安全”的，可以剔除或者转换某些字符（例如，删除引号、转换成</w:t>
      </w:r>
      <w:r w:rsidRPr="009D6B64">
        <w:rPr>
          <w:rFonts w:eastAsia="宋体"/>
          <w:snapToGrid/>
        </w:rPr>
        <w:t>HTML</w:t>
      </w:r>
      <w:r w:rsidRPr="009D6B64">
        <w:rPr>
          <w:rFonts w:eastAsia="宋体" w:hint="eastAsia"/>
          <w:snapToGrid/>
        </w:rPr>
        <w:t>实体）。跟“黑名单”校验类似，随着时间推移不合法字符的范围很可能不一样，需要对不合法字符进行日常维护。因此，执行一个单纯针对正确输入的“正向”校验更加简单、高效、安全</w:t>
      </w:r>
      <w:r w:rsidR="00767640">
        <w:rPr>
          <w:rFonts w:eastAsia="宋体" w:hint="eastAsia"/>
          <w:snapToGrid/>
        </w:rPr>
        <w:t>。</w:t>
      </w:r>
    </w:p>
    <w:p w:rsidR="0088706A" w:rsidRDefault="0088706A" w:rsidP="005D5616">
      <w:pPr>
        <w:pStyle w:val="aff"/>
        <w:rPr>
          <w:snapToGrid/>
        </w:rPr>
      </w:pPr>
      <w:r>
        <w:rPr>
          <w:b/>
          <w:snapToGrid/>
          <w:color w:val="7F0055"/>
        </w:rPr>
        <w:lastRenderedPageBreak/>
        <w:t>public</w:t>
      </w:r>
      <w:r>
        <w:rPr>
          <w:snapToGrid/>
        </w:rPr>
        <w:t xml:space="preserve"> </w:t>
      </w:r>
      <w:r>
        <w:rPr>
          <w:b/>
          <w:snapToGrid/>
          <w:color w:val="7F0055"/>
        </w:rPr>
        <w:t>static</w:t>
      </w:r>
      <w:r>
        <w:rPr>
          <w:snapToGrid/>
        </w:rPr>
        <w:t xml:space="preserve"> String quoteApostrophe(String input)</w:t>
      </w:r>
    </w:p>
    <w:p w:rsidR="0088706A" w:rsidRDefault="0088706A" w:rsidP="005D5616">
      <w:pPr>
        <w:pStyle w:val="aff"/>
        <w:rPr>
          <w:snapToGrid/>
        </w:rPr>
      </w:pPr>
      <w:r>
        <w:rPr>
          <w:snapToGrid/>
        </w:rPr>
        <w:t>{</w:t>
      </w:r>
    </w:p>
    <w:p w:rsidR="0088706A" w:rsidRDefault="0088706A" w:rsidP="005D5616">
      <w:pPr>
        <w:pStyle w:val="aff"/>
        <w:rPr>
          <w:snapToGrid/>
        </w:rPr>
      </w:pPr>
      <w:r>
        <w:rPr>
          <w:snapToGrid/>
        </w:rPr>
        <w:t xml:space="preserve">    </w:t>
      </w:r>
      <w:r>
        <w:rPr>
          <w:b/>
          <w:snapToGrid/>
          <w:color w:val="7F0055"/>
        </w:rPr>
        <w:t>if</w:t>
      </w:r>
      <w:r>
        <w:rPr>
          <w:snapToGrid/>
        </w:rPr>
        <w:t xml:space="preserve"> (input != </w:t>
      </w:r>
      <w:r>
        <w:rPr>
          <w:b/>
          <w:snapToGrid/>
          <w:color w:val="7F0055"/>
        </w:rPr>
        <w:t>null</w:t>
      </w:r>
      <w:r>
        <w:rPr>
          <w:snapToGrid/>
        </w:rPr>
        <w:t>)</w:t>
      </w:r>
    </w:p>
    <w:p w:rsidR="0088706A" w:rsidRDefault="001F394C" w:rsidP="005D5616">
      <w:pPr>
        <w:pStyle w:val="aff"/>
        <w:rPr>
          <w:snapToGrid/>
        </w:rPr>
      </w:pPr>
      <w:r>
        <w:rPr>
          <w:snapToGrid/>
        </w:rPr>
        <w:t xml:space="preserve">    </w:t>
      </w:r>
      <w:r w:rsidR="0088706A">
        <w:rPr>
          <w:snapToGrid/>
        </w:rPr>
        <w:t>{</w:t>
      </w:r>
    </w:p>
    <w:p w:rsidR="0088706A" w:rsidRDefault="0088706A" w:rsidP="005D5616">
      <w:pPr>
        <w:pStyle w:val="aff"/>
        <w:rPr>
          <w:snapToGrid/>
        </w:rPr>
      </w:pPr>
      <w:r>
        <w:rPr>
          <w:snapToGrid/>
        </w:rPr>
        <w:t xml:space="preserve">        </w:t>
      </w:r>
      <w:r>
        <w:rPr>
          <w:b/>
          <w:snapToGrid/>
          <w:color w:val="7F0055"/>
        </w:rPr>
        <w:t>return</w:t>
      </w:r>
      <w:r>
        <w:rPr>
          <w:snapToGrid/>
        </w:rPr>
        <w:t xml:space="preserve"> input.replaceAll(</w:t>
      </w:r>
      <w:r w:rsidR="00FA7966">
        <w:rPr>
          <w:snapToGrid/>
          <w:color w:val="2A00FF"/>
        </w:rPr>
        <w:t>"</w:t>
      </w:r>
      <w:r>
        <w:rPr>
          <w:snapToGrid/>
          <w:color w:val="2A00FF"/>
        </w:rPr>
        <w:t>\'"</w:t>
      </w:r>
      <w:r>
        <w:rPr>
          <w:snapToGrid/>
        </w:rPr>
        <w:t xml:space="preserve">, </w:t>
      </w:r>
      <w:r>
        <w:rPr>
          <w:snapToGrid/>
          <w:color w:val="2A00FF"/>
        </w:rPr>
        <w:t>"&amp;rsquo;"</w:t>
      </w:r>
      <w:r>
        <w:rPr>
          <w:snapToGrid/>
        </w:rPr>
        <w:t>);</w:t>
      </w:r>
    </w:p>
    <w:p w:rsidR="0088706A" w:rsidRDefault="001F394C" w:rsidP="005D5616">
      <w:pPr>
        <w:pStyle w:val="aff"/>
        <w:rPr>
          <w:snapToGrid/>
        </w:rPr>
      </w:pPr>
      <w:r>
        <w:rPr>
          <w:snapToGrid/>
        </w:rPr>
        <w:t xml:space="preserve">    </w:t>
      </w:r>
      <w:r w:rsidR="0088706A">
        <w:rPr>
          <w:snapToGrid/>
        </w:rPr>
        <w:t>}</w:t>
      </w:r>
    </w:p>
    <w:p w:rsidR="0088706A" w:rsidRDefault="0088706A" w:rsidP="005D5616">
      <w:pPr>
        <w:pStyle w:val="aff"/>
        <w:rPr>
          <w:snapToGrid/>
        </w:rPr>
      </w:pPr>
      <w:r>
        <w:rPr>
          <w:snapToGrid/>
        </w:rPr>
        <w:t xml:space="preserve">    </w:t>
      </w:r>
      <w:r>
        <w:rPr>
          <w:b/>
          <w:snapToGrid/>
          <w:color w:val="7F0055"/>
        </w:rPr>
        <w:t>else</w:t>
      </w:r>
    </w:p>
    <w:p w:rsidR="0088706A" w:rsidRDefault="001F394C" w:rsidP="005D5616">
      <w:pPr>
        <w:pStyle w:val="aff"/>
        <w:rPr>
          <w:snapToGrid/>
        </w:rPr>
      </w:pPr>
      <w:r>
        <w:rPr>
          <w:snapToGrid/>
        </w:rPr>
        <w:t xml:space="preserve">    </w:t>
      </w:r>
      <w:r w:rsidR="0088706A">
        <w:rPr>
          <w:snapToGrid/>
        </w:rPr>
        <w:t>{</w:t>
      </w:r>
    </w:p>
    <w:p w:rsidR="0088706A" w:rsidRDefault="0088706A" w:rsidP="005D5616">
      <w:pPr>
        <w:pStyle w:val="aff"/>
        <w:rPr>
          <w:snapToGrid/>
        </w:rPr>
      </w:pPr>
      <w:r>
        <w:rPr>
          <w:snapToGrid/>
        </w:rPr>
        <w:t xml:space="preserve">        </w:t>
      </w:r>
      <w:r>
        <w:rPr>
          <w:b/>
          <w:snapToGrid/>
          <w:color w:val="7F0055"/>
        </w:rPr>
        <w:t>return</w:t>
      </w:r>
      <w:r>
        <w:rPr>
          <w:snapToGrid/>
        </w:rPr>
        <w:t xml:space="preserve"> </w:t>
      </w:r>
      <w:r>
        <w:rPr>
          <w:b/>
          <w:snapToGrid/>
          <w:color w:val="7F0055"/>
        </w:rPr>
        <w:t>null</w:t>
      </w:r>
      <w:r>
        <w:rPr>
          <w:snapToGrid/>
        </w:rPr>
        <w:t>;</w:t>
      </w:r>
    </w:p>
    <w:p w:rsidR="0088706A" w:rsidRDefault="001F394C" w:rsidP="005D5616">
      <w:pPr>
        <w:pStyle w:val="aff"/>
        <w:rPr>
          <w:snapToGrid/>
        </w:rPr>
      </w:pPr>
      <w:r>
        <w:rPr>
          <w:snapToGrid/>
        </w:rPr>
        <w:t xml:space="preserve">    </w:t>
      </w:r>
      <w:r w:rsidR="0088706A">
        <w:rPr>
          <w:snapToGrid/>
        </w:rPr>
        <w:t>}</w:t>
      </w:r>
    </w:p>
    <w:p w:rsidR="004848F4" w:rsidRPr="00AF6391" w:rsidRDefault="0088706A" w:rsidP="005D5616">
      <w:pPr>
        <w:pStyle w:val="aff"/>
      </w:pPr>
      <w:r>
        <w:rPr>
          <w:snapToGrid/>
        </w:rPr>
        <w:t>}</w:t>
      </w:r>
    </w:p>
    <w:p w:rsidR="00FD4B35" w:rsidRPr="00A90EC4" w:rsidRDefault="001D4AEE" w:rsidP="001C122A">
      <w:pPr>
        <w:pStyle w:val="2"/>
        <w:rPr>
          <w:rFonts w:eastAsiaTheme="minorEastAsia"/>
        </w:rPr>
      </w:pPr>
      <w:bookmarkStart w:id="16" w:name="_Toc376550008"/>
      <w:bookmarkStart w:id="17" w:name="_Toc435437889"/>
      <w:r>
        <w:rPr>
          <w:rFonts w:eastAsiaTheme="minorEastAsia" w:hint="eastAsia"/>
        </w:rPr>
        <w:t>规则</w:t>
      </w:r>
      <w:r w:rsidR="006E4222">
        <w:rPr>
          <w:rFonts w:hint="eastAsia"/>
        </w:rPr>
        <w:t xml:space="preserve"> 1.</w:t>
      </w:r>
      <w:r w:rsidR="009A34EA">
        <w:rPr>
          <w:rFonts w:eastAsia="宋体" w:hint="eastAsia"/>
        </w:rPr>
        <w:t>2</w:t>
      </w:r>
      <w:bookmarkStart w:id="18" w:name="_Toc368072925"/>
      <w:bookmarkStart w:id="19" w:name="_Toc358023485"/>
      <w:bookmarkEnd w:id="15"/>
      <w:bookmarkEnd w:id="16"/>
      <w:r w:rsidR="00F63453">
        <w:rPr>
          <w:rFonts w:eastAsia="宋体" w:hint="eastAsia"/>
        </w:rPr>
        <w:t xml:space="preserve"> </w:t>
      </w:r>
      <w:r w:rsidR="00A90EC4">
        <w:rPr>
          <w:rFonts w:eastAsiaTheme="minorEastAsia" w:hint="eastAsia"/>
        </w:rPr>
        <w:t>禁止直接使用不可信数据来拼接</w:t>
      </w:r>
      <w:r w:rsidR="00A90EC4">
        <w:rPr>
          <w:rFonts w:eastAsiaTheme="minorEastAsia" w:hint="eastAsia"/>
        </w:rPr>
        <w:t>SQL</w:t>
      </w:r>
      <w:r w:rsidR="00A90EC4">
        <w:rPr>
          <w:rFonts w:eastAsiaTheme="minorEastAsia" w:hint="eastAsia"/>
        </w:rPr>
        <w:t>语句</w:t>
      </w:r>
      <w:bookmarkEnd w:id="17"/>
    </w:p>
    <w:p w:rsidR="000A7484" w:rsidRDefault="00947699" w:rsidP="00FD4B35">
      <w:pPr>
        <w:rPr>
          <w:rFonts w:eastAsiaTheme="minorEastAsia"/>
        </w:rPr>
      </w:pPr>
      <w:r>
        <w:rPr>
          <w:rFonts w:eastAsiaTheme="minorEastAsia" w:hint="eastAsia"/>
          <w:b/>
        </w:rPr>
        <w:t>说明</w:t>
      </w:r>
      <w:r w:rsidR="006A3D28">
        <w:rPr>
          <w:rFonts w:eastAsiaTheme="minorEastAsia" w:hint="eastAsia"/>
          <w:b/>
        </w:rPr>
        <w:t>：</w:t>
      </w:r>
      <w:r w:rsidR="00435F7B">
        <w:rPr>
          <w:rFonts w:eastAsiaTheme="minorEastAsia" w:hint="eastAsia"/>
        </w:rPr>
        <w:t>SQL</w:t>
      </w:r>
      <w:r w:rsidR="00435F7B">
        <w:rPr>
          <w:rFonts w:eastAsiaTheme="minorEastAsia" w:hint="eastAsia"/>
        </w:rPr>
        <w:t>注入是指原始</w:t>
      </w:r>
      <w:r w:rsidR="00435F7B">
        <w:rPr>
          <w:rFonts w:eastAsiaTheme="minorEastAsia" w:hint="eastAsia"/>
        </w:rPr>
        <w:t>SQL</w:t>
      </w:r>
      <w:r w:rsidR="00541F52">
        <w:rPr>
          <w:rFonts w:eastAsiaTheme="minorEastAsia" w:hint="eastAsia"/>
        </w:rPr>
        <w:t>查询被</w:t>
      </w:r>
      <w:r w:rsidR="009D6B64">
        <w:rPr>
          <w:rFonts w:eastAsiaTheme="minorEastAsia" w:hint="eastAsia"/>
        </w:rPr>
        <w:t>恶意</w:t>
      </w:r>
      <w:r w:rsidR="00541F52">
        <w:rPr>
          <w:rFonts w:eastAsiaTheme="minorEastAsia" w:hint="eastAsia"/>
        </w:rPr>
        <w:t>动态更改成一个与程序</w:t>
      </w:r>
      <w:r w:rsidR="00435F7B">
        <w:rPr>
          <w:rFonts w:eastAsiaTheme="minorEastAsia" w:hint="eastAsia"/>
        </w:rPr>
        <w:t>预期完全不同的查询。</w:t>
      </w:r>
      <w:r w:rsidR="00E73624">
        <w:rPr>
          <w:rFonts w:eastAsiaTheme="minorEastAsia" w:hint="eastAsia"/>
        </w:rPr>
        <w:t>执行更改后的查询可能</w:t>
      </w:r>
      <w:r w:rsidR="009D6B64">
        <w:rPr>
          <w:rFonts w:eastAsiaTheme="minorEastAsia" w:hint="eastAsia"/>
        </w:rPr>
        <w:t>会</w:t>
      </w:r>
      <w:r w:rsidR="00E73624">
        <w:rPr>
          <w:rFonts w:eastAsiaTheme="minorEastAsia" w:hint="eastAsia"/>
        </w:rPr>
        <w:t>导致信息泄露或者数据</w:t>
      </w:r>
      <w:r w:rsidR="004A4A09">
        <w:rPr>
          <w:rFonts w:eastAsiaTheme="minorEastAsia" w:hint="eastAsia"/>
        </w:rPr>
        <w:t>被篡改</w:t>
      </w:r>
      <w:r w:rsidR="00E73624">
        <w:rPr>
          <w:rFonts w:eastAsiaTheme="minorEastAsia" w:hint="eastAsia"/>
        </w:rPr>
        <w:t>。</w:t>
      </w:r>
      <w:r w:rsidR="000A7484">
        <w:rPr>
          <w:rFonts w:eastAsiaTheme="minorEastAsia" w:hint="eastAsia"/>
        </w:rPr>
        <w:t>防止</w:t>
      </w:r>
      <w:r w:rsidR="000A7484">
        <w:rPr>
          <w:rFonts w:eastAsiaTheme="minorEastAsia" w:hint="eastAsia"/>
        </w:rPr>
        <w:t>SQL</w:t>
      </w:r>
      <w:r w:rsidR="000A7484">
        <w:rPr>
          <w:rFonts w:eastAsiaTheme="minorEastAsia" w:hint="eastAsia"/>
        </w:rPr>
        <w:t>注入的方式主要分为两类：</w:t>
      </w:r>
    </w:p>
    <w:p w:rsidR="000A7484" w:rsidRPr="002C0551" w:rsidRDefault="000A7484" w:rsidP="000A7484">
      <w:pPr>
        <w:pStyle w:val="aff5"/>
        <w:numPr>
          <w:ilvl w:val="0"/>
          <w:numId w:val="3"/>
        </w:numPr>
        <w:ind w:left="284" w:firstLineChars="0" w:hanging="284"/>
      </w:pPr>
      <w:r>
        <w:rPr>
          <w:rFonts w:eastAsia="宋体" w:hint="eastAsia"/>
        </w:rPr>
        <w:t>使用参数化</w:t>
      </w:r>
      <w:r w:rsidR="00AD0AFD">
        <w:rPr>
          <w:rFonts w:eastAsia="宋体" w:hint="eastAsia"/>
        </w:rPr>
        <w:t>查询</w:t>
      </w:r>
    </w:p>
    <w:p w:rsidR="000A7484" w:rsidRPr="000645E2" w:rsidRDefault="000A7484" w:rsidP="000A7484">
      <w:pPr>
        <w:pStyle w:val="aff5"/>
        <w:numPr>
          <w:ilvl w:val="0"/>
          <w:numId w:val="3"/>
        </w:numPr>
        <w:ind w:left="284" w:firstLineChars="0" w:hanging="284"/>
      </w:pPr>
      <w:r>
        <w:rPr>
          <w:rFonts w:eastAsiaTheme="minorEastAsia" w:hint="eastAsia"/>
        </w:rPr>
        <w:t>对不可信数据进行校验</w:t>
      </w:r>
    </w:p>
    <w:p w:rsidR="000A7484" w:rsidRPr="000A7484" w:rsidRDefault="00CA1A7D" w:rsidP="00FD4B35">
      <w:pPr>
        <w:rPr>
          <w:rFonts w:eastAsiaTheme="minorEastAsia"/>
        </w:rPr>
      </w:pPr>
      <w:r>
        <w:rPr>
          <w:rFonts w:eastAsiaTheme="minorEastAsia" w:hint="eastAsia"/>
        </w:rPr>
        <w:t>参数化查询是一种简单</w:t>
      </w:r>
      <w:r w:rsidR="00A66279">
        <w:rPr>
          <w:rFonts w:eastAsiaTheme="minorEastAsia" w:hint="eastAsia"/>
        </w:rPr>
        <w:t>有效</w:t>
      </w:r>
      <w:r>
        <w:rPr>
          <w:rFonts w:eastAsiaTheme="minorEastAsia" w:hint="eastAsia"/>
        </w:rPr>
        <w:t>的防止</w:t>
      </w:r>
      <w:r>
        <w:rPr>
          <w:rFonts w:eastAsiaTheme="minorEastAsia" w:hint="eastAsia"/>
        </w:rPr>
        <w:t>SQL</w:t>
      </w:r>
      <w:r>
        <w:rPr>
          <w:rFonts w:eastAsiaTheme="minorEastAsia" w:hint="eastAsia"/>
        </w:rPr>
        <w:t>注入的</w:t>
      </w:r>
      <w:r w:rsidR="004B7AC5">
        <w:rPr>
          <w:rFonts w:eastAsiaTheme="minorEastAsia" w:hint="eastAsia"/>
        </w:rPr>
        <w:t>查询方式</w:t>
      </w:r>
      <w:r>
        <w:rPr>
          <w:rFonts w:eastAsiaTheme="minorEastAsia" w:hint="eastAsia"/>
        </w:rPr>
        <w:t>，</w:t>
      </w:r>
      <w:r w:rsidR="00A66279">
        <w:rPr>
          <w:rFonts w:eastAsiaTheme="minorEastAsia" w:hint="eastAsia"/>
        </w:rPr>
        <w:t>应该被优先考虑使用。</w:t>
      </w:r>
      <w:r w:rsidR="00D538D5">
        <w:rPr>
          <w:rFonts w:eastAsiaTheme="minorEastAsia" w:hint="eastAsia"/>
        </w:rPr>
        <w:t>另外，参数化查询还能</w:t>
      </w:r>
      <w:r w:rsidR="009D6B64">
        <w:rPr>
          <w:rFonts w:eastAsiaTheme="minorEastAsia" w:hint="eastAsia"/>
        </w:rPr>
        <w:t>提高</w:t>
      </w:r>
      <w:r w:rsidR="00D538D5">
        <w:rPr>
          <w:rFonts w:eastAsiaTheme="minorEastAsia" w:hint="eastAsia"/>
        </w:rPr>
        <w:t>数据库访问的性能，例如，</w:t>
      </w:r>
      <w:r w:rsidR="00D538D5">
        <w:rPr>
          <w:rFonts w:eastAsiaTheme="minorEastAsia" w:hint="eastAsia"/>
        </w:rPr>
        <w:t>SQL Server</w:t>
      </w:r>
      <w:r w:rsidR="00D538D5">
        <w:rPr>
          <w:rFonts w:eastAsiaTheme="minorEastAsia" w:hint="eastAsia"/>
        </w:rPr>
        <w:t>与</w:t>
      </w:r>
      <w:r w:rsidR="00D538D5">
        <w:rPr>
          <w:rFonts w:eastAsiaTheme="minorEastAsia" w:hint="eastAsia"/>
        </w:rPr>
        <w:t>Oracle</w:t>
      </w:r>
      <w:r w:rsidR="00D538D5">
        <w:rPr>
          <w:rFonts w:eastAsiaTheme="minorEastAsia" w:hint="eastAsia"/>
        </w:rPr>
        <w:t>数据库会为其缓存一个查询计划，以便在</w:t>
      </w:r>
      <w:r w:rsidR="009D6B64">
        <w:rPr>
          <w:rFonts w:eastAsiaTheme="minorEastAsia" w:hint="eastAsia"/>
        </w:rPr>
        <w:t>后续</w:t>
      </w:r>
      <w:r w:rsidR="00D538D5">
        <w:rPr>
          <w:rFonts w:eastAsiaTheme="minorEastAsia" w:hint="eastAsia"/>
        </w:rPr>
        <w:t>重复执行相同的查询语句时</w:t>
      </w:r>
      <w:r w:rsidR="009D6B64">
        <w:rPr>
          <w:rFonts w:eastAsiaTheme="minorEastAsia" w:hint="eastAsia"/>
        </w:rPr>
        <w:t>无需编译而直接使用</w:t>
      </w:r>
      <w:r w:rsidR="00D538D5">
        <w:rPr>
          <w:rFonts w:eastAsiaTheme="minorEastAsia" w:hint="eastAsia"/>
        </w:rPr>
        <w:t>。</w:t>
      </w:r>
    </w:p>
    <w:p w:rsidR="00FD4B35" w:rsidRPr="00AB1FE2" w:rsidRDefault="000F4638" w:rsidP="00FD4B35">
      <w:pPr>
        <w:pStyle w:val="aff0"/>
      </w:pPr>
      <w:r>
        <w:rPr>
          <w:rFonts w:hint="eastAsia"/>
        </w:rPr>
        <w:t>错误示例</w:t>
      </w:r>
      <w:r w:rsidR="001909F9">
        <w:rPr>
          <w:rFonts w:hint="eastAsia"/>
        </w:rPr>
        <w:t>（</w:t>
      </w:r>
      <w:r>
        <w:rPr>
          <w:rFonts w:hint="eastAsia"/>
        </w:rPr>
        <w:t>Java</w:t>
      </w:r>
      <w:r>
        <w:rPr>
          <w:rFonts w:hint="eastAsia"/>
        </w:rPr>
        <w:t>代码动态构建</w:t>
      </w:r>
      <w:r>
        <w:rPr>
          <w:rFonts w:hint="eastAsia"/>
        </w:rPr>
        <w:t>SQL</w:t>
      </w:r>
      <w:r w:rsidR="001909F9">
        <w:rPr>
          <w:rFonts w:hint="eastAsia"/>
        </w:rPr>
        <w:t>）：</w:t>
      </w:r>
    </w:p>
    <w:p w:rsidR="00FF3994" w:rsidRPr="00E14BDF" w:rsidRDefault="00FF3994" w:rsidP="00BB2416">
      <w:pPr>
        <w:pStyle w:val="aff"/>
      </w:pPr>
      <w:r w:rsidRPr="00E14BDF">
        <w:t>Statement stmt</w:t>
      </w:r>
      <w:r w:rsidR="00B46E12" w:rsidRPr="00E14BDF">
        <w:rPr>
          <w:rFonts w:hint="eastAsia"/>
        </w:rPr>
        <w:t xml:space="preserve"> = </w:t>
      </w:r>
      <w:r w:rsidR="00B46E12" w:rsidRPr="00E14BDF">
        <w:rPr>
          <w:rFonts w:hint="eastAsia"/>
          <w:snapToGrid/>
          <w:color w:val="7F0055"/>
        </w:rPr>
        <w:t>null</w:t>
      </w:r>
      <w:r w:rsidRPr="00E14BDF">
        <w:rPr>
          <w:rFonts w:hint="eastAsia"/>
        </w:rPr>
        <w:t>;</w:t>
      </w:r>
    </w:p>
    <w:p w:rsidR="004D648D" w:rsidRPr="004D648D" w:rsidRDefault="004D648D" w:rsidP="004D648D">
      <w:pPr>
        <w:pStyle w:val="aff"/>
      </w:pPr>
      <w:r w:rsidRPr="00F14A32">
        <w:t>ResultSet r</w:t>
      </w:r>
      <w:r w:rsidR="00FD2B56">
        <w:t xml:space="preserve">s = </w:t>
      </w:r>
      <w:r w:rsidR="00FD2B56" w:rsidRPr="00AA2328">
        <w:rPr>
          <w:rFonts w:hint="eastAsia"/>
          <w:snapToGrid/>
          <w:color w:val="7F0055"/>
        </w:rPr>
        <w:t>null</w:t>
      </w:r>
      <w:r w:rsidRPr="00F14A32">
        <w:t>;</w:t>
      </w:r>
    </w:p>
    <w:p w:rsidR="00FD4B35" w:rsidRPr="00F14A32" w:rsidRDefault="00FD4B35" w:rsidP="00BB2416">
      <w:pPr>
        <w:pStyle w:val="aff"/>
      </w:pPr>
      <w:r w:rsidRPr="00F14A32">
        <w:rPr>
          <w:b/>
          <w:color w:val="7F0055"/>
        </w:rPr>
        <w:t>try</w:t>
      </w:r>
    </w:p>
    <w:p w:rsidR="00FD4B35" w:rsidRPr="00F14A32" w:rsidRDefault="00FD4B35" w:rsidP="00FD4B35">
      <w:pPr>
        <w:pStyle w:val="aff"/>
      </w:pPr>
      <w:r w:rsidRPr="00F14A32">
        <w:t>{</w:t>
      </w:r>
    </w:p>
    <w:p w:rsidR="000044A0" w:rsidRPr="00CE5531" w:rsidRDefault="0035591E" w:rsidP="000044A0">
      <w:pPr>
        <w:pStyle w:val="aff"/>
      </w:pPr>
      <w:r w:rsidRPr="00F14A32">
        <w:rPr>
          <w:b/>
        </w:rPr>
        <w:t xml:space="preserve">  </w:t>
      </w:r>
      <w:r>
        <w:rPr>
          <w:b/>
        </w:rPr>
        <w:t xml:space="preserve">  </w:t>
      </w:r>
      <w:r w:rsidR="002B3E69" w:rsidRPr="00CD0336">
        <w:rPr>
          <w:rFonts w:hint="eastAsia"/>
        </w:rPr>
        <w:t xml:space="preserve">String userName = </w:t>
      </w:r>
      <w:r w:rsidR="002B3E69" w:rsidRPr="00CD0336">
        <w:t>ctx.getAuthenticatedUserName</w:t>
      </w:r>
      <w:r w:rsidR="002B3E69" w:rsidRPr="00CD0336">
        <w:rPr>
          <w:rFonts w:hint="eastAsia"/>
        </w:rPr>
        <w:t>()</w:t>
      </w:r>
      <w:r w:rsidR="000044A0" w:rsidRPr="00CE5531">
        <w:rPr>
          <w:rFonts w:hint="eastAsia"/>
        </w:rPr>
        <w:t>;</w:t>
      </w:r>
      <w:r w:rsidR="000044A0">
        <w:rPr>
          <w:rFonts w:hint="eastAsia"/>
        </w:rPr>
        <w:t xml:space="preserve"> </w:t>
      </w:r>
      <w:r w:rsidR="000044A0">
        <w:rPr>
          <w:color w:val="3F7F5F"/>
        </w:rPr>
        <w:t>//</w:t>
      </w:r>
      <w:r w:rsidR="000044A0">
        <w:rPr>
          <w:rFonts w:hint="eastAsia"/>
          <w:color w:val="3F7F5F"/>
        </w:rPr>
        <w:t>this is a constant</w:t>
      </w:r>
    </w:p>
    <w:p w:rsidR="000044A0" w:rsidRPr="00BB0AAC" w:rsidRDefault="0035591E" w:rsidP="000044A0">
      <w:pPr>
        <w:pStyle w:val="aff"/>
        <w:rPr>
          <w:b/>
        </w:rPr>
      </w:pPr>
      <w:r w:rsidRPr="00F14A32">
        <w:rPr>
          <w:b/>
        </w:rPr>
        <w:t xml:space="preserve">  </w:t>
      </w:r>
      <w:r>
        <w:rPr>
          <w:b/>
        </w:rPr>
        <w:t xml:space="preserve">  </w:t>
      </w:r>
      <w:r w:rsidR="000044A0" w:rsidRPr="00BB0AAC">
        <w:rPr>
          <w:b/>
        </w:rPr>
        <w:t xml:space="preserve">String sqlString = </w:t>
      </w:r>
      <w:r w:rsidR="000044A0" w:rsidRPr="00BB0AAC">
        <w:rPr>
          <w:b/>
          <w:color w:val="2A00FF"/>
        </w:rPr>
        <w:t xml:space="preserve">"SELECT * FROM </w:t>
      </w:r>
      <w:r w:rsidR="000044A0" w:rsidRPr="00BB0AAC">
        <w:rPr>
          <w:rFonts w:hint="eastAsia"/>
          <w:b/>
          <w:color w:val="2A00FF"/>
        </w:rPr>
        <w:t>t</w:t>
      </w:r>
      <w:r w:rsidR="000044A0" w:rsidRPr="00BB0AAC">
        <w:rPr>
          <w:b/>
          <w:color w:val="2A00FF"/>
        </w:rPr>
        <w:t>_</w:t>
      </w:r>
      <w:r w:rsidR="000044A0" w:rsidRPr="00BB0AAC">
        <w:rPr>
          <w:rFonts w:hint="eastAsia"/>
          <w:b/>
          <w:color w:val="2A00FF"/>
        </w:rPr>
        <w:t>item</w:t>
      </w:r>
      <w:r w:rsidR="000044A0" w:rsidRPr="00BB0AAC">
        <w:rPr>
          <w:b/>
          <w:color w:val="2A00FF"/>
        </w:rPr>
        <w:t xml:space="preserve"> WHERE </w:t>
      </w:r>
      <w:r w:rsidR="000044A0" w:rsidRPr="00BB0AAC">
        <w:rPr>
          <w:rFonts w:hint="eastAsia"/>
          <w:b/>
          <w:color w:val="2A00FF"/>
        </w:rPr>
        <w:t>owner</w:t>
      </w:r>
      <w:r w:rsidR="000044A0" w:rsidRPr="00BB0AAC">
        <w:rPr>
          <w:b/>
          <w:color w:val="2A00FF"/>
        </w:rPr>
        <w:t>='"</w:t>
      </w:r>
      <w:r w:rsidR="000044A0" w:rsidRPr="00BB0AAC">
        <w:rPr>
          <w:rFonts w:hint="eastAsia"/>
          <w:b/>
        </w:rPr>
        <w:t xml:space="preserve"> </w:t>
      </w:r>
      <w:r w:rsidR="000044A0" w:rsidRPr="00BB0AAC">
        <w:rPr>
          <w:b/>
        </w:rPr>
        <w:t xml:space="preserve">+ </w:t>
      </w:r>
      <w:r w:rsidR="000044A0" w:rsidRPr="00BB0AAC">
        <w:rPr>
          <w:rFonts w:hint="eastAsia"/>
          <w:b/>
        </w:rPr>
        <w:t xml:space="preserve">userName + </w:t>
      </w:r>
      <w:r w:rsidR="000044A0" w:rsidRPr="00BB0AAC">
        <w:rPr>
          <w:b/>
          <w:color w:val="2A00FF"/>
        </w:rPr>
        <w:t>"'</w:t>
      </w:r>
      <w:r w:rsidR="000044A0" w:rsidRPr="00BB0AAC">
        <w:rPr>
          <w:rFonts w:hint="eastAsia"/>
          <w:b/>
          <w:color w:val="2A00FF"/>
        </w:rPr>
        <w:t xml:space="preserve"> AND</w:t>
      </w:r>
      <w:r w:rsidR="00B313D3">
        <w:rPr>
          <w:rFonts w:hint="eastAsia"/>
          <w:b/>
          <w:color w:val="2A00FF"/>
        </w:rPr>
        <w:t xml:space="preserve"> </w:t>
      </w:r>
      <w:r w:rsidR="000044A0" w:rsidRPr="00BB0AAC">
        <w:rPr>
          <w:rFonts w:hint="eastAsia"/>
          <w:b/>
          <w:color w:val="2A00FF"/>
        </w:rPr>
        <w:t>itemName=</w:t>
      </w:r>
      <w:r w:rsidR="000044A0" w:rsidRPr="00BB0AAC">
        <w:rPr>
          <w:b/>
          <w:color w:val="2A00FF"/>
        </w:rPr>
        <w:t>'"</w:t>
      </w:r>
      <w:r w:rsidR="000044A0" w:rsidRPr="00BB0AAC">
        <w:rPr>
          <w:rFonts w:hint="eastAsia"/>
          <w:b/>
          <w:color w:val="2A00FF"/>
        </w:rPr>
        <w:t xml:space="preserve"> </w:t>
      </w:r>
      <w:r w:rsidR="000044A0" w:rsidRPr="00BB0AAC">
        <w:rPr>
          <w:rFonts w:hint="eastAsia"/>
          <w:b/>
        </w:rPr>
        <w:t>+</w:t>
      </w:r>
      <w:r w:rsidR="000044A0" w:rsidRPr="00BB0AAC">
        <w:rPr>
          <w:rFonts w:hint="eastAsia"/>
          <w:b/>
          <w:color w:val="2A00FF"/>
        </w:rPr>
        <w:t xml:space="preserve"> </w:t>
      </w:r>
      <w:r w:rsidR="000044A0" w:rsidRPr="00BB0AAC">
        <w:rPr>
          <w:b/>
        </w:rPr>
        <w:t>request.getParameter(</w:t>
      </w:r>
      <w:r w:rsidR="000044A0" w:rsidRPr="00BB0AAC">
        <w:rPr>
          <w:b/>
          <w:snapToGrid/>
          <w:color w:val="2A00FF"/>
        </w:rPr>
        <w:t>"</w:t>
      </w:r>
      <w:r w:rsidR="000044A0" w:rsidRPr="00BB0AAC">
        <w:rPr>
          <w:rFonts w:hint="eastAsia"/>
          <w:b/>
          <w:snapToGrid/>
          <w:color w:val="2A00FF"/>
        </w:rPr>
        <w:t>itemName</w:t>
      </w:r>
      <w:r w:rsidR="000044A0" w:rsidRPr="00BB0AAC">
        <w:rPr>
          <w:b/>
          <w:snapToGrid/>
          <w:color w:val="2A00FF"/>
        </w:rPr>
        <w:t>"</w:t>
      </w:r>
      <w:r w:rsidR="000044A0" w:rsidRPr="00BB0AAC">
        <w:rPr>
          <w:b/>
        </w:rPr>
        <w:t>) +</w:t>
      </w:r>
      <w:r w:rsidR="000044A0" w:rsidRPr="00BB0AAC">
        <w:rPr>
          <w:rFonts w:hint="eastAsia"/>
          <w:b/>
        </w:rPr>
        <w:t xml:space="preserve"> </w:t>
      </w:r>
      <w:r w:rsidR="000044A0" w:rsidRPr="00BB0AAC">
        <w:rPr>
          <w:b/>
          <w:color w:val="2A00FF"/>
        </w:rPr>
        <w:t>"'"</w:t>
      </w:r>
      <w:r w:rsidR="000044A0" w:rsidRPr="00BB0AAC">
        <w:rPr>
          <w:b/>
        </w:rPr>
        <w:t>;</w:t>
      </w:r>
    </w:p>
    <w:p w:rsidR="00FD4B35" w:rsidRPr="00F14A32" w:rsidRDefault="000044A0" w:rsidP="000044A0">
      <w:pPr>
        <w:pStyle w:val="aff"/>
        <w:rPr>
          <w:b/>
        </w:rPr>
      </w:pPr>
      <w:r w:rsidRPr="00F14A32">
        <w:rPr>
          <w:b/>
        </w:rPr>
        <w:t xml:space="preserve">  </w:t>
      </w:r>
      <w:r>
        <w:rPr>
          <w:b/>
        </w:rPr>
        <w:t xml:space="preserve">  </w:t>
      </w:r>
      <w:r w:rsidR="00FD4B35" w:rsidRPr="00F14A32">
        <w:rPr>
          <w:b/>
        </w:rPr>
        <w:t>stmt = connection.createStatement();</w:t>
      </w:r>
    </w:p>
    <w:p w:rsidR="00FD4B35" w:rsidRPr="00F14A32" w:rsidRDefault="00D14F2F" w:rsidP="00FD4B35">
      <w:pPr>
        <w:pStyle w:val="aff"/>
      </w:pPr>
      <w:r>
        <w:t xml:space="preserve">    </w:t>
      </w:r>
      <w:r w:rsidR="00FD4B35" w:rsidRPr="00F14A32">
        <w:t>rs = stmt.executeQuery(sqlString);</w:t>
      </w:r>
    </w:p>
    <w:p w:rsidR="00FD4B35" w:rsidRPr="00F14A32" w:rsidRDefault="00D14F2F" w:rsidP="00FD4B35">
      <w:pPr>
        <w:pStyle w:val="aff"/>
      </w:pPr>
      <w:r>
        <w:t xml:space="preserve">    </w:t>
      </w:r>
      <w:r w:rsidR="00C0684B">
        <w:rPr>
          <w:color w:val="3F7F5F"/>
        </w:rPr>
        <w:t>//</w:t>
      </w:r>
      <w:r w:rsidR="007F2BC4">
        <w:rPr>
          <w:rFonts w:hint="eastAsia"/>
          <w:color w:val="3F7F5F"/>
        </w:rPr>
        <w:t xml:space="preserve"> ...</w:t>
      </w:r>
      <w:r w:rsidR="00375F4B">
        <w:rPr>
          <w:snapToGrid/>
          <w:color w:val="3F7F5F"/>
        </w:rPr>
        <w:t xml:space="preserve"> result set handling</w:t>
      </w:r>
    </w:p>
    <w:p w:rsidR="00FD4B35" w:rsidRPr="00F14A32" w:rsidRDefault="00FD4B35" w:rsidP="00FD4B35">
      <w:pPr>
        <w:pStyle w:val="aff"/>
      </w:pPr>
      <w:r w:rsidRPr="00F14A32">
        <w:t>}</w:t>
      </w:r>
    </w:p>
    <w:p w:rsidR="00386ECE" w:rsidRDefault="00386ECE" w:rsidP="00386ECE">
      <w:pPr>
        <w:pStyle w:val="aff"/>
        <w:rPr>
          <w:snapToGrid/>
        </w:rPr>
      </w:pPr>
      <w:r>
        <w:rPr>
          <w:b/>
          <w:snapToGrid/>
          <w:color w:val="7F0055"/>
        </w:rPr>
        <w:t>catch</w:t>
      </w:r>
      <w:r>
        <w:rPr>
          <w:snapToGrid/>
        </w:rPr>
        <w:t xml:space="preserve"> (SQLException se)</w:t>
      </w:r>
    </w:p>
    <w:p w:rsidR="00386ECE" w:rsidRDefault="00386ECE" w:rsidP="00386ECE">
      <w:pPr>
        <w:pStyle w:val="aff"/>
        <w:rPr>
          <w:snapToGrid/>
        </w:rPr>
      </w:pPr>
      <w:r>
        <w:rPr>
          <w:snapToGrid/>
        </w:rPr>
        <w:t>{</w:t>
      </w:r>
    </w:p>
    <w:p w:rsidR="00386ECE" w:rsidRDefault="00386ECE" w:rsidP="00386ECE">
      <w:pPr>
        <w:pStyle w:val="aff"/>
        <w:rPr>
          <w:snapToGrid/>
        </w:rPr>
      </w:pPr>
      <w:r>
        <w:rPr>
          <w:snapToGrid/>
        </w:rPr>
        <w:t xml:space="preserve">    </w:t>
      </w:r>
      <w:r w:rsidR="00EA029B">
        <w:rPr>
          <w:snapToGrid/>
          <w:color w:val="3F7F5F"/>
        </w:rPr>
        <w:t>//</w:t>
      </w:r>
      <w:r w:rsidR="007F2BC4">
        <w:rPr>
          <w:rFonts w:hint="eastAsia"/>
          <w:snapToGrid/>
          <w:color w:val="3F7F5F"/>
        </w:rPr>
        <w:t xml:space="preserve"> ... </w:t>
      </w:r>
      <w:r>
        <w:rPr>
          <w:snapToGrid/>
          <w:color w:val="3F7F5F"/>
        </w:rPr>
        <w:t>logging and error handling</w:t>
      </w:r>
    </w:p>
    <w:p w:rsidR="00386ECE" w:rsidRDefault="00386ECE" w:rsidP="00386ECE">
      <w:pPr>
        <w:pStyle w:val="aff"/>
      </w:pPr>
      <w:r>
        <w:rPr>
          <w:snapToGrid/>
        </w:rPr>
        <w:t>}</w:t>
      </w:r>
    </w:p>
    <w:p w:rsidR="001909F9" w:rsidRDefault="009D6B64" w:rsidP="00475C21">
      <w:pPr>
        <w:rPr>
          <w:rStyle w:val="Char6"/>
          <w:rFonts w:eastAsia="宋体"/>
        </w:rPr>
      </w:pPr>
      <w:r>
        <w:rPr>
          <w:rFonts w:eastAsia="宋体" w:hint="eastAsia"/>
        </w:rPr>
        <w:t>上例中</w:t>
      </w:r>
      <w:r w:rsidR="00777D41">
        <w:rPr>
          <w:rFonts w:eastAsia="宋体" w:hint="eastAsia"/>
        </w:rPr>
        <w:t>查询字符串</w:t>
      </w:r>
      <w:r w:rsidR="005603D3">
        <w:rPr>
          <w:rFonts w:eastAsia="宋体" w:hint="eastAsia"/>
        </w:rPr>
        <w:t>常量</w:t>
      </w:r>
      <w:r w:rsidR="00777D41">
        <w:rPr>
          <w:rFonts w:eastAsia="宋体" w:hint="eastAsia"/>
        </w:rPr>
        <w:t>与用户输入</w:t>
      </w:r>
      <w:r>
        <w:rPr>
          <w:rFonts w:eastAsia="宋体" w:hint="eastAsia"/>
        </w:rPr>
        <w:t>将</w:t>
      </w:r>
      <w:r w:rsidR="005603D3">
        <w:rPr>
          <w:rFonts w:eastAsia="宋体" w:hint="eastAsia"/>
        </w:rPr>
        <w:t>拼接</w:t>
      </w:r>
      <w:r>
        <w:rPr>
          <w:rFonts w:eastAsia="宋体" w:hint="eastAsia"/>
        </w:rPr>
        <w:t>成</w:t>
      </w:r>
      <w:r w:rsidR="00777D41">
        <w:rPr>
          <w:rFonts w:eastAsia="宋体" w:hint="eastAsia"/>
        </w:rPr>
        <w:t>动态</w:t>
      </w:r>
      <w:r w:rsidR="00777D41">
        <w:rPr>
          <w:rFonts w:eastAsia="宋体" w:hint="eastAsia"/>
        </w:rPr>
        <w:t>SQL</w:t>
      </w:r>
      <w:r w:rsidR="007728E1">
        <w:rPr>
          <w:rFonts w:eastAsia="宋体" w:hint="eastAsia"/>
        </w:rPr>
        <w:t>查询命令</w:t>
      </w:r>
      <w:r w:rsidR="00777D41">
        <w:rPr>
          <w:rFonts w:eastAsia="宋体" w:hint="eastAsia"/>
        </w:rPr>
        <w:t>。仅当</w:t>
      </w:r>
      <w:r w:rsidR="00777D41" w:rsidRPr="000B30AA">
        <w:rPr>
          <w:rStyle w:val="Char6"/>
          <w:rFonts w:eastAsia="宋体"/>
        </w:rPr>
        <w:t>itemName</w:t>
      </w:r>
      <w:r w:rsidR="00777D41">
        <w:rPr>
          <w:rStyle w:val="Char6"/>
          <w:rFonts w:eastAsia="宋体" w:hint="eastAsia"/>
        </w:rPr>
        <w:t>不包含单引号时，这条查询语句的行为才会</w:t>
      </w:r>
      <w:r>
        <w:rPr>
          <w:rStyle w:val="Char6"/>
          <w:rFonts w:eastAsia="宋体" w:hint="eastAsia"/>
        </w:rPr>
        <w:t>和预期是一致</w:t>
      </w:r>
      <w:r w:rsidR="00777D41">
        <w:rPr>
          <w:rStyle w:val="Char6"/>
          <w:rFonts w:eastAsia="宋体" w:hint="eastAsia"/>
        </w:rPr>
        <w:t>的。如果一个攻击者</w:t>
      </w:r>
      <w:r>
        <w:rPr>
          <w:rStyle w:val="Char6"/>
          <w:rFonts w:eastAsia="宋体" w:hint="eastAsia"/>
        </w:rPr>
        <w:t>提交的</w:t>
      </w:r>
      <w:r>
        <w:rPr>
          <w:rStyle w:val="Char6"/>
          <w:rFonts w:eastAsia="宋体" w:hint="eastAsia"/>
        </w:rPr>
        <w:t>userName</w:t>
      </w:r>
      <w:r>
        <w:rPr>
          <w:rStyle w:val="Char6"/>
          <w:rFonts w:eastAsia="宋体" w:hint="eastAsia"/>
        </w:rPr>
        <w:t>为</w:t>
      </w:r>
      <w:r w:rsidR="00777D41" w:rsidRPr="0010284C">
        <w:rPr>
          <w:rFonts w:eastAsia="宋体"/>
          <w:i/>
        </w:rPr>
        <w:t>wiley</w:t>
      </w:r>
      <w:r>
        <w:rPr>
          <w:rStyle w:val="Char6"/>
          <w:rFonts w:eastAsia="宋体" w:hint="eastAsia"/>
        </w:rPr>
        <w:t>，同时</w:t>
      </w:r>
      <w:r>
        <w:rPr>
          <w:rStyle w:val="Char6"/>
          <w:rFonts w:eastAsia="宋体" w:hint="eastAsia"/>
        </w:rPr>
        <w:t>itemName</w:t>
      </w:r>
      <w:r>
        <w:rPr>
          <w:rStyle w:val="Char6"/>
          <w:rFonts w:eastAsia="宋体" w:hint="eastAsia"/>
        </w:rPr>
        <w:t>为</w:t>
      </w:r>
      <w:r w:rsidR="00777D41">
        <w:rPr>
          <w:rStyle w:val="Char6"/>
          <w:rFonts w:eastAsia="宋体" w:hint="eastAsia"/>
        </w:rPr>
        <w:t>：</w:t>
      </w:r>
    </w:p>
    <w:p w:rsidR="00777D41" w:rsidRDefault="00777D41" w:rsidP="00777D41">
      <w:pPr>
        <w:pStyle w:val="afe"/>
        <w:rPr>
          <w:rFonts w:cs="Courier New"/>
        </w:rPr>
      </w:pPr>
      <w:r>
        <w:rPr>
          <w:rFonts w:cs="Courier New" w:hint="eastAsia"/>
        </w:rPr>
        <w:t>name</w:t>
      </w:r>
      <w:r>
        <w:rPr>
          <w:rFonts w:cs="Courier New"/>
        </w:rPr>
        <w:t>' OR '</w:t>
      </w:r>
      <w:r>
        <w:rPr>
          <w:rFonts w:cs="Courier New" w:hint="eastAsia"/>
        </w:rPr>
        <w:t>a</w:t>
      </w:r>
      <w:r>
        <w:rPr>
          <w:rFonts w:cs="Courier New"/>
        </w:rPr>
        <w:t>' = '</w:t>
      </w:r>
      <w:r>
        <w:rPr>
          <w:rFonts w:cs="Courier New" w:hint="eastAsia"/>
        </w:rPr>
        <w:t>a</w:t>
      </w:r>
    </w:p>
    <w:p w:rsidR="00F52FB0" w:rsidRPr="00777D41" w:rsidRDefault="00F52FB0" w:rsidP="00475C21">
      <w:pPr>
        <w:rPr>
          <w:rFonts w:eastAsia="宋体"/>
        </w:rPr>
      </w:pPr>
      <w:r>
        <w:rPr>
          <w:rFonts w:eastAsia="宋体" w:hint="eastAsia"/>
        </w:rPr>
        <w:t>那么这个查询</w:t>
      </w:r>
      <w:r w:rsidR="00A10DE7">
        <w:rPr>
          <w:rFonts w:eastAsia="宋体" w:hint="eastAsia"/>
        </w:rPr>
        <w:t>将变成</w:t>
      </w:r>
      <w:r>
        <w:rPr>
          <w:rFonts w:eastAsia="宋体" w:hint="eastAsia"/>
        </w:rPr>
        <w:t>：</w:t>
      </w:r>
    </w:p>
    <w:p w:rsidR="009444E1" w:rsidRDefault="009444E1" w:rsidP="009444E1">
      <w:pPr>
        <w:pStyle w:val="afe"/>
      </w:pPr>
      <w:r w:rsidRPr="009444E1">
        <w:t xml:space="preserve">SELECT * FROM </w:t>
      </w:r>
      <w:r w:rsidR="00D318DE">
        <w:rPr>
          <w:rFonts w:hint="eastAsia"/>
        </w:rPr>
        <w:t>t_</w:t>
      </w:r>
      <w:r w:rsidRPr="009444E1">
        <w:t>item</w:t>
      </w:r>
      <w:r>
        <w:rPr>
          <w:rFonts w:hint="eastAsia"/>
        </w:rPr>
        <w:t xml:space="preserve"> </w:t>
      </w:r>
      <w:r w:rsidRPr="009444E1">
        <w:t>WHERE owner = 'wiley'</w:t>
      </w:r>
      <w:r>
        <w:rPr>
          <w:rFonts w:hint="eastAsia"/>
        </w:rPr>
        <w:t xml:space="preserve"> </w:t>
      </w:r>
      <w:r w:rsidRPr="009444E1">
        <w:t>AND itemname = 'name' OR 'a'='a';</w:t>
      </w:r>
    </w:p>
    <w:p w:rsidR="00545424" w:rsidRPr="00F52FB0" w:rsidRDefault="009D6B64" w:rsidP="00475C21">
      <w:pPr>
        <w:rPr>
          <w:rFonts w:eastAsiaTheme="minorEastAsia"/>
        </w:rPr>
      </w:pPr>
      <w:r>
        <w:rPr>
          <w:rFonts w:ascii="宋体" w:eastAsia="宋体" w:hAnsi="宋体" w:cs="宋体" w:hint="eastAsia"/>
        </w:rPr>
        <w:t>这里</w:t>
      </w:r>
      <w:r w:rsidR="00F52FB0">
        <w:rPr>
          <w:rFonts w:ascii="宋体" w:eastAsia="宋体" w:hAnsi="宋体" w:cs="宋体" w:hint="eastAsia"/>
        </w:rPr>
        <w:t>的</w:t>
      </w:r>
      <w:r w:rsidR="00F52FB0">
        <w:rPr>
          <w:rStyle w:val="Char6"/>
          <w:rFonts w:eastAsia="宋体"/>
        </w:rPr>
        <w:t>OR '</w:t>
      </w:r>
      <w:r w:rsidR="00F52FB0">
        <w:rPr>
          <w:rStyle w:val="Char6"/>
          <w:rFonts w:eastAsia="宋体" w:hint="eastAsia"/>
        </w:rPr>
        <w:t>a</w:t>
      </w:r>
      <w:r w:rsidR="00F52FB0">
        <w:rPr>
          <w:rStyle w:val="Char6"/>
          <w:rFonts w:eastAsia="宋体"/>
        </w:rPr>
        <w:t>'='</w:t>
      </w:r>
      <w:r w:rsidR="00F52FB0">
        <w:rPr>
          <w:rStyle w:val="Char6"/>
          <w:rFonts w:eastAsia="宋体" w:hint="eastAsia"/>
        </w:rPr>
        <w:t>a</w:t>
      </w:r>
      <w:r w:rsidR="00F52FB0" w:rsidRPr="00C901B8">
        <w:rPr>
          <w:rStyle w:val="Char6"/>
          <w:rFonts w:eastAsia="宋体"/>
        </w:rPr>
        <w:t>'</w:t>
      </w:r>
      <w:r w:rsidR="00F52FB0">
        <w:rPr>
          <w:rStyle w:val="Char6"/>
          <w:rFonts w:ascii="宋体" w:eastAsia="宋体" w:hAnsi="宋体" w:cs="宋体" w:hint="eastAsia"/>
        </w:rPr>
        <w:t>条件</w:t>
      </w:r>
      <w:r>
        <w:rPr>
          <w:rStyle w:val="Char6"/>
          <w:rFonts w:ascii="宋体" w:eastAsia="宋体" w:hAnsi="宋体" w:cs="宋体" w:hint="eastAsia"/>
        </w:rPr>
        <w:t>会</w:t>
      </w:r>
      <w:r w:rsidR="00F52FB0">
        <w:rPr>
          <w:rStyle w:val="Char6"/>
          <w:rFonts w:ascii="宋体" w:eastAsia="宋体" w:hAnsi="宋体" w:cs="宋体" w:hint="eastAsia"/>
        </w:rPr>
        <w:t>导致整个</w:t>
      </w:r>
      <w:r w:rsidR="00F52FB0" w:rsidRPr="00F52FB0">
        <w:t>WHERE</w:t>
      </w:r>
      <w:r w:rsidR="00F52FB0">
        <w:rPr>
          <w:rFonts w:eastAsiaTheme="minorEastAsia" w:hint="eastAsia"/>
        </w:rPr>
        <w:t>子句的值总为真。</w:t>
      </w:r>
      <w:r>
        <w:rPr>
          <w:rFonts w:eastAsiaTheme="minorEastAsia" w:hint="eastAsia"/>
        </w:rPr>
        <w:t>所以</w:t>
      </w:r>
      <w:r w:rsidR="00F52FB0">
        <w:rPr>
          <w:rFonts w:eastAsiaTheme="minorEastAsia" w:hint="eastAsia"/>
        </w:rPr>
        <w:t>这个查询便等价于如下非常简单的查询：</w:t>
      </w:r>
    </w:p>
    <w:p w:rsidR="00475C21" w:rsidRDefault="00EE4B31" w:rsidP="00475C21">
      <w:pPr>
        <w:pStyle w:val="afe"/>
      </w:pPr>
      <w:r>
        <w:t xml:space="preserve">SELECT * FROM </w:t>
      </w:r>
      <w:r>
        <w:rPr>
          <w:rFonts w:hint="eastAsia"/>
        </w:rPr>
        <w:t>t</w:t>
      </w:r>
      <w:r>
        <w:t>_</w:t>
      </w:r>
      <w:r w:rsidR="00B446EF">
        <w:rPr>
          <w:rFonts w:hint="eastAsia"/>
        </w:rPr>
        <w:t>item</w:t>
      </w:r>
    </w:p>
    <w:p w:rsidR="00475C21" w:rsidRDefault="00A00694" w:rsidP="00475C21">
      <w:pPr>
        <w:rPr>
          <w:rFonts w:eastAsia="宋体"/>
        </w:rPr>
      </w:pPr>
      <w:r>
        <w:rPr>
          <w:rFonts w:eastAsia="宋体" w:hint="eastAsia"/>
        </w:rPr>
        <w:t>此查询使得攻击者能够绕过原有的条件限制，</w:t>
      </w:r>
      <w:r w:rsidR="005C0668">
        <w:rPr>
          <w:rFonts w:eastAsia="宋体" w:hint="eastAsia"/>
        </w:rPr>
        <w:t>返回</w:t>
      </w:r>
      <w:r w:rsidR="005C0668">
        <w:rPr>
          <w:rFonts w:eastAsia="宋体" w:hint="eastAsia"/>
        </w:rPr>
        <w:t>items</w:t>
      </w:r>
      <w:r w:rsidR="005C0668">
        <w:rPr>
          <w:rFonts w:eastAsia="宋体" w:hint="eastAsia"/>
        </w:rPr>
        <w:t>表中所有储存的条目，而不管它们的所有者是谁</w:t>
      </w:r>
      <w:r>
        <w:rPr>
          <w:rFonts w:eastAsia="宋体" w:hint="eastAsia"/>
        </w:rPr>
        <w:t>（</w:t>
      </w:r>
      <w:r w:rsidR="005C0668">
        <w:rPr>
          <w:rFonts w:eastAsia="宋体" w:hint="eastAsia"/>
        </w:rPr>
        <w:t>原本应该</w:t>
      </w:r>
      <w:r w:rsidR="00085F1E">
        <w:rPr>
          <w:rFonts w:eastAsia="宋体" w:hint="eastAsia"/>
        </w:rPr>
        <w:t>只返回</w:t>
      </w:r>
      <w:r w:rsidR="00475C21">
        <w:rPr>
          <w:rFonts w:eastAsia="宋体" w:hint="eastAsia"/>
        </w:rPr>
        <w:t>属于当前已认证用户的条目</w:t>
      </w:r>
      <w:r>
        <w:rPr>
          <w:rFonts w:eastAsia="宋体" w:hint="eastAsia"/>
        </w:rPr>
        <w:t>）</w:t>
      </w:r>
    </w:p>
    <w:p w:rsidR="00FD4B35" w:rsidRPr="0056487E" w:rsidRDefault="009B5AD2" w:rsidP="00FD4B35">
      <w:pPr>
        <w:pStyle w:val="aff0"/>
      </w:pPr>
      <w:r>
        <w:rPr>
          <w:rFonts w:hint="eastAsia"/>
        </w:rPr>
        <w:t>正确示例（使用</w:t>
      </w:r>
      <w:r w:rsidR="00FD4B35" w:rsidRPr="00FC5F59">
        <w:t>PreparedStatement</w:t>
      </w:r>
      <w:r>
        <w:rPr>
          <w:rFonts w:hint="eastAsia"/>
        </w:rPr>
        <w:t>进行参数化查询）</w:t>
      </w:r>
      <w:r w:rsidR="00FD4B35" w:rsidRPr="00FC5F59">
        <w:t>:</w:t>
      </w:r>
    </w:p>
    <w:p w:rsidR="00987F78" w:rsidRPr="005C48D9" w:rsidRDefault="00987F78" w:rsidP="00FD4B35">
      <w:pPr>
        <w:pStyle w:val="aff"/>
      </w:pPr>
      <w:r w:rsidRPr="005C48D9">
        <w:t>PreparedStatement stmt</w:t>
      </w:r>
      <w:r w:rsidR="005C48D9">
        <w:rPr>
          <w:rFonts w:hint="eastAsia"/>
        </w:rPr>
        <w:t xml:space="preserve"> = </w:t>
      </w:r>
      <w:r w:rsidR="005C48D9" w:rsidRPr="00D81616">
        <w:rPr>
          <w:rFonts w:hint="eastAsia"/>
          <w:b/>
          <w:color w:val="7F0055"/>
        </w:rPr>
        <w:t>null</w:t>
      </w:r>
    </w:p>
    <w:p w:rsidR="00987F78" w:rsidRDefault="00987F78" w:rsidP="00FD4B35">
      <w:pPr>
        <w:pStyle w:val="aff"/>
        <w:rPr>
          <w:b/>
          <w:color w:val="7F0055"/>
        </w:rPr>
      </w:pPr>
      <w:r w:rsidRPr="00F14A32">
        <w:lastRenderedPageBreak/>
        <w:t>ResultSet rs</w:t>
      </w:r>
      <w:r w:rsidRPr="00F14A32">
        <w:rPr>
          <w:b/>
          <w:color w:val="7F0055"/>
        </w:rPr>
        <w:t xml:space="preserve"> </w:t>
      </w:r>
      <w:r w:rsidR="007C7A5A" w:rsidRPr="00AA566A">
        <w:rPr>
          <w:rFonts w:hint="eastAsia"/>
        </w:rPr>
        <w:t>=</w:t>
      </w:r>
      <w:r w:rsidR="007C7A5A">
        <w:rPr>
          <w:rFonts w:hint="eastAsia"/>
          <w:b/>
          <w:color w:val="7F0055"/>
        </w:rPr>
        <w:t xml:space="preserve"> null</w:t>
      </w:r>
    </w:p>
    <w:p w:rsidR="00FD4B35" w:rsidRPr="00F14A32" w:rsidRDefault="00FD4B35" w:rsidP="00FD4B35">
      <w:pPr>
        <w:pStyle w:val="aff"/>
      </w:pPr>
      <w:r w:rsidRPr="00F14A32">
        <w:rPr>
          <w:b/>
          <w:color w:val="7F0055"/>
        </w:rPr>
        <w:t>try</w:t>
      </w:r>
    </w:p>
    <w:p w:rsidR="00B14952" w:rsidRPr="00F14A32" w:rsidRDefault="00FD4B35" w:rsidP="00B14952">
      <w:pPr>
        <w:pStyle w:val="aff"/>
      </w:pPr>
      <w:r w:rsidRPr="00F14A32">
        <w:t>{</w:t>
      </w:r>
    </w:p>
    <w:p w:rsidR="00B14952" w:rsidRDefault="00D46BE2" w:rsidP="00D46BE2">
      <w:pPr>
        <w:pStyle w:val="aff"/>
        <w:rPr>
          <w:color w:val="3F7F5F"/>
        </w:rPr>
      </w:pPr>
      <w:r w:rsidRPr="00F14A32">
        <w:t xml:space="preserve">    </w:t>
      </w:r>
      <w:r w:rsidR="00564171" w:rsidRPr="00CD0336">
        <w:rPr>
          <w:rFonts w:hint="eastAsia"/>
        </w:rPr>
        <w:t xml:space="preserve">String userName = </w:t>
      </w:r>
      <w:r w:rsidR="00564171" w:rsidRPr="00CD0336">
        <w:t>ctx.getAuthenticatedUserName</w:t>
      </w:r>
      <w:r w:rsidR="00564171" w:rsidRPr="00CD0336">
        <w:rPr>
          <w:rFonts w:hint="eastAsia"/>
        </w:rPr>
        <w:t>()</w:t>
      </w:r>
      <w:r w:rsidR="00B14952" w:rsidRPr="00CE5531">
        <w:rPr>
          <w:rFonts w:hint="eastAsia"/>
        </w:rPr>
        <w:t>;</w:t>
      </w:r>
      <w:r w:rsidR="00B14952">
        <w:rPr>
          <w:rFonts w:hint="eastAsia"/>
        </w:rPr>
        <w:t xml:space="preserve"> </w:t>
      </w:r>
      <w:r w:rsidR="00B14952">
        <w:rPr>
          <w:color w:val="3F7F5F"/>
        </w:rPr>
        <w:t>//</w:t>
      </w:r>
      <w:r w:rsidR="00B14952">
        <w:rPr>
          <w:rFonts w:hint="eastAsia"/>
          <w:color w:val="3F7F5F"/>
        </w:rPr>
        <w:t>this is a constant</w:t>
      </w:r>
    </w:p>
    <w:p w:rsidR="00521E24" w:rsidRDefault="00521E24" w:rsidP="00521E24">
      <w:pPr>
        <w:pStyle w:val="aff"/>
        <w:rPr>
          <w:snapToGrid/>
        </w:rPr>
      </w:pPr>
      <w:r w:rsidRPr="00F14A32">
        <w:t xml:space="preserve">    </w:t>
      </w:r>
      <w:r>
        <w:rPr>
          <w:snapToGrid/>
        </w:rPr>
        <w:t xml:space="preserve">String </w:t>
      </w:r>
      <w:r>
        <w:rPr>
          <w:rFonts w:hint="eastAsia"/>
          <w:snapToGrid/>
        </w:rPr>
        <w:t>itemName</w:t>
      </w:r>
      <w:r>
        <w:rPr>
          <w:snapToGrid/>
        </w:rPr>
        <w:t xml:space="preserve"> = request.getParameter(</w:t>
      </w:r>
      <w:r>
        <w:rPr>
          <w:snapToGrid/>
          <w:color w:val="2A00FF"/>
        </w:rPr>
        <w:t>"</w:t>
      </w:r>
      <w:r>
        <w:rPr>
          <w:rFonts w:hint="eastAsia"/>
          <w:snapToGrid/>
          <w:color w:val="2A00FF"/>
        </w:rPr>
        <w:t>itemName</w:t>
      </w:r>
      <w:r>
        <w:rPr>
          <w:snapToGrid/>
          <w:color w:val="2A00FF"/>
        </w:rPr>
        <w:t>"</w:t>
      </w:r>
      <w:r>
        <w:rPr>
          <w:snapToGrid/>
        </w:rPr>
        <w:t>);</w:t>
      </w:r>
    </w:p>
    <w:p w:rsidR="002D2FCB" w:rsidRPr="00935D8E" w:rsidRDefault="002D2FCB" w:rsidP="002D2FCB">
      <w:pPr>
        <w:pStyle w:val="aff"/>
        <w:rPr>
          <w:b/>
          <w:color w:val="3F7F5F"/>
        </w:rPr>
      </w:pPr>
      <w:r w:rsidRPr="00935D8E">
        <w:rPr>
          <w:b/>
        </w:rPr>
        <w:t xml:space="preserve">    </w:t>
      </w:r>
      <w:r w:rsidR="00146183">
        <w:rPr>
          <w:b/>
          <w:color w:val="3F7F5F"/>
        </w:rPr>
        <w:t>//</w:t>
      </w:r>
      <w:r w:rsidR="00146183">
        <w:rPr>
          <w:rFonts w:hint="eastAsia"/>
          <w:b/>
          <w:color w:val="3F7F5F"/>
        </w:rPr>
        <w:t xml:space="preserve"> ...</w:t>
      </w:r>
      <w:r w:rsidRPr="00935D8E">
        <w:rPr>
          <w:b/>
          <w:color w:val="3F7F5F"/>
        </w:rPr>
        <w:t>Ensure that the length of user</w:t>
      </w:r>
      <w:r w:rsidRPr="00935D8E">
        <w:rPr>
          <w:rFonts w:hint="eastAsia"/>
          <w:b/>
          <w:color w:val="3F7F5F"/>
        </w:rPr>
        <w:t>N</w:t>
      </w:r>
      <w:r w:rsidRPr="00935D8E">
        <w:rPr>
          <w:b/>
          <w:color w:val="3F7F5F"/>
        </w:rPr>
        <w:t xml:space="preserve">ame </w:t>
      </w:r>
      <w:r w:rsidRPr="00935D8E">
        <w:rPr>
          <w:rFonts w:hint="eastAsia"/>
          <w:b/>
          <w:color w:val="3F7F5F"/>
        </w:rPr>
        <w:t xml:space="preserve">and itemName </w:t>
      </w:r>
      <w:r w:rsidRPr="00935D8E">
        <w:rPr>
          <w:b/>
          <w:color w:val="3F7F5F"/>
        </w:rPr>
        <w:t>is legitimate</w:t>
      </w:r>
    </w:p>
    <w:p w:rsidR="00AB644C" w:rsidRPr="00935D8E" w:rsidRDefault="00AB644C" w:rsidP="00AB644C">
      <w:pPr>
        <w:pStyle w:val="aff"/>
        <w:rPr>
          <w:b/>
          <w:snapToGrid/>
        </w:rPr>
      </w:pPr>
      <w:r w:rsidRPr="00935D8E">
        <w:rPr>
          <w:b/>
          <w:snapToGrid/>
        </w:rPr>
        <w:t xml:space="preserve">    </w:t>
      </w:r>
      <w:r w:rsidRPr="00935D8E">
        <w:rPr>
          <w:b/>
          <w:snapToGrid/>
          <w:color w:val="3F7F5F"/>
        </w:rPr>
        <w:t xml:space="preserve">// </w:t>
      </w:r>
      <w:r w:rsidR="00146183">
        <w:rPr>
          <w:rFonts w:hint="eastAsia"/>
          <w:b/>
          <w:snapToGrid/>
          <w:color w:val="3F7F5F"/>
        </w:rPr>
        <w:t>...</w:t>
      </w:r>
    </w:p>
    <w:p w:rsidR="00B14952" w:rsidRDefault="00B14952" w:rsidP="00684E78">
      <w:pPr>
        <w:pStyle w:val="aff"/>
        <w:ind w:firstLine="360"/>
        <w:rPr>
          <w:b/>
        </w:rPr>
      </w:pPr>
      <w:r w:rsidRPr="00935D8E">
        <w:rPr>
          <w:b/>
        </w:rPr>
        <w:t xml:space="preserve">String sqlString = </w:t>
      </w:r>
      <w:r w:rsidRPr="00935D8E">
        <w:rPr>
          <w:b/>
          <w:color w:val="2A00FF"/>
        </w:rPr>
        <w:t xml:space="preserve">"SELECT * FROM </w:t>
      </w:r>
      <w:r w:rsidRPr="00935D8E">
        <w:rPr>
          <w:rFonts w:hint="eastAsia"/>
          <w:b/>
          <w:color w:val="2A00FF"/>
        </w:rPr>
        <w:t>t</w:t>
      </w:r>
      <w:r w:rsidRPr="00935D8E">
        <w:rPr>
          <w:b/>
          <w:color w:val="2A00FF"/>
        </w:rPr>
        <w:t>_</w:t>
      </w:r>
      <w:r w:rsidRPr="00935D8E">
        <w:rPr>
          <w:rFonts w:hint="eastAsia"/>
          <w:b/>
          <w:color w:val="2A00FF"/>
        </w:rPr>
        <w:t>item</w:t>
      </w:r>
      <w:r w:rsidRPr="00935D8E">
        <w:rPr>
          <w:b/>
          <w:color w:val="2A00FF"/>
        </w:rPr>
        <w:t xml:space="preserve"> WHERE </w:t>
      </w:r>
      <w:r w:rsidRPr="00935D8E">
        <w:rPr>
          <w:rFonts w:hint="eastAsia"/>
          <w:b/>
          <w:color w:val="2A00FF"/>
        </w:rPr>
        <w:t>owner</w:t>
      </w:r>
      <w:r w:rsidRPr="00935D8E">
        <w:rPr>
          <w:b/>
          <w:color w:val="2A00FF"/>
        </w:rPr>
        <w:t>=</w:t>
      </w:r>
      <w:r w:rsidRPr="00935D8E">
        <w:rPr>
          <w:rFonts w:hint="eastAsia"/>
          <w:b/>
          <w:color w:val="2A00FF"/>
        </w:rPr>
        <w:t>? AND itemName=?</w:t>
      </w:r>
      <w:r w:rsidRPr="00935D8E">
        <w:rPr>
          <w:b/>
          <w:color w:val="2A00FF"/>
        </w:rPr>
        <w:t>"</w:t>
      </w:r>
      <w:r w:rsidRPr="00935D8E">
        <w:rPr>
          <w:b/>
        </w:rPr>
        <w:t>;</w:t>
      </w:r>
    </w:p>
    <w:p w:rsidR="00684E78" w:rsidRPr="00684E78" w:rsidRDefault="00684E78" w:rsidP="00684E78">
      <w:pPr>
        <w:ind w:firstLine="360"/>
        <w:rPr>
          <w:rFonts w:eastAsiaTheme="minorEastAsia"/>
        </w:rPr>
      </w:pPr>
    </w:p>
    <w:p w:rsidR="00FD4B35" w:rsidRPr="00935D8E" w:rsidRDefault="0020491D" w:rsidP="00FD4B35">
      <w:pPr>
        <w:pStyle w:val="aff"/>
        <w:rPr>
          <w:b/>
        </w:rPr>
      </w:pPr>
      <w:r w:rsidRPr="00935D8E">
        <w:rPr>
          <w:b/>
        </w:rPr>
        <w:t xml:space="preserve">    </w:t>
      </w:r>
      <w:r w:rsidR="00FD4B35" w:rsidRPr="00935D8E">
        <w:rPr>
          <w:b/>
        </w:rPr>
        <w:t>stmt = connection.prepareStatement(sqlString);</w:t>
      </w:r>
    </w:p>
    <w:p w:rsidR="00FD4B35" w:rsidRPr="00935D8E" w:rsidRDefault="0020491D" w:rsidP="00FD4B35">
      <w:pPr>
        <w:pStyle w:val="aff"/>
        <w:rPr>
          <w:b/>
        </w:rPr>
      </w:pPr>
      <w:r w:rsidRPr="00935D8E">
        <w:rPr>
          <w:b/>
        </w:rPr>
        <w:t xml:space="preserve">    </w:t>
      </w:r>
      <w:r w:rsidR="00FD4B35" w:rsidRPr="00935D8E">
        <w:rPr>
          <w:b/>
        </w:rPr>
        <w:t xml:space="preserve">stmt.setString(1, </w:t>
      </w:r>
      <w:r w:rsidR="0002609B" w:rsidRPr="00935D8E">
        <w:rPr>
          <w:rFonts w:hint="eastAsia"/>
          <w:b/>
        </w:rPr>
        <w:t>userName</w:t>
      </w:r>
      <w:r w:rsidR="00FD4B35" w:rsidRPr="00935D8E">
        <w:rPr>
          <w:b/>
        </w:rPr>
        <w:t>);</w:t>
      </w:r>
    </w:p>
    <w:p w:rsidR="00FD4B35" w:rsidRPr="00935D8E" w:rsidRDefault="0020491D" w:rsidP="00FD4B35">
      <w:pPr>
        <w:pStyle w:val="aff"/>
        <w:rPr>
          <w:b/>
        </w:rPr>
      </w:pPr>
      <w:r w:rsidRPr="00935D8E">
        <w:rPr>
          <w:b/>
        </w:rPr>
        <w:t xml:space="preserve">    </w:t>
      </w:r>
      <w:r w:rsidR="00FD4B35" w:rsidRPr="00935D8E">
        <w:rPr>
          <w:b/>
        </w:rPr>
        <w:t xml:space="preserve">stmt.setString(2, </w:t>
      </w:r>
      <w:r w:rsidR="00FD1EE8" w:rsidRPr="00935D8E">
        <w:rPr>
          <w:rFonts w:hint="eastAsia"/>
          <w:b/>
          <w:snapToGrid/>
        </w:rPr>
        <w:t>itemName</w:t>
      </w:r>
      <w:r w:rsidR="00FD4B35" w:rsidRPr="00935D8E">
        <w:rPr>
          <w:b/>
        </w:rPr>
        <w:t>);</w:t>
      </w:r>
    </w:p>
    <w:p w:rsidR="00FD4B35" w:rsidRPr="00F14A32" w:rsidRDefault="0020491D" w:rsidP="00FD4B35">
      <w:pPr>
        <w:pStyle w:val="aff"/>
      </w:pPr>
      <w:r>
        <w:t xml:space="preserve">    </w:t>
      </w:r>
      <w:r w:rsidR="00FD4B35" w:rsidRPr="00F14A32">
        <w:t>rs = stmt.executeQuery();</w:t>
      </w:r>
    </w:p>
    <w:p w:rsidR="00FD4B35" w:rsidRPr="00F14A32" w:rsidRDefault="0020491D" w:rsidP="00FD4B35">
      <w:pPr>
        <w:pStyle w:val="aff"/>
      </w:pPr>
      <w:r>
        <w:t xml:space="preserve">    </w:t>
      </w:r>
      <w:r w:rsidR="00124192">
        <w:rPr>
          <w:snapToGrid/>
          <w:color w:val="3F7F5F"/>
        </w:rPr>
        <w:t>//</w:t>
      </w:r>
      <w:r w:rsidR="00124192">
        <w:rPr>
          <w:rFonts w:hint="eastAsia"/>
          <w:snapToGrid/>
          <w:color w:val="3F7F5F"/>
        </w:rPr>
        <w:t xml:space="preserve"> ...</w:t>
      </w:r>
      <w:r w:rsidR="00F5264A">
        <w:rPr>
          <w:snapToGrid/>
          <w:color w:val="3F7F5F"/>
        </w:rPr>
        <w:t xml:space="preserve"> result set handling</w:t>
      </w:r>
    </w:p>
    <w:p w:rsidR="00FD4B35" w:rsidRPr="00F14A32" w:rsidRDefault="00FD4B35" w:rsidP="00FD4B35">
      <w:pPr>
        <w:pStyle w:val="aff"/>
      </w:pPr>
      <w:r w:rsidRPr="00F14A32">
        <w:t>}</w:t>
      </w:r>
    </w:p>
    <w:p w:rsidR="00260E9B" w:rsidRDefault="00260E9B" w:rsidP="00260E9B">
      <w:pPr>
        <w:pStyle w:val="aff"/>
        <w:rPr>
          <w:snapToGrid/>
        </w:rPr>
      </w:pPr>
      <w:r>
        <w:rPr>
          <w:b/>
          <w:snapToGrid/>
          <w:color w:val="7F0055"/>
        </w:rPr>
        <w:t>catch</w:t>
      </w:r>
      <w:r>
        <w:rPr>
          <w:snapToGrid/>
        </w:rPr>
        <w:t xml:space="preserve"> (SQLException se)</w:t>
      </w:r>
    </w:p>
    <w:p w:rsidR="00260E9B" w:rsidRDefault="00260E9B" w:rsidP="00260E9B">
      <w:pPr>
        <w:pStyle w:val="aff"/>
        <w:rPr>
          <w:snapToGrid/>
        </w:rPr>
      </w:pPr>
      <w:r>
        <w:rPr>
          <w:snapToGrid/>
        </w:rPr>
        <w:t>{</w:t>
      </w:r>
    </w:p>
    <w:p w:rsidR="00260E9B" w:rsidRDefault="00260E9B" w:rsidP="00260E9B">
      <w:pPr>
        <w:pStyle w:val="aff"/>
        <w:rPr>
          <w:snapToGrid/>
        </w:rPr>
      </w:pPr>
      <w:r>
        <w:rPr>
          <w:snapToGrid/>
        </w:rPr>
        <w:t xml:space="preserve">    </w:t>
      </w:r>
      <w:r w:rsidR="008B52EB">
        <w:rPr>
          <w:snapToGrid/>
          <w:color w:val="3F7F5F"/>
        </w:rPr>
        <w:t>//</w:t>
      </w:r>
      <w:r w:rsidR="008B52EB">
        <w:rPr>
          <w:rFonts w:hint="eastAsia"/>
          <w:snapToGrid/>
          <w:color w:val="3F7F5F"/>
        </w:rPr>
        <w:t xml:space="preserve"> ...</w:t>
      </w:r>
      <w:r>
        <w:rPr>
          <w:snapToGrid/>
          <w:color w:val="3F7F5F"/>
        </w:rPr>
        <w:t xml:space="preserve"> logging and error handling</w:t>
      </w:r>
    </w:p>
    <w:p w:rsidR="00260E9B" w:rsidRDefault="00260E9B" w:rsidP="00260E9B">
      <w:pPr>
        <w:pStyle w:val="aff"/>
      </w:pPr>
      <w:r>
        <w:rPr>
          <w:snapToGrid/>
        </w:rPr>
        <w:t>}</w:t>
      </w:r>
    </w:p>
    <w:p w:rsidR="00BE216D" w:rsidRPr="007C5A62" w:rsidRDefault="00D744BA" w:rsidP="00FD4B35">
      <w:pPr>
        <w:rPr>
          <w:rFonts w:eastAsiaTheme="minorEastAsia"/>
        </w:rPr>
      </w:pPr>
      <w:r w:rsidRPr="00D744BA">
        <w:rPr>
          <w:rFonts w:eastAsiaTheme="minorEastAsia" w:hint="eastAsia"/>
        </w:rPr>
        <w:t>参数化查询在</w:t>
      </w:r>
      <w:r w:rsidRPr="00D744BA">
        <w:rPr>
          <w:rFonts w:eastAsiaTheme="minorEastAsia"/>
        </w:rPr>
        <w:t>SQL</w:t>
      </w:r>
      <w:r w:rsidRPr="00D744BA">
        <w:rPr>
          <w:rFonts w:eastAsiaTheme="minorEastAsia" w:hint="eastAsia"/>
        </w:rPr>
        <w:t>语句中使用占位符表示需在运行时确定的参数值，使得</w:t>
      </w:r>
      <w:r w:rsidRPr="00D744BA">
        <w:rPr>
          <w:rFonts w:eastAsiaTheme="minorEastAsia"/>
        </w:rPr>
        <w:t>SQL</w:t>
      </w:r>
      <w:r w:rsidRPr="00D744BA">
        <w:rPr>
          <w:rFonts w:eastAsiaTheme="minorEastAsia" w:hint="eastAsia"/>
        </w:rPr>
        <w:t>查询的语义逻辑预先被定义，实际的查询参数值则在程序运行时再确定。参数化查询使得数据库能够区分</w:t>
      </w:r>
      <w:r w:rsidRPr="00D744BA">
        <w:rPr>
          <w:rFonts w:eastAsiaTheme="minorEastAsia"/>
        </w:rPr>
        <w:t>SQL</w:t>
      </w:r>
      <w:r w:rsidRPr="00D744BA">
        <w:rPr>
          <w:rFonts w:eastAsiaTheme="minorEastAsia" w:hint="eastAsia"/>
        </w:rPr>
        <w:t>语句中语义逻辑和数据参数，以确保用户输入无法改变预期的</w:t>
      </w:r>
      <w:r w:rsidRPr="00D744BA">
        <w:rPr>
          <w:rFonts w:eastAsiaTheme="minorEastAsia"/>
        </w:rPr>
        <w:t>SQL</w:t>
      </w:r>
      <w:r w:rsidRPr="00D744BA">
        <w:rPr>
          <w:rFonts w:eastAsiaTheme="minorEastAsia" w:hint="eastAsia"/>
        </w:rPr>
        <w:t>查询语义逻辑。在</w:t>
      </w:r>
      <w:r w:rsidRPr="00D744BA">
        <w:rPr>
          <w:rFonts w:eastAsiaTheme="minorEastAsia"/>
        </w:rPr>
        <w:t>C#</w:t>
      </w:r>
      <w:r w:rsidRPr="00D744BA">
        <w:rPr>
          <w:rFonts w:eastAsiaTheme="minorEastAsia" w:hint="eastAsia"/>
        </w:rPr>
        <w:t>中，可以使用</w:t>
      </w:r>
      <w:r w:rsidRPr="00D744BA">
        <w:rPr>
          <w:rFonts w:eastAsiaTheme="minorEastAsia"/>
        </w:rPr>
        <w:t>SqlCommand.Parameters.AddWithValue</w:t>
      </w:r>
      <w:r w:rsidRPr="00D744BA">
        <w:rPr>
          <w:rFonts w:eastAsiaTheme="minorEastAsia" w:hint="eastAsia"/>
        </w:rPr>
        <w:t>进行参数化查询。正确示例中，如果攻击者的</w:t>
      </w:r>
      <w:r w:rsidRPr="00D744BA">
        <w:rPr>
          <w:rFonts w:eastAsiaTheme="minorEastAsia"/>
        </w:rPr>
        <w:t>itemName</w:t>
      </w:r>
      <w:r w:rsidRPr="00D744BA">
        <w:rPr>
          <w:rFonts w:eastAsiaTheme="minorEastAsia" w:hint="eastAsia"/>
        </w:rPr>
        <w:t>输入为</w:t>
      </w:r>
      <w:r w:rsidRPr="00D744BA">
        <w:rPr>
          <w:rFonts w:eastAsiaTheme="minorEastAsia"/>
        </w:rPr>
        <w:t>name' OR 'a' = 'a</w:t>
      </w:r>
      <w:r w:rsidRPr="00D744BA">
        <w:rPr>
          <w:rFonts w:eastAsiaTheme="minorEastAsia" w:hint="eastAsia"/>
        </w:rPr>
        <w:t>，参数化查询将会查找</w:t>
      </w:r>
      <w:r w:rsidRPr="00D744BA">
        <w:rPr>
          <w:rFonts w:eastAsiaTheme="minorEastAsia"/>
        </w:rPr>
        <w:t>itemName</w:t>
      </w:r>
      <w:r w:rsidRPr="00D744BA">
        <w:rPr>
          <w:rFonts w:eastAsiaTheme="minorEastAsia" w:hint="eastAsia"/>
        </w:rPr>
        <w:t>匹配</w:t>
      </w:r>
      <w:r w:rsidRPr="00D744BA">
        <w:rPr>
          <w:rFonts w:eastAsiaTheme="minorEastAsia"/>
        </w:rPr>
        <w:t>name' OR 'a' = 'a</w:t>
      </w:r>
      <w:r w:rsidRPr="00D744BA">
        <w:rPr>
          <w:rFonts w:eastAsiaTheme="minorEastAsia" w:hint="eastAsia"/>
        </w:rPr>
        <w:t>字符串的条目，而不是返回整个表中的所有条目</w:t>
      </w:r>
      <w:r w:rsidR="001266F6">
        <w:rPr>
          <w:rFonts w:eastAsia="宋体" w:hint="eastAsia"/>
        </w:rPr>
        <w:t>。</w:t>
      </w:r>
    </w:p>
    <w:p w:rsidR="006B6A15" w:rsidRPr="00AB1FE2" w:rsidRDefault="00EA571F" w:rsidP="006B6A15">
      <w:pPr>
        <w:pStyle w:val="aff0"/>
      </w:pPr>
      <w:r>
        <w:rPr>
          <w:rFonts w:hint="eastAsia"/>
        </w:rPr>
        <w:t>错误示例</w:t>
      </w:r>
      <w:r w:rsidR="00DC64BA">
        <w:rPr>
          <w:rFonts w:hint="eastAsia"/>
        </w:rPr>
        <w:t>（</w:t>
      </w:r>
      <w:r w:rsidR="002970B3">
        <w:rPr>
          <w:rFonts w:hint="eastAsia"/>
        </w:rPr>
        <w:t>在存储过程中动态构建</w:t>
      </w:r>
      <w:r w:rsidR="002970B3">
        <w:rPr>
          <w:rFonts w:hint="eastAsia"/>
        </w:rPr>
        <w:t>SQL</w:t>
      </w:r>
      <w:r w:rsidR="00DC64BA">
        <w:rPr>
          <w:rFonts w:hint="eastAsia"/>
        </w:rPr>
        <w:t>）</w:t>
      </w:r>
      <w:r w:rsidR="006B6A15" w:rsidRPr="00AB1FE2">
        <w:t>:</w:t>
      </w:r>
    </w:p>
    <w:p w:rsidR="006B6A15" w:rsidRPr="004A1502" w:rsidRDefault="006C7A47" w:rsidP="006B6A15">
      <w:pPr>
        <w:rPr>
          <w:rFonts w:eastAsia="宋体"/>
          <w:snapToGrid/>
        </w:rPr>
      </w:pPr>
      <w:r>
        <w:rPr>
          <w:rFonts w:eastAsia="宋体" w:hint="eastAsia"/>
          <w:snapToGrid/>
        </w:rPr>
        <w:t>Java</w:t>
      </w:r>
      <w:r>
        <w:rPr>
          <w:rFonts w:eastAsia="宋体" w:hint="eastAsia"/>
          <w:snapToGrid/>
        </w:rPr>
        <w:t>代码：</w:t>
      </w:r>
    </w:p>
    <w:p w:rsidR="006B6A15" w:rsidRDefault="006B6A15" w:rsidP="006B6A15">
      <w:pPr>
        <w:pStyle w:val="aff"/>
        <w:rPr>
          <w:snapToGrid/>
        </w:rPr>
      </w:pPr>
      <w:r>
        <w:rPr>
          <w:snapToGrid/>
        </w:rPr>
        <w:t xml:space="preserve">CallableStatement </w:t>
      </w:r>
      <w:r>
        <w:rPr>
          <w:rFonts w:hint="eastAsia"/>
          <w:snapToGrid/>
        </w:rPr>
        <w:t xml:space="preserve">= </w:t>
      </w:r>
      <w:r w:rsidRPr="002827B3">
        <w:rPr>
          <w:rFonts w:hint="eastAsia"/>
          <w:snapToGrid/>
          <w:color w:val="7F0055"/>
        </w:rPr>
        <w:t>null</w:t>
      </w:r>
    </w:p>
    <w:p w:rsidR="006B6A15" w:rsidRPr="00922643" w:rsidRDefault="006B6A15" w:rsidP="006B6A15">
      <w:pPr>
        <w:pStyle w:val="aff"/>
        <w:rPr>
          <w:snapToGrid/>
        </w:rPr>
      </w:pPr>
      <w:r>
        <w:rPr>
          <w:snapToGrid/>
        </w:rPr>
        <w:t xml:space="preserve">ResultSet results = </w:t>
      </w:r>
      <w:r w:rsidRPr="002827B3">
        <w:rPr>
          <w:rFonts w:hint="eastAsia"/>
          <w:snapToGrid/>
          <w:color w:val="7F0055"/>
        </w:rPr>
        <w:t>null</w:t>
      </w:r>
      <w:r>
        <w:rPr>
          <w:snapToGrid/>
        </w:rPr>
        <w:t>;</w:t>
      </w:r>
    </w:p>
    <w:p w:rsidR="006B6A15" w:rsidRDefault="006B6A15" w:rsidP="006B6A15">
      <w:pPr>
        <w:pStyle w:val="aff"/>
        <w:rPr>
          <w:snapToGrid/>
        </w:rPr>
      </w:pPr>
      <w:r>
        <w:rPr>
          <w:b/>
          <w:snapToGrid/>
          <w:color w:val="7F0055"/>
        </w:rPr>
        <w:t>try</w:t>
      </w:r>
    </w:p>
    <w:p w:rsidR="006B6A15" w:rsidRDefault="006B6A15" w:rsidP="006B6A15">
      <w:pPr>
        <w:pStyle w:val="aff"/>
        <w:rPr>
          <w:snapToGrid/>
        </w:rPr>
      </w:pPr>
      <w:r>
        <w:rPr>
          <w:snapToGrid/>
        </w:rPr>
        <w:t>{</w:t>
      </w:r>
    </w:p>
    <w:p w:rsidR="006B6A15" w:rsidRDefault="006B6A15" w:rsidP="006B6A15">
      <w:pPr>
        <w:pStyle w:val="aff"/>
        <w:rPr>
          <w:snapToGrid/>
        </w:rPr>
      </w:pPr>
      <w:r>
        <w:rPr>
          <w:snapToGrid/>
        </w:rPr>
        <w:t xml:space="preserve">    </w:t>
      </w:r>
      <w:r w:rsidR="0058726C" w:rsidRPr="00CD0336">
        <w:rPr>
          <w:rFonts w:hint="eastAsia"/>
        </w:rPr>
        <w:t xml:space="preserve">String userName = </w:t>
      </w:r>
      <w:r w:rsidR="0058726C" w:rsidRPr="00CD0336">
        <w:t>ctx.getAuthenticatedUserName</w:t>
      </w:r>
      <w:r w:rsidR="0058726C" w:rsidRPr="00CD0336">
        <w:rPr>
          <w:rFonts w:hint="eastAsia"/>
        </w:rPr>
        <w:t>()</w:t>
      </w:r>
      <w:r w:rsidR="0058726C" w:rsidRPr="00CD0336">
        <w:t>;</w:t>
      </w:r>
      <w:r>
        <w:rPr>
          <w:rFonts w:hint="eastAsia"/>
          <w:snapToGrid/>
        </w:rPr>
        <w:t xml:space="preserve"> </w:t>
      </w:r>
      <w:r>
        <w:rPr>
          <w:color w:val="3F7F5F"/>
        </w:rPr>
        <w:t>//</w:t>
      </w:r>
      <w:r>
        <w:rPr>
          <w:rFonts w:hint="eastAsia"/>
          <w:color w:val="3F7F5F"/>
        </w:rPr>
        <w:t>this is a constant</w:t>
      </w:r>
    </w:p>
    <w:p w:rsidR="006B6A15" w:rsidRPr="003F6A92" w:rsidRDefault="006B6A15" w:rsidP="006B6A15">
      <w:pPr>
        <w:pStyle w:val="aff"/>
        <w:rPr>
          <w:snapToGrid/>
        </w:rPr>
      </w:pPr>
      <w:r>
        <w:rPr>
          <w:snapToGrid/>
        </w:rPr>
        <w:t xml:space="preserve">    String </w:t>
      </w:r>
      <w:r>
        <w:rPr>
          <w:rFonts w:hint="eastAsia"/>
          <w:snapToGrid/>
        </w:rPr>
        <w:t>itemName</w:t>
      </w:r>
      <w:r>
        <w:rPr>
          <w:snapToGrid/>
        </w:rPr>
        <w:t xml:space="preserve"> = request.getParameter(</w:t>
      </w:r>
      <w:r>
        <w:rPr>
          <w:snapToGrid/>
          <w:color w:val="2A00FF"/>
        </w:rPr>
        <w:t>"</w:t>
      </w:r>
      <w:r>
        <w:rPr>
          <w:rFonts w:hint="eastAsia"/>
          <w:snapToGrid/>
          <w:color w:val="2A00FF"/>
        </w:rPr>
        <w:t>itemName</w:t>
      </w:r>
      <w:r>
        <w:rPr>
          <w:snapToGrid/>
          <w:color w:val="2A00FF"/>
        </w:rPr>
        <w:t>"</w:t>
      </w:r>
      <w:r>
        <w:rPr>
          <w:snapToGrid/>
        </w:rPr>
        <w:t>);</w:t>
      </w:r>
    </w:p>
    <w:p w:rsidR="006B6A15" w:rsidRDefault="006B6A15" w:rsidP="006B6A15">
      <w:pPr>
        <w:pStyle w:val="aff"/>
        <w:rPr>
          <w:snapToGrid/>
        </w:rPr>
      </w:pPr>
      <w:r>
        <w:rPr>
          <w:snapToGrid/>
        </w:rPr>
        <w:t xml:space="preserve">    cs = connection.prepareCall(</w:t>
      </w:r>
      <w:r>
        <w:rPr>
          <w:snapToGrid/>
          <w:color w:val="2A00FF"/>
        </w:rPr>
        <w:t>"{call</w:t>
      </w:r>
      <w:r w:rsidRPr="00BD7FAF">
        <w:rPr>
          <w:snapToGrid/>
          <w:color w:val="2A00FF"/>
        </w:rPr>
        <w:t xml:space="preserve"> sp_</w:t>
      </w:r>
      <w:r w:rsidR="004B759B">
        <w:rPr>
          <w:snapToGrid/>
          <w:color w:val="2A00FF"/>
        </w:rPr>
        <w:t>queryItem</w:t>
      </w:r>
      <w:r>
        <w:rPr>
          <w:snapToGrid/>
          <w:color w:val="2A00FF"/>
        </w:rPr>
        <w:t>(?,?)}"</w:t>
      </w:r>
      <w:r>
        <w:rPr>
          <w:snapToGrid/>
        </w:rPr>
        <w:t>);</w:t>
      </w:r>
    </w:p>
    <w:p w:rsidR="006B6A15" w:rsidRDefault="006B6A15" w:rsidP="006B6A15">
      <w:pPr>
        <w:pStyle w:val="aff"/>
        <w:rPr>
          <w:snapToGrid/>
        </w:rPr>
      </w:pPr>
      <w:r>
        <w:rPr>
          <w:snapToGrid/>
        </w:rPr>
        <w:t xml:space="preserve">    cs.setString(1, </w:t>
      </w:r>
      <w:r w:rsidR="009E0F2D" w:rsidRPr="00CE5531">
        <w:rPr>
          <w:rFonts w:hint="eastAsia"/>
        </w:rPr>
        <w:t>userName</w:t>
      </w:r>
      <w:r>
        <w:rPr>
          <w:snapToGrid/>
        </w:rPr>
        <w:t>);</w:t>
      </w:r>
    </w:p>
    <w:p w:rsidR="006B6A15" w:rsidRDefault="006B6A15" w:rsidP="006B6A15">
      <w:pPr>
        <w:pStyle w:val="aff"/>
        <w:rPr>
          <w:snapToGrid/>
        </w:rPr>
      </w:pPr>
      <w:r>
        <w:rPr>
          <w:snapToGrid/>
        </w:rPr>
        <w:t xml:space="preserve">    cs.setString(2, </w:t>
      </w:r>
      <w:r w:rsidR="00A720CD">
        <w:rPr>
          <w:rFonts w:hint="eastAsia"/>
          <w:snapToGrid/>
        </w:rPr>
        <w:t>itemName</w:t>
      </w:r>
      <w:r>
        <w:rPr>
          <w:snapToGrid/>
        </w:rPr>
        <w:t>);</w:t>
      </w:r>
    </w:p>
    <w:p w:rsidR="006B6A15" w:rsidRDefault="006B6A15" w:rsidP="006B6A15">
      <w:pPr>
        <w:pStyle w:val="aff"/>
        <w:rPr>
          <w:snapToGrid/>
        </w:rPr>
      </w:pPr>
      <w:r>
        <w:rPr>
          <w:snapToGrid/>
        </w:rPr>
        <w:t xml:space="preserve">    results = cs.executeQuery();</w:t>
      </w:r>
    </w:p>
    <w:p w:rsidR="006B6A15" w:rsidRDefault="006B6A15" w:rsidP="006B6A15">
      <w:pPr>
        <w:pStyle w:val="aff"/>
        <w:rPr>
          <w:snapToGrid/>
        </w:rPr>
      </w:pPr>
      <w:r>
        <w:rPr>
          <w:snapToGrid/>
        </w:rPr>
        <w:t xml:space="preserve">    </w:t>
      </w:r>
      <w:r w:rsidR="00D64301">
        <w:rPr>
          <w:snapToGrid/>
          <w:color w:val="3F7F5F"/>
        </w:rPr>
        <w:t xml:space="preserve">// </w:t>
      </w:r>
      <w:r w:rsidR="00D64301">
        <w:rPr>
          <w:rFonts w:hint="eastAsia"/>
          <w:snapToGrid/>
          <w:color w:val="3F7F5F"/>
        </w:rPr>
        <w:t>...</w:t>
      </w:r>
      <w:r>
        <w:rPr>
          <w:snapToGrid/>
          <w:color w:val="3F7F5F"/>
        </w:rPr>
        <w:t xml:space="preserve"> result set handling</w:t>
      </w:r>
    </w:p>
    <w:p w:rsidR="006B6A15" w:rsidRDefault="006B6A15" w:rsidP="006B6A15">
      <w:pPr>
        <w:pStyle w:val="aff"/>
        <w:rPr>
          <w:snapToGrid/>
        </w:rPr>
      </w:pPr>
      <w:r>
        <w:rPr>
          <w:snapToGrid/>
        </w:rPr>
        <w:t>}</w:t>
      </w:r>
    </w:p>
    <w:p w:rsidR="006B6A15" w:rsidRDefault="006B6A15" w:rsidP="006B6A15">
      <w:pPr>
        <w:pStyle w:val="aff"/>
        <w:rPr>
          <w:snapToGrid/>
        </w:rPr>
      </w:pPr>
      <w:r>
        <w:rPr>
          <w:b/>
          <w:snapToGrid/>
          <w:color w:val="7F0055"/>
        </w:rPr>
        <w:t>catch</w:t>
      </w:r>
      <w:r>
        <w:rPr>
          <w:snapToGrid/>
        </w:rPr>
        <w:t xml:space="preserve"> (SQLException se)</w:t>
      </w:r>
    </w:p>
    <w:p w:rsidR="006B6A15" w:rsidRDefault="006B6A15" w:rsidP="006B6A15">
      <w:pPr>
        <w:pStyle w:val="aff"/>
        <w:rPr>
          <w:snapToGrid/>
        </w:rPr>
      </w:pPr>
      <w:r>
        <w:rPr>
          <w:snapToGrid/>
        </w:rPr>
        <w:t>{</w:t>
      </w:r>
    </w:p>
    <w:p w:rsidR="006B6A15" w:rsidRDefault="006B6A15" w:rsidP="006B6A15">
      <w:pPr>
        <w:pStyle w:val="aff"/>
        <w:rPr>
          <w:snapToGrid/>
        </w:rPr>
      </w:pPr>
      <w:r>
        <w:rPr>
          <w:snapToGrid/>
        </w:rPr>
        <w:t xml:space="preserve">    </w:t>
      </w:r>
      <w:r w:rsidR="00DF0419">
        <w:rPr>
          <w:snapToGrid/>
          <w:color w:val="3F7F5F"/>
        </w:rPr>
        <w:t>//</w:t>
      </w:r>
      <w:r w:rsidR="00DF0419">
        <w:rPr>
          <w:rFonts w:hint="eastAsia"/>
          <w:snapToGrid/>
          <w:color w:val="3F7F5F"/>
        </w:rPr>
        <w:t xml:space="preserve"> ...</w:t>
      </w:r>
      <w:r>
        <w:rPr>
          <w:snapToGrid/>
          <w:color w:val="3F7F5F"/>
        </w:rPr>
        <w:t xml:space="preserve"> logging and error handling</w:t>
      </w:r>
    </w:p>
    <w:p w:rsidR="006B6A15" w:rsidRDefault="006B6A15" w:rsidP="006B6A15">
      <w:pPr>
        <w:pStyle w:val="aff"/>
      </w:pPr>
      <w:r>
        <w:rPr>
          <w:snapToGrid/>
        </w:rPr>
        <w:t>}</w:t>
      </w:r>
    </w:p>
    <w:p w:rsidR="006B6A15" w:rsidRDefault="00ED774D" w:rsidP="006B6A15">
      <w:pPr>
        <w:rPr>
          <w:rFonts w:eastAsia="宋体"/>
        </w:rPr>
      </w:pPr>
      <w:r>
        <w:rPr>
          <w:rFonts w:eastAsia="宋体" w:hint="eastAsia"/>
        </w:rPr>
        <w:t>SQL Server</w:t>
      </w:r>
      <w:r>
        <w:rPr>
          <w:rFonts w:eastAsia="宋体" w:hint="eastAsia"/>
        </w:rPr>
        <w:t>存储过程：</w:t>
      </w:r>
    </w:p>
    <w:p w:rsidR="006B6A15" w:rsidRDefault="006B6A15" w:rsidP="006B6A15">
      <w:pPr>
        <w:pStyle w:val="aff"/>
        <w:rPr>
          <w:snapToGrid/>
        </w:rPr>
      </w:pPr>
      <w:r>
        <w:rPr>
          <w:b/>
          <w:snapToGrid/>
          <w:color w:val="7F0055"/>
        </w:rPr>
        <w:t>CREATE</w:t>
      </w:r>
      <w:r>
        <w:rPr>
          <w:snapToGrid/>
        </w:rPr>
        <w:t xml:space="preserve"> </w:t>
      </w:r>
      <w:r>
        <w:rPr>
          <w:b/>
          <w:snapToGrid/>
          <w:color w:val="7F0055"/>
        </w:rPr>
        <w:t>PROCEDURE</w:t>
      </w:r>
      <w:r>
        <w:rPr>
          <w:snapToGrid/>
        </w:rPr>
        <w:t xml:space="preserve"> sp_</w:t>
      </w:r>
      <w:r>
        <w:rPr>
          <w:rFonts w:hint="eastAsia"/>
          <w:snapToGrid/>
        </w:rPr>
        <w:t>queryItem</w:t>
      </w:r>
    </w:p>
    <w:p w:rsidR="006B6A15" w:rsidRDefault="006B6A15" w:rsidP="006B6A15">
      <w:pPr>
        <w:pStyle w:val="aff"/>
        <w:rPr>
          <w:snapToGrid/>
        </w:rPr>
      </w:pPr>
      <w:r>
        <w:rPr>
          <w:snapToGrid/>
        </w:rPr>
        <w:t xml:space="preserve">    @user</w:t>
      </w:r>
      <w:r>
        <w:rPr>
          <w:rFonts w:hint="eastAsia"/>
          <w:snapToGrid/>
        </w:rPr>
        <w:t>N</w:t>
      </w:r>
      <w:r>
        <w:rPr>
          <w:snapToGrid/>
        </w:rPr>
        <w:t xml:space="preserve">ame </w:t>
      </w:r>
      <w:r>
        <w:rPr>
          <w:b/>
          <w:snapToGrid/>
          <w:color w:val="7F0055"/>
        </w:rPr>
        <w:t>varchar</w:t>
      </w:r>
      <w:r>
        <w:rPr>
          <w:snapToGrid/>
        </w:rPr>
        <w:t>(50),</w:t>
      </w:r>
    </w:p>
    <w:p w:rsidR="006B6A15" w:rsidRDefault="006B6A15" w:rsidP="006B6A15">
      <w:pPr>
        <w:pStyle w:val="aff"/>
        <w:rPr>
          <w:snapToGrid/>
        </w:rPr>
      </w:pPr>
      <w:r>
        <w:rPr>
          <w:snapToGrid/>
        </w:rPr>
        <w:t xml:space="preserve">    @</w:t>
      </w:r>
      <w:r>
        <w:rPr>
          <w:rFonts w:hint="eastAsia"/>
          <w:snapToGrid/>
        </w:rPr>
        <w:t>itemName</w:t>
      </w:r>
      <w:r>
        <w:rPr>
          <w:snapToGrid/>
        </w:rPr>
        <w:t xml:space="preserve"> </w:t>
      </w:r>
      <w:r>
        <w:rPr>
          <w:b/>
          <w:snapToGrid/>
          <w:color w:val="7F0055"/>
        </w:rPr>
        <w:t>varchar</w:t>
      </w:r>
      <w:r>
        <w:rPr>
          <w:snapToGrid/>
        </w:rPr>
        <w:t xml:space="preserve">(50) </w:t>
      </w:r>
    </w:p>
    <w:p w:rsidR="006B6A15" w:rsidRDefault="006B6A15" w:rsidP="006B6A15">
      <w:pPr>
        <w:pStyle w:val="aff"/>
        <w:rPr>
          <w:snapToGrid/>
        </w:rPr>
      </w:pPr>
      <w:r>
        <w:rPr>
          <w:b/>
          <w:snapToGrid/>
          <w:color w:val="7F0055"/>
        </w:rPr>
        <w:t>AS</w:t>
      </w:r>
      <w:r>
        <w:rPr>
          <w:snapToGrid/>
        </w:rPr>
        <w:t xml:space="preserve"> </w:t>
      </w:r>
    </w:p>
    <w:p w:rsidR="006B6A15" w:rsidRDefault="006B6A15" w:rsidP="006B6A15">
      <w:pPr>
        <w:pStyle w:val="aff"/>
        <w:rPr>
          <w:snapToGrid/>
        </w:rPr>
      </w:pPr>
      <w:r>
        <w:rPr>
          <w:b/>
          <w:snapToGrid/>
          <w:color w:val="7F0055"/>
        </w:rPr>
        <w:t>BEGIN</w:t>
      </w:r>
      <w:r>
        <w:rPr>
          <w:snapToGrid/>
        </w:rPr>
        <w:t xml:space="preserve"> </w:t>
      </w:r>
    </w:p>
    <w:p w:rsidR="006B6A15" w:rsidRDefault="006B6A15" w:rsidP="006B6A15">
      <w:pPr>
        <w:pStyle w:val="aff"/>
        <w:rPr>
          <w:snapToGrid/>
        </w:rPr>
      </w:pPr>
      <w:r>
        <w:rPr>
          <w:snapToGrid/>
        </w:rPr>
        <w:t xml:space="preserve">    </w:t>
      </w:r>
      <w:r>
        <w:rPr>
          <w:b/>
          <w:snapToGrid/>
          <w:color w:val="7F0055"/>
        </w:rPr>
        <w:t>DECLARE</w:t>
      </w:r>
      <w:r>
        <w:rPr>
          <w:snapToGrid/>
        </w:rPr>
        <w:t xml:space="preserve"> @sql nvarchar(500); </w:t>
      </w:r>
    </w:p>
    <w:p w:rsidR="006B6A15" w:rsidRPr="001B2617" w:rsidRDefault="006B6A15" w:rsidP="006B6A15">
      <w:pPr>
        <w:pStyle w:val="aff"/>
        <w:rPr>
          <w:b/>
          <w:snapToGrid/>
        </w:rPr>
      </w:pPr>
      <w:r w:rsidRPr="001B2617">
        <w:rPr>
          <w:b/>
          <w:snapToGrid/>
        </w:rPr>
        <w:t xml:space="preserve">    </w:t>
      </w:r>
      <w:r w:rsidRPr="001B2617">
        <w:rPr>
          <w:b/>
          <w:snapToGrid/>
          <w:color w:val="7F0055"/>
        </w:rPr>
        <w:t>SET</w:t>
      </w:r>
      <w:r w:rsidRPr="001B2617">
        <w:rPr>
          <w:b/>
          <w:snapToGrid/>
        </w:rPr>
        <w:t xml:space="preserve"> @sql = </w:t>
      </w:r>
      <w:r w:rsidRPr="001B2617">
        <w:rPr>
          <w:b/>
          <w:snapToGrid/>
          <w:color w:val="0000FF"/>
        </w:rPr>
        <w:t xml:space="preserve">'SELECT * FROM </w:t>
      </w:r>
      <w:r w:rsidRPr="001B2617">
        <w:rPr>
          <w:rFonts w:hint="eastAsia"/>
          <w:b/>
          <w:snapToGrid/>
          <w:color w:val="0000FF"/>
        </w:rPr>
        <w:t>t_item</w:t>
      </w:r>
      <w:r w:rsidRPr="001B2617">
        <w:rPr>
          <w:b/>
          <w:snapToGrid/>
          <w:color w:val="0000FF"/>
        </w:rPr>
        <w:t xml:space="preserve"> </w:t>
      </w:r>
    </w:p>
    <w:p w:rsidR="006B6A15" w:rsidRPr="001B2617" w:rsidRDefault="006B6A15" w:rsidP="006B6A15">
      <w:pPr>
        <w:pStyle w:val="aff"/>
        <w:rPr>
          <w:b/>
          <w:snapToGrid/>
        </w:rPr>
      </w:pPr>
      <w:r w:rsidRPr="001B2617">
        <w:rPr>
          <w:b/>
          <w:snapToGrid/>
          <w:color w:val="0000FF"/>
        </w:rPr>
        <w:t xml:space="preserve">                WHERE </w:t>
      </w:r>
      <w:r w:rsidRPr="001B2617">
        <w:rPr>
          <w:rFonts w:hint="eastAsia"/>
          <w:b/>
          <w:snapToGrid/>
          <w:color w:val="0000FF"/>
        </w:rPr>
        <w:t>owner</w:t>
      </w:r>
      <w:r w:rsidRPr="001B2617">
        <w:rPr>
          <w:b/>
          <w:snapToGrid/>
          <w:color w:val="0000FF"/>
        </w:rPr>
        <w:t xml:space="preserve"> = '''</w:t>
      </w:r>
      <w:r w:rsidRPr="001B2617">
        <w:rPr>
          <w:b/>
          <w:snapToGrid/>
        </w:rPr>
        <w:t xml:space="preserve"> + @user</w:t>
      </w:r>
      <w:r w:rsidRPr="001B2617">
        <w:rPr>
          <w:rFonts w:hint="eastAsia"/>
          <w:b/>
          <w:snapToGrid/>
        </w:rPr>
        <w:t>N</w:t>
      </w:r>
      <w:r w:rsidRPr="001B2617">
        <w:rPr>
          <w:b/>
          <w:snapToGrid/>
        </w:rPr>
        <w:t xml:space="preserve">ame + </w:t>
      </w:r>
      <w:r w:rsidRPr="001B2617">
        <w:rPr>
          <w:b/>
          <w:snapToGrid/>
          <w:color w:val="0000FF"/>
        </w:rPr>
        <w:t>'''</w:t>
      </w:r>
    </w:p>
    <w:p w:rsidR="006B6A15" w:rsidRPr="001B2617" w:rsidRDefault="006B6A15" w:rsidP="006B6A15">
      <w:pPr>
        <w:pStyle w:val="aff"/>
        <w:rPr>
          <w:b/>
          <w:snapToGrid/>
        </w:rPr>
      </w:pPr>
      <w:r w:rsidRPr="001B2617">
        <w:rPr>
          <w:b/>
          <w:snapToGrid/>
          <w:color w:val="0000FF"/>
        </w:rPr>
        <w:t xml:space="preserve">                AND </w:t>
      </w:r>
      <w:r w:rsidRPr="001B2617">
        <w:rPr>
          <w:rFonts w:hint="eastAsia"/>
          <w:b/>
          <w:snapToGrid/>
          <w:color w:val="0000FF"/>
        </w:rPr>
        <w:t>itemName</w:t>
      </w:r>
      <w:r w:rsidRPr="001B2617">
        <w:rPr>
          <w:b/>
          <w:snapToGrid/>
          <w:color w:val="0000FF"/>
        </w:rPr>
        <w:t xml:space="preserve"> = '''</w:t>
      </w:r>
      <w:r w:rsidRPr="001B2617">
        <w:rPr>
          <w:b/>
          <w:snapToGrid/>
        </w:rPr>
        <w:t xml:space="preserve"> + @</w:t>
      </w:r>
      <w:r w:rsidRPr="001B2617">
        <w:rPr>
          <w:rFonts w:hint="eastAsia"/>
          <w:b/>
          <w:snapToGrid/>
        </w:rPr>
        <w:t>itemName</w:t>
      </w:r>
      <w:r w:rsidRPr="001B2617">
        <w:rPr>
          <w:b/>
          <w:snapToGrid/>
        </w:rPr>
        <w:t xml:space="preserve"> + </w:t>
      </w:r>
      <w:r w:rsidRPr="001B2617">
        <w:rPr>
          <w:b/>
          <w:snapToGrid/>
          <w:color w:val="0000FF"/>
        </w:rPr>
        <w:t>''''</w:t>
      </w:r>
      <w:r w:rsidRPr="001B2617">
        <w:rPr>
          <w:b/>
          <w:snapToGrid/>
        </w:rPr>
        <w:t>;</w:t>
      </w:r>
    </w:p>
    <w:p w:rsidR="006B6A15" w:rsidRPr="0091647B" w:rsidRDefault="006B6A15" w:rsidP="006B6A15">
      <w:pPr>
        <w:pStyle w:val="aff"/>
        <w:rPr>
          <w:b/>
          <w:snapToGrid/>
        </w:rPr>
      </w:pPr>
      <w:r w:rsidRPr="0091647B">
        <w:rPr>
          <w:b/>
          <w:snapToGrid/>
        </w:rPr>
        <w:t xml:space="preserve">    EXEC(@sql); </w:t>
      </w:r>
    </w:p>
    <w:p w:rsidR="006B6A15" w:rsidRDefault="006B6A15" w:rsidP="006B6A15">
      <w:pPr>
        <w:pStyle w:val="aff"/>
        <w:rPr>
          <w:snapToGrid/>
        </w:rPr>
      </w:pPr>
      <w:r>
        <w:rPr>
          <w:b/>
          <w:snapToGrid/>
          <w:color w:val="7F0055"/>
        </w:rPr>
        <w:t>END</w:t>
      </w:r>
      <w:r>
        <w:rPr>
          <w:snapToGrid/>
        </w:rPr>
        <w:t xml:space="preserve"> </w:t>
      </w:r>
    </w:p>
    <w:p w:rsidR="006B6A15" w:rsidRDefault="006B6A15" w:rsidP="006B6A15">
      <w:pPr>
        <w:pStyle w:val="aff"/>
      </w:pPr>
      <w:r>
        <w:rPr>
          <w:snapToGrid/>
        </w:rPr>
        <w:t>GO</w:t>
      </w:r>
    </w:p>
    <w:p w:rsidR="005B1B7D" w:rsidRDefault="00822491" w:rsidP="00C725DE">
      <w:pPr>
        <w:rPr>
          <w:rFonts w:eastAsiaTheme="minorEastAsia"/>
        </w:rPr>
      </w:pPr>
      <w:r>
        <w:rPr>
          <w:rFonts w:eastAsiaTheme="minorEastAsia" w:hint="eastAsia"/>
        </w:rPr>
        <w:t>在存储过程中，通过拼接参数值来构建查询字符串，和在应用程序代码中拼接参数一样，同样是有</w:t>
      </w:r>
      <w:r>
        <w:rPr>
          <w:rFonts w:eastAsiaTheme="minorEastAsia" w:hint="eastAsia"/>
        </w:rPr>
        <w:t>SQL</w:t>
      </w:r>
      <w:r>
        <w:rPr>
          <w:rFonts w:eastAsiaTheme="minorEastAsia" w:hint="eastAsia"/>
        </w:rPr>
        <w:t>注入风险的。</w:t>
      </w:r>
    </w:p>
    <w:p w:rsidR="004428F3" w:rsidRPr="00FC5F59" w:rsidRDefault="003A5048" w:rsidP="001F56EB">
      <w:pPr>
        <w:pStyle w:val="aff0"/>
      </w:pPr>
      <w:r>
        <w:rPr>
          <w:rFonts w:hint="eastAsia"/>
        </w:rPr>
        <w:lastRenderedPageBreak/>
        <w:t>正确示例</w:t>
      </w:r>
      <w:r w:rsidR="00B82F34">
        <w:rPr>
          <w:rFonts w:hint="eastAsia"/>
        </w:rPr>
        <w:t>（</w:t>
      </w:r>
      <w:r w:rsidR="00B23B0F">
        <w:rPr>
          <w:rFonts w:hint="eastAsia"/>
        </w:rPr>
        <w:t>在存储过程中进行参数化查询</w:t>
      </w:r>
      <w:r w:rsidR="00B82F34">
        <w:rPr>
          <w:rFonts w:hint="eastAsia"/>
        </w:rPr>
        <w:t>）</w:t>
      </w:r>
      <w:r w:rsidR="004428F3" w:rsidRPr="00FC5F59">
        <w:t>:</w:t>
      </w:r>
    </w:p>
    <w:p w:rsidR="00EC6450" w:rsidRPr="004A1502" w:rsidRDefault="00306841" w:rsidP="00EC6450">
      <w:pPr>
        <w:rPr>
          <w:rFonts w:eastAsia="宋体"/>
          <w:snapToGrid/>
        </w:rPr>
      </w:pPr>
      <w:r>
        <w:rPr>
          <w:rFonts w:eastAsia="宋体" w:hint="eastAsia"/>
          <w:snapToGrid/>
        </w:rPr>
        <w:t xml:space="preserve">Java </w:t>
      </w:r>
      <w:r>
        <w:rPr>
          <w:rFonts w:eastAsia="宋体" w:hint="eastAsia"/>
          <w:snapToGrid/>
        </w:rPr>
        <w:t>代码：</w:t>
      </w:r>
    </w:p>
    <w:p w:rsidR="000A5F45" w:rsidRDefault="000A5F45" w:rsidP="000A5F45">
      <w:pPr>
        <w:pStyle w:val="aff"/>
        <w:rPr>
          <w:snapToGrid/>
        </w:rPr>
      </w:pPr>
      <w:r>
        <w:rPr>
          <w:snapToGrid/>
        </w:rPr>
        <w:t xml:space="preserve">CallableStatement </w:t>
      </w:r>
      <w:r>
        <w:rPr>
          <w:rFonts w:hint="eastAsia"/>
          <w:snapToGrid/>
        </w:rPr>
        <w:t xml:space="preserve">= </w:t>
      </w:r>
      <w:r w:rsidRPr="002827B3">
        <w:rPr>
          <w:rFonts w:hint="eastAsia"/>
          <w:snapToGrid/>
          <w:color w:val="7F0055"/>
        </w:rPr>
        <w:t>null</w:t>
      </w:r>
    </w:p>
    <w:p w:rsidR="000A5F45" w:rsidRPr="00922643" w:rsidRDefault="000A5F45" w:rsidP="000A5F45">
      <w:pPr>
        <w:pStyle w:val="aff"/>
        <w:rPr>
          <w:snapToGrid/>
        </w:rPr>
      </w:pPr>
      <w:r>
        <w:rPr>
          <w:snapToGrid/>
        </w:rPr>
        <w:t xml:space="preserve">ResultSet results = </w:t>
      </w:r>
      <w:r w:rsidRPr="002827B3">
        <w:rPr>
          <w:rFonts w:hint="eastAsia"/>
          <w:snapToGrid/>
          <w:color w:val="7F0055"/>
        </w:rPr>
        <w:t>null</w:t>
      </w:r>
      <w:r>
        <w:rPr>
          <w:snapToGrid/>
        </w:rPr>
        <w:t>;</w:t>
      </w:r>
    </w:p>
    <w:p w:rsidR="000A5F45" w:rsidRDefault="000A5F45" w:rsidP="000A5F45">
      <w:pPr>
        <w:pStyle w:val="aff"/>
        <w:rPr>
          <w:snapToGrid/>
        </w:rPr>
      </w:pPr>
      <w:r>
        <w:rPr>
          <w:b/>
          <w:snapToGrid/>
          <w:color w:val="7F0055"/>
        </w:rPr>
        <w:t>try</w:t>
      </w:r>
    </w:p>
    <w:p w:rsidR="000A5F45" w:rsidRDefault="000A5F45" w:rsidP="000A5F45">
      <w:pPr>
        <w:pStyle w:val="aff"/>
        <w:rPr>
          <w:snapToGrid/>
        </w:rPr>
      </w:pPr>
      <w:r>
        <w:rPr>
          <w:snapToGrid/>
        </w:rPr>
        <w:t>{</w:t>
      </w:r>
    </w:p>
    <w:p w:rsidR="000A5F45" w:rsidRDefault="000A5F45" w:rsidP="000A5F45">
      <w:pPr>
        <w:pStyle w:val="aff"/>
        <w:rPr>
          <w:snapToGrid/>
        </w:rPr>
      </w:pPr>
      <w:r>
        <w:rPr>
          <w:snapToGrid/>
        </w:rPr>
        <w:t xml:space="preserve">    </w:t>
      </w:r>
      <w:r w:rsidRPr="00CD0336">
        <w:rPr>
          <w:rFonts w:hint="eastAsia"/>
        </w:rPr>
        <w:t xml:space="preserve">String userName = </w:t>
      </w:r>
      <w:r w:rsidR="00FE0785" w:rsidRPr="00CD0336">
        <w:t>ctx.getAuthenticatedUserName</w:t>
      </w:r>
      <w:r w:rsidR="00FE0785" w:rsidRPr="00CD0336">
        <w:rPr>
          <w:rFonts w:hint="eastAsia"/>
        </w:rPr>
        <w:t>()</w:t>
      </w:r>
      <w:r w:rsidRPr="00CD0336">
        <w:t>;</w:t>
      </w:r>
      <w:r>
        <w:rPr>
          <w:rFonts w:hint="eastAsia"/>
          <w:snapToGrid/>
        </w:rPr>
        <w:t xml:space="preserve"> </w:t>
      </w:r>
      <w:r>
        <w:rPr>
          <w:color w:val="3F7F5F"/>
        </w:rPr>
        <w:t>//</w:t>
      </w:r>
      <w:r>
        <w:rPr>
          <w:rFonts w:hint="eastAsia"/>
          <w:color w:val="3F7F5F"/>
        </w:rPr>
        <w:t>this is a constant</w:t>
      </w:r>
    </w:p>
    <w:p w:rsidR="000A5F45" w:rsidRDefault="00A24A33" w:rsidP="00A24A33">
      <w:pPr>
        <w:pStyle w:val="aff"/>
        <w:rPr>
          <w:snapToGrid/>
        </w:rPr>
      </w:pPr>
      <w:r w:rsidRPr="00935D8E">
        <w:rPr>
          <w:b/>
        </w:rPr>
        <w:t xml:space="preserve">    </w:t>
      </w:r>
      <w:r w:rsidR="000A5F45">
        <w:rPr>
          <w:snapToGrid/>
        </w:rPr>
        <w:t xml:space="preserve">String </w:t>
      </w:r>
      <w:r w:rsidR="000A5F45">
        <w:rPr>
          <w:rFonts w:hint="eastAsia"/>
          <w:snapToGrid/>
        </w:rPr>
        <w:t>itemName</w:t>
      </w:r>
      <w:r w:rsidR="000A5F45">
        <w:rPr>
          <w:snapToGrid/>
        </w:rPr>
        <w:t xml:space="preserve"> = request.getParameter(</w:t>
      </w:r>
      <w:r w:rsidR="000A5F45">
        <w:rPr>
          <w:snapToGrid/>
          <w:color w:val="2A00FF"/>
        </w:rPr>
        <w:t>"</w:t>
      </w:r>
      <w:r w:rsidR="000A5F45">
        <w:rPr>
          <w:rFonts w:hint="eastAsia"/>
          <w:snapToGrid/>
          <w:color w:val="2A00FF"/>
        </w:rPr>
        <w:t>itemName</w:t>
      </w:r>
      <w:r w:rsidR="000A5F45">
        <w:rPr>
          <w:snapToGrid/>
          <w:color w:val="2A00FF"/>
        </w:rPr>
        <w:t>"</w:t>
      </w:r>
      <w:r w:rsidR="000A5F45">
        <w:rPr>
          <w:snapToGrid/>
        </w:rPr>
        <w:t>);</w:t>
      </w:r>
    </w:p>
    <w:p w:rsidR="00A24A33" w:rsidRPr="00ED6324" w:rsidRDefault="00A24A33" w:rsidP="00A24A33">
      <w:pPr>
        <w:pStyle w:val="aff"/>
        <w:rPr>
          <w:color w:val="3F7F5F"/>
        </w:rPr>
      </w:pPr>
      <w:r w:rsidRPr="00ED6324">
        <w:t xml:space="preserve">    </w:t>
      </w:r>
      <w:r w:rsidR="005D6D28">
        <w:rPr>
          <w:color w:val="3F7F5F"/>
        </w:rPr>
        <w:t>//</w:t>
      </w:r>
      <w:r w:rsidR="005D6D28">
        <w:rPr>
          <w:rFonts w:hint="eastAsia"/>
          <w:color w:val="3F7F5F"/>
        </w:rPr>
        <w:t xml:space="preserve"> ...</w:t>
      </w:r>
      <w:r w:rsidRPr="00ED6324">
        <w:rPr>
          <w:rFonts w:hint="eastAsia"/>
          <w:color w:val="3F7F5F"/>
        </w:rPr>
        <w:t xml:space="preserve"> </w:t>
      </w:r>
      <w:r w:rsidRPr="00ED6324">
        <w:rPr>
          <w:color w:val="3F7F5F"/>
        </w:rPr>
        <w:t>Ensure that the length of user</w:t>
      </w:r>
      <w:r w:rsidRPr="00ED6324">
        <w:rPr>
          <w:rFonts w:hint="eastAsia"/>
          <w:color w:val="3F7F5F"/>
        </w:rPr>
        <w:t>N</w:t>
      </w:r>
      <w:r w:rsidRPr="00ED6324">
        <w:rPr>
          <w:color w:val="3F7F5F"/>
        </w:rPr>
        <w:t xml:space="preserve">ame </w:t>
      </w:r>
      <w:r w:rsidRPr="00ED6324">
        <w:rPr>
          <w:rFonts w:hint="eastAsia"/>
          <w:color w:val="3F7F5F"/>
        </w:rPr>
        <w:t xml:space="preserve">and itemName </w:t>
      </w:r>
      <w:r w:rsidRPr="00ED6324">
        <w:rPr>
          <w:color w:val="3F7F5F"/>
        </w:rPr>
        <w:t>is legitimate</w:t>
      </w:r>
    </w:p>
    <w:p w:rsidR="00A24A33" w:rsidRPr="00ED6324" w:rsidRDefault="00A24A33" w:rsidP="007111F8">
      <w:pPr>
        <w:pStyle w:val="aff"/>
        <w:rPr>
          <w:snapToGrid/>
        </w:rPr>
      </w:pPr>
      <w:r w:rsidRPr="00ED6324">
        <w:rPr>
          <w:snapToGrid/>
        </w:rPr>
        <w:t xml:space="preserve">    </w:t>
      </w:r>
      <w:r w:rsidR="005D6D28">
        <w:rPr>
          <w:snapToGrid/>
          <w:color w:val="3F7F5F"/>
        </w:rPr>
        <w:t>//</w:t>
      </w:r>
      <w:r w:rsidR="005D6D28">
        <w:rPr>
          <w:rFonts w:hint="eastAsia"/>
          <w:snapToGrid/>
          <w:color w:val="3F7F5F"/>
        </w:rPr>
        <w:t xml:space="preserve"> ...</w:t>
      </w:r>
      <w:r w:rsidRPr="00ED6324">
        <w:rPr>
          <w:snapToGrid/>
          <w:color w:val="3F7F5F"/>
        </w:rPr>
        <w:t xml:space="preserve"> </w:t>
      </w:r>
    </w:p>
    <w:p w:rsidR="000A5F45" w:rsidRDefault="000A5F45" w:rsidP="000A5F45">
      <w:pPr>
        <w:pStyle w:val="aff"/>
        <w:rPr>
          <w:snapToGrid/>
        </w:rPr>
      </w:pPr>
      <w:r>
        <w:rPr>
          <w:snapToGrid/>
        </w:rPr>
        <w:t xml:space="preserve">    cs = connection.prepareCall(</w:t>
      </w:r>
      <w:r>
        <w:rPr>
          <w:snapToGrid/>
          <w:color w:val="2A00FF"/>
        </w:rPr>
        <w:t>"{call sp_</w:t>
      </w:r>
      <w:r>
        <w:rPr>
          <w:rFonts w:hint="eastAsia"/>
          <w:snapToGrid/>
          <w:color w:val="2A00FF"/>
        </w:rPr>
        <w:t>queryItem</w:t>
      </w:r>
      <w:r>
        <w:rPr>
          <w:snapToGrid/>
          <w:color w:val="2A00FF"/>
        </w:rPr>
        <w:t>(?,?)}"</w:t>
      </w:r>
      <w:r>
        <w:rPr>
          <w:snapToGrid/>
        </w:rPr>
        <w:t>);</w:t>
      </w:r>
    </w:p>
    <w:p w:rsidR="000A5F45" w:rsidRDefault="000A5F45" w:rsidP="000A5F45">
      <w:pPr>
        <w:pStyle w:val="aff"/>
        <w:rPr>
          <w:snapToGrid/>
        </w:rPr>
      </w:pPr>
      <w:r>
        <w:rPr>
          <w:snapToGrid/>
        </w:rPr>
        <w:t xml:space="preserve">    cs.setString(1, </w:t>
      </w:r>
      <w:r w:rsidR="00FD3E6C" w:rsidRPr="00CE5531">
        <w:rPr>
          <w:rFonts w:hint="eastAsia"/>
        </w:rPr>
        <w:t>userName</w:t>
      </w:r>
      <w:r>
        <w:rPr>
          <w:snapToGrid/>
        </w:rPr>
        <w:t>);</w:t>
      </w:r>
    </w:p>
    <w:p w:rsidR="000A5F45" w:rsidRDefault="000A5F45" w:rsidP="000A5F45">
      <w:pPr>
        <w:pStyle w:val="aff"/>
        <w:rPr>
          <w:snapToGrid/>
        </w:rPr>
      </w:pPr>
      <w:r>
        <w:rPr>
          <w:snapToGrid/>
        </w:rPr>
        <w:t xml:space="preserve">    cs.setString(2, </w:t>
      </w:r>
      <w:r w:rsidR="00FD3E6C">
        <w:rPr>
          <w:rFonts w:hint="eastAsia"/>
          <w:snapToGrid/>
        </w:rPr>
        <w:t>itemName</w:t>
      </w:r>
      <w:r>
        <w:rPr>
          <w:snapToGrid/>
        </w:rPr>
        <w:t>);</w:t>
      </w:r>
    </w:p>
    <w:p w:rsidR="000A5F45" w:rsidRDefault="000A5F45" w:rsidP="000A5F45">
      <w:pPr>
        <w:pStyle w:val="aff"/>
        <w:rPr>
          <w:snapToGrid/>
        </w:rPr>
      </w:pPr>
      <w:r>
        <w:rPr>
          <w:snapToGrid/>
        </w:rPr>
        <w:t xml:space="preserve">    results = cs.executeQuery();</w:t>
      </w:r>
    </w:p>
    <w:p w:rsidR="000A5F45" w:rsidRDefault="000A5F45" w:rsidP="000A5F45">
      <w:pPr>
        <w:pStyle w:val="aff"/>
        <w:rPr>
          <w:snapToGrid/>
        </w:rPr>
      </w:pPr>
      <w:r>
        <w:rPr>
          <w:snapToGrid/>
        </w:rPr>
        <w:t xml:space="preserve">    </w:t>
      </w:r>
      <w:r w:rsidR="00186F99">
        <w:rPr>
          <w:snapToGrid/>
          <w:color w:val="3F7F5F"/>
        </w:rPr>
        <w:t>//</w:t>
      </w:r>
      <w:r w:rsidR="00186F99">
        <w:rPr>
          <w:rFonts w:hint="eastAsia"/>
          <w:snapToGrid/>
          <w:color w:val="3F7F5F"/>
        </w:rPr>
        <w:t xml:space="preserve"> ...</w:t>
      </w:r>
      <w:r>
        <w:rPr>
          <w:snapToGrid/>
          <w:color w:val="3F7F5F"/>
        </w:rPr>
        <w:t xml:space="preserve"> result set handling</w:t>
      </w:r>
    </w:p>
    <w:p w:rsidR="000A5F45" w:rsidRDefault="000A5F45" w:rsidP="000A5F45">
      <w:pPr>
        <w:pStyle w:val="aff"/>
        <w:rPr>
          <w:snapToGrid/>
        </w:rPr>
      </w:pPr>
      <w:r>
        <w:rPr>
          <w:snapToGrid/>
        </w:rPr>
        <w:t>}</w:t>
      </w:r>
    </w:p>
    <w:p w:rsidR="000A5F45" w:rsidRDefault="000A5F45" w:rsidP="000A5F45">
      <w:pPr>
        <w:pStyle w:val="aff"/>
        <w:rPr>
          <w:snapToGrid/>
        </w:rPr>
      </w:pPr>
      <w:r>
        <w:rPr>
          <w:b/>
          <w:snapToGrid/>
          <w:color w:val="7F0055"/>
        </w:rPr>
        <w:t>catch</w:t>
      </w:r>
      <w:r>
        <w:rPr>
          <w:snapToGrid/>
        </w:rPr>
        <w:t xml:space="preserve"> (SQLException se)</w:t>
      </w:r>
    </w:p>
    <w:p w:rsidR="000A5F45" w:rsidRDefault="000A5F45" w:rsidP="000A5F45">
      <w:pPr>
        <w:pStyle w:val="aff"/>
        <w:rPr>
          <w:snapToGrid/>
        </w:rPr>
      </w:pPr>
      <w:r>
        <w:rPr>
          <w:snapToGrid/>
        </w:rPr>
        <w:t>{</w:t>
      </w:r>
    </w:p>
    <w:p w:rsidR="000A5F45" w:rsidRDefault="000A5F45" w:rsidP="000A5F45">
      <w:pPr>
        <w:pStyle w:val="aff"/>
        <w:rPr>
          <w:snapToGrid/>
        </w:rPr>
      </w:pPr>
      <w:r>
        <w:rPr>
          <w:snapToGrid/>
        </w:rPr>
        <w:t xml:space="preserve">    </w:t>
      </w:r>
      <w:r w:rsidR="00186F99">
        <w:rPr>
          <w:snapToGrid/>
          <w:color w:val="3F7F5F"/>
        </w:rPr>
        <w:t>//</w:t>
      </w:r>
      <w:r w:rsidR="00186F99">
        <w:rPr>
          <w:rFonts w:hint="eastAsia"/>
          <w:snapToGrid/>
          <w:color w:val="3F7F5F"/>
        </w:rPr>
        <w:t xml:space="preserve"> ...</w:t>
      </w:r>
      <w:r>
        <w:rPr>
          <w:snapToGrid/>
          <w:color w:val="3F7F5F"/>
        </w:rPr>
        <w:t xml:space="preserve"> logging and error handling</w:t>
      </w:r>
    </w:p>
    <w:p w:rsidR="00EC6450" w:rsidRDefault="000A5F45" w:rsidP="00EC6450">
      <w:pPr>
        <w:pStyle w:val="aff"/>
      </w:pPr>
      <w:r>
        <w:rPr>
          <w:snapToGrid/>
        </w:rPr>
        <w:t>}</w:t>
      </w:r>
    </w:p>
    <w:p w:rsidR="00EC6450" w:rsidRDefault="007E3BD9" w:rsidP="00EC6450">
      <w:pPr>
        <w:rPr>
          <w:rFonts w:eastAsia="宋体"/>
        </w:rPr>
      </w:pPr>
      <w:r>
        <w:rPr>
          <w:rFonts w:eastAsia="宋体" w:hint="eastAsia"/>
        </w:rPr>
        <w:t>SQL Server</w:t>
      </w:r>
      <w:r w:rsidR="006A2951">
        <w:rPr>
          <w:rFonts w:eastAsia="宋体" w:hint="eastAsia"/>
        </w:rPr>
        <w:t>存储过程：</w:t>
      </w:r>
    </w:p>
    <w:p w:rsidR="006F5F08" w:rsidRDefault="006F5F08" w:rsidP="00134A84">
      <w:pPr>
        <w:pStyle w:val="aff"/>
        <w:rPr>
          <w:snapToGrid/>
        </w:rPr>
      </w:pPr>
      <w:r>
        <w:rPr>
          <w:b/>
          <w:snapToGrid/>
          <w:color w:val="7F0055"/>
        </w:rPr>
        <w:t>CREATE</w:t>
      </w:r>
      <w:r>
        <w:rPr>
          <w:snapToGrid/>
        </w:rPr>
        <w:t xml:space="preserve"> </w:t>
      </w:r>
      <w:r>
        <w:rPr>
          <w:b/>
          <w:snapToGrid/>
          <w:color w:val="7F0055"/>
        </w:rPr>
        <w:t>PROCEDURE</w:t>
      </w:r>
      <w:r w:rsidR="000300FF">
        <w:rPr>
          <w:snapToGrid/>
        </w:rPr>
        <w:t xml:space="preserve"> sp_</w:t>
      </w:r>
      <w:r w:rsidR="000300FF">
        <w:rPr>
          <w:rFonts w:hint="eastAsia"/>
          <w:snapToGrid/>
        </w:rPr>
        <w:t>queryItem</w:t>
      </w:r>
    </w:p>
    <w:p w:rsidR="006F5F08" w:rsidRDefault="002E0489" w:rsidP="00134A84">
      <w:pPr>
        <w:pStyle w:val="aff"/>
        <w:rPr>
          <w:snapToGrid/>
        </w:rPr>
      </w:pPr>
      <w:r>
        <w:rPr>
          <w:snapToGrid/>
        </w:rPr>
        <w:t xml:space="preserve">    @user</w:t>
      </w:r>
      <w:r>
        <w:rPr>
          <w:rFonts w:hint="eastAsia"/>
          <w:snapToGrid/>
        </w:rPr>
        <w:t>N</w:t>
      </w:r>
      <w:r w:rsidR="006F5F08">
        <w:rPr>
          <w:snapToGrid/>
        </w:rPr>
        <w:t xml:space="preserve">ame </w:t>
      </w:r>
      <w:r w:rsidR="006F5F08">
        <w:rPr>
          <w:b/>
          <w:snapToGrid/>
          <w:color w:val="7F0055"/>
        </w:rPr>
        <w:t>varchar</w:t>
      </w:r>
      <w:r w:rsidR="006F5F08">
        <w:rPr>
          <w:snapToGrid/>
        </w:rPr>
        <w:t xml:space="preserve">(50), </w:t>
      </w:r>
    </w:p>
    <w:p w:rsidR="006F5F08" w:rsidRDefault="00792033" w:rsidP="00134A84">
      <w:pPr>
        <w:pStyle w:val="aff"/>
        <w:rPr>
          <w:snapToGrid/>
        </w:rPr>
      </w:pPr>
      <w:r>
        <w:rPr>
          <w:snapToGrid/>
        </w:rPr>
        <w:t xml:space="preserve">    @</w:t>
      </w:r>
      <w:r>
        <w:rPr>
          <w:rFonts w:hint="eastAsia"/>
          <w:snapToGrid/>
        </w:rPr>
        <w:t>itemName</w:t>
      </w:r>
      <w:r w:rsidR="006F5F08">
        <w:rPr>
          <w:snapToGrid/>
        </w:rPr>
        <w:t xml:space="preserve"> </w:t>
      </w:r>
      <w:r w:rsidR="006F5F08">
        <w:rPr>
          <w:b/>
          <w:snapToGrid/>
          <w:color w:val="7F0055"/>
        </w:rPr>
        <w:t>varchar</w:t>
      </w:r>
      <w:r w:rsidR="006F5F08">
        <w:rPr>
          <w:snapToGrid/>
        </w:rPr>
        <w:t xml:space="preserve">(50) </w:t>
      </w:r>
    </w:p>
    <w:p w:rsidR="006F5F08" w:rsidRDefault="006F5F08" w:rsidP="00134A84">
      <w:pPr>
        <w:pStyle w:val="aff"/>
        <w:rPr>
          <w:snapToGrid/>
        </w:rPr>
      </w:pPr>
      <w:r>
        <w:rPr>
          <w:b/>
          <w:snapToGrid/>
          <w:color w:val="7F0055"/>
        </w:rPr>
        <w:t>AS</w:t>
      </w:r>
      <w:r>
        <w:rPr>
          <w:snapToGrid/>
        </w:rPr>
        <w:t xml:space="preserve"> </w:t>
      </w:r>
    </w:p>
    <w:p w:rsidR="006F5F08" w:rsidRDefault="006F5F08" w:rsidP="00134A84">
      <w:pPr>
        <w:pStyle w:val="aff"/>
        <w:rPr>
          <w:snapToGrid/>
        </w:rPr>
      </w:pPr>
      <w:r>
        <w:rPr>
          <w:b/>
          <w:snapToGrid/>
          <w:color w:val="7F0055"/>
        </w:rPr>
        <w:t>BEGIN</w:t>
      </w:r>
      <w:r>
        <w:rPr>
          <w:snapToGrid/>
        </w:rPr>
        <w:t xml:space="preserve"> </w:t>
      </w:r>
    </w:p>
    <w:p w:rsidR="006F5F08" w:rsidRDefault="006F5F08" w:rsidP="00134A84">
      <w:pPr>
        <w:pStyle w:val="aff"/>
        <w:rPr>
          <w:snapToGrid/>
        </w:rPr>
      </w:pPr>
      <w:r>
        <w:rPr>
          <w:snapToGrid/>
        </w:rPr>
        <w:t xml:space="preserve">    </w:t>
      </w:r>
      <w:r>
        <w:rPr>
          <w:b/>
          <w:snapToGrid/>
          <w:color w:val="7F0055"/>
        </w:rPr>
        <w:t>SELECT</w:t>
      </w:r>
      <w:r>
        <w:rPr>
          <w:snapToGrid/>
        </w:rPr>
        <w:t xml:space="preserve"> * </w:t>
      </w:r>
      <w:r>
        <w:rPr>
          <w:b/>
          <w:snapToGrid/>
          <w:color w:val="7F0055"/>
        </w:rPr>
        <w:t>FROM</w:t>
      </w:r>
      <w:r w:rsidR="00BC3A38">
        <w:rPr>
          <w:snapToGrid/>
        </w:rPr>
        <w:t xml:space="preserve"> </w:t>
      </w:r>
      <w:r w:rsidR="00BC3A38">
        <w:rPr>
          <w:rFonts w:hint="eastAsia"/>
          <w:snapToGrid/>
        </w:rPr>
        <w:t>t_item</w:t>
      </w:r>
      <w:r>
        <w:rPr>
          <w:snapToGrid/>
        </w:rPr>
        <w:t xml:space="preserve">  </w:t>
      </w:r>
    </w:p>
    <w:p w:rsidR="006F5F08" w:rsidRDefault="006F5F08" w:rsidP="00134A84">
      <w:pPr>
        <w:pStyle w:val="aff"/>
        <w:rPr>
          <w:snapToGrid/>
        </w:rPr>
      </w:pPr>
      <w:r>
        <w:rPr>
          <w:snapToGrid/>
        </w:rPr>
        <w:t xml:space="preserve">    </w:t>
      </w:r>
      <w:r>
        <w:rPr>
          <w:b/>
          <w:snapToGrid/>
          <w:color w:val="7F0055"/>
        </w:rPr>
        <w:t>WHERE</w:t>
      </w:r>
      <w:r w:rsidR="004217BC">
        <w:rPr>
          <w:snapToGrid/>
        </w:rPr>
        <w:t xml:space="preserve"> </w:t>
      </w:r>
      <w:r w:rsidR="004217BC">
        <w:rPr>
          <w:rFonts w:hint="eastAsia"/>
          <w:snapToGrid/>
        </w:rPr>
        <w:t>u</w:t>
      </w:r>
      <w:r>
        <w:rPr>
          <w:snapToGrid/>
        </w:rPr>
        <w:t>serName = @</w:t>
      </w:r>
      <w:r w:rsidR="00455D2F">
        <w:rPr>
          <w:snapToGrid/>
        </w:rPr>
        <w:t>user</w:t>
      </w:r>
      <w:r w:rsidR="00455D2F">
        <w:rPr>
          <w:rFonts w:hint="eastAsia"/>
          <w:snapToGrid/>
        </w:rPr>
        <w:t>N</w:t>
      </w:r>
      <w:r w:rsidR="00455D2F">
        <w:rPr>
          <w:snapToGrid/>
        </w:rPr>
        <w:t>ame</w:t>
      </w:r>
    </w:p>
    <w:p w:rsidR="006F5F08" w:rsidRDefault="006F5F08" w:rsidP="00134A84">
      <w:pPr>
        <w:pStyle w:val="aff"/>
        <w:rPr>
          <w:snapToGrid/>
        </w:rPr>
      </w:pPr>
      <w:r>
        <w:rPr>
          <w:snapToGrid/>
        </w:rPr>
        <w:t xml:space="preserve">    </w:t>
      </w:r>
      <w:r>
        <w:rPr>
          <w:b/>
          <w:snapToGrid/>
          <w:color w:val="7F0055"/>
        </w:rPr>
        <w:t>AND</w:t>
      </w:r>
      <w:r w:rsidR="004217BC">
        <w:rPr>
          <w:snapToGrid/>
        </w:rPr>
        <w:t xml:space="preserve"> </w:t>
      </w:r>
      <w:r w:rsidR="004A2E8A">
        <w:rPr>
          <w:rFonts w:hint="eastAsia"/>
          <w:snapToGrid/>
        </w:rPr>
        <w:t>itemName</w:t>
      </w:r>
      <w:r w:rsidR="003A60C0">
        <w:rPr>
          <w:rFonts w:hint="eastAsia"/>
          <w:snapToGrid/>
        </w:rPr>
        <w:t xml:space="preserve"> </w:t>
      </w:r>
      <w:r>
        <w:rPr>
          <w:snapToGrid/>
        </w:rPr>
        <w:t>= @</w:t>
      </w:r>
      <w:r w:rsidR="00AA0B3E">
        <w:rPr>
          <w:rFonts w:hint="eastAsia"/>
          <w:snapToGrid/>
        </w:rPr>
        <w:t>itemName</w:t>
      </w:r>
      <w:r>
        <w:rPr>
          <w:snapToGrid/>
        </w:rPr>
        <w:t xml:space="preserve">; </w:t>
      </w:r>
    </w:p>
    <w:p w:rsidR="006F5F08" w:rsidRDefault="006F5F08" w:rsidP="00134A84">
      <w:pPr>
        <w:pStyle w:val="aff"/>
        <w:rPr>
          <w:snapToGrid/>
        </w:rPr>
      </w:pPr>
      <w:r>
        <w:rPr>
          <w:b/>
          <w:snapToGrid/>
          <w:color w:val="7F0055"/>
        </w:rPr>
        <w:t>END</w:t>
      </w:r>
      <w:r>
        <w:rPr>
          <w:snapToGrid/>
        </w:rPr>
        <w:t xml:space="preserve"> </w:t>
      </w:r>
    </w:p>
    <w:p w:rsidR="008F7F02" w:rsidRDefault="006F5F08" w:rsidP="00134A84">
      <w:pPr>
        <w:pStyle w:val="aff"/>
        <w:rPr>
          <w:snapToGrid/>
        </w:rPr>
      </w:pPr>
      <w:r>
        <w:rPr>
          <w:snapToGrid/>
        </w:rPr>
        <w:t>GO</w:t>
      </w:r>
    </w:p>
    <w:p w:rsidR="004B222F" w:rsidRPr="004B222F" w:rsidRDefault="00D744BA" w:rsidP="004B222F">
      <w:pPr>
        <w:rPr>
          <w:rFonts w:eastAsiaTheme="minorEastAsia"/>
        </w:rPr>
      </w:pPr>
      <w:r w:rsidRPr="00D744BA">
        <w:rPr>
          <w:rFonts w:eastAsiaTheme="minorEastAsia" w:hint="eastAsia"/>
        </w:rPr>
        <w:t>存储过程使用参数化查询，而不包含不安全的动态</w:t>
      </w:r>
      <w:r w:rsidRPr="00D744BA">
        <w:rPr>
          <w:rFonts w:eastAsiaTheme="minorEastAsia"/>
        </w:rPr>
        <w:t>SQL</w:t>
      </w:r>
      <w:r w:rsidRPr="00D744BA">
        <w:rPr>
          <w:rFonts w:eastAsiaTheme="minorEastAsia" w:hint="eastAsia"/>
        </w:rPr>
        <w:t>构建。数据库编译此存储过程时，会生成一个</w:t>
      </w:r>
      <w:r w:rsidRPr="00D744BA">
        <w:rPr>
          <w:rFonts w:eastAsiaTheme="minorEastAsia"/>
        </w:rPr>
        <w:t>SELECT</w:t>
      </w:r>
      <w:r w:rsidRPr="00D744BA">
        <w:rPr>
          <w:rFonts w:eastAsiaTheme="minorEastAsia" w:hint="eastAsia"/>
        </w:rPr>
        <w:t>查询的执行计划，只允许原始的</w:t>
      </w:r>
      <w:r w:rsidRPr="00D744BA">
        <w:rPr>
          <w:rFonts w:eastAsiaTheme="minorEastAsia"/>
        </w:rPr>
        <w:t>SQL</w:t>
      </w:r>
      <w:r w:rsidRPr="00D744BA">
        <w:rPr>
          <w:rFonts w:eastAsiaTheme="minorEastAsia" w:hint="eastAsia"/>
        </w:rPr>
        <w:t>语义被执行，任何参数值，即使是被注入的</w:t>
      </w:r>
      <w:r w:rsidRPr="00D744BA">
        <w:rPr>
          <w:rFonts w:eastAsiaTheme="minorEastAsia"/>
        </w:rPr>
        <w:t>SQL</w:t>
      </w:r>
      <w:r w:rsidRPr="00D744BA">
        <w:rPr>
          <w:rFonts w:eastAsiaTheme="minorEastAsia" w:hint="eastAsia"/>
        </w:rPr>
        <w:t>语句也不会被执行</w:t>
      </w:r>
      <w:r w:rsidR="004B222F">
        <w:rPr>
          <w:rFonts w:eastAsiaTheme="minorEastAsia" w:hint="eastAsia"/>
        </w:rPr>
        <w:t>。</w:t>
      </w:r>
    </w:p>
    <w:p w:rsidR="00097892" w:rsidRDefault="00227747" w:rsidP="00097892">
      <w:pPr>
        <w:pStyle w:val="aff0"/>
      </w:pPr>
      <w:r>
        <w:rPr>
          <w:rFonts w:hint="eastAsia"/>
        </w:rPr>
        <w:t>错误示例（</w:t>
      </w:r>
      <w:r w:rsidR="00E55523">
        <w:rPr>
          <w:rFonts w:hint="eastAsia"/>
        </w:rPr>
        <w:t>H</w:t>
      </w:r>
      <w:r w:rsidR="00097892">
        <w:rPr>
          <w:rFonts w:hint="eastAsia"/>
        </w:rPr>
        <w:t>ibernate:</w:t>
      </w:r>
      <w:r w:rsidR="00097892" w:rsidRPr="00380068">
        <w:t xml:space="preserve"> </w:t>
      </w:r>
      <w:r>
        <w:rPr>
          <w:rFonts w:hint="eastAsia"/>
        </w:rPr>
        <w:t>动态构建</w:t>
      </w:r>
      <w:r w:rsidR="00097892" w:rsidRPr="004534CC">
        <w:rPr>
          <w:rFonts w:hint="eastAsia"/>
        </w:rPr>
        <w:t>SQL</w:t>
      </w:r>
      <w:r>
        <w:rPr>
          <w:rFonts w:hint="eastAsia"/>
        </w:rPr>
        <w:t>/HQL</w:t>
      </w:r>
      <w:r>
        <w:rPr>
          <w:rFonts w:hint="eastAsia"/>
        </w:rPr>
        <w:t>）：</w:t>
      </w:r>
    </w:p>
    <w:p w:rsidR="00097892" w:rsidRDefault="004251D4" w:rsidP="00097892">
      <w:pPr>
        <w:rPr>
          <w:rFonts w:eastAsia="宋体"/>
        </w:rPr>
      </w:pPr>
      <w:r>
        <w:rPr>
          <w:rFonts w:eastAsia="宋体" w:hint="eastAsia"/>
        </w:rPr>
        <w:t>原生</w:t>
      </w:r>
      <w:r w:rsidR="00742E7C">
        <w:rPr>
          <w:rFonts w:eastAsia="宋体" w:hint="eastAsia"/>
        </w:rPr>
        <w:t>SQL</w:t>
      </w:r>
      <w:r>
        <w:rPr>
          <w:rFonts w:eastAsia="宋体" w:hint="eastAsia"/>
        </w:rPr>
        <w:t>查询：</w:t>
      </w:r>
    </w:p>
    <w:p w:rsidR="00097892" w:rsidRDefault="00097892" w:rsidP="00097892">
      <w:pPr>
        <w:pStyle w:val="aff"/>
        <w:rPr>
          <w:snapToGrid/>
        </w:rPr>
      </w:pPr>
      <w:r w:rsidRPr="00CD0336">
        <w:rPr>
          <w:rFonts w:hint="eastAsia"/>
        </w:rPr>
        <w:t xml:space="preserve">String userName = </w:t>
      </w:r>
      <w:r w:rsidRPr="00CD0336">
        <w:t>ctx.getAuthenticatedUserName</w:t>
      </w:r>
      <w:r w:rsidRPr="00CD0336">
        <w:rPr>
          <w:rFonts w:hint="eastAsia"/>
        </w:rPr>
        <w:t>()</w:t>
      </w:r>
      <w:r w:rsidRPr="00CD0336">
        <w:t>;</w:t>
      </w:r>
      <w:r>
        <w:rPr>
          <w:rFonts w:hint="eastAsia"/>
          <w:snapToGrid/>
        </w:rPr>
        <w:t xml:space="preserve"> </w:t>
      </w:r>
      <w:r>
        <w:rPr>
          <w:color w:val="3F7F5F"/>
        </w:rPr>
        <w:t>//</w:t>
      </w:r>
      <w:r>
        <w:rPr>
          <w:rFonts w:hint="eastAsia"/>
          <w:color w:val="3F7F5F"/>
        </w:rPr>
        <w:t>this is a constant</w:t>
      </w:r>
    </w:p>
    <w:p w:rsidR="00097892" w:rsidRPr="00FE067F" w:rsidRDefault="00097892" w:rsidP="00097892">
      <w:pPr>
        <w:pStyle w:val="aff"/>
        <w:rPr>
          <w:snapToGrid/>
        </w:rPr>
      </w:pPr>
      <w:r>
        <w:rPr>
          <w:snapToGrid/>
        </w:rPr>
        <w:t xml:space="preserve">String </w:t>
      </w:r>
      <w:r>
        <w:rPr>
          <w:rFonts w:hint="eastAsia"/>
          <w:snapToGrid/>
        </w:rPr>
        <w:t>itemName</w:t>
      </w:r>
      <w:r>
        <w:rPr>
          <w:snapToGrid/>
        </w:rPr>
        <w:t xml:space="preserve"> = request.getParameter(</w:t>
      </w:r>
      <w:r>
        <w:rPr>
          <w:snapToGrid/>
          <w:color w:val="2A00FF"/>
        </w:rPr>
        <w:t>"</w:t>
      </w:r>
      <w:r>
        <w:rPr>
          <w:rFonts w:hint="eastAsia"/>
          <w:snapToGrid/>
          <w:color w:val="2A00FF"/>
        </w:rPr>
        <w:t>itemName</w:t>
      </w:r>
      <w:r>
        <w:rPr>
          <w:snapToGrid/>
          <w:color w:val="2A00FF"/>
        </w:rPr>
        <w:t>"</w:t>
      </w:r>
      <w:r>
        <w:rPr>
          <w:snapToGrid/>
        </w:rPr>
        <w:t>);</w:t>
      </w:r>
    </w:p>
    <w:p w:rsidR="00097892" w:rsidRDefault="00097892" w:rsidP="00097892">
      <w:pPr>
        <w:pStyle w:val="aff"/>
        <w:rPr>
          <w:snapToGrid/>
        </w:rPr>
      </w:pPr>
      <w:r>
        <w:rPr>
          <w:snapToGrid/>
        </w:rPr>
        <w:t>Query sqlQuery = session.createSQLQuery(</w:t>
      </w:r>
      <w:r>
        <w:rPr>
          <w:snapToGrid/>
          <w:color w:val="2A00FF"/>
        </w:rPr>
        <w:t>"select * from t_item where owner = '"</w:t>
      </w:r>
      <w:r>
        <w:rPr>
          <w:snapToGrid/>
        </w:rPr>
        <w:t xml:space="preserve"> + </w:t>
      </w:r>
      <w:r w:rsidRPr="00CD0336">
        <w:rPr>
          <w:rFonts w:hint="eastAsia"/>
        </w:rPr>
        <w:t xml:space="preserve">userName </w:t>
      </w:r>
      <w:r>
        <w:rPr>
          <w:snapToGrid/>
        </w:rPr>
        <w:t xml:space="preserve">+ </w:t>
      </w:r>
      <w:r>
        <w:rPr>
          <w:snapToGrid/>
          <w:color w:val="2A00FF"/>
        </w:rPr>
        <w:t>"' and itemName = '"</w:t>
      </w:r>
      <w:r>
        <w:rPr>
          <w:snapToGrid/>
        </w:rPr>
        <w:t xml:space="preserve"> + itemName + </w:t>
      </w:r>
      <w:r>
        <w:rPr>
          <w:snapToGrid/>
          <w:color w:val="2A00FF"/>
        </w:rPr>
        <w:t>"'"</w:t>
      </w:r>
      <w:r>
        <w:rPr>
          <w:snapToGrid/>
        </w:rPr>
        <w:t>);</w:t>
      </w:r>
    </w:p>
    <w:p w:rsidR="00097892" w:rsidRDefault="00097892" w:rsidP="00097892">
      <w:pPr>
        <w:pStyle w:val="aff"/>
        <w:rPr>
          <w:snapToGrid/>
        </w:rPr>
      </w:pPr>
      <w:r>
        <w:rPr>
          <w:snapToGrid/>
        </w:rPr>
        <w:t xml:space="preserve">List&lt;Item&gt; </w:t>
      </w:r>
      <w:r>
        <w:rPr>
          <w:rFonts w:hint="eastAsia"/>
          <w:snapToGrid/>
        </w:rPr>
        <w:t>rs</w:t>
      </w:r>
      <w:r>
        <w:rPr>
          <w:snapToGrid/>
        </w:rPr>
        <w:t xml:space="preserve"> = (List&lt;Item&gt;) sqlQuery.list();</w:t>
      </w:r>
    </w:p>
    <w:p w:rsidR="00097892" w:rsidRDefault="00D435AA" w:rsidP="00097892">
      <w:pPr>
        <w:rPr>
          <w:rFonts w:eastAsia="宋体"/>
        </w:rPr>
      </w:pPr>
      <w:r>
        <w:rPr>
          <w:rFonts w:eastAsia="宋体" w:hint="eastAsia"/>
        </w:rPr>
        <w:t>HQL</w:t>
      </w:r>
      <w:r w:rsidR="008F411A">
        <w:rPr>
          <w:rFonts w:eastAsia="宋体" w:hint="eastAsia"/>
        </w:rPr>
        <w:t>查询：</w:t>
      </w:r>
    </w:p>
    <w:p w:rsidR="00097892" w:rsidRDefault="00097892" w:rsidP="00097892">
      <w:pPr>
        <w:pStyle w:val="aff"/>
        <w:rPr>
          <w:snapToGrid/>
        </w:rPr>
      </w:pPr>
      <w:r w:rsidRPr="00CD0336">
        <w:rPr>
          <w:rFonts w:hint="eastAsia"/>
        </w:rPr>
        <w:t xml:space="preserve">String userName = </w:t>
      </w:r>
      <w:r w:rsidRPr="00CD0336">
        <w:t>ctx.getAuthenticatedUserName</w:t>
      </w:r>
      <w:r w:rsidRPr="00CD0336">
        <w:rPr>
          <w:rFonts w:hint="eastAsia"/>
        </w:rPr>
        <w:t>()</w:t>
      </w:r>
      <w:r w:rsidRPr="00CD0336">
        <w:t>;</w:t>
      </w:r>
      <w:r>
        <w:rPr>
          <w:rFonts w:hint="eastAsia"/>
          <w:snapToGrid/>
        </w:rPr>
        <w:t xml:space="preserve"> </w:t>
      </w:r>
      <w:r>
        <w:rPr>
          <w:color w:val="3F7F5F"/>
        </w:rPr>
        <w:t>//</w:t>
      </w:r>
      <w:r>
        <w:rPr>
          <w:rFonts w:hint="eastAsia"/>
          <w:color w:val="3F7F5F"/>
        </w:rPr>
        <w:t>this is a constant</w:t>
      </w:r>
    </w:p>
    <w:p w:rsidR="00097892" w:rsidRPr="00FE067F" w:rsidRDefault="00097892" w:rsidP="00097892">
      <w:pPr>
        <w:pStyle w:val="aff"/>
        <w:rPr>
          <w:snapToGrid/>
        </w:rPr>
      </w:pPr>
      <w:r>
        <w:rPr>
          <w:snapToGrid/>
        </w:rPr>
        <w:t xml:space="preserve">String </w:t>
      </w:r>
      <w:r>
        <w:rPr>
          <w:rFonts w:hint="eastAsia"/>
          <w:snapToGrid/>
        </w:rPr>
        <w:t>itemName</w:t>
      </w:r>
      <w:r>
        <w:rPr>
          <w:snapToGrid/>
        </w:rPr>
        <w:t xml:space="preserve"> = request.getParameter(</w:t>
      </w:r>
      <w:r>
        <w:rPr>
          <w:snapToGrid/>
          <w:color w:val="2A00FF"/>
        </w:rPr>
        <w:t>"</w:t>
      </w:r>
      <w:r>
        <w:rPr>
          <w:rFonts w:hint="eastAsia"/>
          <w:snapToGrid/>
          <w:color w:val="2A00FF"/>
        </w:rPr>
        <w:t>itemName</w:t>
      </w:r>
      <w:r>
        <w:rPr>
          <w:snapToGrid/>
          <w:color w:val="2A00FF"/>
        </w:rPr>
        <w:t>"</w:t>
      </w:r>
      <w:r>
        <w:rPr>
          <w:snapToGrid/>
        </w:rPr>
        <w:t>);</w:t>
      </w:r>
    </w:p>
    <w:p w:rsidR="00097892" w:rsidRDefault="00097892" w:rsidP="00097892">
      <w:pPr>
        <w:pStyle w:val="aff"/>
        <w:rPr>
          <w:snapToGrid/>
        </w:rPr>
      </w:pPr>
      <w:r>
        <w:rPr>
          <w:snapToGrid/>
        </w:rPr>
        <w:t>Query hqlQuery = session.createQuery(</w:t>
      </w:r>
      <w:r>
        <w:rPr>
          <w:snapToGrid/>
          <w:color w:val="2A00FF"/>
        </w:rPr>
        <w:t>"from Item as item where item.owner = '"</w:t>
      </w:r>
      <w:r>
        <w:rPr>
          <w:snapToGrid/>
        </w:rPr>
        <w:t xml:space="preserve"> + </w:t>
      </w:r>
      <w:r w:rsidRPr="00CD0336">
        <w:rPr>
          <w:rFonts w:hint="eastAsia"/>
        </w:rPr>
        <w:t xml:space="preserve">userName </w:t>
      </w:r>
      <w:r>
        <w:rPr>
          <w:snapToGrid/>
        </w:rPr>
        <w:t xml:space="preserve">+ </w:t>
      </w:r>
      <w:r>
        <w:rPr>
          <w:snapToGrid/>
          <w:color w:val="2A00FF"/>
        </w:rPr>
        <w:t>"' and item.itemName = '"</w:t>
      </w:r>
      <w:r>
        <w:rPr>
          <w:snapToGrid/>
        </w:rPr>
        <w:t xml:space="preserve"> + itemName + </w:t>
      </w:r>
      <w:r>
        <w:rPr>
          <w:snapToGrid/>
          <w:color w:val="2A00FF"/>
        </w:rPr>
        <w:t>"'"</w:t>
      </w:r>
      <w:r>
        <w:rPr>
          <w:snapToGrid/>
        </w:rPr>
        <w:t>);</w:t>
      </w:r>
    </w:p>
    <w:p w:rsidR="00097892" w:rsidRDefault="00097892" w:rsidP="00097892">
      <w:pPr>
        <w:pStyle w:val="aff"/>
        <w:rPr>
          <w:snapToGrid/>
        </w:rPr>
      </w:pPr>
      <w:r>
        <w:rPr>
          <w:snapToGrid/>
        </w:rPr>
        <w:t>List&lt;Item&gt; hrs = (List&lt;Item&gt;) hqlQuery.list();</w:t>
      </w:r>
    </w:p>
    <w:p w:rsidR="00742E7C" w:rsidRDefault="00742E7C" w:rsidP="00097892">
      <w:pPr>
        <w:rPr>
          <w:rFonts w:eastAsia="宋体"/>
        </w:rPr>
      </w:pPr>
      <w:r>
        <w:rPr>
          <w:rFonts w:eastAsia="宋体" w:hint="eastAsia"/>
        </w:rPr>
        <w:t>即使是使用</w:t>
      </w:r>
      <w:r>
        <w:rPr>
          <w:rFonts w:eastAsia="宋体" w:hint="eastAsia"/>
        </w:rPr>
        <w:t>Hibernate</w:t>
      </w:r>
      <w:r>
        <w:rPr>
          <w:rFonts w:eastAsia="宋体" w:hint="eastAsia"/>
        </w:rPr>
        <w:t>，如果在动态构建</w:t>
      </w:r>
      <w:r>
        <w:rPr>
          <w:rFonts w:eastAsia="宋体" w:hint="eastAsia"/>
        </w:rPr>
        <w:t>SQL/HQL</w:t>
      </w:r>
      <w:r>
        <w:rPr>
          <w:rFonts w:eastAsia="宋体" w:hint="eastAsia"/>
        </w:rPr>
        <w:t>查询时</w:t>
      </w:r>
      <w:r w:rsidR="00D744BA">
        <w:rPr>
          <w:rFonts w:eastAsia="宋体" w:hint="eastAsia"/>
        </w:rPr>
        <w:t>依然使用拼接的方式</w:t>
      </w:r>
      <w:r>
        <w:rPr>
          <w:rFonts w:eastAsia="宋体" w:hint="eastAsia"/>
        </w:rPr>
        <w:t>，同样也会面临</w:t>
      </w:r>
      <w:r>
        <w:rPr>
          <w:rFonts w:eastAsia="宋体" w:hint="eastAsia"/>
        </w:rPr>
        <w:t>SQL/HQL</w:t>
      </w:r>
      <w:r>
        <w:rPr>
          <w:rFonts w:eastAsia="宋体" w:hint="eastAsia"/>
        </w:rPr>
        <w:t>注入的问题。</w:t>
      </w:r>
    </w:p>
    <w:p w:rsidR="00097892" w:rsidRDefault="00A727AB" w:rsidP="00097892">
      <w:pPr>
        <w:pStyle w:val="aff0"/>
      </w:pPr>
      <w:r>
        <w:rPr>
          <w:rFonts w:hint="eastAsia"/>
        </w:rPr>
        <w:t>正确示例（</w:t>
      </w:r>
      <w:r w:rsidR="00DC6818">
        <w:rPr>
          <w:rFonts w:hint="eastAsia"/>
        </w:rPr>
        <w:t>H</w:t>
      </w:r>
      <w:r w:rsidR="00097892">
        <w:rPr>
          <w:rFonts w:hint="eastAsia"/>
        </w:rPr>
        <w:t>ibernate:</w:t>
      </w:r>
      <w:r w:rsidR="00097892" w:rsidRPr="00380068">
        <w:t xml:space="preserve"> </w:t>
      </w:r>
      <w:r w:rsidR="001B6115">
        <w:rPr>
          <w:rFonts w:hint="eastAsia"/>
        </w:rPr>
        <w:t>参数化查询</w:t>
      </w:r>
      <w:r>
        <w:rPr>
          <w:rFonts w:hint="eastAsia"/>
        </w:rPr>
        <w:t>）：</w:t>
      </w:r>
    </w:p>
    <w:p w:rsidR="00097892" w:rsidRDefault="003C112D" w:rsidP="00097892">
      <w:pPr>
        <w:rPr>
          <w:rFonts w:eastAsia="宋体"/>
        </w:rPr>
      </w:pPr>
      <w:r>
        <w:rPr>
          <w:rFonts w:eastAsia="宋体" w:hint="eastAsia"/>
        </w:rPr>
        <w:t>HQL</w:t>
      </w:r>
      <w:r>
        <w:rPr>
          <w:rFonts w:eastAsia="宋体" w:hint="eastAsia"/>
        </w:rPr>
        <w:t>中基于位置的参数化查询：</w:t>
      </w:r>
    </w:p>
    <w:p w:rsidR="00097892" w:rsidRDefault="00097892" w:rsidP="00097892">
      <w:pPr>
        <w:pStyle w:val="aff"/>
        <w:rPr>
          <w:snapToGrid/>
        </w:rPr>
      </w:pPr>
      <w:r w:rsidRPr="00CD0336">
        <w:rPr>
          <w:rFonts w:hint="eastAsia"/>
        </w:rPr>
        <w:t xml:space="preserve">String userName = </w:t>
      </w:r>
      <w:r w:rsidRPr="00CD0336">
        <w:t>ctx.getAuthenticatedUserName</w:t>
      </w:r>
      <w:r w:rsidRPr="00CD0336">
        <w:rPr>
          <w:rFonts w:hint="eastAsia"/>
        </w:rPr>
        <w:t>()</w:t>
      </w:r>
      <w:r w:rsidRPr="00CD0336">
        <w:t>;</w:t>
      </w:r>
      <w:r>
        <w:rPr>
          <w:rFonts w:hint="eastAsia"/>
          <w:snapToGrid/>
        </w:rPr>
        <w:t xml:space="preserve"> </w:t>
      </w:r>
      <w:r>
        <w:rPr>
          <w:color w:val="3F7F5F"/>
        </w:rPr>
        <w:t>//</w:t>
      </w:r>
      <w:r>
        <w:rPr>
          <w:rFonts w:hint="eastAsia"/>
          <w:color w:val="3F7F5F"/>
        </w:rPr>
        <w:t>this is a constant</w:t>
      </w:r>
    </w:p>
    <w:p w:rsidR="00097892" w:rsidRPr="00BB6620" w:rsidRDefault="00097892" w:rsidP="00097892">
      <w:pPr>
        <w:pStyle w:val="aff"/>
        <w:rPr>
          <w:snapToGrid/>
        </w:rPr>
      </w:pPr>
      <w:r>
        <w:rPr>
          <w:snapToGrid/>
        </w:rPr>
        <w:t xml:space="preserve">String </w:t>
      </w:r>
      <w:r>
        <w:rPr>
          <w:rFonts w:hint="eastAsia"/>
          <w:snapToGrid/>
        </w:rPr>
        <w:t>itemName</w:t>
      </w:r>
      <w:r>
        <w:rPr>
          <w:snapToGrid/>
        </w:rPr>
        <w:t xml:space="preserve"> = request.getParameter(</w:t>
      </w:r>
      <w:r>
        <w:rPr>
          <w:snapToGrid/>
          <w:color w:val="2A00FF"/>
        </w:rPr>
        <w:t>"</w:t>
      </w:r>
      <w:r>
        <w:rPr>
          <w:rFonts w:hint="eastAsia"/>
          <w:snapToGrid/>
          <w:color w:val="2A00FF"/>
        </w:rPr>
        <w:t>itemName</w:t>
      </w:r>
      <w:r>
        <w:rPr>
          <w:snapToGrid/>
          <w:color w:val="2A00FF"/>
        </w:rPr>
        <w:t>"</w:t>
      </w:r>
      <w:r>
        <w:rPr>
          <w:snapToGrid/>
        </w:rPr>
        <w:t>);</w:t>
      </w:r>
    </w:p>
    <w:p w:rsidR="00097892" w:rsidRDefault="00097892" w:rsidP="00097892">
      <w:pPr>
        <w:pStyle w:val="aff"/>
        <w:rPr>
          <w:snapToGrid/>
        </w:rPr>
      </w:pPr>
      <w:r>
        <w:rPr>
          <w:snapToGrid/>
          <w:color w:val="000000"/>
        </w:rPr>
        <w:t>Query hqlQuery = session.createQuery(</w:t>
      </w:r>
      <w:r w:rsidRPr="009F78D1">
        <w:rPr>
          <w:snapToGrid/>
          <w:color w:val="2A00FF"/>
        </w:rPr>
        <w:t>"from Item as item where item.owner = ? and item.itemName = ?"</w:t>
      </w:r>
      <w:r>
        <w:rPr>
          <w:snapToGrid/>
          <w:color w:val="000000"/>
        </w:rPr>
        <w:t>);</w:t>
      </w:r>
    </w:p>
    <w:p w:rsidR="00097892" w:rsidRDefault="00097892" w:rsidP="00097892">
      <w:pPr>
        <w:pStyle w:val="aff"/>
        <w:rPr>
          <w:snapToGrid/>
        </w:rPr>
      </w:pPr>
      <w:r>
        <w:rPr>
          <w:snapToGrid/>
          <w:color w:val="000000"/>
        </w:rPr>
        <w:t xml:space="preserve">hqlQuery.setString(1, </w:t>
      </w:r>
      <w:r w:rsidRPr="00CD0336">
        <w:rPr>
          <w:rFonts w:hint="eastAsia"/>
        </w:rPr>
        <w:t>userName</w:t>
      </w:r>
      <w:r>
        <w:rPr>
          <w:snapToGrid/>
          <w:color w:val="000000"/>
        </w:rPr>
        <w:t>);</w:t>
      </w:r>
    </w:p>
    <w:p w:rsidR="00097892" w:rsidRDefault="003D6140" w:rsidP="00097892">
      <w:pPr>
        <w:pStyle w:val="aff"/>
        <w:rPr>
          <w:snapToGrid/>
        </w:rPr>
      </w:pPr>
      <w:r>
        <w:rPr>
          <w:snapToGrid/>
          <w:color w:val="000000"/>
        </w:rPr>
        <w:t>hqlQuery.setString(</w:t>
      </w:r>
      <w:r>
        <w:rPr>
          <w:rFonts w:hint="eastAsia"/>
          <w:snapToGrid/>
          <w:color w:val="000000"/>
        </w:rPr>
        <w:t>2</w:t>
      </w:r>
      <w:r w:rsidR="00097892">
        <w:rPr>
          <w:snapToGrid/>
          <w:color w:val="000000"/>
        </w:rPr>
        <w:t>, itemName);</w:t>
      </w:r>
    </w:p>
    <w:p w:rsidR="00097892" w:rsidRDefault="00097892" w:rsidP="00097892">
      <w:pPr>
        <w:pStyle w:val="aff"/>
        <w:rPr>
          <w:snapToGrid/>
          <w:color w:val="000000"/>
        </w:rPr>
      </w:pPr>
      <w:r>
        <w:rPr>
          <w:snapToGrid/>
          <w:color w:val="000000"/>
        </w:rPr>
        <w:lastRenderedPageBreak/>
        <w:t xml:space="preserve">List&lt;Item&gt; </w:t>
      </w:r>
      <w:r w:rsidRPr="00A4058A">
        <w:rPr>
          <w:snapToGrid/>
          <w:color w:val="000000"/>
        </w:rPr>
        <w:t>rs = (List&lt;Item&gt;) hqlQuery.list();</w:t>
      </w:r>
    </w:p>
    <w:p w:rsidR="00097892" w:rsidRDefault="00B446DD" w:rsidP="00097892">
      <w:pPr>
        <w:rPr>
          <w:rFonts w:eastAsia="宋体"/>
        </w:rPr>
      </w:pPr>
      <w:r>
        <w:rPr>
          <w:rFonts w:eastAsia="宋体" w:hint="eastAsia"/>
        </w:rPr>
        <w:t>HQL</w:t>
      </w:r>
      <w:r>
        <w:rPr>
          <w:rFonts w:eastAsia="宋体" w:hint="eastAsia"/>
        </w:rPr>
        <w:t>中基于名称的参数化查询：</w:t>
      </w:r>
    </w:p>
    <w:p w:rsidR="00097892" w:rsidRDefault="00097892" w:rsidP="00097892">
      <w:pPr>
        <w:pStyle w:val="aff"/>
        <w:rPr>
          <w:snapToGrid/>
        </w:rPr>
      </w:pPr>
      <w:r w:rsidRPr="00CD0336">
        <w:rPr>
          <w:rFonts w:hint="eastAsia"/>
        </w:rPr>
        <w:t xml:space="preserve">String userName = </w:t>
      </w:r>
      <w:r w:rsidRPr="00CD0336">
        <w:t>ctx.getAuthenticatedUserName</w:t>
      </w:r>
      <w:r w:rsidRPr="00CD0336">
        <w:rPr>
          <w:rFonts w:hint="eastAsia"/>
        </w:rPr>
        <w:t>()</w:t>
      </w:r>
      <w:r w:rsidRPr="00CD0336">
        <w:t>;</w:t>
      </w:r>
      <w:r>
        <w:rPr>
          <w:rFonts w:hint="eastAsia"/>
          <w:snapToGrid/>
        </w:rPr>
        <w:t xml:space="preserve"> </w:t>
      </w:r>
      <w:r>
        <w:rPr>
          <w:color w:val="3F7F5F"/>
        </w:rPr>
        <w:t>//</w:t>
      </w:r>
      <w:r>
        <w:rPr>
          <w:rFonts w:hint="eastAsia"/>
          <w:color w:val="3F7F5F"/>
        </w:rPr>
        <w:t>this is a constant</w:t>
      </w:r>
    </w:p>
    <w:p w:rsidR="00097892" w:rsidRPr="00BB6620" w:rsidRDefault="00097892" w:rsidP="00097892">
      <w:pPr>
        <w:pStyle w:val="aff"/>
        <w:rPr>
          <w:snapToGrid/>
        </w:rPr>
      </w:pPr>
      <w:r>
        <w:rPr>
          <w:snapToGrid/>
        </w:rPr>
        <w:t xml:space="preserve">String </w:t>
      </w:r>
      <w:r>
        <w:rPr>
          <w:rFonts w:hint="eastAsia"/>
          <w:snapToGrid/>
        </w:rPr>
        <w:t>itemName</w:t>
      </w:r>
      <w:r>
        <w:rPr>
          <w:snapToGrid/>
        </w:rPr>
        <w:t xml:space="preserve"> = request.getParameter(</w:t>
      </w:r>
      <w:r>
        <w:rPr>
          <w:snapToGrid/>
          <w:color w:val="2A00FF"/>
        </w:rPr>
        <w:t>"</w:t>
      </w:r>
      <w:r>
        <w:rPr>
          <w:rFonts w:hint="eastAsia"/>
          <w:snapToGrid/>
          <w:color w:val="2A00FF"/>
        </w:rPr>
        <w:t>itemName</w:t>
      </w:r>
      <w:r>
        <w:rPr>
          <w:snapToGrid/>
          <w:color w:val="2A00FF"/>
        </w:rPr>
        <w:t>"</w:t>
      </w:r>
      <w:r>
        <w:rPr>
          <w:snapToGrid/>
        </w:rPr>
        <w:t>);</w:t>
      </w:r>
    </w:p>
    <w:p w:rsidR="00097892" w:rsidRDefault="00097892" w:rsidP="00097892">
      <w:pPr>
        <w:pStyle w:val="aff"/>
        <w:rPr>
          <w:snapToGrid/>
        </w:rPr>
      </w:pPr>
      <w:r>
        <w:rPr>
          <w:snapToGrid/>
          <w:color w:val="000000"/>
        </w:rPr>
        <w:t>Query hqlQuery = session.createQuery(</w:t>
      </w:r>
      <w:r w:rsidRPr="009F78D1">
        <w:rPr>
          <w:snapToGrid/>
          <w:color w:val="2A00FF"/>
        </w:rPr>
        <w:t>"from I</w:t>
      </w:r>
      <w:r>
        <w:rPr>
          <w:snapToGrid/>
          <w:color w:val="2A00FF"/>
        </w:rPr>
        <w:t xml:space="preserve">tem as item where item.owner = </w:t>
      </w:r>
      <w:r>
        <w:rPr>
          <w:rFonts w:hint="eastAsia"/>
          <w:snapToGrid/>
          <w:color w:val="2A00FF"/>
        </w:rPr>
        <w:t xml:space="preserve">:owner </w:t>
      </w:r>
      <w:r>
        <w:rPr>
          <w:snapToGrid/>
          <w:color w:val="2A00FF"/>
        </w:rPr>
        <w:t xml:space="preserve">and item.itemName = </w:t>
      </w:r>
      <w:r>
        <w:rPr>
          <w:rFonts w:hint="eastAsia"/>
          <w:snapToGrid/>
          <w:color w:val="2A00FF"/>
        </w:rPr>
        <w:t>:itemName</w:t>
      </w:r>
      <w:r w:rsidRPr="009F78D1">
        <w:rPr>
          <w:snapToGrid/>
          <w:color w:val="2A00FF"/>
        </w:rPr>
        <w:t>"</w:t>
      </w:r>
      <w:r>
        <w:rPr>
          <w:snapToGrid/>
          <w:color w:val="000000"/>
        </w:rPr>
        <w:t>);</w:t>
      </w:r>
    </w:p>
    <w:p w:rsidR="00097892" w:rsidRDefault="00097892" w:rsidP="00097892">
      <w:pPr>
        <w:pStyle w:val="aff"/>
        <w:rPr>
          <w:snapToGrid/>
        </w:rPr>
      </w:pPr>
      <w:r>
        <w:rPr>
          <w:snapToGrid/>
          <w:color w:val="000000"/>
        </w:rPr>
        <w:t>hqlQuery.setString(</w:t>
      </w:r>
      <w:r>
        <w:rPr>
          <w:snapToGrid/>
          <w:color w:val="2A00FF"/>
        </w:rPr>
        <w:t>"</w:t>
      </w:r>
      <w:r>
        <w:rPr>
          <w:rFonts w:hint="eastAsia"/>
          <w:snapToGrid/>
          <w:color w:val="2A00FF"/>
        </w:rPr>
        <w:t>owner</w:t>
      </w:r>
      <w:r>
        <w:rPr>
          <w:snapToGrid/>
          <w:color w:val="2A00FF"/>
        </w:rPr>
        <w:t>"</w:t>
      </w:r>
      <w:r>
        <w:rPr>
          <w:snapToGrid/>
          <w:color w:val="000000"/>
        </w:rPr>
        <w:t xml:space="preserve">, </w:t>
      </w:r>
      <w:r w:rsidRPr="00CD0336">
        <w:rPr>
          <w:rFonts w:hint="eastAsia"/>
        </w:rPr>
        <w:t>userName</w:t>
      </w:r>
      <w:r>
        <w:rPr>
          <w:snapToGrid/>
          <w:color w:val="000000"/>
        </w:rPr>
        <w:t>);</w:t>
      </w:r>
    </w:p>
    <w:p w:rsidR="00097892" w:rsidRDefault="00097892" w:rsidP="00097892">
      <w:pPr>
        <w:pStyle w:val="aff"/>
        <w:rPr>
          <w:snapToGrid/>
        </w:rPr>
      </w:pPr>
      <w:r>
        <w:rPr>
          <w:snapToGrid/>
          <w:color w:val="000000"/>
        </w:rPr>
        <w:t>hqlQuery.setString(</w:t>
      </w:r>
      <w:r>
        <w:rPr>
          <w:snapToGrid/>
          <w:color w:val="2A00FF"/>
        </w:rPr>
        <w:t>"</w:t>
      </w:r>
      <w:r>
        <w:rPr>
          <w:rFonts w:hint="eastAsia"/>
          <w:snapToGrid/>
          <w:color w:val="2A00FF"/>
        </w:rPr>
        <w:t>itemName</w:t>
      </w:r>
      <w:r>
        <w:rPr>
          <w:snapToGrid/>
          <w:color w:val="2A00FF"/>
        </w:rPr>
        <w:t>"</w:t>
      </w:r>
      <w:r>
        <w:rPr>
          <w:snapToGrid/>
          <w:color w:val="000000"/>
        </w:rPr>
        <w:t>, itemName);</w:t>
      </w:r>
    </w:p>
    <w:p w:rsidR="00097892" w:rsidRDefault="00097892" w:rsidP="00097892">
      <w:pPr>
        <w:pStyle w:val="aff"/>
        <w:rPr>
          <w:snapToGrid/>
          <w:color w:val="000000"/>
        </w:rPr>
      </w:pPr>
      <w:r>
        <w:rPr>
          <w:snapToGrid/>
          <w:color w:val="000000"/>
        </w:rPr>
        <w:t xml:space="preserve">List&lt;Item&gt; </w:t>
      </w:r>
      <w:r w:rsidRPr="00A4058A">
        <w:rPr>
          <w:snapToGrid/>
          <w:color w:val="000000"/>
        </w:rPr>
        <w:t>rs = (List&lt;Item&gt;) hqlQuery.list();</w:t>
      </w:r>
    </w:p>
    <w:p w:rsidR="00097892" w:rsidRDefault="009B2FA9" w:rsidP="00097892">
      <w:pPr>
        <w:rPr>
          <w:rFonts w:eastAsia="宋体"/>
        </w:rPr>
      </w:pPr>
      <w:r>
        <w:rPr>
          <w:rFonts w:eastAsia="宋体" w:hint="eastAsia"/>
        </w:rPr>
        <w:t>原生参数化查询：</w:t>
      </w:r>
    </w:p>
    <w:p w:rsidR="00097892" w:rsidRDefault="00097892" w:rsidP="00097892">
      <w:pPr>
        <w:pStyle w:val="aff"/>
        <w:rPr>
          <w:snapToGrid/>
        </w:rPr>
      </w:pPr>
      <w:r w:rsidRPr="00CD0336">
        <w:rPr>
          <w:rFonts w:hint="eastAsia"/>
        </w:rPr>
        <w:t xml:space="preserve">String userName = </w:t>
      </w:r>
      <w:r w:rsidRPr="00CD0336">
        <w:t>ctx.getAuthenticatedUserName</w:t>
      </w:r>
      <w:r w:rsidRPr="00CD0336">
        <w:rPr>
          <w:rFonts w:hint="eastAsia"/>
        </w:rPr>
        <w:t>()</w:t>
      </w:r>
      <w:r w:rsidRPr="00CD0336">
        <w:t>;</w:t>
      </w:r>
      <w:r>
        <w:rPr>
          <w:rFonts w:hint="eastAsia"/>
          <w:snapToGrid/>
        </w:rPr>
        <w:t xml:space="preserve"> </w:t>
      </w:r>
      <w:r>
        <w:rPr>
          <w:color w:val="3F7F5F"/>
        </w:rPr>
        <w:t>//</w:t>
      </w:r>
      <w:r>
        <w:rPr>
          <w:rFonts w:hint="eastAsia"/>
          <w:color w:val="3F7F5F"/>
        </w:rPr>
        <w:t>this is a constant</w:t>
      </w:r>
    </w:p>
    <w:p w:rsidR="00097892" w:rsidRPr="00384150" w:rsidRDefault="00097892" w:rsidP="00097892">
      <w:pPr>
        <w:pStyle w:val="aff"/>
        <w:rPr>
          <w:snapToGrid/>
        </w:rPr>
      </w:pPr>
      <w:r>
        <w:rPr>
          <w:snapToGrid/>
        </w:rPr>
        <w:t xml:space="preserve">String </w:t>
      </w:r>
      <w:r>
        <w:rPr>
          <w:rFonts w:hint="eastAsia"/>
          <w:snapToGrid/>
        </w:rPr>
        <w:t>itemName</w:t>
      </w:r>
      <w:r>
        <w:rPr>
          <w:snapToGrid/>
        </w:rPr>
        <w:t xml:space="preserve"> = request.getParameter(</w:t>
      </w:r>
      <w:r>
        <w:rPr>
          <w:snapToGrid/>
          <w:color w:val="2A00FF"/>
        </w:rPr>
        <w:t>"</w:t>
      </w:r>
      <w:r>
        <w:rPr>
          <w:rFonts w:hint="eastAsia"/>
          <w:snapToGrid/>
          <w:color w:val="2A00FF"/>
        </w:rPr>
        <w:t>itemName</w:t>
      </w:r>
      <w:r>
        <w:rPr>
          <w:snapToGrid/>
          <w:color w:val="2A00FF"/>
        </w:rPr>
        <w:t>"</w:t>
      </w:r>
      <w:r>
        <w:rPr>
          <w:snapToGrid/>
        </w:rPr>
        <w:t>);</w:t>
      </w:r>
    </w:p>
    <w:p w:rsidR="00097892" w:rsidRDefault="00097892" w:rsidP="00097892">
      <w:pPr>
        <w:pStyle w:val="aff"/>
        <w:rPr>
          <w:snapToGrid/>
        </w:rPr>
      </w:pPr>
      <w:r>
        <w:rPr>
          <w:snapToGrid/>
          <w:color w:val="000000"/>
        </w:rPr>
        <w:t>Query sqlQuery = session.createSQLQuery(</w:t>
      </w:r>
      <w:r w:rsidRPr="00A0281A">
        <w:rPr>
          <w:snapToGrid/>
          <w:color w:val="2A00FF"/>
        </w:rPr>
        <w:t>"select * from t_item where owner = ? and itemName = ?"</w:t>
      </w:r>
      <w:r>
        <w:rPr>
          <w:snapToGrid/>
          <w:color w:val="000000"/>
        </w:rPr>
        <w:t>);</w:t>
      </w:r>
    </w:p>
    <w:p w:rsidR="00097892" w:rsidRDefault="00097892" w:rsidP="00097892">
      <w:pPr>
        <w:pStyle w:val="aff"/>
        <w:rPr>
          <w:snapToGrid/>
        </w:rPr>
      </w:pPr>
      <w:r>
        <w:rPr>
          <w:snapToGrid/>
          <w:color w:val="000000"/>
        </w:rPr>
        <w:t>sqlQuery.setString(0, owner);</w:t>
      </w:r>
    </w:p>
    <w:p w:rsidR="00097892" w:rsidRDefault="00097892" w:rsidP="00097892">
      <w:pPr>
        <w:pStyle w:val="aff"/>
        <w:rPr>
          <w:snapToGrid/>
        </w:rPr>
      </w:pPr>
      <w:r>
        <w:rPr>
          <w:snapToGrid/>
          <w:color w:val="000000"/>
        </w:rPr>
        <w:t>sqlQuery.setString(1, itemName);</w:t>
      </w:r>
    </w:p>
    <w:p w:rsidR="00097892" w:rsidRDefault="00097892" w:rsidP="00097892">
      <w:pPr>
        <w:pStyle w:val="aff"/>
        <w:rPr>
          <w:snapToGrid/>
          <w:color w:val="000000"/>
        </w:rPr>
      </w:pPr>
      <w:r>
        <w:rPr>
          <w:snapToGrid/>
          <w:color w:val="000000"/>
        </w:rPr>
        <w:t>List&lt;Item&gt; rs = (List&lt;Item&gt;) sqlQuery.list();</w:t>
      </w:r>
    </w:p>
    <w:p w:rsidR="00AD3FDC" w:rsidRPr="00AD3FDC" w:rsidRDefault="00AD3FDC" w:rsidP="00AD3FDC">
      <w:pPr>
        <w:rPr>
          <w:rFonts w:eastAsiaTheme="minorEastAsia"/>
        </w:rPr>
      </w:pPr>
      <w:r>
        <w:rPr>
          <w:rFonts w:eastAsiaTheme="minorEastAsia" w:hint="eastAsia"/>
        </w:rPr>
        <w:t>Hibernate</w:t>
      </w:r>
      <w:r>
        <w:rPr>
          <w:rFonts w:eastAsiaTheme="minorEastAsia" w:hint="eastAsia"/>
        </w:rPr>
        <w:t>支持</w:t>
      </w:r>
      <w:r>
        <w:rPr>
          <w:rFonts w:eastAsiaTheme="minorEastAsia" w:hint="eastAsia"/>
        </w:rPr>
        <w:t>SQL/HQL</w:t>
      </w:r>
      <w:r>
        <w:rPr>
          <w:rFonts w:eastAsiaTheme="minorEastAsia" w:hint="eastAsia"/>
        </w:rPr>
        <w:t>参数化查询。</w:t>
      </w:r>
      <w:r w:rsidR="00D744BA">
        <w:rPr>
          <w:rFonts w:eastAsiaTheme="minorEastAsia" w:hint="eastAsia"/>
        </w:rPr>
        <w:t>上述示例使用了参数化绑定方式不仅能</w:t>
      </w:r>
      <w:r>
        <w:rPr>
          <w:rFonts w:eastAsiaTheme="minorEastAsia" w:hint="eastAsia"/>
        </w:rPr>
        <w:t>防止</w:t>
      </w:r>
      <w:r>
        <w:rPr>
          <w:rFonts w:eastAsiaTheme="minorEastAsia" w:hint="eastAsia"/>
        </w:rPr>
        <w:t>SQL</w:t>
      </w:r>
      <w:r>
        <w:rPr>
          <w:rFonts w:eastAsiaTheme="minorEastAsia" w:hint="eastAsia"/>
        </w:rPr>
        <w:t>注入</w:t>
      </w:r>
      <w:r w:rsidR="00D744BA">
        <w:rPr>
          <w:rFonts w:eastAsiaTheme="minorEastAsia" w:hint="eastAsia"/>
        </w:rPr>
        <w:t>，同时也能提高查询速度</w:t>
      </w:r>
      <w:r>
        <w:rPr>
          <w:rFonts w:eastAsiaTheme="minorEastAsia" w:hint="eastAsia"/>
        </w:rPr>
        <w:t>。</w:t>
      </w:r>
    </w:p>
    <w:p w:rsidR="00353567" w:rsidRDefault="00D0372B" w:rsidP="00353567">
      <w:pPr>
        <w:pStyle w:val="aff0"/>
      </w:pPr>
      <w:r>
        <w:rPr>
          <w:rFonts w:hint="eastAsia"/>
        </w:rPr>
        <w:t>正反示例（</w:t>
      </w:r>
      <w:r w:rsidR="00116C23">
        <w:rPr>
          <w:rFonts w:hint="eastAsia"/>
        </w:rPr>
        <w:t>iBATIS</w:t>
      </w:r>
      <w:r w:rsidR="003A77FB">
        <w:rPr>
          <w:rFonts w:hint="eastAsia"/>
        </w:rPr>
        <w:t xml:space="preserve"> S</w:t>
      </w:r>
      <w:r w:rsidR="00DA2E3E">
        <w:rPr>
          <w:rFonts w:hint="eastAsia"/>
        </w:rPr>
        <w:t>QL</w:t>
      </w:r>
      <w:r w:rsidR="00DA2E3E">
        <w:rPr>
          <w:rFonts w:hint="eastAsia"/>
        </w:rPr>
        <w:t>映射</w:t>
      </w:r>
      <w:r>
        <w:rPr>
          <w:rFonts w:hint="eastAsia"/>
        </w:rPr>
        <w:t>）</w:t>
      </w:r>
      <w:r w:rsidR="00353567">
        <w:rPr>
          <w:rFonts w:hint="eastAsia"/>
        </w:rPr>
        <w:t>:</w:t>
      </w:r>
    </w:p>
    <w:p w:rsidR="00353567" w:rsidRDefault="00427669" w:rsidP="00353567">
      <w:pPr>
        <w:rPr>
          <w:rFonts w:eastAsia="宋体"/>
        </w:rPr>
      </w:pPr>
      <w:r>
        <w:rPr>
          <w:rFonts w:eastAsia="宋体"/>
        </w:rPr>
        <w:t>i</w:t>
      </w:r>
      <w:r>
        <w:rPr>
          <w:rFonts w:eastAsia="宋体" w:hint="eastAsia"/>
        </w:rPr>
        <w:t>BATIS</w:t>
      </w:r>
      <w:r>
        <w:rPr>
          <w:rFonts w:eastAsia="宋体"/>
        </w:rPr>
        <w:t xml:space="preserve"> </w:t>
      </w:r>
      <w:r>
        <w:rPr>
          <w:rFonts w:eastAsia="宋体" w:hint="eastAsia"/>
        </w:rPr>
        <w:t>SQL</w:t>
      </w:r>
      <w:r>
        <w:rPr>
          <w:rFonts w:eastAsia="宋体" w:hint="eastAsia"/>
        </w:rPr>
        <w:t>映射允许在</w:t>
      </w:r>
      <w:r>
        <w:rPr>
          <w:rFonts w:eastAsia="宋体" w:hint="eastAsia"/>
        </w:rPr>
        <w:t>SQL</w:t>
      </w:r>
      <w:r>
        <w:rPr>
          <w:rFonts w:eastAsia="宋体" w:hint="eastAsia"/>
        </w:rPr>
        <w:t>语句中通过</w:t>
      </w:r>
      <w:r>
        <w:rPr>
          <w:rFonts w:eastAsia="宋体" w:hint="eastAsia"/>
        </w:rPr>
        <w:t>#</w:t>
      </w:r>
      <w:r>
        <w:rPr>
          <w:rFonts w:eastAsia="宋体" w:hint="eastAsia"/>
        </w:rPr>
        <w:t>字符指定动态参数，例如</w:t>
      </w:r>
      <w:r w:rsidR="00E23FDC">
        <w:rPr>
          <w:rFonts w:eastAsia="宋体" w:hint="eastAsia"/>
        </w:rPr>
        <w:t>：</w:t>
      </w:r>
    </w:p>
    <w:p w:rsidR="00353567" w:rsidRDefault="00353567" w:rsidP="00353567">
      <w:pPr>
        <w:pStyle w:val="aff"/>
        <w:rPr>
          <w:snapToGrid/>
        </w:rPr>
      </w:pPr>
      <w:r>
        <w:rPr>
          <w:snapToGrid/>
          <w:color w:val="008080"/>
        </w:rPr>
        <w:t>&lt;</w:t>
      </w:r>
      <w:r>
        <w:rPr>
          <w:snapToGrid/>
          <w:color w:val="3F7F7F"/>
        </w:rPr>
        <w:t>select</w:t>
      </w:r>
      <w:r>
        <w:rPr>
          <w:snapToGrid/>
        </w:rPr>
        <w:t xml:space="preserve"> </w:t>
      </w:r>
      <w:r>
        <w:rPr>
          <w:snapToGrid/>
          <w:color w:val="7F007F"/>
        </w:rPr>
        <w:t>id</w:t>
      </w:r>
      <w:r>
        <w:rPr>
          <w:snapToGrid/>
          <w:color w:val="000000"/>
        </w:rPr>
        <w:t>=</w:t>
      </w:r>
      <w:r w:rsidRPr="000F06F9">
        <w:rPr>
          <w:snapToGrid/>
          <w:color w:val="2A00FF"/>
        </w:rPr>
        <w:t>"getItems</w:t>
      </w:r>
      <w:r w:rsidRPr="006B635F">
        <w:rPr>
          <w:snapToGrid/>
          <w:color w:val="2A00FF"/>
        </w:rPr>
        <w:t>"</w:t>
      </w:r>
      <w:r>
        <w:rPr>
          <w:snapToGrid/>
        </w:rPr>
        <w:t xml:space="preserve"> </w:t>
      </w:r>
      <w:r>
        <w:rPr>
          <w:snapToGrid/>
          <w:color w:val="7F007F"/>
        </w:rPr>
        <w:t>parameterClass</w:t>
      </w:r>
      <w:r>
        <w:rPr>
          <w:snapToGrid/>
          <w:color w:val="000000"/>
        </w:rPr>
        <w:t>=</w:t>
      </w:r>
      <w:r w:rsidRPr="00272AE1">
        <w:rPr>
          <w:snapToGrid/>
          <w:color w:val="2A00FF"/>
        </w:rPr>
        <w:t>"MyClass"</w:t>
      </w:r>
      <w:r>
        <w:rPr>
          <w:snapToGrid/>
        </w:rPr>
        <w:t xml:space="preserve"> </w:t>
      </w:r>
      <w:r>
        <w:rPr>
          <w:snapToGrid/>
          <w:color w:val="7F007F"/>
        </w:rPr>
        <w:t>resultClass</w:t>
      </w:r>
      <w:r>
        <w:rPr>
          <w:snapToGrid/>
          <w:color w:val="000000"/>
        </w:rPr>
        <w:t>=</w:t>
      </w:r>
      <w:r>
        <w:rPr>
          <w:snapToGrid/>
          <w:color w:val="2A00FF"/>
        </w:rPr>
        <w:t>"</w:t>
      </w:r>
      <w:r>
        <w:rPr>
          <w:rFonts w:hint="eastAsia"/>
          <w:snapToGrid/>
          <w:color w:val="2A00FF"/>
        </w:rPr>
        <w:t>I</w:t>
      </w:r>
      <w:r>
        <w:rPr>
          <w:snapToGrid/>
          <w:color w:val="2A00FF"/>
        </w:rPr>
        <w:t>tem</w:t>
      </w:r>
      <w:r w:rsidRPr="00226711">
        <w:rPr>
          <w:snapToGrid/>
          <w:color w:val="2A00FF"/>
        </w:rPr>
        <w:t>"</w:t>
      </w:r>
      <w:r>
        <w:rPr>
          <w:snapToGrid/>
          <w:color w:val="008080"/>
        </w:rPr>
        <w:t>&gt;</w:t>
      </w:r>
    </w:p>
    <w:p w:rsidR="00353567" w:rsidRDefault="00353567" w:rsidP="00353567">
      <w:pPr>
        <w:pStyle w:val="aff"/>
        <w:rPr>
          <w:snapToGrid/>
        </w:rPr>
      </w:pPr>
      <w:r>
        <w:rPr>
          <w:snapToGrid/>
          <w:color w:val="000000"/>
        </w:rPr>
        <w:tab/>
        <w:t xml:space="preserve">SELECT * FROM </w:t>
      </w:r>
      <w:r w:rsidR="00F6223A">
        <w:rPr>
          <w:rFonts w:hint="eastAsia"/>
          <w:snapToGrid/>
          <w:color w:val="000000"/>
        </w:rPr>
        <w:t>t_</w:t>
      </w:r>
      <w:r w:rsidR="00F6223A">
        <w:rPr>
          <w:snapToGrid/>
          <w:color w:val="000000"/>
        </w:rPr>
        <w:t>item</w:t>
      </w:r>
      <w:r>
        <w:rPr>
          <w:snapToGrid/>
          <w:color w:val="000000"/>
        </w:rPr>
        <w:t xml:space="preserve"> WHERE owner = #userName# AND item</w:t>
      </w:r>
      <w:r>
        <w:rPr>
          <w:rFonts w:hint="eastAsia"/>
          <w:snapToGrid/>
          <w:color w:val="000000"/>
        </w:rPr>
        <w:t>N</w:t>
      </w:r>
      <w:r>
        <w:rPr>
          <w:snapToGrid/>
          <w:color w:val="000000"/>
        </w:rPr>
        <w:t xml:space="preserve">ame = </w:t>
      </w:r>
      <w:r>
        <w:rPr>
          <w:rFonts w:hint="eastAsia"/>
          <w:snapToGrid/>
          <w:color w:val="000000"/>
        </w:rPr>
        <w:t>#</w:t>
      </w:r>
      <w:r>
        <w:rPr>
          <w:snapToGrid/>
          <w:color w:val="000000"/>
        </w:rPr>
        <w:t>itemName</w:t>
      </w:r>
      <w:r>
        <w:rPr>
          <w:rFonts w:hint="eastAsia"/>
          <w:snapToGrid/>
          <w:color w:val="000000"/>
        </w:rPr>
        <w:t>#</w:t>
      </w:r>
    </w:p>
    <w:p w:rsidR="00353567" w:rsidRDefault="00353567" w:rsidP="00353567">
      <w:pPr>
        <w:pStyle w:val="aff"/>
        <w:rPr>
          <w:snapToGrid/>
          <w:color w:val="008080"/>
        </w:rPr>
      </w:pPr>
      <w:r>
        <w:rPr>
          <w:snapToGrid/>
          <w:color w:val="008080"/>
        </w:rPr>
        <w:t>&lt;/</w:t>
      </w:r>
      <w:r>
        <w:rPr>
          <w:snapToGrid/>
          <w:color w:val="3F7F7F"/>
        </w:rPr>
        <w:t>select</w:t>
      </w:r>
      <w:r>
        <w:rPr>
          <w:snapToGrid/>
          <w:color w:val="008080"/>
        </w:rPr>
        <w:t>&gt;</w:t>
      </w:r>
    </w:p>
    <w:p w:rsidR="00177B05" w:rsidRDefault="00177B05" w:rsidP="00353567">
      <w:pPr>
        <w:rPr>
          <w:rFonts w:eastAsia="宋体"/>
        </w:rPr>
      </w:pPr>
      <w:r>
        <w:rPr>
          <w:rFonts w:eastAsia="宋体" w:hint="eastAsia"/>
        </w:rPr>
        <w:t>#</w:t>
      </w:r>
      <w:r>
        <w:rPr>
          <w:rFonts w:eastAsia="宋体" w:hint="eastAsia"/>
        </w:rPr>
        <w:t>符号括起来的</w:t>
      </w:r>
      <w:r>
        <w:rPr>
          <w:rFonts w:eastAsia="宋体"/>
        </w:rPr>
        <w:t>userName</w:t>
      </w:r>
      <w:r>
        <w:rPr>
          <w:rFonts w:eastAsia="宋体" w:hint="eastAsia"/>
        </w:rPr>
        <w:t>和</w:t>
      </w:r>
      <w:r>
        <w:rPr>
          <w:rFonts w:eastAsia="宋体" w:hint="eastAsia"/>
        </w:rPr>
        <w:t>itemName</w:t>
      </w:r>
      <w:r>
        <w:rPr>
          <w:rFonts w:eastAsia="宋体" w:hint="eastAsia"/>
        </w:rPr>
        <w:t>两个参数指示</w:t>
      </w:r>
      <w:r>
        <w:rPr>
          <w:rFonts w:eastAsia="宋体" w:hint="eastAsia"/>
        </w:rPr>
        <w:t>iBATIS</w:t>
      </w:r>
      <w:r w:rsidR="00B03BEC">
        <w:rPr>
          <w:rFonts w:eastAsia="宋体" w:hint="eastAsia"/>
        </w:rPr>
        <w:t>在</w:t>
      </w:r>
      <w:r>
        <w:rPr>
          <w:rFonts w:eastAsia="宋体" w:hint="eastAsia"/>
        </w:rPr>
        <w:t>创建参数化查询</w:t>
      </w:r>
      <w:r w:rsidR="00B03BEC">
        <w:rPr>
          <w:rFonts w:eastAsia="宋体" w:hint="eastAsia"/>
        </w:rPr>
        <w:t>时将它们替换成占位符</w:t>
      </w:r>
      <w:r>
        <w:rPr>
          <w:rFonts w:eastAsia="宋体" w:hint="eastAsia"/>
        </w:rPr>
        <w:t>：</w:t>
      </w:r>
    </w:p>
    <w:p w:rsidR="00353567" w:rsidRPr="005E0358" w:rsidRDefault="00353567" w:rsidP="00353567">
      <w:pPr>
        <w:pStyle w:val="aff"/>
      </w:pPr>
      <w:r w:rsidRPr="005E0358">
        <w:t xml:space="preserve">String sqlString = </w:t>
      </w:r>
      <w:r w:rsidRPr="005E0358">
        <w:rPr>
          <w:color w:val="2A00FF"/>
        </w:rPr>
        <w:t xml:space="preserve">"SELECT * FROM </w:t>
      </w:r>
      <w:r w:rsidRPr="005E0358">
        <w:rPr>
          <w:rFonts w:hint="eastAsia"/>
          <w:color w:val="2A00FF"/>
        </w:rPr>
        <w:t>t</w:t>
      </w:r>
      <w:r w:rsidRPr="005E0358">
        <w:rPr>
          <w:color w:val="2A00FF"/>
        </w:rPr>
        <w:t>_</w:t>
      </w:r>
      <w:r w:rsidRPr="005E0358">
        <w:rPr>
          <w:rFonts w:hint="eastAsia"/>
          <w:color w:val="2A00FF"/>
        </w:rPr>
        <w:t>item</w:t>
      </w:r>
      <w:r w:rsidRPr="005E0358">
        <w:rPr>
          <w:color w:val="2A00FF"/>
        </w:rPr>
        <w:t xml:space="preserve"> WHERE </w:t>
      </w:r>
      <w:r w:rsidRPr="005E0358">
        <w:rPr>
          <w:rFonts w:hint="eastAsia"/>
          <w:color w:val="2A00FF"/>
        </w:rPr>
        <w:t>owner</w:t>
      </w:r>
      <w:r w:rsidRPr="005E0358">
        <w:rPr>
          <w:color w:val="2A00FF"/>
        </w:rPr>
        <w:t>=</w:t>
      </w:r>
      <w:r w:rsidRPr="005E0358">
        <w:rPr>
          <w:rFonts w:hint="eastAsia"/>
          <w:color w:val="2A00FF"/>
        </w:rPr>
        <w:t>? AND itemName=?</w:t>
      </w:r>
      <w:r w:rsidRPr="005E0358">
        <w:rPr>
          <w:color w:val="2A00FF"/>
        </w:rPr>
        <w:t>"</w:t>
      </w:r>
      <w:r w:rsidRPr="005E0358">
        <w:t>;</w:t>
      </w:r>
    </w:p>
    <w:p w:rsidR="00353567" w:rsidRPr="005E0358" w:rsidRDefault="00353567" w:rsidP="00353567">
      <w:pPr>
        <w:pStyle w:val="aff"/>
      </w:pPr>
      <w:r w:rsidRPr="005E0358">
        <w:t>PreparedStatement stmt = connection.prepareStatement(sqlString);</w:t>
      </w:r>
    </w:p>
    <w:p w:rsidR="00353567" w:rsidRPr="005E0358" w:rsidRDefault="00353567" w:rsidP="00353567">
      <w:pPr>
        <w:pStyle w:val="aff"/>
      </w:pPr>
      <w:r w:rsidRPr="005E0358">
        <w:t xml:space="preserve">stmt.setString(1, </w:t>
      </w:r>
      <w:r w:rsidRPr="005E0358">
        <w:rPr>
          <w:rFonts w:hint="eastAsia"/>
        </w:rPr>
        <w:t>myClassObj.getUserName()</w:t>
      </w:r>
      <w:r w:rsidRPr="005E0358">
        <w:t>);</w:t>
      </w:r>
    </w:p>
    <w:p w:rsidR="00353567" w:rsidRPr="005E0358" w:rsidRDefault="00353567" w:rsidP="00353567">
      <w:pPr>
        <w:pStyle w:val="aff"/>
      </w:pPr>
      <w:r w:rsidRPr="005E0358">
        <w:t xml:space="preserve">stmt.setString(2, </w:t>
      </w:r>
      <w:r w:rsidRPr="005E0358">
        <w:rPr>
          <w:rFonts w:hint="eastAsia"/>
        </w:rPr>
        <w:t>myClassObj</w:t>
      </w:r>
      <w:r w:rsidRPr="005E0358">
        <w:rPr>
          <w:rFonts w:hint="eastAsia"/>
          <w:snapToGrid/>
        </w:rPr>
        <w:t>.getItemName()</w:t>
      </w:r>
      <w:r w:rsidRPr="005E0358">
        <w:t>);</w:t>
      </w:r>
    </w:p>
    <w:p w:rsidR="00353567" w:rsidRPr="005E0358" w:rsidRDefault="00353567" w:rsidP="00353567">
      <w:pPr>
        <w:pStyle w:val="aff"/>
      </w:pPr>
      <w:r w:rsidRPr="005E0358">
        <w:t>ResultSet rs = stmt.executeQuery();</w:t>
      </w:r>
    </w:p>
    <w:p w:rsidR="00353567" w:rsidRPr="00351A94" w:rsidRDefault="00ED240F" w:rsidP="00353567">
      <w:pPr>
        <w:pStyle w:val="aff"/>
        <w:rPr>
          <w:b/>
        </w:rPr>
      </w:pPr>
      <w:r>
        <w:rPr>
          <w:snapToGrid/>
          <w:color w:val="3F7F5F"/>
        </w:rPr>
        <w:t>//</w:t>
      </w:r>
      <w:r>
        <w:rPr>
          <w:rFonts w:hint="eastAsia"/>
          <w:snapToGrid/>
          <w:color w:val="3F7F5F"/>
        </w:rPr>
        <w:t xml:space="preserve"> ...</w:t>
      </w:r>
      <w:r w:rsidR="00353567">
        <w:rPr>
          <w:snapToGrid/>
          <w:color w:val="3F7F5F"/>
        </w:rPr>
        <w:t xml:space="preserve"> </w:t>
      </w:r>
      <w:r w:rsidR="00353567">
        <w:rPr>
          <w:rFonts w:hint="eastAsia"/>
          <w:snapToGrid/>
          <w:color w:val="3F7F5F"/>
        </w:rPr>
        <w:t xml:space="preserve">convert </w:t>
      </w:r>
      <w:r w:rsidR="00353567">
        <w:rPr>
          <w:snapToGrid/>
          <w:color w:val="3F7F5F"/>
        </w:rPr>
        <w:t>result</w:t>
      </w:r>
      <w:r w:rsidR="00353567">
        <w:rPr>
          <w:rFonts w:hint="eastAsia"/>
          <w:snapToGrid/>
          <w:color w:val="3F7F5F"/>
        </w:rPr>
        <w:t>s</w:t>
      </w:r>
      <w:r w:rsidR="00353567">
        <w:rPr>
          <w:snapToGrid/>
          <w:color w:val="3F7F5F"/>
        </w:rPr>
        <w:t xml:space="preserve"> set </w:t>
      </w:r>
      <w:r w:rsidR="00353567">
        <w:rPr>
          <w:rFonts w:hint="eastAsia"/>
          <w:snapToGrid/>
          <w:color w:val="3F7F5F"/>
        </w:rPr>
        <w:t>to Item objects</w:t>
      </w:r>
    </w:p>
    <w:p w:rsidR="00D81903" w:rsidRDefault="009F4AB9" w:rsidP="00353567">
      <w:pPr>
        <w:rPr>
          <w:rFonts w:eastAsia="宋体"/>
        </w:rPr>
      </w:pPr>
      <w:r>
        <w:rPr>
          <w:rFonts w:eastAsia="宋体" w:hint="eastAsia"/>
        </w:rPr>
        <w:t>然而</w:t>
      </w:r>
      <w:r w:rsidR="00D81903">
        <w:rPr>
          <w:rFonts w:eastAsia="宋体" w:hint="eastAsia"/>
        </w:rPr>
        <w:t>，</w:t>
      </w:r>
      <w:r w:rsidR="00D81903">
        <w:rPr>
          <w:rFonts w:eastAsia="宋体" w:hint="eastAsia"/>
        </w:rPr>
        <w:t>iBATIS</w:t>
      </w:r>
      <w:r w:rsidR="00D81903">
        <w:rPr>
          <w:rFonts w:eastAsia="宋体" w:hint="eastAsia"/>
        </w:rPr>
        <w:t>也允许使用</w:t>
      </w:r>
      <w:r w:rsidR="00D81903">
        <w:rPr>
          <w:rFonts w:eastAsia="宋体" w:hint="eastAsia"/>
        </w:rPr>
        <w:t>$</w:t>
      </w:r>
      <w:r w:rsidR="00D81903">
        <w:rPr>
          <w:rFonts w:eastAsia="宋体" w:hint="eastAsia"/>
        </w:rPr>
        <w:t>符号指示使用某个参数来直接拼接</w:t>
      </w:r>
      <w:r w:rsidR="00D81903">
        <w:rPr>
          <w:rFonts w:eastAsia="宋体" w:hint="eastAsia"/>
        </w:rPr>
        <w:t>SQL</w:t>
      </w:r>
      <w:r w:rsidR="00D81903">
        <w:rPr>
          <w:rFonts w:eastAsia="宋体" w:hint="eastAsia"/>
        </w:rPr>
        <w:t>语句，这种做法是有</w:t>
      </w:r>
      <w:r w:rsidR="00D81903">
        <w:rPr>
          <w:rFonts w:eastAsia="宋体" w:hint="eastAsia"/>
        </w:rPr>
        <w:t>SQL</w:t>
      </w:r>
      <w:r w:rsidR="0001492E">
        <w:rPr>
          <w:rFonts w:eastAsia="宋体" w:hint="eastAsia"/>
        </w:rPr>
        <w:t>注入</w:t>
      </w:r>
      <w:r w:rsidR="00D81903">
        <w:rPr>
          <w:rFonts w:eastAsia="宋体" w:hint="eastAsia"/>
        </w:rPr>
        <w:t>漏洞的：</w:t>
      </w:r>
    </w:p>
    <w:p w:rsidR="00353567" w:rsidRDefault="00353567" w:rsidP="00353567">
      <w:pPr>
        <w:pStyle w:val="aff"/>
        <w:rPr>
          <w:snapToGrid/>
        </w:rPr>
      </w:pPr>
      <w:r>
        <w:rPr>
          <w:snapToGrid/>
          <w:color w:val="008080"/>
        </w:rPr>
        <w:t>&lt;</w:t>
      </w:r>
      <w:r>
        <w:rPr>
          <w:snapToGrid/>
          <w:color w:val="3F7F7F"/>
        </w:rPr>
        <w:t>select</w:t>
      </w:r>
      <w:r>
        <w:rPr>
          <w:snapToGrid/>
        </w:rPr>
        <w:t xml:space="preserve"> </w:t>
      </w:r>
      <w:r>
        <w:rPr>
          <w:snapToGrid/>
          <w:color w:val="7F007F"/>
        </w:rPr>
        <w:t>id</w:t>
      </w:r>
      <w:r>
        <w:rPr>
          <w:snapToGrid/>
          <w:color w:val="000000"/>
        </w:rPr>
        <w:t>=</w:t>
      </w:r>
      <w:r w:rsidRPr="000F06F9">
        <w:rPr>
          <w:snapToGrid/>
          <w:color w:val="2A00FF"/>
        </w:rPr>
        <w:t>"getItems</w:t>
      </w:r>
      <w:r w:rsidRPr="006B635F">
        <w:rPr>
          <w:snapToGrid/>
          <w:color w:val="2A00FF"/>
        </w:rPr>
        <w:t>"</w:t>
      </w:r>
      <w:r>
        <w:rPr>
          <w:snapToGrid/>
        </w:rPr>
        <w:t xml:space="preserve"> </w:t>
      </w:r>
      <w:r>
        <w:rPr>
          <w:snapToGrid/>
          <w:color w:val="7F007F"/>
        </w:rPr>
        <w:t>parameterClass</w:t>
      </w:r>
      <w:r>
        <w:rPr>
          <w:snapToGrid/>
          <w:color w:val="000000"/>
        </w:rPr>
        <w:t>=</w:t>
      </w:r>
      <w:r w:rsidRPr="00272AE1">
        <w:rPr>
          <w:snapToGrid/>
          <w:color w:val="2A00FF"/>
        </w:rPr>
        <w:t>"MyClass"</w:t>
      </w:r>
      <w:r>
        <w:rPr>
          <w:snapToGrid/>
        </w:rPr>
        <w:t xml:space="preserve"> </w:t>
      </w:r>
      <w:r>
        <w:rPr>
          <w:snapToGrid/>
          <w:color w:val="7F007F"/>
        </w:rPr>
        <w:t>resultClass</w:t>
      </w:r>
      <w:r>
        <w:rPr>
          <w:snapToGrid/>
          <w:color w:val="000000"/>
        </w:rPr>
        <w:t>=</w:t>
      </w:r>
      <w:r w:rsidRPr="00226711">
        <w:rPr>
          <w:snapToGrid/>
          <w:color w:val="2A00FF"/>
        </w:rPr>
        <w:t>"items"</w:t>
      </w:r>
      <w:r>
        <w:rPr>
          <w:snapToGrid/>
          <w:color w:val="008080"/>
        </w:rPr>
        <w:t>&gt;</w:t>
      </w:r>
    </w:p>
    <w:p w:rsidR="00353567" w:rsidRDefault="00353567" w:rsidP="00353567">
      <w:pPr>
        <w:pStyle w:val="aff"/>
        <w:rPr>
          <w:snapToGrid/>
        </w:rPr>
      </w:pPr>
      <w:r>
        <w:rPr>
          <w:snapToGrid/>
          <w:color w:val="000000"/>
        </w:rPr>
        <w:tab/>
        <w:t xml:space="preserve">SELECT * FROM </w:t>
      </w:r>
      <w:r w:rsidR="004361B0">
        <w:rPr>
          <w:rFonts w:hint="eastAsia"/>
          <w:snapToGrid/>
          <w:color w:val="000000"/>
        </w:rPr>
        <w:t>t_</w:t>
      </w:r>
      <w:r w:rsidR="00E47A2E">
        <w:rPr>
          <w:snapToGrid/>
          <w:color w:val="000000"/>
        </w:rPr>
        <w:t xml:space="preserve">item </w:t>
      </w:r>
      <w:r>
        <w:rPr>
          <w:snapToGrid/>
          <w:color w:val="000000"/>
        </w:rPr>
        <w:t>WH</w:t>
      </w:r>
      <w:r w:rsidR="00B371CB">
        <w:rPr>
          <w:snapToGrid/>
          <w:color w:val="000000"/>
        </w:rPr>
        <w:t>ERE owner = #userName# AND item</w:t>
      </w:r>
      <w:r w:rsidR="00B371CB">
        <w:rPr>
          <w:rFonts w:hint="eastAsia"/>
          <w:snapToGrid/>
          <w:color w:val="000000"/>
        </w:rPr>
        <w:t>N</w:t>
      </w:r>
      <w:r>
        <w:rPr>
          <w:snapToGrid/>
          <w:color w:val="000000"/>
        </w:rPr>
        <w:t>ame = '$itemName$'</w:t>
      </w:r>
    </w:p>
    <w:p w:rsidR="00353567" w:rsidRDefault="00353567" w:rsidP="00353567">
      <w:pPr>
        <w:pStyle w:val="aff"/>
        <w:rPr>
          <w:snapToGrid/>
          <w:color w:val="008080"/>
        </w:rPr>
      </w:pPr>
      <w:r>
        <w:rPr>
          <w:snapToGrid/>
          <w:color w:val="008080"/>
        </w:rPr>
        <w:t>&lt;/</w:t>
      </w:r>
      <w:r>
        <w:rPr>
          <w:snapToGrid/>
          <w:color w:val="3F7F7F"/>
        </w:rPr>
        <w:t>select</w:t>
      </w:r>
      <w:r>
        <w:rPr>
          <w:snapToGrid/>
          <w:color w:val="008080"/>
        </w:rPr>
        <w:t>&gt;</w:t>
      </w:r>
    </w:p>
    <w:p w:rsidR="00353567" w:rsidRDefault="00EE4324" w:rsidP="00353567">
      <w:pPr>
        <w:rPr>
          <w:rFonts w:eastAsia="宋体"/>
        </w:rPr>
      </w:pPr>
      <w:r>
        <w:rPr>
          <w:rFonts w:eastAsia="宋体" w:hint="eastAsia"/>
        </w:rPr>
        <w:t>iBATIS</w:t>
      </w:r>
      <w:r>
        <w:rPr>
          <w:rFonts w:eastAsia="宋体" w:hint="eastAsia"/>
        </w:rPr>
        <w:t>将会为以上</w:t>
      </w:r>
      <w:r>
        <w:rPr>
          <w:rFonts w:eastAsia="宋体" w:hint="eastAsia"/>
        </w:rPr>
        <w:t>SQL</w:t>
      </w:r>
      <w:r>
        <w:rPr>
          <w:rFonts w:eastAsia="宋体" w:hint="eastAsia"/>
        </w:rPr>
        <w:t>映射执行类似下面的代码：</w:t>
      </w:r>
    </w:p>
    <w:p w:rsidR="00353567" w:rsidRPr="005E0358" w:rsidRDefault="00353567" w:rsidP="00353567">
      <w:pPr>
        <w:pStyle w:val="aff"/>
      </w:pPr>
      <w:r w:rsidRPr="005E0358">
        <w:t xml:space="preserve">String sqlString = </w:t>
      </w:r>
      <w:r w:rsidRPr="005E0358">
        <w:rPr>
          <w:color w:val="2A00FF"/>
        </w:rPr>
        <w:t xml:space="preserve">"SELECT * FROM </w:t>
      </w:r>
      <w:r w:rsidRPr="005E0358">
        <w:rPr>
          <w:rFonts w:hint="eastAsia"/>
          <w:color w:val="2A00FF"/>
        </w:rPr>
        <w:t>t</w:t>
      </w:r>
      <w:r w:rsidRPr="005E0358">
        <w:rPr>
          <w:color w:val="2A00FF"/>
        </w:rPr>
        <w:t>_</w:t>
      </w:r>
      <w:r w:rsidRPr="005E0358">
        <w:rPr>
          <w:rFonts w:hint="eastAsia"/>
          <w:color w:val="2A00FF"/>
        </w:rPr>
        <w:t>item</w:t>
      </w:r>
      <w:r w:rsidRPr="005E0358">
        <w:rPr>
          <w:color w:val="2A00FF"/>
        </w:rPr>
        <w:t xml:space="preserve"> WHERE </w:t>
      </w:r>
      <w:r w:rsidRPr="005E0358">
        <w:rPr>
          <w:rFonts w:hint="eastAsia"/>
          <w:color w:val="2A00FF"/>
        </w:rPr>
        <w:t>owner</w:t>
      </w:r>
      <w:r w:rsidRPr="005E0358">
        <w:rPr>
          <w:color w:val="2A00FF"/>
        </w:rPr>
        <w:t>=</w:t>
      </w:r>
      <w:r w:rsidRPr="005E0358">
        <w:rPr>
          <w:rFonts w:hint="eastAsia"/>
          <w:color w:val="2A00FF"/>
        </w:rPr>
        <w:t>? AND itemName=</w:t>
      </w:r>
      <w:r w:rsidRPr="005E0358">
        <w:rPr>
          <w:color w:val="2A00FF"/>
        </w:rPr>
        <w:t>'"</w:t>
      </w:r>
      <w:r w:rsidRPr="005E0358">
        <w:rPr>
          <w:rFonts w:hint="eastAsia"/>
          <w:color w:val="2A00FF"/>
        </w:rPr>
        <w:t xml:space="preserve"> </w:t>
      </w:r>
      <w:r w:rsidRPr="005E0358">
        <w:rPr>
          <w:rFonts w:hint="eastAsia"/>
        </w:rPr>
        <w:t>+</w:t>
      </w:r>
      <w:r>
        <w:rPr>
          <w:rFonts w:hint="eastAsia"/>
          <w:color w:val="2A00FF"/>
        </w:rPr>
        <w:t xml:space="preserve"> </w:t>
      </w:r>
      <w:r w:rsidRPr="005E0358">
        <w:rPr>
          <w:rFonts w:hint="eastAsia"/>
        </w:rPr>
        <w:t>myClassObj</w:t>
      </w:r>
      <w:r w:rsidRPr="005E0358">
        <w:rPr>
          <w:rFonts w:hint="eastAsia"/>
          <w:snapToGrid/>
        </w:rPr>
        <w:t>.getItemName()</w:t>
      </w:r>
      <w:r w:rsidRPr="005E0358">
        <w:t xml:space="preserve"> +</w:t>
      </w:r>
      <w:r w:rsidRPr="005E0358">
        <w:rPr>
          <w:rFonts w:hint="eastAsia"/>
        </w:rPr>
        <w:t xml:space="preserve"> </w:t>
      </w:r>
      <w:r w:rsidRPr="005E0358">
        <w:rPr>
          <w:color w:val="2A00FF"/>
        </w:rPr>
        <w:t>"'"</w:t>
      </w:r>
      <w:r w:rsidRPr="005E0358">
        <w:t>;</w:t>
      </w:r>
    </w:p>
    <w:p w:rsidR="00353567" w:rsidRPr="005E0358" w:rsidRDefault="00353567" w:rsidP="00353567">
      <w:pPr>
        <w:pStyle w:val="aff"/>
      </w:pPr>
      <w:r w:rsidRPr="005E0358">
        <w:t>PreparedStatement stmt = connection.prepareStatement(sqlString);</w:t>
      </w:r>
    </w:p>
    <w:p w:rsidR="00353567" w:rsidRPr="005E0358" w:rsidRDefault="00353567" w:rsidP="00353567">
      <w:pPr>
        <w:pStyle w:val="aff"/>
      </w:pPr>
      <w:r w:rsidRPr="005E0358">
        <w:t xml:space="preserve">stmt.setString(1, </w:t>
      </w:r>
      <w:r w:rsidRPr="005E0358">
        <w:rPr>
          <w:rFonts w:hint="eastAsia"/>
        </w:rPr>
        <w:t>myClassObj.getUserName()</w:t>
      </w:r>
      <w:r w:rsidRPr="005E0358">
        <w:t>);</w:t>
      </w:r>
    </w:p>
    <w:p w:rsidR="00353567" w:rsidRPr="005E0358" w:rsidRDefault="00353567" w:rsidP="00353567">
      <w:pPr>
        <w:pStyle w:val="aff"/>
      </w:pPr>
      <w:r w:rsidRPr="005E0358">
        <w:t>ResultSet rs = stmt.executeQuery();</w:t>
      </w:r>
    </w:p>
    <w:p w:rsidR="00353567" w:rsidRPr="005E0358" w:rsidRDefault="008519DC" w:rsidP="00353567">
      <w:pPr>
        <w:pStyle w:val="aff"/>
      </w:pPr>
      <w:r>
        <w:rPr>
          <w:snapToGrid/>
          <w:color w:val="3F7F5F"/>
        </w:rPr>
        <w:t>//</w:t>
      </w:r>
      <w:r>
        <w:rPr>
          <w:rFonts w:hint="eastAsia"/>
          <w:snapToGrid/>
          <w:color w:val="3F7F5F"/>
        </w:rPr>
        <w:t xml:space="preserve"> ...</w:t>
      </w:r>
      <w:r w:rsidR="00353567" w:rsidRPr="005E0358">
        <w:rPr>
          <w:snapToGrid/>
          <w:color w:val="3F7F5F"/>
        </w:rPr>
        <w:t xml:space="preserve"> </w:t>
      </w:r>
      <w:r w:rsidR="00353567" w:rsidRPr="005E0358">
        <w:rPr>
          <w:rFonts w:hint="eastAsia"/>
          <w:snapToGrid/>
          <w:color w:val="3F7F5F"/>
        </w:rPr>
        <w:t xml:space="preserve">convert </w:t>
      </w:r>
      <w:r w:rsidR="00353567" w:rsidRPr="005E0358">
        <w:rPr>
          <w:snapToGrid/>
          <w:color w:val="3F7F5F"/>
        </w:rPr>
        <w:t>result</w:t>
      </w:r>
      <w:r w:rsidR="00353567" w:rsidRPr="005E0358">
        <w:rPr>
          <w:rFonts w:hint="eastAsia"/>
          <w:snapToGrid/>
          <w:color w:val="3F7F5F"/>
        </w:rPr>
        <w:t>s</w:t>
      </w:r>
      <w:r w:rsidR="00353567" w:rsidRPr="005E0358">
        <w:rPr>
          <w:snapToGrid/>
          <w:color w:val="3F7F5F"/>
        </w:rPr>
        <w:t xml:space="preserve"> set </w:t>
      </w:r>
      <w:r w:rsidR="00353567" w:rsidRPr="005E0358">
        <w:rPr>
          <w:rFonts w:hint="eastAsia"/>
          <w:snapToGrid/>
          <w:color w:val="3F7F5F"/>
        </w:rPr>
        <w:t>to Item objects</w:t>
      </w:r>
    </w:p>
    <w:p w:rsidR="00EE4324" w:rsidRDefault="00EE4324" w:rsidP="00EE4324">
      <w:pPr>
        <w:rPr>
          <w:rFonts w:eastAsia="宋体"/>
        </w:rPr>
      </w:pPr>
      <w:r>
        <w:rPr>
          <w:rFonts w:eastAsia="宋体" w:hint="eastAsia"/>
        </w:rPr>
        <w:t>在这里，攻击者可以利用</w:t>
      </w:r>
      <w:r w:rsidRPr="00281D40">
        <w:rPr>
          <w:rStyle w:val="Char6"/>
          <w:rFonts w:eastAsia="宋体" w:hint="eastAsia"/>
        </w:rPr>
        <w:t>itemName</w:t>
      </w:r>
      <w:r w:rsidRPr="00EE4324">
        <w:rPr>
          <w:rFonts w:eastAsia="宋体" w:hint="eastAsia"/>
        </w:rPr>
        <w:t>参数发起</w:t>
      </w:r>
      <w:r w:rsidRPr="00EE4324">
        <w:rPr>
          <w:rFonts w:eastAsia="宋体" w:hint="eastAsia"/>
        </w:rPr>
        <w:t>SQL</w:t>
      </w:r>
      <w:r w:rsidRPr="00EE4324">
        <w:rPr>
          <w:rFonts w:eastAsia="宋体" w:hint="eastAsia"/>
        </w:rPr>
        <w:t>注入攻击</w:t>
      </w:r>
      <w:r>
        <w:rPr>
          <w:rStyle w:val="Char6"/>
          <w:rFonts w:eastAsia="宋体" w:hint="eastAsia"/>
        </w:rPr>
        <w:t>。</w:t>
      </w:r>
    </w:p>
    <w:p w:rsidR="00FD4B35" w:rsidRPr="00FC5F59" w:rsidRDefault="001603BC" w:rsidP="003E4720">
      <w:pPr>
        <w:pStyle w:val="aff0"/>
      </w:pPr>
      <w:r>
        <w:rPr>
          <w:rFonts w:hint="eastAsia"/>
        </w:rPr>
        <w:t>正确示例（对不可信输入做校验</w:t>
      </w:r>
      <w:r w:rsidR="006612AF">
        <w:rPr>
          <w:rFonts w:hint="eastAsia"/>
        </w:rPr>
        <w:t>）</w:t>
      </w:r>
      <w:r w:rsidR="00FD4B35" w:rsidRPr="00FC5F59">
        <w:t>:</w:t>
      </w:r>
    </w:p>
    <w:p w:rsidR="00995F41" w:rsidRDefault="00995F41" w:rsidP="00C803D9">
      <w:pPr>
        <w:pStyle w:val="aff"/>
        <w:rPr>
          <w:snapToGrid/>
        </w:rPr>
      </w:pPr>
      <w:r>
        <w:rPr>
          <w:b/>
          <w:snapToGrid/>
          <w:color w:val="7F0055"/>
        </w:rPr>
        <w:t>public</w:t>
      </w:r>
      <w:r>
        <w:rPr>
          <w:snapToGrid/>
        </w:rPr>
        <w:t xml:space="preserve"> List&lt;</w:t>
      </w:r>
      <w:r w:rsidR="00751411">
        <w:rPr>
          <w:rFonts w:hint="eastAsia"/>
          <w:snapToGrid/>
        </w:rPr>
        <w:t>Book</w:t>
      </w:r>
      <w:r w:rsidR="00D7605D">
        <w:rPr>
          <w:snapToGrid/>
        </w:rPr>
        <w:t>&gt; query</w:t>
      </w:r>
      <w:r w:rsidR="00D7605D">
        <w:rPr>
          <w:rFonts w:hint="eastAsia"/>
          <w:snapToGrid/>
        </w:rPr>
        <w:t>Books</w:t>
      </w:r>
      <w:r>
        <w:rPr>
          <w:snapToGrid/>
        </w:rPr>
        <w:t>(List&lt;Expression&gt; queryCondition)</w:t>
      </w:r>
    </w:p>
    <w:p w:rsidR="00995F41" w:rsidRDefault="00995F41" w:rsidP="00C803D9">
      <w:pPr>
        <w:pStyle w:val="aff"/>
        <w:rPr>
          <w:snapToGrid/>
        </w:rPr>
      </w:pPr>
      <w:r>
        <w:rPr>
          <w:snapToGrid/>
        </w:rPr>
        <w:t>{</w:t>
      </w:r>
    </w:p>
    <w:p w:rsidR="00995F41" w:rsidRDefault="001A4FC0" w:rsidP="00C803D9">
      <w:pPr>
        <w:pStyle w:val="aff"/>
        <w:rPr>
          <w:snapToGrid/>
        </w:rPr>
      </w:pPr>
      <w:r>
        <w:rPr>
          <w:snapToGrid/>
        </w:rPr>
        <w:t xml:space="preserve">    </w:t>
      </w:r>
      <w:r w:rsidR="00CB6AB3">
        <w:rPr>
          <w:snapToGrid/>
          <w:color w:val="3F7F5F"/>
        </w:rPr>
        <w:t>/* ... */</w:t>
      </w:r>
    </w:p>
    <w:p w:rsidR="00995F41" w:rsidRDefault="001A4FC0" w:rsidP="00C803D9">
      <w:pPr>
        <w:pStyle w:val="aff"/>
        <w:rPr>
          <w:snapToGrid/>
        </w:rPr>
      </w:pPr>
      <w:r>
        <w:rPr>
          <w:snapToGrid/>
        </w:rPr>
        <w:t xml:space="preserve">    </w:t>
      </w:r>
      <w:r w:rsidR="00995F41">
        <w:rPr>
          <w:b/>
          <w:snapToGrid/>
          <w:color w:val="7F0055"/>
        </w:rPr>
        <w:t>try</w:t>
      </w:r>
    </w:p>
    <w:p w:rsidR="00995F41" w:rsidRDefault="00CC2E1F" w:rsidP="00C803D9">
      <w:pPr>
        <w:pStyle w:val="aff"/>
        <w:rPr>
          <w:snapToGrid/>
        </w:rPr>
      </w:pPr>
      <w:r>
        <w:rPr>
          <w:snapToGrid/>
        </w:rPr>
        <w:t xml:space="preserve">    </w:t>
      </w:r>
      <w:r w:rsidR="00995F41">
        <w:rPr>
          <w:snapToGrid/>
        </w:rPr>
        <w:t>{</w:t>
      </w:r>
    </w:p>
    <w:p w:rsidR="00995F41" w:rsidRDefault="00CC2E1F" w:rsidP="00751411">
      <w:pPr>
        <w:pStyle w:val="aff"/>
        <w:ind w:left="90" w:hangingChars="50" w:hanging="90"/>
        <w:rPr>
          <w:snapToGrid/>
        </w:rPr>
      </w:pPr>
      <w:r>
        <w:rPr>
          <w:snapToGrid/>
        </w:rPr>
        <w:t xml:space="preserve">        </w:t>
      </w:r>
      <w:r w:rsidR="00995F41">
        <w:rPr>
          <w:snapToGrid/>
        </w:rPr>
        <w:t xml:space="preserve">StringBuilder sb = </w:t>
      </w:r>
      <w:r w:rsidR="00995F41">
        <w:rPr>
          <w:b/>
          <w:snapToGrid/>
          <w:color w:val="7F0055"/>
        </w:rPr>
        <w:t>new</w:t>
      </w:r>
      <w:r w:rsidR="00995F41">
        <w:rPr>
          <w:snapToGrid/>
        </w:rPr>
        <w:t xml:space="preserve"> StringBuilder(</w:t>
      </w:r>
      <w:r w:rsidR="00995F41">
        <w:rPr>
          <w:snapToGrid/>
          <w:color w:val="2A00FF"/>
        </w:rPr>
        <w:t>"select * from t_</w:t>
      </w:r>
      <w:r w:rsidR="00FF1B72">
        <w:rPr>
          <w:rFonts w:hint="eastAsia"/>
          <w:snapToGrid/>
          <w:color w:val="2A00FF"/>
        </w:rPr>
        <w:t>book</w:t>
      </w:r>
      <w:r w:rsidR="00995F41">
        <w:rPr>
          <w:snapToGrid/>
          <w:color w:val="2A00FF"/>
        </w:rPr>
        <w:t xml:space="preserve"> where</w:t>
      </w:r>
      <w:r w:rsidR="00FF1B72">
        <w:rPr>
          <w:rFonts w:hint="eastAsia"/>
          <w:snapToGrid/>
          <w:color w:val="2A00FF"/>
        </w:rPr>
        <w:t xml:space="preserve"> </w:t>
      </w:r>
      <w:r w:rsidR="00995F41">
        <w:rPr>
          <w:snapToGrid/>
          <w:color w:val="2A00FF"/>
        </w:rPr>
        <w:t>"</w:t>
      </w:r>
      <w:r w:rsidR="00995F41">
        <w:rPr>
          <w:snapToGrid/>
        </w:rPr>
        <w:t>);</w:t>
      </w:r>
    </w:p>
    <w:p w:rsidR="00995F41" w:rsidRPr="00CD4FF7" w:rsidRDefault="00CC2E1F" w:rsidP="00C803D9">
      <w:pPr>
        <w:pStyle w:val="aff"/>
        <w:rPr>
          <w:b/>
          <w:snapToGrid/>
        </w:rPr>
      </w:pPr>
      <w:r>
        <w:rPr>
          <w:snapToGrid/>
        </w:rPr>
        <w:t xml:space="preserve">        </w:t>
      </w:r>
      <w:r w:rsidR="00995F41" w:rsidRPr="00CD4FF7">
        <w:rPr>
          <w:b/>
          <w:snapToGrid/>
        </w:rPr>
        <w:t xml:space="preserve">Codec oe = </w:t>
      </w:r>
      <w:r w:rsidR="00995F41" w:rsidRPr="00CD4FF7">
        <w:rPr>
          <w:b/>
          <w:snapToGrid/>
          <w:color w:val="7F0055"/>
        </w:rPr>
        <w:t>new</w:t>
      </w:r>
      <w:r w:rsidR="00995F41" w:rsidRPr="00CD4FF7">
        <w:rPr>
          <w:b/>
          <w:snapToGrid/>
        </w:rPr>
        <w:t xml:space="preserve"> OracleCodec();</w:t>
      </w:r>
    </w:p>
    <w:p w:rsidR="00995F41" w:rsidRDefault="00CC2E1F" w:rsidP="00C803D9">
      <w:pPr>
        <w:pStyle w:val="aff"/>
        <w:rPr>
          <w:snapToGrid/>
        </w:rPr>
      </w:pPr>
      <w:r>
        <w:rPr>
          <w:snapToGrid/>
        </w:rPr>
        <w:t xml:space="preserve">        </w:t>
      </w:r>
      <w:r w:rsidR="00995F41">
        <w:rPr>
          <w:b/>
          <w:snapToGrid/>
          <w:color w:val="7F0055"/>
        </w:rPr>
        <w:t>if</w:t>
      </w:r>
      <w:r w:rsidR="00995F41">
        <w:rPr>
          <w:snapToGrid/>
        </w:rPr>
        <w:t xml:space="preserve"> (queryCondition != </w:t>
      </w:r>
      <w:r w:rsidR="00995F41">
        <w:rPr>
          <w:b/>
          <w:snapToGrid/>
          <w:color w:val="7F0055"/>
        </w:rPr>
        <w:t>null</w:t>
      </w:r>
      <w:r w:rsidR="00995F41">
        <w:rPr>
          <w:snapToGrid/>
        </w:rPr>
        <w:t xml:space="preserve"> &amp;&amp; !queryCondition.isEmpty())</w:t>
      </w:r>
    </w:p>
    <w:p w:rsidR="00995F41" w:rsidRDefault="00CC2E1F" w:rsidP="00C803D9">
      <w:pPr>
        <w:pStyle w:val="aff"/>
        <w:rPr>
          <w:snapToGrid/>
        </w:rPr>
      </w:pPr>
      <w:r>
        <w:rPr>
          <w:snapToGrid/>
        </w:rPr>
        <w:t xml:space="preserve">        </w:t>
      </w:r>
      <w:r w:rsidR="00995F41">
        <w:rPr>
          <w:snapToGrid/>
        </w:rPr>
        <w:t>{</w:t>
      </w:r>
    </w:p>
    <w:p w:rsidR="00995F41" w:rsidRDefault="00CC2E1F" w:rsidP="00C803D9">
      <w:pPr>
        <w:pStyle w:val="aff"/>
        <w:rPr>
          <w:snapToGrid/>
        </w:rPr>
      </w:pPr>
      <w:r>
        <w:rPr>
          <w:snapToGrid/>
        </w:rPr>
        <w:t xml:space="preserve">            </w:t>
      </w:r>
      <w:r w:rsidR="00995F41">
        <w:rPr>
          <w:b/>
          <w:snapToGrid/>
          <w:color w:val="7F0055"/>
        </w:rPr>
        <w:t>for</w:t>
      </w:r>
      <w:r w:rsidR="00995F41">
        <w:rPr>
          <w:snapToGrid/>
        </w:rPr>
        <w:t xml:space="preserve"> (Expression e : queryCondition)</w:t>
      </w:r>
    </w:p>
    <w:p w:rsidR="00995F41" w:rsidRDefault="00CC2E1F" w:rsidP="00C803D9">
      <w:pPr>
        <w:pStyle w:val="aff"/>
        <w:rPr>
          <w:snapToGrid/>
        </w:rPr>
      </w:pPr>
      <w:r>
        <w:rPr>
          <w:snapToGrid/>
        </w:rPr>
        <w:t xml:space="preserve">            </w:t>
      </w:r>
      <w:r w:rsidR="00995F41">
        <w:rPr>
          <w:snapToGrid/>
        </w:rPr>
        <w:t>{</w:t>
      </w:r>
    </w:p>
    <w:p w:rsidR="00995F41" w:rsidRDefault="00CC2E1F" w:rsidP="00C803D9">
      <w:pPr>
        <w:pStyle w:val="aff"/>
        <w:rPr>
          <w:snapToGrid/>
        </w:rPr>
      </w:pPr>
      <w:r>
        <w:rPr>
          <w:snapToGrid/>
        </w:rPr>
        <w:t xml:space="preserve">                </w:t>
      </w:r>
      <w:r w:rsidR="00995F41">
        <w:rPr>
          <w:snapToGrid/>
        </w:rPr>
        <w:t>String exprString = e.getColumn() + e.getOperator() + e.getValue();</w:t>
      </w:r>
    </w:p>
    <w:p w:rsidR="00995F41" w:rsidRPr="00CD4FF7" w:rsidRDefault="00995F41" w:rsidP="00C803D9">
      <w:pPr>
        <w:pStyle w:val="aff"/>
        <w:rPr>
          <w:b/>
          <w:snapToGrid/>
        </w:rPr>
      </w:pPr>
      <w:r>
        <w:rPr>
          <w:snapToGrid/>
        </w:rPr>
        <w:lastRenderedPageBreak/>
        <w:t xml:space="preserve">       </w:t>
      </w:r>
      <w:r w:rsidR="00CC2E1F">
        <w:rPr>
          <w:snapToGrid/>
        </w:rPr>
        <w:t xml:space="preserve">         </w:t>
      </w:r>
      <w:r w:rsidRPr="00CD4FF7">
        <w:rPr>
          <w:b/>
          <w:snapToGrid/>
        </w:rPr>
        <w:t>String safeExpr = ESAPI.</w:t>
      </w:r>
      <w:r w:rsidRPr="00CD4FF7">
        <w:rPr>
          <w:b/>
          <w:i/>
          <w:iCs/>
          <w:snapToGrid/>
        </w:rPr>
        <w:t>encoder</w:t>
      </w:r>
      <w:r w:rsidRPr="00CD4FF7">
        <w:rPr>
          <w:b/>
          <w:snapToGrid/>
        </w:rPr>
        <w:t>().encodeForSQL(oe, exprString);</w:t>
      </w:r>
    </w:p>
    <w:p w:rsidR="00995F41" w:rsidRDefault="00CC2E1F" w:rsidP="00C803D9">
      <w:pPr>
        <w:pStyle w:val="aff"/>
        <w:rPr>
          <w:snapToGrid/>
        </w:rPr>
      </w:pPr>
      <w:r>
        <w:rPr>
          <w:snapToGrid/>
        </w:rPr>
        <w:t xml:space="preserve">                </w:t>
      </w:r>
      <w:r w:rsidR="00995F41">
        <w:rPr>
          <w:snapToGrid/>
        </w:rPr>
        <w:t>sb.append(safeExpr).append(</w:t>
      </w:r>
      <w:r w:rsidR="00995F41">
        <w:rPr>
          <w:snapToGrid/>
          <w:color w:val="2A00FF"/>
        </w:rPr>
        <w:t>" and "</w:t>
      </w:r>
      <w:r w:rsidR="00995F41">
        <w:rPr>
          <w:snapToGrid/>
        </w:rPr>
        <w:t>);</w:t>
      </w:r>
    </w:p>
    <w:p w:rsidR="00995F41" w:rsidRDefault="00CC2E1F" w:rsidP="00C803D9">
      <w:pPr>
        <w:pStyle w:val="aff"/>
        <w:rPr>
          <w:snapToGrid/>
        </w:rPr>
      </w:pPr>
      <w:r>
        <w:rPr>
          <w:snapToGrid/>
        </w:rPr>
        <w:t xml:space="preserve">            </w:t>
      </w:r>
      <w:r w:rsidR="00995F41">
        <w:rPr>
          <w:snapToGrid/>
        </w:rPr>
        <w:t>}</w:t>
      </w:r>
    </w:p>
    <w:p w:rsidR="00871254" w:rsidRDefault="00CC2E1F" w:rsidP="00C803D9">
      <w:pPr>
        <w:pStyle w:val="aff"/>
        <w:rPr>
          <w:snapToGrid/>
        </w:rPr>
      </w:pPr>
      <w:r>
        <w:rPr>
          <w:snapToGrid/>
        </w:rPr>
        <w:t xml:space="preserve">            </w:t>
      </w:r>
      <w:r w:rsidR="00995F41">
        <w:rPr>
          <w:snapToGrid/>
        </w:rPr>
        <w:t>sb.append(</w:t>
      </w:r>
      <w:r w:rsidR="00995F41">
        <w:rPr>
          <w:snapToGrid/>
          <w:color w:val="2A00FF"/>
        </w:rPr>
        <w:t>"1=1"</w:t>
      </w:r>
      <w:r w:rsidR="00995F41">
        <w:rPr>
          <w:snapToGrid/>
        </w:rPr>
        <w:t>);</w:t>
      </w:r>
    </w:p>
    <w:p w:rsidR="00871254" w:rsidRDefault="00871254" w:rsidP="00871254">
      <w:pPr>
        <w:pStyle w:val="aff"/>
        <w:rPr>
          <w:snapToGrid/>
        </w:rPr>
      </w:pPr>
      <w:r>
        <w:rPr>
          <w:snapToGrid/>
        </w:rPr>
        <w:t xml:space="preserve">            Statement stat = connection.createStatement();</w:t>
      </w:r>
    </w:p>
    <w:p w:rsidR="00871254" w:rsidRDefault="00871254" w:rsidP="00871254">
      <w:pPr>
        <w:pStyle w:val="aff"/>
        <w:rPr>
          <w:snapToGrid/>
        </w:rPr>
      </w:pPr>
      <w:r>
        <w:rPr>
          <w:snapToGrid/>
        </w:rPr>
        <w:t xml:space="preserve">            ResultSet rs = stat.executeQuery(sb.toString());</w:t>
      </w:r>
    </w:p>
    <w:p w:rsidR="00995F41" w:rsidRDefault="00871254" w:rsidP="00C803D9">
      <w:pPr>
        <w:pStyle w:val="aff"/>
        <w:rPr>
          <w:snapToGrid/>
        </w:rPr>
      </w:pPr>
      <w:r>
        <w:rPr>
          <w:snapToGrid/>
        </w:rPr>
        <w:t xml:space="preserve">            </w:t>
      </w:r>
      <w:r>
        <w:rPr>
          <w:snapToGrid/>
          <w:color w:val="3F7F5F"/>
        </w:rPr>
        <w:t>//other</w:t>
      </w:r>
      <w:r>
        <w:rPr>
          <w:rFonts w:hint="eastAsia"/>
          <w:snapToGrid/>
          <w:color w:val="3F7F5F"/>
        </w:rPr>
        <w:t xml:space="preserve"> omitted code</w:t>
      </w:r>
      <w:r w:rsidR="00995F41">
        <w:rPr>
          <w:snapToGrid/>
        </w:rPr>
        <w:t xml:space="preserve">     </w:t>
      </w:r>
    </w:p>
    <w:p w:rsidR="00995F41" w:rsidRDefault="00CC2E1F" w:rsidP="00C803D9">
      <w:pPr>
        <w:pStyle w:val="aff"/>
        <w:rPr>
          <w:snapToGrid/>
        </w:rPr>
      </w:pPr>
      <w:r>
        <w:rPr>
          <w:snapToGrid/>
        </w:rPr>
        <w:t xml:space="preserve">        </w:t>
      </w:r>
      <w:r w:rsidR="00995F41">
        <w:rPr>
          <w:snapToGrid/>
        </w:rPr>
        <w:t>}</w:t>
      </w:r>
    </w:p>
    <w:p w:rsidR="00995F41" w:rsidRDefault="00CC2E1F" w:rsidP="00C803D9">
      <w:pPr>
        <w:pStyle w:val="aff"/>
        <w:rPr>
          <w:snapToGrid/>
        </w:rPr>
      </w:pPr>
      <w:r>
        <w:rPr>
          <w:snapToGrid/>
        </w:rPr>
        <w:t xml:space="preserve">    </w:t>
      </w:r>
      <w:r w:rsidR="00995F41">
        <w:rPr>
          <w:snapToGrid/>
        </w:rPr>
        <w:t>}</w:t>
      </w:r>
    </w:p>
    <w:p w:rsidR="00995F41" w:rsidRDefault="00CC2E1F" w:rsidP="00C803D9">
      <w:pPr>
        <w:pStyle w:val="aff"/>
        <w:rPr>
          <w:snapToGrid/>
        </w:rPr>
      </w:pPr>
      <w:r>
        <w:rPr>
          <w:snapToGrid/>
        </w:rPr>
        <w:t xml:space="preserve">    </w:t>
      </w:r>
      <w:r w:rsidR="00995F41">
        <w:rPr>
          <w:snapToGrid/>
          <w:color w:val="3F7F5F"/>
        </w:rPr>
        <w:t>/* ... */</w:t>
      </w:r>
    </w:p>
    <w:p w:rsidR="00995F41" w:rsidRDefault="00995F41" w:rsidP="00C803D9">
      <w:pPr>
        <w:pStyle w:val="aff"/>
        <w:rPr>
          <w:snapToGrid/>
        </w:rPr>
      </w:pPr>
      <w:r>
        <w:rPr>
          <w:snapToGrid/>
        </w:rPr>
        <w:t>}</w:t>
      </w:r>
    </w:p>
    <w:p w:rsidR="00D03C4F" w:rsidRDefault="005B6115" w:rsidP="005B62ED">
      <w:pPr>
        <w:rPr>
          <w:rFonts w:eastAsia="宋体"/>
        </w:rPr>
      </w:pPr>
      <w:r w:rsidRPr="005B6115">
        <w:rPr>
          <w:rFonts w:eastAsiaTheme="minorEastAsia" w:hint="eastAsia"/>
        </w:rPr>
        <w:t>虽然参数化查询是防止</w:t>
      </w:r>
      <w:r w:rsidRPr="005B6115">
        <w:rPr>
          <w:rFonts w:eastAsiaTheme="minorEastAsia"/>
        </w:rPr>
        <w:t>SQL</w:t>
      </w:r>
      <w:r w:rsidRPr="005B6115">
        <w:rPr>
          <w:rFonts w:eastAsiaTheme="minorEastAsia" w:hint="eastAsia"/>
        </w:rPr>
        <w:t>注入最便捷有效的一种方式，但不是</w:t>
      </w:r>
      <w:r w:rsidRPr="005B6115">
        <w:rPr>
          <w:rFonts w:eastAsiaTheme="minorEastAsia"/>
        </w:rPr>
        <w:t>SQL</w:t>
      </w:r>
      <w:r w:rsidRPr="005B6115">
        <w:rPr>
          <w:rFonts w:eastAsiaTheme="minorEastAsia" w:hint="eastAsia"/>
        </w:rPr>
        <w:t>语句中任何部分在执行前都能够被占位符所替代，因此，参数化查询无法应用于所有场景（有关</w:t>
      </w:r>
      <w:r w:rsidRPr="005B6115">
        <w:rPr>
          <w:rFonts w:eastAsiaTheme="minorEastAsia"/>
        </w:rPr>
        <w:t>SQL</w:t>
      </w:r>
      <w:r w:rsidRPr="005B6115">
        <w:rPr>
          <w:rFonts w:eastAsiaTheme="minorEastAsia" w:hint="eastAsia"/>
        </w:rPr>
        <w:t>语句执行前可被占位符替代的元素，请参考相应数据库的帮助文档）。当使用执行前不可被占位符替代的不可信数据来动态构建</w:t>
      </w:r>
      <w:r w:rsidRPr="005B6115">
        <w:rPr>
          <w:rFonts w:eastAsiaTheme="minorEastAsia"/>
        </w:rPr>
        <w:t>SQL</w:t>
      </w:r>
      <w:r w:rsidRPr="005B6115">
        <w:rPr>
          <w:rFonts w:eastAsiaTheme="minorEastAsia" w:hint="eastAsia"/>
        </w:rPr>
        <w:t>语句时，必须对不可信数据进行校验。每种</w:t>
      </w:r>
      <w:r w:rsidRPr="005B6115">
        <w:rPr>
          <w:rFonts w:eastAsiaTheme="minorEastAsia"/>
        </w:rPr>
        <w:t>DBMS</w:t>
      </w:r>
      <w:r w:rsidRPr="005B6115">
        <w:rPr>
          <w:rFonts w:eastAsiaTheme="minorEastAsia" w:hint="eastAsia"/>
        </w:rPr>
        <w:t>都有其特定的转义机制，通过这种机制来告诉数据库此输入应该被当作数据，而不应该是代码逻辑。因此，只要输入数据被适当转义，就不会发生</w:t>
      </w:r>
      <w:r w:rsidRPr="005B6115">
        <w:rPr>
          <w:rFonts w:eastAsiaTheme="minorEastAsia"/>
        </w:rPr>
        <w:t>SQL</w:t>
      </w:r>
      <w:r w:rsidRPr="005B6115">
        <w:rPr>
          <w:rFonts w:eastAsiaTheme="minorEastAsia" w:hint="eastAsia"/>
        </w:rPr>
        <w:t>注入问题</w:t>
      </w:r>
      <w:r w:rsidR="00592FC7">
        <w:rPr>
          <w:rFonts w:eastAsiaTheme="minorEastAsia" w:hint="eastAsia"/>
        </w:rPr>
        <w:t>。对于一些常用数据库</w:t>
      </w:r>
      <w:r w:rsidR="00EA1B71">
        <w:rPr>
          <w:rFonts w:eastAsiaTheme="minorEastAsia" w:hint="eastAsia"/>
        </w:rPr>
        <w:t>中需要注意的特殊字符，请参考</w:t>
      </w:r>
      <w:hyperlink w:anchor="附录A" w:history="1">
        <w:r w:rsidR="00FD599A" w:rsidRPr="00FD599A">
          <w:rPr>
            <w:rStyle w:val="aff7"/>
            <w:rFonts w:eastAsiaTheme="minorEastAsia" w:hint="eastAsia"/>
          </w:rPr>
          <w:t>附录</w:t>
        </w:r>
        <w:r w:rsidR="00FD599A" w:rsidRPr="00FD599A">
          <w:rPr>
            <w:rStyle w:val="aff7"/>
            <w:rFonts w:eastAsiaTheme="minorEastAsia" w:hint="eastAsia"/>
          </w:rPr>
          <w:t>A</w:t>
        </w:r>
      </w:hyperlink>
      <w:r w:rsidR="00F712D6">
        <w:rPr>
          <w:rFonts w:eastAsia="宋体" w:hint="eastAsia"/>
        </w:rPr>
        <w:t>。</w:t>
      </w:r>
      <w:r w:rsidR="004C72EE">
        <w:rPr>
          <w:rFonts w:eastAsia="宋体" w:hint="eastAsia"/>
        </w:rPr>
        <w:t>此示例代码使用了</w:t>
      </w:r>
      <w:r w:rsidR="004C72EE">
        <w:rPr>
          <w:rFonts w:eastAsia="宋体" w:hint="eastAsia"/>
        </w:rPr>
        <w:t>ESAPI</w:t>
      </w:r>
      <w:r w:rsidR="004C72EE">
        <w:rPr>
          <w:rFonts w:eastAsia="宋体" w:hint="eastAsia"/>
        </w:rPr>
        <w:t>来做转义。</w:t>
      </w:r>
      <w:r w:rsidR="004C72EE">
        <w:rPr>
          <w:rFonts w:hint="eastAsia"/>
        </w:rPr>
        <w:t xml:space="preserve">ESAPI </w:t>
      </w:r>
      <w:r w:rsidR="004C72EE">
        <w:rPr>
          <w:rFonts w:eastAsiaTheme="minorEastAsia" w:hint="eastAsia"/>
        </w:rPr>
        <w:t>（</w:t>
      </w:r>
      <w:r w:rsidR="00F401BD" w:rsidRPr="00A06AF6">
        <w:rPr>
          <w:rFonts w:hint="eastAsia"/>
        </w:rPr>
        <w:t>OWASP</w:t>
      </w:r>
      <w:r w:rsidR="00F401BD" w:rsidRPr="00A06AF6">
        <w:rPr>
          <w:rFonts w:ascii="宋体" w:eastAsia="宋体" w:hAnsi="宋体" w:cs="宋体" w:hint="eastAsia"/>
        </w:rPr>
        <w:t>企业安全应用程序接口</w:t>
      </w:r>
      <w:r w:rsidR="004C72EE">
        <w:rPr>
          <w:rFonts w:eastAsiaTheme="minorEastAsia" w:hint="eastAsia"/>
        </w:rPr>
        <w:t>）</w:t>
      </w:r>
      <w:r w:rsidR="0078680C">
        <w:rPr>
          <w:rFonts w:ascii="宋体" w:eastAsia="宋体" w:hAnsi="宋体" w:cs="宋体" w:hint="eastAsia"/>
        </w:rPr>
        <w:t>是一个免费、开源的、网页应用程序安全控件库，</w:t>
      </w:r>
      <w:r w:rsidR="00F401BD" w:rsidRPr="00A06AF6">
        <w:rPr>
          <w:rFonts w:ascii="宋体" w:eastAsia="宋体" w:hAnsi="宋体" w:cs="宋体" w:hint="eastAsia"/>
        </w:rPr>
        <w:t>程序员</w:t>
      </w:r>
      <w:r w:rsidR="0078680C">
        <w:rPr>
          <w:rFonts w:ascii="宋体" w:eastAsia="宋体" w:hAnsi="宋体" w:cs="宋体" w:hint="eastAsia"/>
        </w:rPr>
        <w:t>使用它能够更简单方便得写出</w:t>
      </w:r>
      <w:r w:rsidR="00F401BD" w:rsidRPr="00A06AF6">
        <w:rPr>
          <w:rFonts w:ascii="宋体" w:eastAsia="宋体" w:hAnsi="宋体" w:cs="宋体" w:hint="eastAsia"/>
        </w:rPr>
        <w:t>低风险的程序。</w:t>
      </w:r>
      <w:r w:rsidR="00F401BD" w:rsidRPr="00A06AF6">
        <w:rPr>
          <w:rFonts w:eastAsia="宋体" w:hint="eastAsia"/>
        </w:rPr>
        <w:t>ESAPI</w:t>
      </w:r>
      <w:r w:rsidR="00F401BD" w:rsidRPr="00A06AF6">
        <w:rPr>
          <w:rFonts w:eastAsia="宋体" w:hint="eastAsia"/>
        </w:rPr>
        <w:t>为大部分常用的数据库提供了安全的转义实现，推荐大家使用。</w:t>
      </w:r>
    </w:p>
    <w:p w:rsidR="00BD17ED" w:rsidRPr="00EA1B71" w:rsidRDefault="00BD17ED" w:rsidP="005B62ED">
      <w:pPr>
        <w:rPr>
          <w:rFonts w:eastAsiaTheme="minorEastAsia"/>
        </w:rPr>
      </w:pPr>
      <w:r>
        <w:rPr>
          <w:rFonts w:eastAsia="宋体" w:hint="eastAsia"/>
        </w:rPr>
        <w:t>注：如果传入的是字段名或者表名，建议使用白名单的方式进行校验。</w:t>
      </w:r>
    </w:p>
    <w:p w:rsidR="008569B2" w:rsidRPr="00962809" w:rsidRDefault="00865159" w:rsidP="001C122A">
      <w:pPr>
        <w:pStyle w:val="2"/>
        <w:rPr>
          <w:rFonts w:eastAsiaTheme="minorEastAsia"/>
        </w:rPr>
      </w:pPr>
      <w:bookmarkStart w:id="20" w:name="_Toc376550009"/>
      <w:bookmarkStart w:id="21" w:name="_Toc435437890"/>
      <w:r>
        <w:rPr>
          <w:rFonts w:eastAsiaTheme="minorEastAsia" w:hint="eastAsia"/>
        </w:rPr>
        <w:t>规则</w:t>
      </w:r>
      <w:r w:rsidR="001F6CC0">
        <w:rPr>
          <w:rFonts w:hint="eastAsia"/>
        </w:rPr>
        <w:t xml:space="preserve"> 1.</w:t>
      </w:r>
      <w:r w:rsidR="007A799F">
        <w:rPr>
          <w:rFonts w:eastAsia="宋体" w:hint="eastAsia"/>
        </w:rPr>
        <w:t>3</w:t>
      </w:r>
      <w:bookmarkEnd w:id="18"/>
      <w:bookmarkEnd w:id="20"/>
      <w:r w:rsidR="00A55305">
        <w:rPr>
          <w:rFonts w:eastAsia="宋体" w:hint="eastAsia"/>
        </w:rPr>
        <w:t xml:space="preserve"> </w:t>
      </w:r>
      <w:r w:rsidR="00962809">
        <w:rPr>
          <w:rFonts w:eastAsiaTheme="minorEastAsia" w:hint="eastAsia"/>
        </w:rPr>
        <w:t>禁止直接使用不可信数据来拼接</w:t>
      </w:r>
      <w:r w:rsidR="00962809">
        <w:rPr>
          <w:rFonts w:eastAsiaTheme="minorEastAsia" w:hint="eastAsia"/>
        </w:rPr>
        <w:t>XML</w:t>
      </w:r>
      <w:bookmarkEnd w:id="21"/>
    </w:p>
    <w:p w:rsidR="003A2DA3" w:rsidRDefault="00B80860" w:rsidP="008569B2">
      <w:pPr>
        <w:rPr>
          <w:rFonts w:eastAsiaTheme="minorEastAsia"/>
          <w:b/>
        </w:rPr>
      </w:pPr>
      <w:r>
        <w:rPr>
          <w:rFonts w:eastAsiaTheme="minorEastAsia" w:hint="eastAsia"/>
          <w:b/>
        </w:rPr>
        <w:t>说明</w:t>
      </w:r>
      <w:r w:rsidR="00327D19">
        <w:rPr>
          <w:rFonts w:eastAsiaTheme="minorEastAsia" w:hint="eastAsia"/>
          <w:b/>
        </w:rPr>
        <w:t>：</w:t>
      </w:r>
      <w:r w:rsidR="00E80589" w:rsidRPr="0077506B">
        <w:rPr>
          <w:rFonts w:eastAsiaTheme="minorEastAsia" w:hint="eastAsia"/>
        </w:rPr>
        <w:t>使用</w:t>
      </w:r>
      <w:r w:rsidR="005B6115">
        <w:rPr>
          <w:rFonts w:eastAsiaTheme="minorEastAsia" w:hint="eastAsia"/>
        </w:rPr>
        <w:t>未经校验</w:t>
      </w:r>
      <w:r w:rsidR="00666932" w:rsidRPr="0077506B">
        <w:rPr>
          <w:rFonts w:eastAsiaTheme="minorEastAsia" w:hint="eastAsia"/>
        </w:rPr>
        <w:t>数据来构造</w:t>
      </w:r>
      <w:r w:rsidR="00666932" w:rsidRPr="0077506B">
        <w:rPr>
          <w:rFonts w:eastAsiaTheme="minorEastAsia" w:hint="eastAsia"/>
        </w:rPr>
        <w:t>XML</w:t>
      </w:r>
      <w:r w:rsidR="00666932" w:rsidRPr="0077506B">
        <w:rPr>
          <w:rFonts w:eastAsiaTheme="minorEastAsia" w:hint="eastAsia"/>
        </w:rPr>
        <w:t>会导致</w:t>
      </w:r>
      <w:r w:rsidR="00666932" w:rsidRPr="0077506B">
        <w:rPr>
          <w:rFonts w:eastAsiaTheme="minorEastAsia" w:hint="eastAsia"/>
        </w:rPr>
        <w:t>XML</w:t>
      </w:r>
      <w:r w:rsidR="00E85FBD">
        <w:rPr>
          <w:rFonts w:eastAsiaTheme="minorEastAsia" w:hint="eastAsia"/>
        </w:rPr>
        <w:t>注入</w:t>
      </w:r>
      <w:r w:rsidR="00666932" w:rsidRPr="0077506B">
        <w:rPr>
          <w:rFonts w:eastAsiaTheme="minorEastAsia" w:hint="eastAsia"/>
        </w:rPr>
        <w:t>漏洞。</w:t>
      </w:r>
      <w:r w:rsidR="005B6115" w:rsidRPr="005B6115">
        <w:rPr>
          <w:rFonts w:eastAsiaTheme="minorEastAsia" w:hint="eastAsia"/>
        </w:rPr>
        <w:t>如果用户被允许输入结构化的</w:t>
      </w:r>
      <w:r w:rsidR="005B6115" w:rsidRPr="005B6115">
        <w:rPr>
          <w:rFonts w:eastAsiaTheme="minorEastAsia"/>
        </w:rPr>
        <w:t>XML</w:t>
      </w:r>
      <w:r w:rsidR="005B6115" w:rsidRPr="005B6115">
        <w:rPr>
          <w:rFonts w:eastAsiaTheme="minorEastAsia" w:hint="eastAsia"/>
        </w:rPr>
        <w:t>片段，则他可以在</w:t>
      </w:r>
      <w:r w:rsidR="005B6115" w:rsidRPr="005B6115">
        <w:rPr>
          <w:rFonts w:eastAsiaTheme="minorEastAsia"/>
        </w:rPr>
        <w:t>XML</w:t>
      </w:r>
      <w:r w:rsidR="005B6115" w:rsidRPr="005B6115">
        <w:rPr>
          <w:rFonts w:eastAsiaTheme="minorEastAsia" w:hint="eastAsia"/>
        </w:rPr>
        <w:t>的数据域中注入</w:t>
      </w:r>
      <w:r w:rsidR="005B6115" w:rsidRPr="005B6115">
        <w:rPr>
          <w:rFonts w:eastAsiaTheme="minorEastAsia"/>
        </w:rPr>
        <w:t>XML</w:t>
      </w:r>
      <w:r w:rsidR="005B6115" w:rsidRPr="005B6115">
        <w:rPr>
          <w:rFonts w:eastAsiaTheme="minorEastAsia" w:hint="eastAsia"/>
        </w:rPr>
        <w:t>标签来改写目标</w:t>
      </w:r>
      <w:r w:rsidR="005B6115" w:rsidRPr="005B6115">
        <w:rPr>
          <w:rFonts w:eastAsiaTheme="minorEastAsia"/>
        </w:rPr>
        <w:t>XML</w:t>
      </w:r>
      <w:r w:rsidR="005B6115" w:rsidRPr="005B6115">
        <w:rPr>
          <w:rFonts w:eastAsiaTheme="minorEastAsia" w:hint="eastAsia"/>
        </w:rPr>
        <w:t>文档的结构和内容，</w:t>
      </w:r>
      <w:r w:rsidR="005B6115" w:rsidRPr="005B6115">
        <w:rPr>
          <w:rFonts w:eastAsiaTheme="minorEastAsia"/>
        </w:rPr>
        <w:t>XML</w:t>
      </w:r>
      <w:r w:rsidR="005B6115" w:rsidRPr="005B6115">
        <w:rPr>
          <w:rFonts w:eastAsiaTheme="minorEastAsia" w:hint="eastAsia"/>
        </w:rPr>
        <w:t>解析器会对注入的标签进行识别和解释，引起注入问题</w:t>
      </w:r>
      <w:r w:rsidR="00FD789F">
        <w:rPr>
          <w:rFonts w:eastAsiaTheme="minorEastAsia" w:hint="eastAsia"/>
        </w:rPr>
        <w:t>。</w:t>
      </w:r>
    </w:p>
    <w:p w:rsidR="008569B2" w:rsidRDefault="00A8482A" w:rsidP="008569B2">
      <w:pPr>
        <w:pStyle w:val="aff0"/>
      </w:pPr>
      <w:r>
        <w:rPr>
          <w:rFonts w:hint="eastAsia"/>
        </w:rPr>
        <w:t>错误示例</w:t>
      </w:r>
      <w:r w:rsidR="00D1538E">
        <w:rPr>
          <w:rFonts w:hint="eastAsia"/>
        </w:rPr>
        <w:t>（未检查的输入）</w:t>
      </w:r>
      <w:r w:rsidR="00046B11">
        <w:rPr>
          <w:rFonts w:hint="eastAsia"/>
        </w:rPr>
        <w:t>：</w:t>
      </w:r>
    </w:p>
    <w:p w:rsidR="008569B2" w:rsidRPr="00AB24C4" w:rsidRDefault="008569B2" w:rsidP="008569B2">
      <w:pPr>
        <w:pStyle w:val="aff"/>
      </w:pPr>
      <w:r w:rsidRPr="00AB24C4">
        <w:rPr>
          <w:b/>
          <w:color w:val="7F0055"/>
        </w:rPr>
        <w:t>private</w:t>
      </w:r>
      <w:r w:rsidRPr="00AB24C4">
        <w:t xml:space="preserve"> </w:t>
      </w:r>
      <w:r w:rsidRPr="00AB24C4">
        <w:rPr>
          <w:b/>
          <w:color w:val="7F0055"/>
        </w:rPr>
        <w:t>void</w:t>
      </w:r>
      <w:r w:rsidRPr="00AB24C4">
        <w:t xml:space="preserve"> createXMLStream(BufferedOutputStream outStream, </w:t>
      </w:r>
      <w:r w:rsidR="00AF4139">
        <w:rPr>
          <w:rFonts w:hint="eastAsia"/>
        </w:rPr>
        <w:t>User</w:t>
      </w:r>
      <w:r w:rsidRPr="00AB24C4">
        <w:t xml:space="preserve"> </w:t>
      </w:r>
      <w:r w:rsidR="00AF4139">
        <w:rPr>
          <w:rFonts w:hint="eastAsia"/>
        </w:rPr>
        <w:t>user</w:t>
      </w:r>
      <w:r w:rsidRPr="00AB24C4">
        <w:t>)</w:t>
      </w:r>
      <w:r>
        <w:rPr>
          <w:rFonts w:hint="eastAsia"/>
        </w:rPr>
        <w:t xml:space="preserve"> </w:t>
      </w:r>
      <w:r w:rsidRPr="00AB24C4">
        <w:rPr>
          <w:b/>
          <w:color w:val="7F0055"/>
        </w:rPr>
        <w:t>throws</w:t>
      </w:r>
      <w:r w:rsidRPr="00AB24C4">
        <w:t xml:space="preserve"> IOException</w:t>
      </w:r>
    </w:p>
    <w:p w:rsidR="008569B2" w:rsidRPr="00AB24C4" w:rsidRDefault="008569B2" w:rsidP="008569B2">
      <w:pPr>
        <w:pStyle w:val="aff"/>
      </w:pPr>
      <w:r w:rsidRPr="00AB24C4">
        <w:t>{</w:t>
      </w:r>
    </w:p>
    <w:p w:rsidR="008569B2" w:rsidRPr="00AB24C4" w:rsidRDefault="001269AA" w:rsidP="008569B2">
      <w:pPr>
        <w:pStyle w:val="aff"/>
      </w:pPr>
      <w:r>
        <w:t xml:space="preserve">    </w:t>
      </w:r>
      <w:r w:rsidR="008569B2" w:rsidRPr="00AB24C4">
        <w:t>String xmlString;</w:t>
      </w:r>
    </w:p>
    <w:p w:rsidR="00190E5D" w:rsidRDefault="001269AA" w:rsidP="00190E5D">
      <w:pPr>
        <w:pStyle w:val="aff"/>
        <w:rPr>
          <w:snapToGrid/>
        </w:rPr>
      </w:pPr>
      <w:r>
        <w:rPr>
          <w:snapToGrid/>
        </w:rPr>
        <w:t xml:space="preserve">    </w:t>
      </w:r>
      <w:r w:rsidR="00190E5D">
        <w:rPr>
          <w:snapToGrid/>
        </w:rPr>
        <w:t xml:space="preserve">xmlString = </w:t>
      </w:r>
      <w:r w:rsidR="00190E5D">
        <w:rPr>
          <w:snapToGrid/>
          <w:color w:val="2A00FF"/>
        </w:rPr>
        <w:t>"&lt;user&gt;</w:t>
      </w:r>
      <w:r w:rsidR="00EA0AEF">
        <w:rPr>
          <w:snapToGrid/>
          <w:color w:val="2A00FF"/>
        </w:rPr>
        <w:t>&lt;role&gt;operator&lt;/role&gt;</w:t>
      </w:r>
      <w:r w:rsidR="00190E5D">
        <w:rPr>
          <w:snapToGrid/>
          <w:color w:val="2A00FF"/>
        </w:rPr>
        <w:t>&lt;id&gt;"</w:t>
      </w:r>
      <w:r w:rsidR="00190E5D">
        <w:rPr>
          <w:snapToGrid/>
        </w:rPr>
        <w:t xml:space="preserve"> + user.getUserId()</w:t>
      </w:r>
    </w:p>
    <w:p w:rsidR="00190E5D" w:rsidRPr="001269AA" w:rsidRDefault="00190E5D" w:rsidP="00190E5D">
      <w:pPr>
        <w:pStyle w:val="aff"/>
        <w:rPr>
          <w:snapToGrid/>
        </w:rPr>
      </w:pPr>
      <w:r>
        <w:rPr>
          <w:snapToGrid/>
        </w:rPr>
        <w:t xml:space="preserve">                + </w:t>
      </w:r>
      <w:r>
        <w:rPr>
          <w:snapToGrid/>
          <w:color w:val="2A00FF"/>
        </w:rPr>
        <w:t>"&lt;/id&gt;&lt;description&gt;"</w:t>
      </w:r>
      <w:r>
        <w:rPr>
          <w:snapToGrid/>
        </w:rPr>
        <w:t xml:space="preserve"> + user.getDescription()</w:t>
      </w:r>
      <w:r w:rsidR="001269AA">
        <w:rPr>
          <w:rFonts w:hint="eastAsia"/>
          <w:snapToGrid/>
        </w:rPr>
        <w:t xml:space="preserve"> </w:t>
      </w:r>
      <w:r>
        <w:rPr>
          <w:snapToGrid/>
        </w:rPr>
        <w:t xml:space="preserve">+ </w:t>
      </w:r>
      <w:r>
        <w:rPr>
          <w:snapToGrid/>
          <w:color w:val="2A00FF"/>
        </w:rPr>
        <w:t>"&lt;/description&gt;&lt;/user&gt;"</w:t>
      </w:r>
      <w:r>
        <w:rPr>
          <w:snapToGrid/>
        </w:rPr>
        <w:t>;</w:t>
      </w:r>
    </w:p>
    <w:p w:rsidR="008569B2" w:rsidRPr="00AB24C4" w:rsidRDefault="00037034" w:rsidP="008569B2">
      <w:pPr>
        <w:pStyle w:val="aff"/>
      </w:pPr>
      <w:r>
        <w:t xml:space="preserve">    </w:t>
      </w:r>
      <w:r w:rsidR="008569B2" w:rsidRPr="00AB24C4">
        <w:t>outStream.write(xmlString.getBytes());</w:t>
      </w:r>
    </w:p>
    <w:p w:rsidR="008569B2" w:rsidRDefault="00037034" w:rsidP="008569B2">
      <w:pPr>
        <w:pStyle w:val="aff"/>
      </w:pPr>
      <w:r>
        <w:t xml:space="preserve">    </w:t>
      </w:r>
      <w:r w:rsidR="008569B2" w:rsidRPr="00AB24C4">
        <w:t>outStream.flush();</w:t>
      </w:r>
    </w:p>
    <w:p w:rsidR="008569B2" w:rsidRDefault="008569B2" w:rsidP="007B5DD9">
      <w:pPr>
        <w:pStyle w:val="aff"/>
      </w:pPr>
      <w:r w:rsidRPr="00B819F5">
        <w:t>}</w:t>
      </w:r>
    </w:p>
    <w:p w:rsidR="008569B2" w:rsidRPr="00EB4B6F" w:rsidRDefault="00DD1D35" w:rsidP="008569B2">
      <w:pPr>
        <w:rPr>
          <w:rFonts w:eastAsiaTheme="minorEastAsia"/>
        </w:rPr>
      </w:pPr>
      <w:r>
        <w:rPr>
          <w:rFonts w:eastAsiaTheme="minorEastAsia" w:hint="eastAsia"/>
        </w:rPr>
        <w:t>恶意用户可能会使用下面的字符串作为用户</w:t>
      </w:r>
      <w:r>
        <w:rPr>
          <w:rFonts w:eastAsiaTheme="minorEastAsia" w:hint="eastAsia"/>
        </w:rPr>
        <w:t>ID</w:t>
      </w:r>
      <w:r w:rsidR="00E855DF">
        <w:rPr>
          <w:rFonts w:eastAsiaTheme="minorEastAsia" w:hint="eastAsia"/>
        </w:rPr>
        <w:t>：</w:t>
      </w:r>
    </w:p>
    <w:p w:rsidR="008569B2" w:rsidRDefault="008569B2" w:rsidP="008569B2">
      <w:pPr>
        <w:pStyle w:val="afe"/>
      </w:pPr>
      <w:r w:rsidRPr="007C5942">
        <w:t>"</w:t>
      </w:r>
      <w:r>
        <w:rPr>
          <w:rFonts w:hint="eastAsia"/>
        </w:rPr>
        <w:t>joe</w:t>
      </w:r>
      <w:r w:rsidRPr="007C5942">
        <w:t>&lt;/</w:t>
      </w:r>
      <w:r w:rsidR="003027F1">
        <w:rPr>
          <w:rFonts w:hint="eastAsia"/>
        </w:rPr>
        <w:t>id</w:t>
      </w:r>
      <w:r w:rsidRPr="007C5942">
        <w:t>&gt;&lt;</w:t>
      </w:r>
      <w:r>
        <w:rPr>
          <w:rFonts w:hint="eastAsia"/>
        </w:rPr>
        <w:t>role</w:t>
      </w:r>
      <w:r w:rsidRPr="007C5942">
        <w:t>&gt;</w:t>
      </w:r>
      <w:r>
        <w:rPr>
          <w:rFonts w:hint="eastAsia"/>
        </w:rPr>
        <w:t>administrator</w:t>
      </w:r>
      <w:r w:rsidRPr="007C5942">
        <w:t>&lt;/</w:t>
      </w:r>
      <w:r>
        <w:rPr>
          <w:rFonts w:hint="eastAsia"/>
        </w:rPr>
        <w:t>role</w:t>
      </w:r>
      <w:r w:rsidRPr="007C5942">
        <w:t>&gt;&lt;</w:t>
      </w:r>
      <w:r>
        <w:rPr>
          <w:rFonts w:hint="eastAsia"/>
        </w:rPr>
        <w:t>id</w:t>
      </w:r>
      <w:r w:rsidRPr="007C5942">
        <w:t>&gt;</w:t>
      </w:r>
      <w:r>
        <w:rPr>
          <w:rFonts w:hint="eastAsia"/>
        </w:rPr>
        <w:t>joe</w:t>
      </w:r>
      <w:r w:rsidRPr="007C5942">
        <w:t>"</w:t>
      </w:r>
    </w:p>
    <w:p w:rsidR="00440745" w:rsidRDefault="00AC797C" w:rsidP="00440745">
      <w:pPr>
        <w:rPr>
          <w:rFonts w:eastAsia="宋体"/>
        </w:rPr>
      </w:pPr>
      <w:r>
        <w:rPr>
          <w:rFonts w:eastAsia="宋体" w:hint="eastAsia"/>
        </w:rPr>
        <w:t>并使用如下正常的输入作为描述</w:t>
      </w:r>
      <w:r w:rsidR="001B4FB5">
        <w:rPr>
          <w:rFonts w:eastAsia="宋体" w:hint="eastAsia"/>
        </w:rPr>
        <w:t>字段</w:t>
      </w:r>
      <w:r>
        <w:rPr>
          <w:rFonts w:eastAsia="宋体" w:hint="eastAsia"/>
        </w:rPr>
        <w:t>：</w:t>
      </w:r>
    </w:p>
    <w:p w:rsidR="00440745" w:rsidRPr="00D80429" w:rsidRDefault="00440745" w:rsidP="008569B2">
      <w:pPr>
        <w:pStyle w:val="afe"/>
      </w:pPr>
      <w:r w:rsidRPr="007C5942">
        <w:t>"</w:t>
      </w:r>
      <w:r>
        <w:rPr>
          <w:rFonts w:hint="eastAsia"/>
          <w:snapToGrid/>
          <w:color w:val="000000"/>
        </w:rPr>
        <w:t xml:space="preserve">I want to be an </w:t>
      </w:r>
      <w:r>
        <w:rPr>
          <w:snapToGrid/>
          <w:color w:val="000000"/>
        </w:rPr>
        <w:t>administrator</w:t>
      </w:r>
      <w:r w:rsidRPr="007C5942">
        <w:t>"</w:t>
      </w:r>
    </w:p>
    <w:p w:rsidR="008569B2" w:rsidRPr="00EA3E90" w:rsidRDefault="00704D6A" w:rsidP="008569B2">
      <w:pPr>
        <w:rPr>
          <w:rFonts w:eastAsiaTheme="minorEastAsia"/>
        </w:rPr>
      </w:pPr>
      <w:r>
        <w:rPr>
          <w:rFonts w:eastAsiaTheme="minorEastAsia" w:hint="eastAsia"/>
        </w:rPr>
        <w:t>最终，整个</w:t>
      </w:r>
      <w:r>
        <w:rPr>
          <w:rFonts w:eastAsiaTheme="minorEastAsia" w:hint="eastAsia"/>
        </w:rPr>
        <w:t>XML</w:t>
      </w:r>
      <w:r>
        <w:rPr>
          <w:rFonts w:eastAsiaTheme="minorEastAsia" w:hint="eastAsia"/>
        </w:rPr>
        <w:t>字符串将变成如下形式</w:t>
      </w:r>
      <w:r w:rsidR="0033216F">
        <w:rPr>
          <w:rFonts w:eastAsiaTheme="minorEastAsia" w:hint="eastAsia"/>
        </w:rPr>
        <w:t>：</w:t>
      </w:r>
    </w:p>
    <w:p w:rsidR="003C6822" w:rsidRDefault="003C6822" w:rsidP="003C6822">
      <w:pPr>
        <w:pStyle w:val="aff"/>
        <w:rPr>
          <w:snapToGrid/>
          <w:color w:val="008080"/>
        </w:rPr>
      </w:pPr>
      <w:r>
        <w:rPr>
          <w:snapToGrid/>
          <w:color w:val="008080"/>
        </w:rPr>
        <w:t>&lt;</w:t>
      </w:r>
      <w:r w:rsidRPr="003C6822">
        <w:rPr>
          <w:snapToGrid/>
          <w:color w:val="008080"/>
        </w:rPr>
        <w:t>user</w:t>
      </w:r>
      <w:r>
        <w:rPr>
          <w:snapToGrid/>
          <w:color w:val="008080"/>
        </w:rPr>
        <w:t>&gt;</w:t>
      </w:r>
    </w:p>
    <w:p w:rsidR="00656D4D" w:rsidRPr="00656D4D" w:rsidRDefault="00656D4D" w:rsidP="00656D4D">
      <w:pPr>
        <w:pStyle w:val="aff"/>
        <w:rPr>
          <w:snapToGrid/>
        </w:rPr>
      </w:pPr>
      <w:r>
        <w:t xml:space="preserve">    </w:t>
      </w:r>
      <w:r>
        <w:rPr>
          <w:snapToGrid/>
          <w:color w:val="008080"/>
        </w:rPr>
        <w:t>&lt;</w:t>
      </w:r>
      <w:r w:rsidRPr="003C6822">
        <w:rPr>
          <w:snapToGrid/>
          <w:color w:val="008080"/>
        </w:rPr>
        <w:t>role</w:t>
      </w:r>
      <w:r>
        <w:rPr>
          <w:snapToGrid/>
          <w:color w:val="008080"/>
        </w:rPr>
        <w:t>&gt;</w:t>
      </w:r>
      <w:r>
        <w:rPr>
          <w:snapToGrid/>
          <w:color w:val="000000"/>
        </w:rPr>
        <w:t>operator</w:t>
      </w:r>
      <w:r>
        <w:rPr>
          <w:snapToGrid/>
          <w:color w:val="008080"/>
        </w:rPr>
        <w:t>&lt;/</w:t>
      </w:r>
      <w:r w:rsidRPr="003C6822">
        <w:rPr>
          <w:snapToGrid/>
          <w:color w:val="008080"/>
        </w:rPr>
        <w:t>role</w:t>
      </w:r>
      <w:r>
        <w:rPr>
          <w:snapToGrid/>
          <w:color w:val="008080"/>
        </w:rPr>
        <w:t>&gt;</w:t>
      </w:r>
    </w:p>
    <w:p w:rsidR="00D37F8E" w:rsidRDefault="00D37F8E" w:rsidP="00D37F8E">
      <w:pPr>
        <w:pStyle w:val="aff"/>
        <w:rPr>
          <w:snapToGrid/>
          <w:color w:val="008080"/>
        </w:rPr>
      </w:pPr>
      <w:r>
        <w:t xml:space="preserve">    </w:t>
      </w:r>
      <w:r w:rsidR="003C6822">
        <w:rPr>
          <w:snapToGrid/>
          <w:color w:val="008080"/>
        </w:rPr>
        <w:t>&lt;</w:t>
      </w:r>
      <w:r w:rsidR="003C6822" w:rsidRPr="003C6822">
        <w:rPr>
          <w:snapToGrid/>
          <w:color w:val="008080"/>
        </w:rPr>
        <w:t>id</w:t>
      </w:r>
      <w:r w:rsidR="003C6822">
        <w:rPr>
          <w:snapToGrid/>
          <w:color w:val="008080"/>
        </w:rPr>
        <w:t>&gt;</w:t>
      </w:r>
      <w:r w:rsidR="003C6822">
        <w:rPr>
          <w:snapToGrid/>
          <w:color w:val="000000"/>
        </w:rPr>
        <w:t>joe</w:t>
      </w:r>
      <w:r w:rsidR="003C6822">
        <w:rPr>
          <w:snapToGrid/>
          <w:color w:val="008080"/>
        </w:rPr>
        <w:t>&lt;/</w:t>
      </w:r>
      <w:r w:rsidR="003C6822" w:rsidRPr="003C6822">
        <w:rPr>
          <w:snapToGrid/>
          <w:color w:val="008080"/>
        </w:rPr>
        <w:t>id</w:t>
      </w:r>
      <w:r w:rsidR="003C6822">
        <w:rPr>
          <w:snapToGrid/>
          <w:color w:val="008080"/>
        </w:rPr>
        <w:t>&gt;</w:t>
      </w:r>
    </w:p>
    <w:p w:rsidR="003B5EE7" w:rsidRDefault="003B5EE7" w:rsidP="003B5EE7">
      <w:pPr>
        <w:pStyle w:val="aff"/>
        <w:rPr>
          <w:snapToGrid/>
          <w:color w:val="008080"/>
        </w:rPr>
      </w:pPr>
      <w:r>
        <w:t xml:space="preserve">    </w:t>
      </w:r>
      <w:r w:rsidR="003C6822">
        <w:rPr>
          <w:snapToGrid/>
          <w:color w:val="008080"/>
        </w:rPr>
        <w:t>&lt;</w:t>
      </w:r>
      <w:r w:rsidR="003C6822" w:rsidRPr="003C6822">
        <w:rPr>
          <w:snapToGrid/>
          <w:color w:val="008080"/>
        </w:rPr>
        <w:t>role</w:t>
      </w:r>
      <w:r w:rsidR="003C6822">
        <w:rPr>
          <w:snapToGrid/>
          <w:color w:val="008080"/>
        </w:rPr>
        <w:t>&gt;</w:t>
      </w:r>
      <w:r w:rsidR="003C6822">
        <w:rPr>
          <w:snapToGrid/>
          <w:color w:val="000000"/>
        </w:rPr>
        <w:t>administrator</w:t>
      </w:r>
      <w:r w:rsidR="003C6822">
        <w:rPr>
          <w:snapToGrid/>
          <w:color w:val="008080"/>
        </w:rPr>
        <w:t>&lt;/</w:t>
      </w:r>
      <w:r w:rsidR="003C6822" w:rsidRPr="003C6822">
        <w:rPr>
          <w:snapToGrid/>
          <w:color w:val="008080"/>
        </w:rPr>
        <w:t>role</w:t>
      </w:r>
      <w:r w:rsidR="003C6822">
        <w:rPr>
          <w:snapToGrid/>
          <w:color w:val="008080"/>
        </w:rPr>
        <w:t>&gt;</w:t>
      </w:r>
    </w:p>
    <w:p w:rsidR="003C6822" w:rsidRDefault="003B5EE7" w:rsidP="003B5EE7">
      <w:pPr>
        <w:pStyle w:val="aff"/>
        <w:rPr>
          <w:snapToGrid/>
        </w:rPr>
      </w:pPr>
      <w:r>
        <w:t xml:space="preserve">    </w:t>
      </w:r>
      <w:r w:rsidR="003C6822">
        <w:rPr>
          <w:snapToGrid/>
          <w:color w:val="008080"/>
        </w:rPr>
        <w:t>&lt;</w:t>
      </w:r>
      <w:r w:rsidR="003C6822" w:rsidRPr="003C6822">
        <w:rPr>
          <w:snapToGrid/>
          <w:color w:val="008080"/>
        </w:rPr>
        <w:t>id</w:t>
      </w:r>
      <w:r w:rsidR="003C6822">
        <w:rPr>
          <w:snapToGrid/>
          <w:color w:val="008080"/>
        </w:rPr>
        <w:t>&gt;</w:t>
      </w:r>
      <w:r w:rsidR="003C6822">
        <w:rPr>
          <w:snapToGrid/>
          <w:color w:val="000000"/>
        </w:rPr>
        <w:t>joe</w:t>
      </w:r>
      <w:r w:rsidR="003C6822">
        <w:rPr>
          <w:snapToGrid/>
          <w:color w:val="008080"/>
        </w:rPr>
        <w:t>&lt;/</w:t>
      </w:r>
      <w:r w:rsidR="003C6822" w:rsidRPr="003C6822">
        <w:rPr>
          <w:snapToGrid/>
          <w:color w:val="008080"/>
        </w:rPr>
        <w:t>id</w:t>
      </w:r>
      <w:r w:rsidR="003C6822">
        <w:rPr>
          <w:snapToGrid/>
          <w:color w:val="008080"/>
        </w:rPr>
        <w:t>&gt;</w:t>
      </w:r>
    </w:p>
    <w:p w:rsidR="003C6822" w:rsidRDefault="004A6621" w:rsidP="003C6822">
      <w:pPr>
        <w:pStyle w:val="aff"/>
        <w:rPr>
          <w:snapToGrid/>
        </w:rPr>
      </w:pPr>
      <w:r>
        <w:t xml:space="preserve">    </w:t>
      </w:r>
      <w:r w:rsidR="003C6822">
        <w:rPr>
          <w:snapToGrid/>
          <w:color w:val="008080"/>
        </w:rPr>
        <w:t>&lt;</w:t>
      </w:r>
      <w:r w:rsidR="003C6822" w:rsidRPr="003C6822">
        <w:rPr>
          <w:snapToGrid/>
          <w:color w:val="008080"/>
        </w:rPr>
        <w:t>description</w:t>
      </w:r>
      <w:r w:rsidR="003C6822">
        <w:rPr>
          <w:snapToGrid/>
          <w:color w:val="008080"/>
        </w:rPr>
        <w:t>&gt;</w:t>
      </w:r>
      <w:r w:rsidR="00964737">
        <w:rPr>
          <w:rFonts w:hint="eastAsia"/>
          <w:snapToGrid/>
          <w:color w:val="000000"/>
        </w:rPr>
        <w:t xml:space="preserve">I </w:t>
      </w:r>
      <w:r w:rsidR="00A556C0">
        <w:rPr>
          <w:rFonts w:hint="eastAsia"/>
          <w:snapToGrid/>
          <w:color w:val="000000"/>
        </w:rPr>
        <w:t>want to be</w:t>
      </w:r>
      <w:r w:rsidR="00964737">
        <w:rPr>
          <w:rFonts w:hint="eastAsia"/>
          <w:snapToGrid/>
          <w:color w:val="000000"/>
        </w:rPr>
        <w:t xml:space="preserve"> </w:t>
      </w:r>
      <w:r w:rsidR="002D29ED">
        <w:rPr>
          <w:rFonts w:hint="eastAsia"/>
          <w:snapToGrid/>
          <w:color w:val="000000"/>
        </w:rPr>
        <w:t xml:space="preserve">an </w:t>
      </w:r>
      <w:r w:rsidR="00A556C0">
        <w:rPr>
          <w:snapToGrid/>
          <w:color w:val="000000"/>
        </w:rPr>
        <w:t>administrator</w:t>
      </w:r>
      <w:r w:rsidR="003C6822">
        <w:rPr>
          <w:snapToGrid/>
          <w:color w:val="008080"/>
        </w:rPr>
        <w:t>&lt;/</w:t>
      </w:r>
      <w:r w:rsidR="003C6822" w:rsidRPr="003C6822">
        <w:rPr>
          <w:snapToGrid/>
          <w:color w:val="008080"/>
        </w:rPr>
        <w:t>description</w:t>
      </w:r>
      <w:r w:rsidR="003C6822">
        <w:rPr>
          <w:snapToGrid/>
          <w:color w:val="008080"/>
        </w:rPr>
        <w:t>&gt;</w:t>
      </w:r>
    </w:p>
    <w:p w:rsidR="003C6822" w:rsidRPr="00BA6E34" w:rsidRDefault="003C6822" w:rsidP="00BA6E34">
      <w:pPr>
        <w:pStyle w:val="aff"/>
        <w:rPr>
          <w:snapToGrid/>
          <w:color w:val="008080"/>
        </w:rPr>
      </w:pPr>
      <w:r>
        <w:rPr>
          <w:snapToGrid/>
          <w:color w:val="008080"/>
        </w:rPr>
        <w:t>&lt;/</w:t>
      </w:r>
      <w:r w:rsidRPr="003C6822">
        <w:rPr>
          <w:snapToGrid/>
          <w:color w:val="008080"/>
        </w:rPr>
        <w:t>user</w:t>
      </w:r>
      <w:r>
        <w:rPr>
          <w:snapToGrid/>
          <w:color w:val="008080"/>
        </w:rPr>
        <w:t>&gt;</w:t>
      </w:r>
    </w:p>
    <w:p w:rsidR="00495E50" w:rsidRDefault="00CB7EA7" w:rsidP="008569B2">
      <w:pPr>
        <w:rPr>
          <w:rFonts w:eastAsiaTheme="minorEastAsia"/>
        </w:rPr>
      </w:pPr>
      <w:r>
        <w:rPr>
          <w:rFonts w:eastAsiaTheme="minorEastAsia" w:hint="eastAsia"/>
        </w:rPr>
        <w:t>由于</w:t>
      </w:r>
      <w:r>
        <w:rPr>
          <w:rFonts w:eastAsiaTheme="minorEastAsia" w:hint="eastAsia"/>
        </w:rPr>
        <w:t>SAX</w:t>
      </w:r>
      <w:r>
        <w:rPr>
          <w:rFonts w:eastAsiaTheme="minorEastAsia" w:hint="eastAsia"/>
        </w:rPr>
        <w:t>解析器（</w:t>
      </w:r>
      <w:r w:rsidRPr="00CB7EA7">
        <w:rPr>
          <w:rStyle w:val="Char6"/>
        </w:rPr>
        <w:t>org.xml.sax and javax.xml.parsers.SAXParser</w:t>
      </w:r>
      <w:r>
        <w:rPr>
          <w:rFonts w:eastAsiaTheme="minorEastAsia" w:hint="eastAsia"/>
        </w:rPr>
        <w:t>）在解释</w:t>
      </w:r>
      <w:r>
        <w:rPr>
          <w:rFonts w:eastAsiaTheme="minorEastAsia" w:hint="eastAsia"/>
        </w:rPr>
        <w:t>XML</w:t>
      </w:r>
      <w:r>
        <w:rPr>
          <w:rFonts w:eastAsiaTheme="minorEastAsia" w:hint="eastAsia"/>
        </w:rPr>
        <w:lastRenderedPageBreak/>
        <w:t>文档时会将第二个</w:t>
      </w:r>
      <w:r>
        <w:rPr>
          <w:rFonts w:eastAsiaTheme="minorEastAsia" w:hint="eastAsia"/>
        </w:rPr>
        <w:t>role</w:t>
      </w:r>
      <w:r>
        <w:rPr>
          <w:rFonts w:eastAsiaTheme="minorEastAsia" w:hint="eastAsia"/>
        </w:rPr>
        <w:t>域的值覆盖前一个</w:t>
      </w:r>
      <w:r>
        <w:rPr>
          <w:rFonts w:eastAsiaTheme="minorEastAsia" w:hint="eastAsia"/>
        </w:rPr>
        <w:t>role</w:t>
      </w:r>
      <w:r w:rsidR="0043144E">
        <w:rPr>
          <w:rFonts w:eastAsiaTheme="minorEastAsia" w:hint="eastAsia"/>
        </w:rPr>
        <w:t>域的值，因此</w:t>
      </w:r>
      <w:r w:rsidR="00A34687">
        <w:rPr>
          <w:rFonts w:eastAsiaTheme="minorEastAsia" w:hint="eastAsia"/>
        </w:rPr>
        <w:t>会</w:t>
      </w:r>
      <w:r w:rsidR="0043144E">
        <w:rPr>
          <w:rFonts w:eastAsiaTheme="minorEastAsia" w:hint="eastAsia"/>
        </w:rPr>
        <w:t>导致此用户角色由操作员提升为了管理员。</w:t>
      </w:r>
    </w:p>
    <w:p w:rsidR="004E1CF9" w:rsidRDefault="001E6999" w:rsidP="004E1CF9">
      <w:pPr>
        <w:pStyle w:val="aff0"/>
      </w:pPr>
      <w:r>
        <w:rPr>
          <w:rFonts w:hint="eastAsia"/>
        </w:rPr>
        <w:t>错误示例（</w:t>
      </w:r>
      <w:r w:rsidR="00C93240">
        <w:rPr>
          <w:rFonts w:hint="eastAsia"/>
        </w:rPr>
        <w:t xml:space="preserve">XML </w:t>
      </w:r>
      <w:r w:rsidR="00A74BE6">
        <w:rPr>
          <w:rFonts w:hint="eastAsia"/>
        </w:rPr>
        <w:t>Sch</w:t>
      </w:r>
      <w:r>
        <w:rPr>
          <w:rFonts w:hint="eastAsia"/>
        </w:rPr>
        <w:t>ema</w:t>
      </w:r>
      <w:r>
        <w:rPr>
          <w:rFonts w:hint="eastAsia"/>
        </w:rPr>
        <w:t>或者</w:t>
      </w:r>
      <w:r w:rsidR="007F2E8B">
        <w:rPr>
          <w:rFonts w:hint="eastAsia"/>
        </w:rPr>
        <w:t xml:space="preserve"> </w:t>
      </w:r>
      <w:r w:rsidR="00A74BE6">
        <w:rPr>
          <w:rFonts w:hint="eastAsia"/>
        </w:rPr>
        <w:t>DTD</w:t>
      </w:r>
      <w:r>
        <w:rPr>
          <w:rFonts w:hint="eastAsia"/>
        </w:rPr>
        <w:t>校验</w:t>
      </w:r>
      <w:r>
        <w:rPr>
          <w:rFonts w:hint="eastAsia"/>
        </w:rPr>
        <w:t xml:space="preserve"> </w:t>
      </w:r>
      <w:r>
        <w:rPr>
          <w:rFonts w:hint="eastAsia"/>
        </w:rPr>
        <w:t>）</w:t>
      </w:r>
      <w:r w:rsidR="004E1CF9" w:rsidRPr="00B9104C">
        <w:t>:</w:t>
      </w:r>
    </w:p>
    <w:p w:rsidR="003E7C50" w:rsidRPr="00FE3051" w:rsidRDefault="003E7C50" w:rsidP="003E7C50">
      <w:pPr>
        <w:pStyle w:val="aff"/>
        <w:rPr>
          <w:snapToGrid/>
        </w:rPr>
      </w:pPr>
      <w:r w:rsidRPr="00A056F1">
        <w:rPr>
          <w:b/>
          <w:snapToGrid/>
          <w:color w:val="7F0055"/>
        </w:rPr>
        <w:t>private</w:t>
      </w:r>
      <w:r w:rsidRPr="00A056F1">
        <w:rPr>
          <w:snapToGrid/>
        </w:rPr>
        <w:t xml:space="preserve"> </w:t>
      </w:r>
      <w:r w:rsidRPr="00A056F1">
        <w:rPr>
          <w:b/>
          <w:snapToGrid/>
          <w:color w:val="7F0055"/>
        </w:rPr>
        <w:t>void</w:t>
      </w:r>
      <w:r w:rsidRPr="00A056F1">
        <w:rPr>
          <w:snapToGrid/>
        </w:rPr>
        <w:t xml:space="preserve"> createXMLStream(BufferedOutputStream outStream, </w:t>
      </w:r>
      <w:r w:rsidR="00931B98">
        <w:rPr>
          <w:rFonts w:hint="eastAsia"/>
          <w:snapToGrid/>
        </w:rPr>
        <w:t>User</w:t>
      </w:r>
      <w:r w:rsidR="00931B98">
        <w:rPr>
          <w:snapToGrid/>
        </w:rPr>
        <w:t xml:space="preserve"> user</w:t>
      </w:r>
      <w:r w:rsidRPr="00A056F1">
        <w:rPr>
          <w:snapToGrid/>
        </w:rPr>
        <w:t>)</w:t>
      </w:r>
    </w:p>
    <w:p w:rsidR="003E7C50" w:rsidRPr="00FE3051" w:rsidRDefault="003E7C50" w:rsidP="003E7C50">
      <w:pPr>
        <w:pStyle w:val="aff"/>
        <w:rPr>
          <w:snapToGrid/>
        </w:rPr>
      </w:pPr>
      <w:r w:rsidRPr="00A056F1">
        <w:rPr>
          <w:snapToGrid/>
        </w:rPr>
        <w:t xml:space="preserve">            </w:t>
      </w:r>
      <w:r w:rsidRPr="00A056F1">
        <w:rPr>
          <w:b/>
          <w:snapToGrid/>
          <w:color w:val="7F0055"/>
        </w:rPr>
        <w:t>throws</w:t>
      </w:r>
      <w:r w:rsidRPr="00A056F1">
        <w:rPr>
          <w:snapToGrid/>
        </w:rPr>
        <w:t xml:space="preserve"> IOException</w:t>
      </w:r>
    </w:p>
    <w:p w:rsidR="003E7C50" w:rsidRPr="00FE3051" w:rsidRDefault="003E7C50" w:rsidP="003E7C50">
      <w:pPr>
        <w:pStyle w:val="aff"/>
        <w:rPr>
          <w:snapToGrid/>
        </w:rPr>
      </w:pPr>
      <w:r w:rsidRPr="00A056F1">
        <w:rPr>
          <w:snapToGrid/>
        </w:rPr>
        <w:t>{</w:t>
      </w:r>
    </w:p>
    <w:p w:rsidR="003E7C50" w:rsidRPr="00FE3051" w:rsidRDefault="00806EE6" w:rsidP="003E7C50">
      <w:pPr>
        <w:pStyle w:val="aff"/>
        <w:rPr>
          <w:snapToGrid/>
        </w:rPr>
      </w:pPr>
      <w:r>
        <w:rPr>
          <w:snapToGrid/>
        </w:rPr>
        <w:t xml:space="preserve">    </w:t>
      </w:r>
      <w:r w:rsidR="003E7C50" w:rsidRPr="00A056F1">
        <w:rPr>
          <w:snapToGrid/>
        </w:rPr>
        <w:t>String xmlString;</w:t>
      </w:r>
    </w:p>
    <w:p w:rsidR="00B64E97" w:rsidRDefault="00B64E97" w:rsidP="00B64E97">
      <w:pPr>
        <w:pStyle w:val="aff"/>
        <w:rPr>
          <w:snapToGrid/>
        </w:rPr>
      </w:pPr>
      <w:r>
        <w:rPr>
          <w:snapToGrid/>
        </w:rPr>
        <w:t xml:space="preserve">    xmlString = </w:t>
      </w:r>
      <w:r>
        <w:rPr>
          <w:snapToGrid/>
          <w:color w:val="2A00FF"/>
        </w:rPr>
        <w:t>"&lt;user&gt;&lt;id&gt;"</w:t>
      </w:r>
      <w:r>
        <w:rPr>
          <w:snapToGrid/>
        </w:rPr>
        <w:t xml:space="preserve"> + user.getUserId()</w:t>
      </w:r>
    </w:p>
    <w:p w:rsidR="00B64E97" w:rsidRDefault="009C0752" w:rsidP="00B64E97">
      <w:pPr>
        <w:pStyle w:val="aff"/>
        <w:rPr>
          <w:snapToGrid/>
        </w:rPr>
      </w:pPr>
      <w:r>
        <w:rPr>
          <w:snapToGrid/>
        </w:rPr>
        <w:t xml:space="preserve">            </w:t>
      </w:r>
      <w:r w:rsidR="00B64E97">
        <w:rPr>
          <w:snapToGrid/>
        </w:rPr>
        <w:t xml:space="preserve">+ </w:t>
      </w:r>
      <w:r w:rsidR="00B64E97">
        <w:rPr>
          <w:snapToGrid/>
          <w:color w:val="2A00FF"/>
        </w:rPr>
        <w:t>"&lt;/id&gt;&lt;role&gt;operator&lt;/role&gt;&lt;description&gt;"</w:t>
      </w:r>
    </w:p>
    <w:p w:rsidR="00B64E97" w:rsidRPr="007E7B77" w:rsidRDefault="009C0752" w:rsidP="00B64E97">
      <w:pPr>
        <w:pStyle w:val="aff"/>
      </w:pPr>
      <w:r>
        <w:rPr>
          <w:snapToGrid/>
        </w:rPr>
        <w:t xml:space="preserve">            </w:t>
      </w:r>
      <w:r w:rsidR="00B64E97">
        <w:rPr>
          <w:snapToGrid/>
        </w:rPr>
        <w:t xml:space="preserve">+ user.getDescription() + </w:t>
      </w:r>
      <w:r w:rsidR="00B64E97">
        <w:rPr>
          <w:snapToGrid/>
          <w:color w:val="2A00FF"/>
        </w:rPr>
        <w:t>"&lt;/description&gt;&lt;/user&gt;"</w:t>
      </w:r>
      <w:r w:rsidR="00B64E97">
        <w:rPr>
          <w:snapToGrid/>
        </w:rPr>
        <w:t>;</w:t>
      </w:r>
    </w:p>
    <w:p w:rsidR="003E7C50" w:rsidRPr="00FE3051" w:rsidRDefault="004E2601" w:rsidP="003E7C50">
      <w:pPr>
        <w:pStyle w:val="aff"/>
        <w:rPr>
          <w:snapToGrid/>
        </w:rPr>
      </w:pPr>
      <w:r>
        <w:rPr>
          <w:snapToGrid/>
        </w:rPr>
        <w:t xml:space="preserve">    </w:t>
      </w:r>
    </w:p>
    <w:p w:rsidR="003E7C50" w:rsidRPr="00FE3051" w:rsidRDefault="00806EE6" w:rsidP="003E7C50">
      <w:pPr>
        <w:pStyle w:val="aff"/>
        <w:rPr>
          <w:snapToGrid/>
        </w:rPr>
      </w:pPr>
      <w:r>
        <w:rPr>
          <w:snapToGrid/>
        </w:rPr>
        <w:t xml:space="preserve">    </w:t>
      </w:r>
      <w:r w:rsidR="003E7C50" w:rsidRPr="00A056F1">
        <w:rPr>
          <w:snapToGrid/>
        </w:rPr>
        <w:t xml:space="preserve">StreamSource xmlStream = </w:t>
      </w:r>
      <w:r w:rsidR="003E7C50" w:rsidRPr="00A056F1">
        <w:rPr>
          <w:b/>
          <w:snapToGrid/>
          <w:color w:val="7F0055"/>
        </w:rPr>
        <w:t>new</w:t>
      </w:r>
      <w:r w:rsidR="003E7C50" w:rsidRPr="00A056F1">
        <w:rPr>
          <w:snapToGrid/>
        </w:rPr>
        <w:t xml:space="preserve"> StreamSource(</w:t>
      </w:r>
      <w:r w:rsidR="003E7C50" w:rsidRPr="00A056F1">
        <w:rPr>
          <w:b/>
          <w:snapToGrid/>
          <w:color w:val="7F0055"/>
        </w:rPr>
        <w:t>new</w:t>
      </w:r>
      <w:r w:rsidR="003E7C50" w:rsidRPr="00A056F1">
        <w:rPr>
          <w:snapToGrid/>
        </w:rPr>
        <w:t xml:space="preserve"> StringReader(xmlString));</w:t>
      </w:r>
    </w:p>
    <w:p w:rsidR="003E7C50" w:rsidRPr="00FE3051" w:rsidRDefault="00806EE6" w:rsidP="003E7C50">
      <w:pPr>
        <w:pStyle w:val="aff"/>
        <w:rPr>
          <w:snapToGrid/>
        </w:rPr>
      </w:pPr>
      <w:r>
        <w:rPr>
          <w:snapToGrid/>
        </w:rPr>
        <w:t xml:space="preserve">    </w:t>
      </w:r>
    </w:p>
    <w:p w:rsidR="003E7C50" w:rsidRPr="00FE3051" w:rsidRDefault="00806EE6" w:rsidP="003E7C50">
      <w:pPr>
        <w:pStyle w:val="aff"/>
        <w:rPr>
          <w:snapToGrid/>
        </w:rPr>
      </w:pPr>
      <w:r>
        <w:rPr>
          <w:snapToGrid/>
        </w:rPr>
        <w:t xml:space="preserve">    </w:t>
      </w:r>
      <w:r w:rsidR="003E7C50" w:rsidRPr="00A056F1">
        <w:rPr>
          <w:snapToGrid/>
          <w:color w:val="3F7F5F"/>
        </w:rPr>
        <w:t xml:space="preserve">// Build a validating SAX parser using </w:t>
      </w:r>
      <w:r w:rsidR="00AA1D5B">
        <w:rPr>
          <w:rFonts w:hint="eastAsia"/>
          <w:snapToGrid/>
          <w:color w:val="3F7F5F"/>
        </w:rPr>
        <w:t>the</w:t>
      </w:r>
      <w:r w:rsidR="003E7C50" w:rsidRPr="00A056F1">
        <w:rPr>
          <w:snapToGrid/>
          <w:color w:val="3F7F5F"/>
        </w:rPr>
        <w:t xml:space="preserve"> schema</w:t>
      </w:r>
    </w:p>
    <w:p w:rsidR="003E7C50" w:rsidRPr="00FE3051" w:rsidRDefault="00806EE6" w:rsidP="003E7C50">
      <w:pPr>
        <w:pStyle w:val="aff"/>
        <w:rPr>
          <w:snapToGrid/>
        </w:rPr>
      </w:pPr>
      <w:r>
        <w:rPr>
          <w:snapToGrid/>
        </w:rPr>
        <w:t xml:space="preserve">    </w:t>
      </w:r>
      <w:r w:rsidR="003E7C50" w:rsidRPr="00A056F1">
        <w:rPr>
          <w:snapToGrid/>
        </w:rPr>
        <w:t>SchemaFactory sf = SchemaFactory.</w:t>
      </w:r>
      <w:r w:rsidR="003E7C50" w:rsidRPr="00A056F1">
        <w:rPr>
          <w:i/>
          <w:iCs/>
          <w:snapToGrid/>
        </w:rPr>
        <w:t>newInstance</w:t>
      </w:r>
      <w:r w:rsidR="003E7C50" w:rsidRPr="00A056F1">
        <w:rPr>
          <w:snapToGrid/>
        </w:rPr>
        <w:t>(XMLConstants.</w:t>
      </w:r>
      <w:r w:rsidR="003E7C50" w:rsidRPr="00A056F1">
        <w:rPr>
          <w:i/>
          <w:iCs/>
          <w:snapToGrid/>
          <w:color w:val="0000C0"/>
        </w:rPr>
        <w:t>W3C_XML_SCHEMA_NS_URI</w:t>
      </w:r>
      <w:r w:rsidR="003E7C50" w:rsidRPr="00A056F1">
        <w:rPr>
          <w:snapToGrid/>
        </w:rPr>
        <w:t>);</w:t>
      </w:r>
    </w:p>
    <w:p w:rsidR="003E7C50" w:rsidRPr="00FE3051" w:rsidRDefault="00806EE6" w:rsidP="003E7C50">
      <w:pPr>
        <w:pStyle w:val="aff"/>
        <w:rPr>
          <w:snapToGrid/>
        </w:rPr>
      </w:pPr>
      <w:r>
        <w:rPr>
          <w:snapToGrid/>
        </w:rPr>
        <w:t xml:space="preserve">    </w:t>
      </w:r>
      <w:r w:rsidR="003E7C50" w:rsidRPr="00A056F1">
        <w:rPr>
          <w:snapToGrid/>
        </w:rPr>
        <w:t xml:space="preserve">StreamSource ss = </w:t>
      </w:r>
      <w:r w:rsidR="003E7C50" w:rsidRPr="00A056F1">
        <w:rPr>
          <w:b/>
          <w:snapToGrid/>
          <w:color w:val="7F0055"/>
        </w:rPr>
        <w:t>new</w:t>
      </w:r>
      <w:r w:rsidR="003E7C50" w:rsidRPr="00A056F1">
        <w:rPr>
          <w:snapToGrid/>
        </w:rPr>
        <w:t xml:space="preserve"> StreamSource(</w:t>
      </w:r>
      <w:r w:rsidR="003E7C50" w:rsidRPr="00A056F1">
        <w:rPr>
          <w:b/>
          <w:snapToGrid/>
          <w:color w:val="7F0055"/>
        </w:rPr>
        <w:t>new</w:t>
      </w:r>
      <w:r w:rsidR="003E7C50" w:rsidRPr="00A056F1">
        <w:rPr>
          <w:snapToGrid/>
        </w:rPr>
        <w:t xml:space="preserve"> File(</w:t>
      </w:r>
      <w:r w:rsidR="003E7C50" w:rsidRPr="00A056F1">
        <w:rPr>
          <w:snapToGrid/>
          <w:color w:val="2A00FF"/>
        </w:rPr>
        <w:t>"schema.xsd"</w:t>
      </w:r>
      <w:r w:rsidR="003E7C50" w:rsidRPr="00A056F1">
        <w:rPr>
          <w:snapToGrid/>
        </w:rPr>
        <w:t>));</w:t>
      </w:r>
    </w:p>
    <w:p w:rsidR="003E7C50" w:rsidRPr="00FE3051" w:rsidRDefault="00806EE6" w:rsidP="003E7C50">
      <w:pPr>
        <w:pStyle w:val="aff"/>
        <w:rPr>
          <w:snapToGrid/>
        </w:rPr>
      </w:pPr>
      <w:r>
        <w:rPr>
          <w:snapToGrid/>
        </w:rPr>
        <w:t xml:space="preserve">    </w:t>
      </w:r>
      <w:r w:rsidR="003E7C50" w:rsidRPr="00A056F1">
        <w:rPr>
          <w:b/>
          <w:snapToGrid/>
          <w:color w:val="7F0055"/>
        </w:rPr>
        <w:t>try</w:t>
      </w:r>
    </w:p>
    <w:p w:rsidR="003E7C50" w:rsidRPr="00FE3051" w:rsidRDefault="00806EE6" w:rsidP="003E7C50">
      <w:pPr>
        <w:pStyle w:val="aff"/>
        <w:rPr>
          <w:snapToGrid/>
        </w:rPr>
      </w:pPr>
      <w:r>
        <w:rPr>
          <w:snapToGrid/>
        </w:rPr>
        <w:t xml:space="preserve">    </w:t>
      </w:r>
      <w:r w:rsidR="003E7C50" w:rsidRPr="00A056F1">
        <w:rPr>
          <w:snapToGrid/>
        </w:rPr>
        <w:t>{</w:t>
      </w:r>
    </w:p>
    <w:p w:rsidR="003E7C50" w:rsidRPr="00FE3051" w:rsidRDefault="00806EE6" w:rsidP="003E7C50">
      <w:pPr>
        <w:pStyle w:val="aff"/>
        <w:rPr>
          <w:snapToGrid/>
        </w:rPr>
      </w:pPr>
      <w:r>
        <w:rPr>
          <w:snapToGrid/>
        </w:rPr>
        <w:t xml:space="preserve">        </w:t>
      </w:r>
      <w:r w:rsidR="003E7C50" w:rsidRPr="00A056F1">
        <w:rPr>
          <w:snapToGrid/>
        </w:rPr>
        <w:t>Schema schema = sf.newSchema(ss);</w:t>
      </w:r>
    </w:p>
    <w:p w:rsidR="003E7C50" w:rsidRPr="00FE3051" w:rsidRDefault="00806EE6" w:rsidP="003E7C50">
      <w:pPr>
        <w:pStyle w:val="aff"/>
        <w:rPr>
          <w:snapToGrid/>
        </w:rPr>
      </w:pPr>
      <w:r>
        <w:rPr>
          <w:snapToGrid/>
        </w:rPr>
        <w:t xml:space="preserve">        </w:t>
      </w:r>
      <w:r w:rsidR="003E7C50" w:rsidRPr="00A056F1">
        <w:rPr>
          <w:snapToGrid/>
        </w:rPr>
        <w:t>Validator validator = schema.newValidator();</w:t>
      </w:r>
    </w:p>
    <w:p w:rsidR="003E7C50" w:rsidRPr="00FE3051" w:rsidRDefault="00806EE6" w:rsidP="003E7C50">
      <w:pPr>
        <w:pStyle w:val="aff"/>
        <w:rPr>
          <w:snapToGrid/>
        </w:rPr>
      </w:pPr>
      <w:r>
        <w:rPr>
          <w:snapToGrid/>
        </w:rPr>
        <w:t xml:space="preserve">        </w:t>
      </w:r>
      <w:r w:rsidR="003E7C50" w:rsidRPr="00A056F1">
        <w:rPr>
          <w:snapToGrid/>
        </w:rPr>
        <w:t>validator.validate(xmlStream);</w:t>
      </w:r>
    </w:p>
    <w:p w:rsidR="003E7C50" w:rsidRPr="00FE3051" w:rsidRDefault="00806EE6" w:rsidP="003E7C50">
      <w:pPr>
        <w:pStyle w:val="aff"/>
        <w:rPr>
          <w:snapToGrid/>
        </w:rPr>
      </w:pPr>
      <w:r>
        <w:rPr>
          <w:snapToGrid/>
        </w:rPr>
        <w:t xml:space="preserve">    </w:t>
      </w:r>
      <w:r w:rsidR="003E7C50" w:rsidRPr="00A056F1">
        <w:rPr>
          <w:snapToGrid/>
        </w:rPr>
        <w:t>}</w:t>
      </w:r>
    </w:p>
    <w:p w:rsidR="003E7C50" w:rsidRPr="00FE3051" w:rsidRDefault="00806EE6" w:rsidP="003E7C50">
      <w:pPr>
        <w:pStyle w:val="aff"/>
        <w:rPr>
          <w:snapToGrid/>
        </w:rPr>
      </w:pPr>
      <w:r>
        <w:rPr>
          <w:snapToGrid/>
        </w:rPr>
        <w:t xml:space="preserve">    </w:t>
      </w:r>
      <w:r w:rsidR="003E7C50" w:rsidRPr="00A056F1">
        <w:rPr>
          <w:b/>
          <w:snapToGrid/>
          <w:color w:val="7F0055"/>
        </w:rPr>
        <w:t>catch</w:t>
      </w:r>
      <w:r w:rsidR="003E7C50" w:rsidRPr="00A056F1">
        <w:rPr>
          <w:snapToGrid/>
        </w:rPr>
        <w:t xml:space="preserve"> (SAXException x)</w:t>
      </w:r>
    </w:p>
    <w:p w:rsidR="003E7C50" w:rsidRPr="00FE3051" w:rsidRDefault="00806EE6" w:rsidP="003E7C50">
      <w:pPr>
        <w:pStyle w:val="aff"/>
        <w:rPr>
          <w:snapToGrid/>
        </w:rPr>
      </w:pPr>
      <w:r>
        <w:rPr>
          <w:snapToGrid/>
        </w:rPr>
        <w:t xml:space="preserve">    </w:t>
      </w:r>
      <w:r w:rsidR="003E7C50" w:rsidRPr="00A056F1">
        <w:rPr>
          <w:snapToGrid/>
        </w:rPr>
        <w:t>{</w:t>
      </w:r>
    </w:p>
    <w:p w:rsidR="003E7C50" w:rsidRPr="00FE3051" w:rsidRDefault="00806EE6" w:rsidP="003E7C50">
      <w:pPr>
        <w:pStyle w:val="aff"/>
        <w:rPr>
          <w:snapToGrid/>
        </w:rPr>
      </w:pPr>
      <w:r>
        <w:rPr>
          <w:snapToGrid/>
        </w:rPr>
        <w:t xml:space="preserve">        </w:t>
      </w:r>
      <w:r w:rsidR="003E7C50" w:rsidRPr="00A056F1">
        <w:rPr>
          <w:b/>
          <w:snapToGrid/>
          <w:color w:val="7F0055"/>
        </w:rPr>
        <w:t>throw</w:t>
      </w:r>
      <w:r w:rsidR="003E7C50" w:rsidRPr="00A056F1">
        <w:rPr>
          <w:snapToGrid/>
        </w:rPr>
        <w:t xml:space="preserve"> </w:t>
      </w:r>
      <w:r w:rsidR="003E7C50" w:rsidRPr="00A056F1">
        <w:rPr>
          <w:b/>
          <w:snapToGrid/>
          <w:color w:val="7F0055"/>
        </w:rPr>
        <w:t>new</w:t>
      </w:r>
      <w:r w:rsidR="003E7C50" w:rsidRPr="00A056F1">
        <w:rPr>
          <w:snapToGrid/>
        </w:rPr>
        <w:t xml:space="preserve"> IOException(</w:t>
      </w:r>
      <w:r w:rsidR="003E7C50" w:rsidRPr="00A056F1">
        <w:rPr>
          <w:snapToGrid/>
          <w:color w:val="2A00FF"/>
        </w:rPr>
        <w:t>"Invalid userId"</w:t>
      </w:r>
      <w:r w:rsidR="003E7C50" w:rsidRPr="00A056F1">
        <w:rPr>
          <w:snapToGrid/>
        </w:rPr>
        <w:t>, x);</w:t>
      </w:r>
    </w:p>
    <w:p w:rsidR="003E7C50" w:rsidRPr="00FE3051" w:rsidRDefault="00806EE6" w:rsidP="003E7C50">
      <w:pPr>
        <w:pStyle w:val="aff"/>
        <w:rPr>
          <w:snapToGrid/>
        </w:rPr>
      </w:pPr>
      <w:r>
        <w:rPr>
          <w:snapToGrid/>
        </w:rPr>
        <w:t xml:space="preserve">    </w:t>
      </w:r>
      <w:r w:rsidR="003E7C50" w:rsidRPr="00A056F1">
        <w:rPr>
          <w:snapToGrid/>
        </w:rPr>
        <w:t xml:space="preserve">}      </w:t>
      </w:r>
    </w:p>
    <w:p w:rsidR="003E7C50" w:rsidRPr="00FE3051" w:rsidRDefault="00806EE6" w:rsidP="003E7C50">
      <w:pPr>
        <w:pStyle w:val="aff"/>
        <w:rPr>
          <w:snapToGrid/>
        </w:rPr>
      </w:pPr>
      <w:r>
        <w:rPr>
          <w:snapToGrid/>
        </w:rPr>
        <w:t xml:space="preserve">    </w:t>
      </w:r>
      <w:r w:rsidR="003E7C50" w:rsidRPr="00A056F1">
        <w:rPr>
          <w:snapToGrid/>
          <w:color w:val="3F7F5F"/>
        </w:rPr>
        <w:t xml:space="preserve">// </w:t>
      </w:r>
      <w:r w:rsidR="00B3098E">
        <w:rPr>
          <w:rFonts w:hint="eastAsia"/>
          <w:snapToGrid/>
          <w:color w:val="3F7F5F"/>
        </w:rPr>
        <w:t>the</w:t>
      </w:r>
      <w:r w:rsidR="003E7C50" w:rsidRPr="00A056F1">
        <w:rPr>
          <w:snapToGrid/>
          <w:color w:val="3F7F5F"/>
        </w:rPr>
        <w:t xml:space="preserve"> XML is valid, proceed</w:t>
      </w:r>
    </w:p>
    <w:p w:rsidR="003E7C50" w:rsidRPr="00FE3051" w:rsidRDefault="00806EE6" w:rsidP="003E7C50">
      <w:pPr>
        <w:pStyle w:val="aff"/>
        <w:rPr>
          <w:snapToGrid/>
        </w:rPr>
      </w:pPr>
      <w:r>
        <w:rPr>
          <w:snapToGrid/>
        </w:rPr>
        <w:t xml:space="preserve">    </w:t>
      </w:r>
      <w:r w:rsidR="003E7C50" w:rsidRPr="00A056F1">
        <w:rPr>
          <w:snapToGrid/>
        </w:rPr>
        <w:t>outStream.write(xmlString.getBytes());</w:t>
      </w:r>
    </w:p>
    <w:p w:rsidR="003E7C50" w:rsidRPr="00FE3051" w:rsidRDefault="00806EE6" w:rsidP="003E7C50">
      <w:pPr>
        <w:pStyle w:val="aff"/>
        <w:rPr>
          <w:snapToGrid/>
        </w:rPr>
      </w:pPr>
      <w:r>
        <w:rPr>
          <w:snapToGrid/>
        </w:rPr>
        <w:t xml:space="preserve">    </w:t>
      </w:r>
      <w:r w:rsidR="003E7C50" w:rsidRPr="00A056F1">
        <w:rPr>
          <w:snapToGrid/>
        </w:rPr>
        <w:t>outStream.flush();</w:t>
      </w:r>
    </w:p>
    <w:p w:rsidR="00270850" w:rsidRPr="00283D46" w:rsidRDefault="003E7C50" w:rsidP="003E7C50">
      <w:pPr>
        <w:pStyle w:val="aff"/>
      </w:pPr>
      <w:r w:rsidRPr="00A056F1">
        <w:rPr>
          <w:snapToGrid/>
        </w:rPr>
        <w:t>}</w:t>
      </w:r>
    </w:p>
    <w:p w:rsidR="004E1CF9" w:rsidRDefault="00553A1D" w:rsidP="008569B2">
      <w:pPr>
        <w:rPr>
          <w:rFonts w:eastAsia="宋体"/>
        </w:rPr>
      </w:pPr>
      <w:r>
        <w:rPr>
          <w:rFonts w:eastAsia="宋体" w:hint="eastAsia"/>
        </w:rPr>
        <w:t>如下是</w:t>
      </w:r>
      <w:r>
        <w:rPr>
          <w:rFonts w:eastAsia="宋体" w:hint="eastAsia"/>
        </w:rPr>
        <w:t>schema.xsd</w:t>
      </w:r>
      <w:r>
        <w:rPr>
          <w:rFonts w:eastAsia="宋体" w:hint="eastAsia"/>
        </w:rPr>
        <w:t>文件中的</w:t>
      </w:r>
      <w:r>
        <w:rPr>
          <w:rFonts w:eastAsia="宋体" w:hint="eastAsia"/>
        </w:rPr>
        <w:t>schema</w:t>
      </w:r>
      <w:r>
        <w:rPr>
          <w:rFonts w:eastAsia="宋体" w:hint="eastAsia"/>
        </w:rPr>
        <w:t>定义：</w:t>
      </w:r>
    </w:p>
    <w:p w:rsidR="00DC2EDA" w:rsidRDefault="00DC2EDA" w:rsidP="00DC2EDA">
      <w:pPr>
        <w:pStyle w:val="aff"/>
        <w:rPr>
          <w:snapToGrid/>
        </w:rPr>
      </w:pPr>
      <w:r>
        <w:rPr>
          <w:snapToGrid/>
          <w:color w:val="008080"/>
        </w:rPr>
        <w:t>&lt;</w:t>
      </w:r>
      <w:r w:rsidRPr="00E46F2F">
        <w:rPr>
          <w:snapToGrid/>
          <w:color w:val="3F7F7F"/>
        </w:rPr>
        <w:t>xs:schema</w:t>
      </w:r>
      <w:r>
        <w:rPr>
          <w:snapToGrid/>
        </w:rPr>
        <w:t xml:space="preserve"> </w:t>
      </w:r>
      <w:r>
        <w:rPr>
          <w:snapToGrid/>
          <w:color w:val="7F007F"/>
        </w:rPr>
        <w:t>xmlns:xs</w:t>
      </w:r>
      <w:r>
        <w:rPr>
          <w:snapToGrid/>
          <w:color w:val="000000"/>
        </w:rPr>
        <w:t>=</w:t>
      </w:r>
      <w:r w:rsidRPr="00B57B47">
        <w:rPr>
          <w:color w:val="2A00FF"/>
        </w:rPr>
        <w:t>"http://www.w3.org/2001/XMLSchema"</w:t>
      </w:r>
      <w:r>
        <w:rPr>
          <w:snapToGrid/>
          <w:color w:val="008080"/>
        </w:rPr>
        <w:t>&gt;</w:t>
      </w:r>
    </w:p>
    <w:p w:rsidR="00DC2EDA" w:rsidRDefault="00DC2EDA" w:rsidP="00DC2EDA">
      <w:pPr>
        <w:pStyle w:val="aff"/>
        <w:rPr>
          <w:snapToGrid/>
        </w:rPr>
      </w:pPr>
      <w:r>
        <w:rPr>
          <w:snapToGrid/>
          <w:color w:val="008080"/>
        </w:rPr>
        <w:t>&lt;</w:t>
      </w:r>
      <w:r>
        <w:rPr>
          <w:snapToGrid/>
          <w:color w:val="3F7F7F"/>
        </w:rPr>
        <w:t>xs:element</w:t>
      </w:r>
      <w:r>
        <w:rPr>
          <w:snapToGrid/>
        </w:rPr>
        <w:t xml:space="preserve"> </w:t>
      </w:r>
      <w:r>
        <w:rPr>
          <w:snapToGrid/>
          <w:color w:val="7F007F"/>
        </w:rPr>
        <w:t>name</w:t>
      </w:r>
      <w:r>
        <w:rPr>
          <w:snapToGrid/>
          <w:color w:val="000000"/>
        </w:rPr>
        <w:t>=</w:t>
      </w:r>
      <w:r w:rsidRPr="00911BA2">
        <w:rPr>
          <w:color w:val="2A00FF"/>
        </w:rPr>
        <w:t>"user"</w:t>
      </w:r>
      <w:r>
        <w:rPr>
          <w:snapToGrid/>
          <w:color w:val="008080"/>
        </w:rPr>
        <w:t>&gt;</w:t>
      </w:r>
    </w:p>
    <w:p w:rsidR="00DC2EDA" w:rsidRDefault="00DC2EDA" w:rsidP="00DC2EDA">
      <w:pPr>
        <w:pStyle w:val="aff"/>
        <w:rPr>
          <w:snapToGrid/>
        </w:rPr>
      </w:pPr>
      <w:r>
        <w:rPr>
          <w:snapToGrid/>
          <w:color w:val="000000"/>
        </w:rPr>
        <w:t xml:space="preserve">  </w:t>
      </w:r>
      <w:r>
        <w:rPr>
          <w:snapToGrid/>
          <w:color w:val="008080"/>
        </w:rPr>
        <w:t>&lt;</w:t>
      </w:r>
      <w:r>
        <w:rPr>
          <w:snapToGrid/>
          <w:color w:val="3F7F7F"/>
        </w:rPr>
        <w:t>xs:complexType</w:t>
      </w:r>
      <w:r>
        <w:rPr>
          <w:snapToGrid/>
          <w:color w:val="008080"/>
        </w:rPr>
        <w:t>&gt;</w:t>
      </w:r>
    </w:p>
    <w:p w:rsidR="00DC2EDA" w:rsidRDefault="00DC2EDA" w:rsidP="00DC2EDA">
      <w:pPr>
        <w:pStyle w:val="aff"/>
        <w:rPr>
          <w:snapToGrid/>
        </w:rPr>
      </w:pPr>
      <w:r>
        <w:rPr>
          <w:snapToGrid/>
          <w:color w:val="000000"/>
        </w:rPr>
        <w:t xml:space="preserve">    </w:t>
      </w:r>
      <w:r>
        <w:rPr>
          <w:snapToGrid/>
          <w:color w:val="008080"/>
        </w:rPr>
        <w:t>&lt;</w:t>
      </w:r>
      <w:r>
        <w:rPr>
          <w:snapToGrid/>
          <w:color w:val="3F7F7F"/>
        </w:rPr>
        <w:t>xs:sequence</w:t>
      </w:r>
      <w:r>
        <w:rPr>
          <w:snapToGrid/>
          <w:color w:val="008080"/>
        </w:rPr>
        <w:t>&gt;</w:t>
      </w:r>
    </w:p>
    <w:p w:rsidR="00DC2EDA" w:rsidRDefault="00DC2EDA" w:rsidP="00DC2EDA">
      <w:pPr>
        <w:pStyle w:val="aff"/>
        <w:rPr>
          <w:snapToGrid/>
          <w:color w:val="008080"/>
        </w:rPr>
      </w:pPr>
      <w:r>
        <w:rPr>
          <w:snapToGrid/>
          <w:color w:val="000000"/>
        </w:rPr>
        <w:t xml:space="preserve">      </w:t>
      </w:r>
      <w:r>
        <w:rPr>
          <w:snapToGrid/>
          <w:color w:val="008080"/>
        </w:rPr>
        <w:t>&lt;</w:t>
      </w:r>
      <w:r>
        <w:rPr>
          <w:snapToGrid/>
          <w:color w:val="3F7F7F"/>
        </w:rPr>
        <w:t>xs:element</w:t>
      </w:r>
      <w:r>
        <w:rPr>
          <w:snapToGrid/>
        </w:rPr>
        <w:t xml:space="preserve"> </w:t>
      </w:r>
      <w:r>
        <w:rPr>
          <w:snapToGrid/>
          <w:color w:val="7F007F"/>
        </w:rPr>
        <w:t>name</w:t>
      </w:r>
      <w:r>
        <w:rPr>
          <w:snapToGrid/>
          <w:color w:val="000000"/>
        </w:rPr>
        <w:t>=</w:t>
      </w:r>
      <w:r w:rsidRPr="004D65A2">
        <w:rPr>
          <w:color w:val="2A00FF"/>
        </w:rPr>
        <w:t>"id"</w:t>
      </w:r>
      <w:r>
        <w:rPr>
          <w:snapToGrid/>
        </w:rPr>
        <w:t xml:space="preserve"> </w:t>
      </w:r>
      <w:r>
        <w:rPr>
          <w:snapToGrid/>
          <w:color w:val="7F007F"/>
        </w:rPr>
        <w:t>type</w:t>
      </w:r>
      <w:r>
        <w:rPr>
          <w:snapToGrid/>
          <w:color w:val="000000"/>
        </w:rPr>
        <w:t>=</w:t>
      </w:r>
      <w:r>
        <w:rPr>
          <w:color w:val="2A00FF"/>
        </w:rPr>
        <w:t>"xs:string</w:t>
      </w:r>
      <w:r w:rsidRPr="00A55C9E">
        <w:rPr>
          <w:color w:val="2A00FF"/>
        </w:rPr>
        <w:t>"</w:t>
      </w:r>
      <w:r>
        <w:rPr>
          <w:snapToGrid/>
          <w:color w:val="008080"/>
        </w:rPr>
        <w:t>/&gt;</w:t>
      </w:r>
    </w:p>
    <w:p w:rsidR="00A93904" w:rsidRPr="00A93904" w:rsidRDefault="00A93904" w:rsidP="00A93904">
      <w:pPr>
        <w:pStyle w:val="aff"/>
        <w:rPr>
          <w:snapToGrid/>
        </w:rPr>
      </w:pPr>
      <w:r>
        <w:rPr>
          <w:snapToGrid/>
          <w:color w:val="000000"/>
        </w:rPr>
        <w:t xml:space="preserve">      </w:t>
      </w:r>
      <w:r>
        <w:rPr>
          <w:snapToGrid/>
          <w:color w:val="008080"/>
        </w:rPr>
        <w:t>&lt;</w:t>
      </w:r>
      <w:r>
        <w:rPr>
          <w:snapToGrid/>
          <w:color w:val="3F7F7F"/>
        </w:rPr>
        <w:t>xs:element</w:t>
      </w:r>
      <w:r>
        <w:rPr>
          <w:snapToGrid/>
        </w:rPr>
        <w:t xml:space="preserve"> </w:t>
      </w:r>
      <w:r>
        <w:rPr>
          <w:snapToGrid/>
          <w:color w:val="7F007F"/>
        </w:rPr>
        <w:t>name</w:t>
      </w:r>
      <w:r>
        <w:rPr>
          <w:snapToGrid/>
          <w:color w:val="000000"/>
        </w:rPr>
        <w:t>=</w:t>
      </w:r>
      <w:r w:rsidRPr="006005B6">
        <w:rPr>
          <w:color w:val="2A00FF"/>
        </w:rPr>
        <w:t>"role"</w:t>
      </w:r>
      <w:r>
        <w:rPr>
          <w:snapToGrid/>
        </w:rPr>
        <w:t xml:space="preserve"> </w:t>
      </w:r>
      <w:r>
        <w:rPr>
          <w:snapToGrid/>
          <w:color w:val="7F007F"/>
        </w:rPr>
        <w:t>type</w:t>
      </w:r>
      <w:r>
        <w:rPr>
          <w:snapToGrid/>
          <w:color w:val="000000"/>
        </w:rPr>
        <w:t>=</w:t>
      </w:r>
      <w:r w:rsidRPr="003F437C">
        <w:rPr>
          <w:color w:val="2A00FF"/>
        </w:rPr>
        <w:t>"xs:string"</w:t>
      </w:r>
      <w:r>
        <w:rPr>
          <w:snapToGrid/>
          <w:color w:val="008080"/>
        </w:rPr>
        <w:t>/&gt;</w:t>
      </w:r>
    </w:p>
    <w:p w:rsidR="00CA4DBE" w:rsidRPr="00CA4DBE" w:rsidRDefault="00CA4DBE" w:rsidP="00CA4DBE">
      <w:pPr>
        <w:pStyle w:val="aff"/>
        <w:rPr>
          <w:snapToGrid/>
        </w:rPr>
      </w:pPr>
      <w:r>
        <w:rPr>
          <w:snapToGrid/>
          <w:color w:val="000000"/>
        </w:rPr>
        <w:t xml:space="preserve">      </w:t>
      </w:r>
      <w:r>
        <w:rPr>
          <w:snapToGrid/>
          <w:color w:val="008080"/>
        </w:rPr>
        <w:t>&lt;</w:t>
      </w:r>
      <w:r>
        <w:rPr>
          <w:snapToGrid/>
          <w:color w:val="3F7F7F"/>
        </w:rPr>
        <w:t>xs:element</w:t>
      </w:r>
      <w:r>
        <w:rPr>
          <w:snapToGrid/>
        </w:rPr>
        <w:t xml:space="preserve"> </w:t>
      </w:r>
      <w:r>
        <w:rPr>
          <w:snapToGrid/>
          <w:color w:val="7F007F"/>
        </w:rPr>
        <w:t>name</w:t>
      </w:r>
      <w:r>
        <w:rPr>
          <w:snapToGrid/>
          <w:color w:val="000000"/>
        </w:rPr>
        <w:t>=</w:t>
      </w:r>
      <w:r w:rsidRPr="00722938">
        <w:rPr>
          <w:color w:val="2A00FF"/>
        </w:rPr>
        <w:t>"description"</w:t>
      </w:r>
      <w:r>
        <w:rPr>
          <w:snapToGrid/>
        </w:rPr>
        <w:t xml:space="preserve"> </w:t>
      </w:r>
      <w:r>
        <w:rPr>
          <w:snapToGrid/>
          <w:color w:val="7F007F"/>
        </w:rPr>
        <w:t>type</w:t>
      </w:r>
      <w:r>
        <w:rPr>
          <w:snapToGrid/>
          <w:color w:val="000000"/>
        </w:rPr>
        <w:t>=</w:t>
      </w:r>
      <w:r w:rsidRPr="00DA07BF">
        <w:rPr>
          <w:color w:val="2A00FF"/>
        </w:rPr>
        <w:t>"xs:string"</w:t>
      </w:r>
      <w:r>
        <w:rPr>
          <w:snapToGrid/>
          <w:color w:val="008080"/>
        </w:rPr>
        <w:t>/&gt;</w:t>
      </w:r>
    </w:p>
    <w:p w:rsidR="00DC2EDA" w:rsidRDefault="00DC2EDA" w:rsidP="00DC2EDA">
      <w:pPr>
        <w:pStyle w:val="aff"/>
        <w:rPr>
          <w:snapToGrid/>
        </w:rPr>
      </w:pPr>
      <w:r>
        <w:rPr>
          <w:snapToGrid/>
          <w:color w:val="000000"/>
        </w:rPr>
        <w:t xml:space="preserve">    </w:t>
      </w:r>
      <w:r>
        <w:rPr>
          <w:snapToGrid/>
          <w:color w:val="008080"/>
        </w:rPr>
        <w:t>&lt;/</w:t>
      </w:r>
      <w:r>
        <w:rPr>
          <w:snapToGrid/>
          <w:color w:val="3F7F7F"/>
        </w:rPr>
        <w:t>xs:sequence</w:t>
      </w:r>
      <w:r>
        <w:rPr>
          <w:snapToGrid/>
          <w:color w:val="008080"/>
        </w:rPr>
        <w:t>&gt;</w:t>
      </w:r>
    </w:p>
    <w:p w:rsidR="00DC2EDA" w:rsidRDefault="00DC2EDA" w:rsidP="00DC2EDA">
      <w:pPr>
        <w:pStyle w:val="aff"/>
        <w:rPr>
          <w:snapToGrid/>
        </w:rPr>
      </w:pPr>
      <w:r>
        <w:rPr>
          <w:snapToGrid/>
          <w:color w:val="000000"/>
        </w:rPr>
        <w:t xml:space="preserve">  </w:t>
      </w:r>
      <w:r>
        <w:rPr>
          <w:snapToGrid/>
          <w:color w:val="008080"/>
        </w:rPr>
        <w:t>&lt;/</w:t>
      </w:r>
      <w:r>
        <w:rPr>
          <w:snapToGrid/>
          <w:color w:val="3F7F7F"/>
        </w:rPr>
        <w:t>xs:complexType</w:t>
      </w:r>
      <w:r>
        <w:rPr>
          <w:snapToGrid/>
          <w:color w:val="008080"/>
        </w:rPr>
        <w:t>&gt;</w:t>
      </w:r>
    </w:p>
    <w:p w:rsidR="00DC2EDA" w:rsidRDefault="00DC2EDA" w:rsidP="00DC2EDA">
      <w:pPr>
        <w:pStyle w:val="aff"/>
        <w:rPr>
          <w:snapToGrid/>
        </w:rPr>
      </w:pPr>
      <w:r>
        <w:rPr>
          <w:snapToGrid/>
          <w:color w:val="008080"/>
        </w:rPr>
        <w:t>&lt;/</w:t>
      </w:r>
      <w:r>
        <w:rPr>
          <w:snapToGrid/>
          <w:color w:val="3F7F7F"/>
        </w:rPr>
        <w:t>xs:element</w:t>
      </w:r>
      <w:r>
        <w:rPr>
          <w:snapToGrid/>
          <w:color w:val="008080"/>
        </w:rPr>
        <w:t>&gt;</w:t>
      </w:r>
    </w:p>
    <w:p w:rsidR="00B94ED8" w:rsidRDefault="00DC2EDA" w:rsidP="00B50A34">
      <w:pPr>
        <w:pStyle w:val="aff"/>
        <w:rPr>
          <w:snapToGrid/>
          <w:color w:val="008080"/>
        </w:rPr>
      </w:pPr>
      <w:r>
        <w:rPr>
          <w:snapToGrid/>
          <w:color w:val="008080"/>
        </w:rPr>
        <w:t>&lt;/</w:t>
      </w:r>
      <w:r w:rsidRPr="00F234FC">
        <w:rPr>
          <w:snapToGrid/>
          <w:color w:val="3F7F7F"/>
        </w:rPr>
        <w:t>xs:schema</w:t>
      </w:r>
      <w:r>
        <w:rPr>
          <w:snapToGrid/>
          <w:color w:val="008080"/>
        </w:rPr>
        <w:t>&gt;</w:t>
      </w:r>
    </w:p>
    <w:p w:rsidR="00CC41E1" w:rsidRPr="00E975E7" w:rsidRDefault="00561604" w:rsidP="00CC41E1">
      <w:pPr>
        <w:rPr>
          <w:rFonts w:eastAsiaTheme="minorEastAsia"/>
        </w:rPr>
      </w:pPr>
      <w:r>
        <w:rPr>
          <w:rFonts w:eastAsiaTheme="minorEastAsia" w:hint="eastAsia"/>
        </w:rPr>
        <w:t>某个恶意用户可能会使用下面的字符串作为用户</w:t>
      </w:r>
      <w:r>
        <w:rPr>
          <w:rFonts w:eastAsiaTheme="minorEastAsia" w:hint="eastAsia"/>
        </w:rPr>
        <w:t>ID</w:t>
      </w:r>
      <w:r>
        <w:rPr>
          <w:rFonts w:eastAsiaTheme="minorEastAsia" w:hint="eastAsia"/>
        </w:rPr>
        <w:t>：</w:t>
      </w:r>
    </w:p>
    <w:p w:rsidR="00642802" w:rsidRDefault="00F357F7" w:rsidP="00642802">
      <w:pPr>
        <w:pStyle w:val="afe"/>
      </w:pPr>
      <w:r w:rsidRPr="007C5942">
        <w:t>"</w:t>
      </w:r>
      <w:r w:rsidR="00642802">
        <w:t>joe&lt;/id&gt;&lt;role&gt;Administrator&lt;/role&gt;&lt;!—</w:t>
      </w:r>
      <w:r w:rsidRPr="007C5942">
        <w:t>"</w:t>
      </w:r>
    </w:p>
    <w:p w:rsidR="00A91B99" w:rsidRDefault="00CA1888" w:rsidP="00A91B99">
      <w:pPr>
        <w:rPr>
          <w:rFonts w:eastAsia="宋体"/>
        </w:rPr>
      </w:pPr>
      <w:r>
        <w:rPr>
          <w:rFonts w:eastAsia="宋体" w:hint="eastAsia"/>
        </w:rPr>
        <w:t>并使用如下字符串作为描述字段：</w:t>
      </w:r>
    </w:p>
    <w:p w:rsidR="00A91B99" w:rsidRDefault="00A91B99" w:rsidP="00A91B99">
      <w:pPr>
        <w:pStyle w:val="afe"/>
      </w:pPr>
      <w:r w:rsidRPr="007C5942">
        <w:t>"</w:t>
      </w:r>
      <w:r w:rsidR="00C61CBF">
        <w:t>--&gt;</w:t>
      </w:r>
      <w:r>
        <w:t>&lt;</w:t>
      </w:r>
      <w:r>
        <w:rPr>
          <w:rFonts w:hint="eastAsia"/>
        </w:rPr>
        <w:t>description</w:t>
      </w:r>
      <w:r>
        <w:t>&gt;</w:t>
      </w:r>
      <w:r w:rsidR="004B1F8E">
        <w:rPr>
          <w:rFonts w:hint="eastAsia"/>
          <w:snapToGrid/>
          <w:color w:val="000000"/>
        </w:rPr>
        <w:t xml:space="preserve">I want to be an </w:t>
      </w:r>
      <w:r w:rsidR="004B1F8E">
        <w:rPr>
          <w:snapToGrid/>
          <w:color w:val="000000"/>
        </w:rPr>
        <w:t>administrator</w:t>
      </w:r>
      <w:r w:rsidRPr="007C5942">
        <w:t>"</w:t>
      </w:r>
    </w:p>
    <w:p w:rsidR="00C267ED" w:rsidRPr="00704D6A" w:rsidRDefault="00704D6A" w:rsidP="00C267ED">
      <w:pPr>
        <w:rPr>
          <w:rFonts w:eastAsiaTheme="minorEastAsia"/>
        </w:rPr>
      </w:pPr>
      <w:r>
        <w:rPr>
          <w:rFonts w:eastAsiaTheme="minorEastAsia" w:hint="eastAsia"/>
        </w:rPr>
        <w:t>最终，整个</w:t>
      </w:r>
      <w:r>
        <w:rPr>
          <w:rFonts w:eastAsiaTheme="minorEastAsia" w:hint="eastAsia"/>
        </w:rPr>
        <w:t>XML</w:t>
      </w:r>
      <w:r>
        <w:rPr>
          <w:rFonts w:eastAsiaTheme="minorEastAsia" w:hint="eastAsia"/>
        </w:rPr>
        <w:t>字符串将变成如下形式：</w:t>
      </w:r>
    </w:p>
    <w:p w:rsidR="00C61539" w:rsidRPr="009B4AB9" w:rsidRDefault="00C61539" w:rsidP="00C61539">
      <w:pPr>
        <w:pStyle w:val="aff"/>
        <w:rPr>
          <w:snapToGrid/>
          <w:color w:val="008080"/>
        </w:rPr>
      </w:pPr>
      <w:r>
        <w:rPr>
          <w:snapToGrid/>
          <w:color w:val="008080"/>
        </w:rPr>
        <w:t>&lt;</w:t>
      </w:r>
      <w:r w:rsidRPr="009B4AB9">
        <w:rPr>
          <w:snapToGrid/>
          <w:color w:val="008080"/>
        </w:rPr>
        <w:t>user</w:t>
      </w:r>
      <w:r>
        <w:rPr>
          <w:snapToGrid/>
          <w:color w:val="008080"/>
        </w:rPr>
        <w:t>&gt;</w:t>
      </w:r>
    </w:p>
    <w:p w:rsidR="00C61539" w:rsidRDefault="00C61539" w:rsidP="00C61539">
      <w:pPr>
        <w:pStyle w:val="aff"/>
        <w:rPr>
          <w:snapToGrid/>
        </w:rPr>
      </w:pPr>
      <w:r>
        <w:rPr>
          <w:snapToGrid/>
          <w:color w:val="000000"/>
        </w:rPr>
        <w:tab/>
      </w:r>
      <w:r>
        <w:rPr>
          <w:snapToGrid/>
          <w:color w:val="008080"/>
        </w:rPr>
        <w:t>&lt;</w:t>
      </w:r>
      <w:r w:rsidRPr="000A3688">
        <w:rPr>
          <w:snapToGrid/>
          <w:color w:val="008080"/>
        </w:rPr>
        <w:t>id</w:t>
      </w:r>
      <w:r>
        <w:rPr>
          <w:snapToGrid/>
          <w:color w:val="008080"/>
        </w:rPr>
        <w:t>&gt;</w:t>
      </w:r>
      <w:r>
        <w:rPr>
          <w:snapToGrid/>
          <w:color w:val="000000"/>
        </w:rPr>
        <w:t>joe</w:t>
      </w:r>
      <w:r>
        <w:rPr>
          <w:snapToGrid/>
          <w:color w:val="008080"/>
        </w:rPr>
        <w:t>&lt;/</w:t>
      </w:r>
      <w:r w:rsidRPr="000A3688">
        <w:rPr>
          <w:snapToGrid/>
          <w:color w:val="008080"/>
        </w:rPr>
        <w:t>id</w:t>
      </w:r>
      <w:r>
        <w:rPr>
          <w:snapToGrid/>
          <w:color w:val="008080"/>
        </w:rPr>
        <w:t>&gt;</w:t>
      </w:r>
    </w:p>
    <w:p w:rsidR="00C61539" w:rsidRDefault="00C61539" w:rsidP="00C61539">
      <w:pPr>
        <w:pStyle w:val="aff"/>
        <w:rPr>
          <w:snapToGrid/>
        </w:rPr>
      </w:pPr>
      <w:r>
        <w:rPr>
          <w:snapToGrid/>
          <w:color w:val="000000"/>
        </w:rPr>
        <w:tab/>
      </w:r>
      <w:r>
        <w:rPr>
          <w:snapToGrid/>
          <w:color w:val="008080"/>
        </w:rPr>
        <w:t>&lt;</w:t>
      </w:r>
      <w:r w:rsidRPr="00863F2F">
        <w:rPr>
          <w:snapToGrid/>
          <w:color w:val="008080"/>
        </w:rPr>
        <w:t>role</w:t>
      </w:r>
      <w:r>
        <w:rPr>
          <w:snapToGrid/>
          <w:color w:val="008080"/>
        </w:rPr>
        <w:t>&gt;</w:t>
      </w:r>
      <w:r>
        <w:rPr>
          <w:snapToGrid/>
          <w:color w:val="000000"/>
        </w:rPr>
        <w:t>Administrator</w:t>
      </w:r>
      <w:r>
        <w:rPr>
          <w:snapToGrid/>
          <w:color w:val="008080"/>
        </w:rPr>
        <w:t>&lt;/</w:t>
      </w:r>
      <w:r w:rsidRPr="00863F2F">
        <w:rPr>
          <w:snapToGrid/>
          <w:color w:val="008080"/>
        </w:rPr>
        <w:t>role</w:t>
      </w:r>
      <w:r>
        <w:rPr>
          <w:snapToGrid/>
          <w:color w:val="008080"/>
        </w:rPr>
        <w:t>&gt;</w:t>
      </w:r>
      <w:r>
        <w:rPr>
          <w:snapToGrid/>
          <w:color w:val="3F5FBF"/>
        </w:rPr>
        <w:t>&lt;!--&lt;/id&gt; &lt;role&gt;operator&lt;/role&gt; &lt;description&gt; --&gt;</w:t>
      </w:r>
    </w:p>
    <w:p w:rsidR="00C61539" w:rsidRDefault="00C61539" w:rsidP="00C61539">
      <w:pPr>
        <w:pStyle w:val="aff"/>
        <w:rPr>
          <w:snapToGrid/>
        </w:rPr>
      </w:pPr>
      <w:r>
        <w:rPr>
          <w:snapToGrid/>
          <w:color w:val="000000"/>
        </w:rPr>
        <w:tab/>
      </w:r>
      <w:r>
        <w:rPr>
          <w:snapToGrid/>
          <w:color w:val="008080"/>
        </w:rPr>
        <w:t>&lt;</w:t>
      </w:r>
      <w:r w:rsidRPr="00863F2F">
        <w:rPr>
          <w:snapToGrid/>
          <w:color w:val="008080"/>
        </w:rPr>
        <w:t>description</w:t>
      </w:r>
      <w:r>
        <w:rPr>
          <w:snapToGrid/>
          <w:color w:val="008080"/>
        </w:rPr>
        <w:t>&gt;</w:t>
      </w:r>
      <w:r>
        <w:rPr>
          <w:snapToGrid/>
          <w:color w:val="000000"/>
        </w:rPr>
        <w:t>I want to be an administrator</w:t>
      </w:r>
      <w:r>
        <w:rPr>
          <w:snapToGrid/>
          <w:color w:val="008080"/>
        </w:rPr>
        <w:t>&lt;/</w:t>
      </w:r>
      <w:r w:rsidRPr="00863F2F">
        <w:rPr>
          <w:snapToGrid/>
          <w:color w:val="008080"/>
        </w:rPr>
        <w:t>description</w:t>
      </w:r>
      <w:r>
        <w:rPr>
          <w:snapToGrid/>
          <w:color w:val="008080"/>
        </w:rPr>
        <w:t>&gt;</w:t>
      </w:r>
    </w:p>
    <w:p w:rsidR="00C267ED" w:rsidRDefault="00C61539" w:rsidP="00C61539">
      <w:pPr>
        <w:pStyle w:val="aff"/>
        <w:rPr>
          <w:snapToGrid/>
          <w:color w:val="008080"/>
        </w:rPr>
      </w:pPr>
      <w:r>
        <w:rPr>
          <w:snapToGrid/>
          <w:color w:val="008080"/>
        </w:rPr>
        <w:t>&lt;/</w:t>
      </w:r>
      <w:r w:rsidRPr="00863F2F">
        <w:rPr>
          <w:snapToGrid/>
          <w:color w:val="008080"/>
        </w:rPr>
        <w:t>user</w:t>
      </w:r>
      <w:r>
        <w:rPr>
          <w:snapToGrid/>
          <w:color w:val="008080"/>
        </w:rPr>
        <w:t>&gt;</w:t>
      </w:r>
    </w:p>
    <w:p w:rsidR="001D5917" w:rsidRPr="00C871DB" w:rsidRDefault="00A63D4A" w:rsidP="00262766">
      <w:pPr>
        <w:rPr>
          <w:rFonts w:eastAsiaTheme="minorEastAsia"/>
        </w:rPr>
      </w:pPr>
      <w:r>
        <w:rPr>
          <w:rFonts w:eastAsiaTheme="minorEastAsia" w:hint="eastAsia"/>
        </w:rPr>
        <w:t>用户</w:t>
      </w:r>
      <w:r>
        <w:rPr>
          <w:rFonts w:eastAsiaTheme="minorEastAsia" w:hint="eastAsia"/>
        </w:rPr>
        <w:t>ID</w:t>
      </w:r>
      <w:r>
        <w:rPr>
          <w:rFonts w:eastAsiaTheme="minorEastAsia" w:hint="eastAsia"/>
        </w:rPr>
        <w:t>结尾处的“</w:t>
      </w:r>
      <w:r>
        <w:t>&lt;!--</w:t>
      </w:r>
      <w:r>
        <w:rPr>
          <w:rFonts w:eastAsiaTheme="minorEastAsia" w:hint="eastAsia"/>
        </w:rPr>
        <w:t>”和描述字段开头处的“</w:t>
      </w:r>
      <w:r>
        <w:t>--&gt;</w:t>
      </w:r>
      <w:r>
        <w:rPr>
          <w:rFonts w:eastAsiaTheme="minorEastAsia" w:hint="eastAsia"/>
        </w:rPr>
        <w:t>”将会注释掉原本硬编码在</w:t>
      </w:r>
      <w:r>
        <w:rPr>
          <w:rFonts w:eastAsiaTheme="minorEastAsia" w:hint="eastAsia"/>
        </w:rPr>
        <w:t>XML</w:t>
      </w:r>
      <w:r>
        <w:rPr>
          <w:rFonts w:eastAsiaTheme="minorEastAsia" w:hint="eastAsia"/>
        </w:rPr>
        <w:t>字符串中的角色信息。虽然用户角色已经被攻击者篡改成管理员类型，但是整个</w:t>
      </w:r>
      <w:r>
        <w:rPr>
          <w:rFonts w:eastAsiaTheme="minorEastAsia" w:hint="eastAsia"/>
        </w:rPr>
        <w:t>XML</w:t>
      </w:r>
      <w:r>
        <w:rPr>
          <w:rFonts w:eastAsiaTheme="minorEastAsia" w:hint="eastAsia"/>
        </w:rPr>
        <w:t>字符串仍然可以通过</w:t>
      </w:r>
      <w:r>
        <w:rPr>
          <w:rFonts w:eastAsiaTheme="minorEastAsia" w:hint="eastAsia"/>
        </w:rPr>
        <w:t>schema</w:t>
      </w:r>
      <w:r>
        <w:rPr>
          <w:rFonts w:eastAsiaTheme="minorEastAsia" w:hint="eastAsia"/>
        </w:rPr>
        <w:t>的校验。</w:t>
      </w:r>
      <w:r w:rsidR="00A23ECF">
        <w:rPr>
          <w:rFonts w:eastAsiaTheme="minorEastAsia" w:hint="eastAsia"/>
        </w:rPr>
        <w:t>XML schema</w:t>
      </w:r>
      <w:r w:rsidR="00A23ECF">
        <w:rPr>
          <w:rFonts w:eastAsiaTheme="minorEastAsia" w:hint="eastAsia"/>
        </w:rPr>
        <w:t>或者</w:t>
      </w:r>
      <w:r w:rsidR="00A23ECF">
        <w:rPr>
          <w:rFonts w:eastAsiaTheme="minorEastAsia" w:hint="eastAsia"/>
        </w:rPr>
        <w:t>DTD</w:t>
      </w:r>
      <w:r w:rsidR="00A23ECF">
        <w:rPr>
          <w:rFonts w:eastAsiaTheme="minorEastAsia" w:hint="eastAsia"/>
        </w:rPr>
        <w:t>校验仅能确保</w:t>
      </w:r>
      <w:r w:rsidR="00A23ECF">
        <w:rPr>
          <w:rFonts w:eastAsiaTheme="minorEastAsia" w:hint="eastAsia"/>
        </w:rPr>
        <w:t>XML</w:t>
      </w:r>
      <w:r w:rsidR="00A23ECF">
        <w:rPr>
          <w:rFonts w:eastAsiaTheme="minorEastAsia" w:hint="eastAsia"/>
        </w:rPr>
        <w:t>的格式是有效的，但是攻击者可以在不打破原有</w:t>
      </w:r>
      <w:r w:rsidR="00A23ECF">
        <w:rPr>
          <w:rFonts w:eastAsiaTheme="minorEastAsia" w:hint="eastAsia"/>
        </w:rPr>
        <w:t>XML</w:t>
      </w:r>
      <w:r w:rsidR="00A23ECF">
        <w:rPr>
          <w:rFonts w:eastAsiaTheme="minorEastAsia" w:hint="eastAsia"/>
        </w:rPr>
        <w:t>格式的</w:t>
      </w:r>
      <w:r w:rsidR="00D542B1">
        <w:rPr>
          <w:rFonts w:eastAsiaTheme="minorEastAsia" w:hint="eastAsia"/>
        </w:rPr>
        <w:t>情况下</w:t>
      </w:r>
      <w:r w:rsidR="00A23ECF">
        <w:rPr>
          <w:rFonts w:eastAsiaTheme="minorEastAsia" w:hint="eastAsia"/>
        </w:rPr>
        <w:t>，对</w:t>
      </w:r>
      <w:r w:rsidR="00A23ECF">
        <w:rPr>
          <w:rFonts w:eastAsiaTheme="minorEastAsia" w:hint="eastAsia"/>
        </w:rPr>
        <w:t>XML</w:t>
      </w:r>
      <w:r w:rsidR="00A23ECF">
        <w:rPr>
          <w:rFonts w:eastAsiaTheme="minorEastAsia" w:hint="eastAsia"/>
        </w:rPr>
        <w:t>的内容进行篡改。</w:t>
      </w:r>
    </w:p>
    <w:p w:rsidR="008569B2" w:rsidRPr="00006383" w:rsidRDefault="003004AF" w:rsidP="008569B2">
      <w:pPr>
        <w:pStyle w:val="aff0"/>
      </w:pPr>
      <w:r>
        <w:rPr>
          <w:rFonts w:hint="eastAsia"/>
        </w:rPr>
        <w:lastRenderedPageBreak/>
        <w:t>正确示例（</w:t>
      </w:r>
      <w:r w:rsidR="001627EB">
        <w:rPr>
          <w:rFonts w:hint="eastAsia"/>
        </w:rPr>
        <w:t>白名单校验</w:t>
      </w:r>
      <w:r>
        <w:rPr>
          <w:rFonts w:hint="eastAsia"/>
        </w:rPr>
        <w:t>）：</w:t>
      </w:r>
    </w:p>
    <w:p w:rsidR="008569B2" w:rsidRPr="00F21E90" w:rsidRDefault="008569B2" w:rsidP="008569B2">
      <w:pPr>
        <w:pStyle w:val="aff"/>
      </w:pPr>
      <w:r w:rsidRPr="00F21E90">
        <w:rPr>
          <w:b/>
          <w:color w:val="7F0055"/>
        </w:rPr>
        <w:t>private</w:t>
      </w:r>
      <w:r w:rsidRPr="00F21E90">
        <w:t xml:space="preserve"> </w:t>
      </w:r>
      <w:r w:rsidRPr="00F21E90">
        <w:rPr>
          <w:b/>
          <w:color w:val="7F0055"/>
        </w:rPr>
        <w:t>void</w:t>
      </w:r>
      <w:r w:rsidRPr="00F21E90">
        <w:t xml:space="preserve"> createXMLStream(BufferedOutputStream outStream, </w:t>
      </w:r>
      <w:r w:rsidR="005B38DD">
        <w:rPr>
          <w:rFonts w:hint="eastAsia"/>
        </w:rPr>
        <w:t>User</w:t>
      </w:r>
      <w:r w:rsidRPr="00F21E90">
        <w:t xml:space="preserve"> </w:t>
      </w:r>
      <w:r w:rsidR="005B38DD">
        <w:rPr>
          <w:rFonts w:hint="eastAsia"/>
        </w:rPr>
        <w:t>user</w:t>
      </w:r>
      <w:r w:rsidRPr="00F21E90">
        <w:t xml:space="preserve">) </w:t>
      </w:r>
      <w:r w:rsidRPr="00F21E90">
        <w:rPr>
          <w:b/>
          <w:color w:val="7F0055"/>
        </w:rPr>
        <w:t>throws</w:t>
      </w:r>
      <w:r w:rsidRPr="00F21E90">
        <w:t xml:space="preserve"> IOException</w:t>
      </w:r>
    </w:p>
    <w:p w:rsidR="008569B2" w:rsidRPr="00F21E90" w:rsidRDefault="008569B2" w:rsidP="008569B2">
      <w:pPr>
        <w:pStyle w:val="aff"/>
      </w:pPr>
      <w:r w:rsidRPr="00F21E90">
        <w:t>{</w:t>
      </w:r>
    </w:p>
    <w:p w:rsidR="008569B2" w:rsidRPr="00F21E90" w:rsidRDefault="006F58AD" w:rsidP="008569B2">
      <w:pPr>
        <w:pStyle w:val="aff"/>
      </w:pPr>
      <w:r>
        <w:t xml:space="preserve">    </w:t>
      </w:r>
      <w:r w:rsidR="008569B2" w:rsidRPr="00F21E90">
        <w:rPr>
          <w:color w:val="3F7F5F"/>
        </w:rPr>
        <w:t xml:space="preserve">// Write XML string if </w:t>
      </w:r>
      <w:r w:rsidR="008569B2">
        <w:rPr>
          <w:rFonts w:hint="eastAsia"/>
          <w:color w:val="3F7F5F"/>
        </w:rPr>
        <w:t>userID</w:t>
      </w:r>
      <w:r w:rsidR="008569B2" w:rsidRPr="00F21E90">
        <w:rPr>
          <w:color w:val="3F7F5F"/>
        </w:rPr>
        <w:t xml:space="preserve"> contains </w:t>
      </w:r>
      <w:r w:rsidR="008569B2" w:rsidRPr="00C71806">
        <w:rPr>
          <w:color w:val="3F7F5F"/>
        </w:rPr>
        <w:t>alphanumeric</w:t>
      </w:r>
      <w:r w:rsidR="004635FA">
        <w:rPr>
          <w:rFonts w:hint="eastAsia"/>
          <w:color w:val="3F7F5F"/>
        </w:rPr>
        <w:t xml:space="preserve"> </w:t>
      </w:r>
      <w:r w:rsidR="0035185F">
        <w:rPr>
          <w:rFonts w:hint="eastAsia"/>
          <w:color w:val="3F7F5F"/>
        </w:rPr>
        <w:t>and underscore</w:t>
      </w:r>
      <w:r w:rsidR="00AA2064">
        <w:rPr>
          <w:rFonts w:hint="eastAsia"/>
          <w:color w:val="3F7F5F"/>
        </w:rPr>
        <w:t xml:space="preserve"> characters</w:t>
      </w:r>
      <w:r w:rsidR="008569B2" w:rsidRPr="00C71806">
        <w:rPr>
          <w:color w:val="3F7F5F"/>
        </w:rPr>
        <w:t xml:space="preserve"> </w:t>
      </w:r>
      <w:r w:rsidR="008569B2" w:rsidRPr="00F21E90">
        <w:rPr>
          <w:color w:val="3F7F5F"/>
        </w:rPr>
        <w:t>only</w:t>
      </w:r>
    </w:p>
    <w:p w:rsidR="008569B2" w:rsidRPr="00F21E90" w:rsidRDefault="006F58AD" w:rsidP="008569B2">
      <w:pPr>
        <w:pStyle w:val="aff"/>
        <w:rPr>
          <w:b/>
        </w:rPr>
      </w:pPr>
      <w:r>
        <w:t xml:space="preserve">    </w:t>
      </w:r>
      <w:r w:rsidR="008569B2" w:rsidRPr="00F21E90">
        <w:rPr>
          <w:b/>
          <w:color w:val="7F0055"/>
        </w:rPr>
        <w:t>if</w:t>
      </w:r>
      <w:r w:rsidR="008569B2" w:rsidRPr="00F21E90">
        <w:rPr>
          <w:b/>
        </w:rPr>
        <w:t xml:space="preserve"> (!Pattern.matches(</w:t>
      </w:r>
      <w:r w:rsidR="008569B2" w:rsidRPr="00F21E90">
        <w:rPr>
          <w:b/>
          <w:color w:val="2A00FF"/>
        </w:rPr>
        <w:t>"[</w:t>
      </w:r>
      <w:r w:rsidR="008569B2">
        <w:rPr>
          <w:rFonts w:hint="eastAsia"/>
          <w:b/>
          <w:color w:val="2A00FF"/>
        </w:rPr>
        <w:t>_a-bA-B</w:t>
      </w:r>
      <w:r w:rsidR="008569B2" w:rsidRPr="00F21E90">
        <w:rPr>
          <w:b/>
          <w:color w:val="2A00FF"/>
        </w:rPr>
        <w:t>0-9]+"</w:t>
      </w:r>
      <w:r w:rsidR="008569B2" w:rsidRPr="00F21E90">
        <w:rPr>
          <w:b/>
        </w:rPr>
        <w:t xml:space="preserve">, </w:t>
      </w:r>
      <w:r w:rsidR="00563BE4">
        <w:rPr>
          <w:rFonts w:hint="eastAsia"/>
          <w:b/>
        </w:rPr>
        <w:t>user.getUserId()</w:t>
      </w:r>
      <w:r w:rsidR="008569B2" w:rsidRPr="00F21E90">
        <w:rPr>
          <w:b/>
        </w:rPr>
        <w:t>))</w:t>
      </w:r>
    </w:p>
    <w:p w:rsidR="008569B2" w:rsidRPr="00F21E90" w:rsidRDefault="006F58AD" w:rsidP="008569B2">
      <w:pPr>
        <w:pStyle w:val="aff"/>
        <w:rPr>
          <w:b/>
        </w:rPr>
      </w:pPr>
      <w:r>
        <w:rPr>
          <w:b/>
        </w:rPr>
        <w:t xml:space="preserve">    </w:t>
      </w:r>
      <w:r w:rsidR="008569B2" w:rsidRPr="00F21E90">
        <w:rPr>
          <w:b/>
        </w:rPr>
        <w:t>{</w:t>
      </w:r>
    </w:p>
    <w:p w:rsidR="008569B2" w:rsidRPr="00F21E90" w:rsidRDefault="008569B2" w:rsidP="008569B2">
      <w:pPr>
        <w:pStyle w:val="aff"/>
        <w:rPr>
          <w:b/>
        </w:rPr>
      </w:pPr>
      <w:r w:rsidRPr="00F21E90">
        <w:rPr>
          <w:b/>
        </w:rPr>
        <w:t xml:space="preserve">        </w:t>
      </w:r>
      <w:r w:rsidRPr="00F21E90">
        <w:rPr>
          <w:b/>
          <w:color w:val="3F7F5F"/>
        </w:rPr>
        <w:t>//</w:t>
      </w:r>
      <w:r w:rsidR="003B3F1D">
        <w:rPr>
          <w:rFonts w:hint="eastAsia"/>
          <w:b/>
          <w:color w:val="3F7F5F"/>
        </w:rPr>
        <w:t xml:space="preserve"> </w:t>
      </w:r>
      <w:r w:rsidR="00206D05">
        <w:rPr>
          <w:rFonts w:hint="eastAsia"/>
          <w:b/>
          <w:color w:val="3F7F5F"/>
        </w:rPr>
        <w:t>Handle</w:t>
      </w:r>
      <w:r w:rsidR="00206D05">
        <w:rPr>
          <w:b/>
          <w:color w:val="3F7F5F"/>
        </w:rPr>
        <w:t xml:space="preserve"> </w:t>
      </w:r>
      <w:r w:rsidR="00206D05">
        <w:rPr>
          <w:rFonts w:hint="eastAsia"/>
          <w:b/>
          <w:color w:val="3F7F5F"/>
        </w:rPr>
        <w:t>f</w:t>
      </w:r>
      <w:r w:rsidRPr="00F21E90">
        <w:rPr>
          <w:b/>
          <w:color w:val="3F7F5F"/>
        </w:rPr>
        <w:t>ormat violation</w:t>
      </w:r>
    </w:p>
    <w:p w:rsidR="008569B2" w:rsidRDefault="006F58AD" w:rsidP="008569B2">
      <w:pPr>
        <w:pStyle w:val="aff"/>
        <w:rPr>
          <w:b/>
        </w:rPr>
      </w:pPr>
      <w:r>
        <w:rPr>
          <w:b/>
        </w:rPr>
        <w:t xml:space="preserve">    </w:t>
      </w:r>
      <w:r w:rsidR="008569B2" w:rsidRPr="00F21E90">
        <w:rPr>
          <w:b/>
        </w:rPr>
        <w:t>}</w:t>
      </w:r>
    </w:p>
    <w:p w:rsidR="00291E6B" w:rsidRPr="00291E6B" w:rsidRDefault="006F58AD" w:rsidP="00291E6B">
      <w:pPr>
        <w:pStyle w:val="aff"/>
        <w:rPr>
          <w:b/>
        </w:rPr>
      </w:pPr>
      <w:r>
        <w:t xml:space="preserve">    </w:t>
      </w:r>
      <w:r w:rsidR="00291E6B" w:rsidRPr="00291E6B">
        <w:rPr>
          <w:b/>
          <w:color w:val="7F0055"/>
        </w:rPr>
        <w:t>if</w:t>
      </w:r>
      <w:r w:rsidR="00291E6B" w:rsidRPr="00291E6B">
        <w:rPr>
          <w:b/>
        </w:rPr>
        <w:t xml:space="preserve"> (!Pattern.matches(</w:t>
      </w:r>
      <w:r w:rsidR="00291E6B" w:rsidRPr="00291E6B">
        <w:rPr>
          <w:b/>
          <w:color w:val="2A00FF"/>
        </w:rPr>
        <w:t>"[</w:t>
      </w:r>
      <w:r w:rsidR="00291E6B" w:rsidRPr="00291E6B">
        <w:rPr>
          <w:rFonts w:hint="eastAsia"/>
          <w:b/>
          <w:color w:val="2A00FF"/>
        </w:rPr>
        <w:t>_a-bA-B</w:t>
      </w:r>
      <w:r w:rsidR="00291E6B" w:rsidRPr="00291E6B">
        <w:rPr>
          <w:b/>
          <w:color w:val="2A00FF"/>
        </w:rPr>
        <w:t>0-9]+"</w:t>
      </w:r>
      <w:r w:rsidR="00291E6B" w:rsidRPr="00291E6B">
        <w:rPr>
          <w:b/>
        </w:rPr>
        <w:t xml:space="preserve">, </w:t>
      </w:r>
      <w:r w:rsidR="00291E6B" w:rsidRPr="00291E6B">
        <w:rPr>
          <w:b/>
          <w:snapToGrid/>
        </w:rPr>
        <w:t>user.getDescription()</w:t>
      </w:r>
      <w:r w:rsidR="00291E6B" w:rsidRPr="00291E6B">
        <w:rPr>
          <w:b/>
        </w:rPr>
        <w:t>))</w:t>
      </w:r>
    </w:p>
    <w:p w:rsidR="00291E6B" w:rsidRPr="00F21E90" w:rsidRDefault="006F58AD" w:rsidP="00291E6B">
      <w:pPr>
        <w:pStyle w:val="aff"/>
        <w:rPr>
          <w:b/>
        </w:rPr>
      </w:pPr>
      <w:r>
        <w:rPr>
          <w:b/>
        </w:rPr>
        <w:t xml:space="preserve">    </w:t>
      </w:r>
      <w:r w:rsidR="00291E6B" w:rsidRPr="00F21E90">
        <w:rPr>
          <w:b/>
        </w:rPr>
        <w:t>{</w:t>
      </w:r>
    </w:p>
    <w:p w:rsidR="00291E6B" w:rsidRPr="00F21E90" w:rsidRDefault="00291E6B" w:rsidP="00291E6B">
      <w:pPr>
        <w:pStyle w:val="aff"/>
        <w:rPr>
          <w:b/>
        </w:rPr>
      </w:pPr>
      <w:r w:rsidRPr="00F21E90">
        <w:rPr>
          <w:b/>
        </w:rPr>
        <w:t xml:space="preserve">        </w:t>
      </w:r>
      <w:r w:rsidRPr="00F21E90">
        <w:rPr>
          <w:b/>
          <w:color w:val="3F7F5F"/>
        </w:rPr>
        <w:t>//</w:t>
      </w:r>
      <w:r w:rsidR="003B3F1D">
        <w:rPr>
          <w:rFonts w:hint="eastAsia"/>
          <w:b/>
          <w:color w:val="3F7F5F"/>
        </w:rPr>
        <w:t xml:space="preserve"> </w:t>
      </w:r>
      <w:r>
        <w:rPr>
          <w:rFonts w:hint="eastAsia"/>
          <w:b/>
          <w:color w:val="3F7F5F"/>
        </w:rPr>
        <w:t>Handle</w:t>
      </w:r>
      <w:r>
        <w:rPr>
          <w:b/>
          <w:color w:val="3F7F5F"/>
        </w:rPr>
        <w:t xml:space="preserve"> </w:t>
      </w:r>
      <w:r>
        <w:rPr>
          <w:rFonts w:hint="eastAsia"/>
          <w:b/>
          <w:color w:val="3F7F5F"/>
        </w:rPr>
        <w:t>f</w:t>
      </w:r>
      <w:r w:rsidRPr="00F21E90">
        <w:rPr>
          <w:b/>
          <w:color w:val="3F7F5F"/>
        </w:rPr>
        <w:t>ormat violation</w:t>
      </w:r>
    </w:p>
    <w:p w:rsidR="00291E6B" w:rsidRPr="00291E6B" w:rsidRDefault="006F58AD" w:rsidP="00291E6B">
      <w:pPr>
        <w:pStyle w:val="aff"/>
        <w:rPr>
          <w:b/>
        </w:rPr>
      </w:pPr>
      <w:r>
        <w:rPr>
          <w:b/>
        </w:rPr>
        <w:t xml:space="preserve">    </w:t>
      </w:r>
      <w:r w:rsidR="00291E6B" w:rsidRPr="00F21E90">
        <w:rPr>
          <w:b/>
        </w:rPr>
        <w:t>}</w:t>
      </w:r>
    </w:p>
    <w:p w:rsidR="007A3638" w:rsidRDefault="007A3638" w:rsidP="007A3638">
      <w:pPr>
        <w:pStyle w:val="aff"/>
        <w:rPr>
          <w:snapToGrid/>
        </w:rPr>
      </w:pPr>
      <w:r>
        <w:rPr>
          <w:snapToGrid/>
        </w:rPr>
        <w:t xml:space="preserve">    </w:t>
      </w:r>
      <w:r>
        <w:rPr>
          <w:rFonts w:hint="eastAsia"/>
          <w:snapToGrid/>
        </w:rPr>
        <w:t xml:space="preserve">String </w:t>
      </w:r>
      <w:r>
        <w:rPr>
          <w:snapToGrid/>
        </w:rPr>
        <w:t xml:space="preserve">xmlString = </w:t>
      </w:r>
      <w:r>
        <w:rPr>
          <w:snapToGrid/>
          <w:color w:val="2A00FF"/>
        </w:rPr>
        <w:t>"&lt;user&gt;&lt;id&gt;"</w:t>
      </w:r>
      <w:r>
        <w:rPr>
          <w:snapToGrid/>
        </w:rPr>
        <w:t xml:space="preserve"> + user.getUserId()</w:t>
      </w:r>
    </w:p>
    <w:p w:rsidR="007A3638" w:rsidRDefault="007A3638" w:rsidP="007A3638">
      <w:pPr>
        <w:pStyle w:val="aff"/>
        <w:rPr>
          <w:snapToGrid/>
        </w:rPr>
      </w:pPr>
      <w:r>
        <w:rPr>
          <w:snapToGrid/>
        </w:rPr>
        <w:t xml:space="preserve">            + </w:t>
      </w:r>
      <w:r>
        <w:rPr>
          <w:snapToGrid/>
          <w:color w:val="2A00FF"/>
        </w:rPr>
        <w:t>"&lt;/id&gt;&lt;role&gt;operator&lt;/role&gt;&lt;description&gt;"</w:t>
      </w:r>
    </w:p>
    <w:p w:rsidR="007A3638" w:rsidRPr="007E7B77" w:rsidRDefault="007A3638" w:rsidP="007A3638">
      <w:pPr>
        <w:pStyle w:val="aff"/>
      </w:pPr>
      <w:r>
        <w:rPr>
          <w:snapToGrid/>
        </w:rPr>
        <w:t xml:space="preserve">            + user.getDescription() + </w:t>
      </w:r>
      <w:r>
        <w:rPr>
          <w:snapToGrid/>
          <w:color w:val="2A00FF"/>
        </w:rPr>
        <w:t>"&lt;/description&gt;&lt;/user&gt;"</w:t>
      </w:r>
      <w:r>
        <w:rPr>
          <w:snapToGrid/>
        </w:rPr>
        <w:t>;</w:t>
      </w:r>
    </w:p>
    <w:p w:rsidR="008569B2" w:rsidRPr="00F21E90" w:rsidRDefault="006F58AD" w:rsidP="008569B2">
      <w:pPr>
        <w:pStyle w:val="aff"/>
      </w:pPr>
      <w:r>
        <w:t xml:space="preserve">    </w:t>
      </w:r>
      <w:r w:rsidR="008569B2" w:rsidRPr="00F21E90">
        <w:t>outStream.write(xmlString.getBytes());</w:t>
      </w:r>
    </w:p>
    <w:p w:rsidR="008569B2" w:rsidRDefault="006F58AD" w:rsidP="008569B2">
      <w:pPr>
        <w:pStyle w:val="aff"/>
      </w:pPr>
      <w:r>
        <w:t xml:space="preserve">    </w:t>
      </w:r>
      <w:r w:rsidR="008569B2" w:rsidRPr="00F21E90">
        <w:t>outStream.flush();</w:t>
      </w:r>
    </w:p>
    <w:p w:rsidR="008569B2" w:rsidRPr="001D567C" w:rsidRDefault="008569B2" w:rsidP="008569B2">
      <w:pPr>
        <w:pStyle w:val="aff"/>
      </w:pPr>
      <w:r w:rsidRPr="001D567C">
        <w:t>}</w:t>
      </w:r>
    </w:p>
    <w:bookmarkEnd w:id="19"/>
    <w:p w:rsidR="00345A8D" w:rsidRDefault="00A34687" w:rsidP="002D3D51">
      <w:pPr>
        <w:rPr>
          <w:rFonts w:eastAsiaTheme="minorEastAsia"/>
        </w:rPr>
      </w:pPr>
      <w:r>
        <w:rPr>
          <w:rFonts w:eastAsiaTheme="minorEastAsia" w:hint="eastAsia"/>
        </w:rPr>
        <w:t>这个方法使用白名单的方式对输入进行校验</w:t>
      </w:r>
      <w:r w:rsidR="00E83061">
        <w:rPr>
          <w:rFonts w:eastAsiaTheme="minorEastAsia" w:hint="eastAsia"/>
        </w:rPr>
        <w:t>，要求输入的</w:t>
      </w:r>
      <w:r w:rsidR="00E83061" w:rsidRPr="0034168C">
        <w:rPr>
          <w:rStyle w:val="Char6"/>
        </w:rPr>
        <w:t>userId</w:t>
      </w:r>
      <w:r w:rsidR="00E83061">
        <w:rPr>
          <w:rStyle w:val="Char6"/>
          <w:rFonts w:eastAsiaTheme="minorEastAsia" w:hint="eastAsia"/>
        </w:rPr>
        <w:t>字段中只</w:t>
      </w:r>
      <w:r w:rsidR="00097AAC">
        <w:rPr>
          <w:rStyle w:val="Char6"/>
          <w:rFonts w:eastAsiaTheme="minorEastAsia" w:hint="eastAsia"/>
        </w:rPr>
        <w:t>能</w:t>
      </w:r>
      <w:r w:rsidR="00E83061">
        <w:rPr>
          <w:rStyle w:val="Char6"/>
          <w:rFonts w:eastAsiaTheme="minorEastAsia" w:hint="eastAsia"/>
        </w:rPr>
        <w:t>包含字母、数字或者下划线。</w:t>
      </w:r>
    </w:p>
    <w:p w:rsidR="004C1D31" w:rsidRDefault="00A068A1" w:rsidP="004C1D31">
      <w:pPr>
        <w:pStyle w:val="aff0"/>
      </w:pPr>
      <w:r>
        <w:rPr>
          <w:rFonts w:hint="eastAsia"/>
        </w:rPr>
        <w:t>正确示例（</w:t>
      </w:r>
      <w:r w:rsidR="00D248FF">
        <w:rPr>
          <w:rFonts w:hint="eastAsia"/>
        </w:rPr>
        <w:t>使用安全的</w:t>
      </w:r>
      <w:r w:rsidR="00D248FF">
        <w:rPr>
          <w:rFonts w:hint="eastAsia"/>
        </w:rPr>
        <w:t>XML</w:t>
      </w:r>
      <w:r w:rsidR="00D248FF">
        <w:rPr>
          <w:rFonts w:hint="eastAsia"/>
        </w:rPr>
        <w:t>库</w:t>
      </w:r>
      <w:r>
        <w:rPr>
          <w:rFonts w:hint="eastAsia"/>
        </w:rPr>
        <w:t>）：</w:t>
      </w:r>
    </w:p>
    <w:p w:rsidR="000D6D74" w:rsidRDefault="000D6D74" w:rsidP="00FB63D4">
      <w:pPr>
        <w:pStyle w:val="aff"/>
        <w:rPr>
          <w:snapToGrid/>
        </w:rPr>
      </w:pPr>
      <w:r>
        <w:rPr>
          <w:b/>
          <w:snapToGrid/>
          <w:color w:val="7F0055"/>
        </w:rPr>
        <w:t>public</w:t>
      </w:r>
      <w:r>
        <w:rPr>
          <w:snapToGrid/>
        </w:rPr>
        <w:t xml:space="preserve"> </w:t>
      </w:r>
      <w:r>
        <w:rPr>
          <w:b/>
          <w:snapToGrid/>
          <w:color w:val="7F0055"/>
        </w:rPr>
        <w:t>static</w:t>
      </w:r>
      <w:r>
        <w:rPr>
          <w:snapToGrid/>
        </w:rPr>
        <w:t xml:space="preserve"> </w:t>
      </w:r>
      <w:r>
        <w:rPr>
          <w:b/>
          <w:snapToGrid/>
          <w:color w:val="7F0055"/>
        </w:rPr>
        <w:t>void</w:t>
      </w:r>
      <w:r>
        <w:rPr>
          <w:snapToGrid/>
        </w:rPr>
        <w:t xml:space="preserve"> buidlXML(FileWriter writer, User user) </w:t>
      </w:r>
      <w:r>
        <w:rPr>
          <w:b/>
          <w:snapToGrid/>
          <w:color w:val="7F0055"/>
        </w:rPr>
        <w:t>throws</w:t>
      </w:r>
      <w:r>
        <w:rPr>
          <w:snapToGrid/>
        </w:rPr>
        <w:t xml:space="preserve"> IOException</w:t>
      </w:r>
    </w:p>
    <w:p w:rsidR="000D6D74" w:rsidRDefault="000D6D74" w:rsidP="00FB63D4">
      <w:pPr>
        <w:pStyle w:val="aff"/>
        <w:rPr>
          <w:snapToGrid/>
        </w:rPr>
      </w:pPr>
      <w:r>
        <w:rPr>
          <w:snapToGrid/>
        </w:rPr>
        <w:t xml:space="preserve">{        </w:t>
      </w:r>
    </w:p>
    <w:p w:rsidR="000D6D74" w:rsidRDefault="00CA666A" w:rsidP="00FB63D4">
      <w:pPr>
        <w:pStyle w:val="aff"/>
        <w:rPr>
          <w:snapToGrid/>
        </w:rPr>
      </w:pPr>
      <w:r>
        <w:rPr>
          <w:snapToGrid/>
        </w:rPr>
        <w:t xml:space="preserve">    </w:t>
      </w:r>
      <w:r w:rsidR="000D6D74">
        <w:rPr>
          <w:snapToGrid/>
        </w:rPr>
        <w:t>Document userDoc = DocumentHelper.</w:t>
      </w:r>
      <w:r w:rsidR="000D6D74">
        <w:rPr>
          <w:i/>
          <w:iCs/>
          <w:snapToGrid/>
        </w:rPr>
        <w:t>createDocument</w:t>
      </w:r>
      <w:r w:rsidR="000D6D74">
        <w:rPr>
          <w:snapToGrid/>
        </w:rPr>
        <w:t>();</w:t>
      </w:r>
    </w:p>
    <w:p w:rsidR="000D6D74" w:rsidRDefault="00CA666A" w:rsidP="00FB63D4">
      <w:pPr>
        <w:pStyle w:val="aff"/>
        <w:rPr>
          <w:snapToGrid/>
        </w:rPr>
      </w:pPr>
      <w:r>
        <w:rPr>
          <w:snapToGrid/>
        </w:rPr>
        <w:t xml:space="preserve">    </w:t>
      </w:r>
      <w:r w:rsidR="000D6D74">
        <w:rPr>
          <w:snapToGrid/>
        </w:rPr>
        <w:t>Element userElem = userDoc.addElement(</w:t>
      </w:r>
      <w:r w:rsidR="000D6D74">
        <w:rPr>
          <w:snapToGrid/>
          <w:color w:val="2A00FF"/>
        </w:rPr>
        <w:t>"user"</w:t>
      </w:r>
      <w:r w:rsidR="000D6D74">
        <w:rPr>
          <w:snapToGrid/>
        </w:rPr>
        <w:t>);</w:t>
      </w:r>
    </w:p>
    <w:p w:rsidR="000D6D74" w:rsidRDefault="00CA666A" w:rsidP="00FB63D4">
      <w:pPr>
        <w:pStyle w:val="aff"/>
        <w:rPr>
          <w:snapToGrid/>
        </w:rPr>
      </w:pPr>
      <w:r>
        <w:rPr>
          <w:snapToGrid/>
        </w:rPr>
        <w:t xml:space="preserve">    </w:t>
      </w:r>
      <w:r w:rsidR="000D6D74">
        <w:rPr>
          <w:snapToGrid/>
        </w:rPr>
        <w:t>Element idElem = userElem.addElement(</w:t>
      </w:r>
      <w:r w:rsidR="000D6D74">
        <w:rPr>
          <w:snapToGrid/>
          <w:color w:val="2A00FF"/>
        </w:rPr>
        <w:t>"id"</w:t>
      </w:r>
      <w:r w:rsidR="000D6D74">
        <w:rPr>
          <w:snapToGrid/>
        </w:rPr>
        <w:t>);</w:t>
      </w:r>
    </w:p>
    <w:p w:rsidR="000D6D74" w:rsidRDefault="00CA666A" w:rsidP="00FB63D4">
      <w:pPr>
        <w:pStyle w:val="aff"/>
        <w:rPr>
          <w:snapToGrid/>
        </w:rPr>
      </w:pPr>
      <w:r>
        <w:rPr>
          <w:snapToGrid/>
        </w:rPr>
        <w:t xml:space="preserve">    </w:t>
      </w:r>
      <w:r w:rsidR="000D6D74">
        <w:rPr>
          <w:snapToGrid/>
        </w:rPr>
        <w:t>idElem.setText(user.getUserId());</w:t>
      </w:r>
    </w:p>
    <w:p w:rsidR="000D6D74" w:rsidRDefault="00CA666A" w:rsidP="00FB63D4">
      <w:pPr>
        <w:pStyle w:val="aff"/>
        <w:rPr>
          <w:snapToGrid/>
        </w:rPr>
      </w:pPr>
      <w:r>
        <w:rPr>
          <w:snapToGrid/>
        </w:rPr>
        <w:t xml:space="preserve">    </w:t>
      </w:r>
      <w:r w:rsidR="000D6D74">
        <w:rPr>
          <w:snapToGrid/>
        </w:rPr>
        <w:t>Element roleElem = userElem.addElement(</w:t>
      </w:r>
      <w:r w:rsidR="000D6D74">
        <w:rPr>
          <w:snapToGrid/>
          <w:color w:val="2A00FF"/>
        </w:rPr>
        <w:t>"role"</w:t>
      </w:r>
      <w:r w:rsidR="000D6D74">
        <w:rPr>
          <w:snapToGrid/>
        </w:rPr>
        <w:t>);</w:t>
      </w:r>
    </w:p>
    <w:p w:rsidR="000D6D74" w:rsidRDefault="00CA666A" w:rsidP="00FB63D4">
      <w:pPr>
        <w:pStyle w:val="aff"/>
        <w:rPr>
          <w:snapToGrid/>
        </w:rPr>
      </w:pPr>
      <w:r>
        <w:rPr>
          <w:snapToGrid/>
        </w:rPr>
        <w:t xml:space="preserve">    </w:t>
      </w:r>
      <w:r w:rsidR="000D6D74">
        <w:rPr>
          <w:snapToGrid/>
        </w:rPr>
        <w:t>roleElem.setText(</w:t>
      </w:r>
      <w:r w:rsidR="000D6D74">
        <w:rPr>
          <w:snapToGrid/>
          <w:color w:val="2A00FF"/>
        </w:rPr>
        <w:t>"operator"</w:t>
      </w:r>
      <w:r w:rsidR="000D6D74">
        <w:rPr>
          <w:snapToGrid/>
        </w:rPr>
        <w:t>);</w:t>
      </w:r>
    </w:p>
    <w:p w:rsidR="000D6D74" w:rsidRDefault="00CA666A" w:rsidP="00FB63D4">
      <w:pPr>
        <w:pStyle w:val="aff"/>
        <w:rPr>
          <w:snapToGrid/>
        </w:rPr>
      </w:pPr>
      <w:r>
        <w:rPr>
          <w:snapToGrid/>
        </w:rPr>
        <w:t xml:space="preserve">    </w:t>
      </w:r>
      <w:r w:rsidR="000D6D74">
        <w:rPr>
          <w:snapToGrid/>
        </w:rPr>
        <w:t>Element descrElem = userElem.addElement(</w:t>
      </w:r>
      <w:r w:rsidR="000D6D74">
        <w:rPr>
          <w:snapToGrid/>
          <w:color w:val="2A00FF"/>
        </w:rPr>
        <w:t>"description"</w:t>
      </w:r>
      <w:r w:rsidR="000D6D74">
        <w:rPr>
          <w:snapToGrid/>
        </w:rPr>
        <w:t>);</w:t>
      </w:r>
    </w:p>
    <w:p w:rsidR="000D6D74" w:rsidRDefault="00CA666A" w:rsidP="00FB63D4">
      <w:pPr>
        <w:pStyle w:val="aff"/>
        <w:rPr>
          <w:snapToGrid/>
        </w:rPr>
      </w:pPr>
      <w:r>
        <w:rPr>
          <w:snapToGrid/>
        </w:rPr>
        <w:t xml:space="preserve">    </w:t>
      </w:r>
      <w:r w:rsidR="000D6D74">
        <w:rPr>
          <w:snapToGrid/>
        </w:rPr>
        <w:t>descrElem.setText(user.getDescription());</w:t>
      </w:r>
    </w:p>
    <w:p w:rsidR="000D6D74" w:rsidRDefault="00CA666A" w:rsidP="00FB63D4">
      <w:pPr>
        <w:pStyle w:val="aff"/>
        <w:rPr>
          <w:snapToGrid/>
        </w:rPr>
      </w:pPr>
      <w:r>
        <w:rPr>
          <w:snapToGrid/>
        </w:rPr>
        <w:t xml:space="preserve">    </w:t>
      </w:r>
      <w:r w:rsidR="000D6D74">
        <w:rPr>
          <w:snapToGrid/>
        </w:rPr>
        <w:t xml:space="preserve">XMLWriter output  = </w:t>
      </w:r>
      <w:r w:rsidR="000D6D74">
        <w:rPr>
          <w:b/>
          <w:snapToGrid/>
          <w:color w:val="7F0055"/>
        </w:rPr>
        <w:t>null</w:t>
      </w:r>
      <w:r w:rsidR="000D6D74">
        <w:rPr>
          <w:snapToGrid/>
        </w:rPr>
        <w:t>;</w:t>
      </w:r>
    </w:p>
    <w:p w:rsidR="000D6D74" w:rsidRDefault="00CA666A" w:rsidP="00FB63D4">
      <w:pPr>
        <w:pStyle w:val="aff"/>
        <w:rPr>
          <w:snapToGrid/>
        </w:rPr>
      </w:pPr>
      <w:r>
        <w:rPr>
          <w:snapToGrid/>
        </w:rPr>
        <w:t xml:space="preserve">    </w:t>
      </w:r>
      <w:r w:rsidR="000D6D74">
        <w:rPr>
          <w:b/>
          <w:snapToGrid/>
          <w:color w:val="7F0055"/>
        </w:rPr>
        <w:t>try</w:t>
      </w:r>
    </w:p>
    <w:p w:rsidR="000D6D74" w:rsidRDefault="002C5C71" w:rsidP="00FB63D4">
      <w:pPr>
        <w:pStyle w:val="aff"/>
        <w:rPr>
          <w:snapToGrid/>
        </w:rPr>
      </w:pPr>
      <w:r>
        <w:rPr>
          <w:snapToGrid/>
        </w:rPr>
        <w:t xml:space="preserve">    </w:t>
      </w:r>
      <w:r w:rsidR="000D6D74">
        <w:rPr>
          <w:snapToGrid/>
        </w:rPr>
        <w:t>{</w:t>
      </w:r>
    </w:p>
    <w:p w:rsidR="000D6D74" w:rsidRDefault="002C5C71" w:rsidP="00FB63D4">
      <w:pPr>
        <w:pStyle w:val="aff"/>
        <w:rPr>
          <w:snapToGrid/>
        </w:rPr>
      </w:pPr>
      <w:r>
        <w:rPr>
          <w:snapToGrid/>
        </w:rPr>
        <w:t xml:space="preserve">        </w:t>
      </w:r>
      <w:r w:rsidR="000D6D74">
        <w:rPr>
          <w:snapToGrid/>
        </w:rPr>
        <w:t>OutputFormat format = OutputFormat.</w:t>
      </w:r>
      <w:r w:rsidR="000D6D74">
        <w:rPr>
          <w:i/>
          <w:iCs/>
          <w:snapToGrid/>
        </w:rPr>
        <w:t>createPrettyPrint</w:t>
      </w:r>
      <w:r w:rsidR="000D6D74">
        <w:rPr>
          <w:snapToGrid/>
        </w:rPr>
        <w:t>();</w:t>
      </w:r>
    </w:p>
    <w:p w:rsidR="000D6D74" w:rsidRDefault="0083733A" w:rsidP="00FB63D4">
      <w:pPr>
        <w:pStyle w:val="aff"/>
        <w:rPr>
          <w:snapToGrid/>
        </w:rPr>
      </w:pPr>
      <w:r>
        <w:rPr>
          <w:snapToGrid/>
        </w:rPr>
        <w:t xml:space="preserve">        </w:t>
      </w:r>
      <w:r w:rsidR="000D6D74">
        <w:rPr>
          <w:snapToGrid/>
        </w:rPr>
        <w:t>format.setEncoding(</w:t>
      </w:r>
      <w:r w:rsidR="000D6D74">
        <w:rPr>
          <w:snapToGrid/>
          <w:color w:val="2A00FF"/>
        </w:rPr>
        <w:t>"UTF-8"</w:t>
      </w:r>
      <w:r w:rsidR="000D6D74">
        <w:rPr>
          <w:snapToGrid/>
        </w:rPr>
        <w:t>);</w:t>
      </w:r>
    </w:p>
    <w:p w:rsidR="000D6D74" w:rsidRDefault="0083733A" w:rsidP="00FB63D4">
      <w:pPr>
        <w:pStyle w:val="aff"/>
        <w:rPr>
          <w:snapToGrid/>
        </w:rPr>
      </w:pPr>
      <w:r>
        <w:rPr>
          <w:snapToGrid/>
        </w:rPr>
        <w:t xml:space="preserve">        </w:t>
      </w:r>
      <w:r w:rsidR="000D6D74">
        <w:rPr>
          <w:snapToGrid/>
        </w:rPr>
        <w:t xml:space="preserve">output = </w:t>
      </w:r>
      <w:r w:rsidR="000D6D74">
        <w:rPr>
          <w:b/>
          <w:snapToGrid/>
          <w:color w:val="7F0055"/>
        </w:rPr>
        <w:t>new</w:t>
      </w:r>
      <w:r w:rsidR="000D6D74">
        <w:rPr>
          <w:snapToGrid/>
        </w:rPr>
        <w:t xml:space="preserve"> XMLWriter(writer, format);</w:t>
      </w:r>
    </w:p>
    <w:p w:rsidR="000D6D74" w:rsidRDefault="0083733A" w:rsidP="00FB63D4">
      <w:pPr>
        <w:pStyle w:val="aff"/>
        <w:rPr>
          <w:snapToGrid/>
        </w:rPr>
      </w:pPr>
      <w:r>
        <w:rPr>
          <w:snapToGrid/>
        </w:rPr>
        <w:t xml:space="preserve">        </w:t>
      </w:r>
      <w:r w:rsidR="000D6D74">
        <w:rPr>
          <w:snapToGrid/>
        </w:rPr>
        <w:t xml:space="preserve">output.write(userDoc); </w:t>
      </w:r>
    </w:p>
    <w:p w:rsidR="000D6D74" w:rsidRDefault="0083733A" w:rsidP="00FB63D4">
      <w:pPr>
        <w:pStyle w:val="aff"/>
        <w:rPr>
          <w:snapToGrid/>
        </w:rPr>
      </w:pPr>
      <w:r>
        <w:rPr>
          <w:snapToGrid/>
        </w:rPr>
        <w:t xml:space="preserve">        </w:t>
      </w:r>
      <w:r w:rsidR="001F6311">
        <w:rPr>
          <w:snapToGrid/>
        </w:rPr>
        <w:t>output.flush();</w:t>
      </w:r>
    </w:p>
    <w:p w:rsidR="000D6D74" w:rsidRDefault="0083733A" w:rsidP="00FB63D4">
      <w:pPr>
        <w:pStyle w:val="aff"/>
        <w:rPr>
          <w:snapToGrid/>
        </w:rPr>
      </w:pPr>
      <w:r>
        <w:rPr>
          <w:snapToGrid/>
        </w:rPr>
        <w:t xml:space="preserve">    </w:t>
      </w:r>
      <w:r w:rsidR="000D6D74">
        <w:rPr>
          <w:snapToGrid/>
        </w:rPr>
        <w:t>}</w:t>
      </w:r>
    </w:p>
    <w:p w:rsidR="000D6D74" w:rsidRDefault="0083733A" w:rsidP="00FB63D4">
      <w:pPr>
        <w:pStyle w:val="aff"/>
        <w:rPr>
          <w:snapToGrid/>
        </w:rPr>
      </w:pPr>
      <w:r>
        <w:rPr>
          <w:snapToGrid/>
        </w:rPr>
        <w:t xml:space="preserve">    </w:t>
      </w:r>
      <w:r w:rsidR="000D6D74">
        <w:rPr>
          <w:b/>
          <w:snapToGrid/>
          <w:color w:val="7F0055"/>
        </w:rPr>
        <w:t>finally</w:t>
      </w:r>
    </w:p>
    <w:p w:rsidR="000D6D74" w:rsidRDefault="0083733A" w:rsidP="00FB63D4">
      <w:pPr>
        <w:pStyle w:val="aff"/>
        <w:rPr>
          <w:snapToGrid/>
        </w:rPr>
      </w:pPr>
      <w:r>
        <w:rPr>
          <w:snapToGrid/>
        </w:rPr>
        <w:t xml:space="preserve">    </w:t>
      </w:r>
      <w:r w:rsidR="000D6D74">
        <w:rPr>
          <w:snapToGrid/>
        </w:rPr>
        <w:t>{</w:t>
      </w:r>
    </w:p>
    <w:p w:rsidR="000D6D74" w:rsidRDefault="00B4701E" w:rsidP="00FB63D4">
      <w:pPr>
        <w:pStyle w:val="aff"/>
        <w:rPr>
          <w:snapToGrid/>
        </w:rPr>
      </w:pPr>
      <w:r>
        <w:rPr>
          <w:snapToGrid/>
        </w:rPr>
        <w:t xml:space="preserve">       </w:t>
      </w:r>
      <w:r w:rsidR="000D6D74">
        <w:rPr>
          <w:b/>
          <w:snapToGrid/>
          <w:color w:val="7F0055"/>
        </w:rPr>
        <w:t>try</w:t>
      </w:r>
    </w:p>
    <w:p w:rsidR="000D6D74" w:rsidRDefault="00B4701E" w:rsidP="00FB63D4">
      <w:pPr>
        <w:pStyle w:val="aff"/>
        <w:rPr>
          <w:snapToGrid/>
        </w:rPr>
      </w:pPr>
      <w:r>
        <w:rPr>
          <w:snapToGrid/>
        </w:rPr>
        <w:t xml:space="preserve">       </w:t>
      </w:r>
      <w:r w:rsidR="000D6D74">
        <w:rPr>
          <w:snapToGrid/>
        </w:rPr>
        <w:t>{</w:t>
      </w:r>
    </w:p>
    <w:p w:rsidR="000D6D74" w:rsidRDefault="00B4701E" w:rsidP="00FB63D4">
      <w:pPr>
        <w:pStyle w:val="aff"/>
        <w:rPr>
          <w:snapToGrid/>
        </w:rPr>
      </w:pPr>
      <w:r>
        <w:rPr>
          <w:snapToGrid/>
        </w:rPr>
        <w:t xml:space="preserve">            </w:t>
      </w:r>
      <w:r w:rsidR="000D6D74">
        <w:rPr>
          <w:snapToGrid/>
        </w:rPr>
        <w:t xml:space="preserve">output.close();                </w:t>
      </w:r>
    </w:p>
    <w:p w:rsidR="000D6D74" w:rsidRDefault="00B4701E" w:rsidP="00FB63D4">
      <w:pPr>
        <w:pStyle w:val="aff"/>
        <w:rPr>
          <w:snapToGrid/>
        </w:rPr>
      </w:pPr>
      <w:r>
        <w:rPr>
          <w:snapToGrid/>
        </w:rPr>
        <w:t xml:space="preserve">       </w:t>
      </w:r>
      <w:r w:rsidR="000D6D74">
        <w:rPr>
          <w:snapToGrid/>
        </w:rPr>
        <w:t>}</w:t>
      </w:r>
    </w:p>
    <w:p w:rsidR="000D6D74" w:rsidRDefault="00B4701E" w:rsidP="00FB63D4">
      <w:pPr>
        <w:pStyle w:val="aff"/>
        <w:rPr>
          <w:snapToGrid/>
        </w:rPr>
      </w:pPr>
      <w:r>
        <w:rPr>
          <w:snapToGrid/>
        </w:rPr>
        <w:t xml:space="preserve">       </w:t>
      </w:r>
      <w:r w:rsidR="000D6D74">
        <w:rPr>
          <w:b/>
          <w:snapToGrid/>
          <w:color w:val="7F0055"/>
        </w:rPr>
        <w:t>catch</w:t>
      </w:r>
      <w:r w:rsidR="000D6D74">
        <w:rPr>
          <w:snapToGrid/>
        </w:rPr>
        <w:t xml:space="preserve"> (Exception e)</w:t>
      </w:r>
    </w:p>
    <w:p w:rsidR="000D6D74" w:rsidRDefault="00B4701E" w:rsidP="00FB63D4">
      <w:pPr>
        <w:pStyle w:val="aff"/>
        <w:rPr>
          <w:snapToGrid/>
        </w:rPr>
      </w:pPr>
      <w:r>
        <w:rPr>
          <w:snapToGrid/>
        </w:rPr>
        <w:t xml:space="preserve">       </w:t>
      </w:r>
      <w:r w:rsidR="000D6D74">
        <w:rPr>
          <w:snapToGrid/>
        </w:rPr>
        <w:t>{</w:t>
      </w:r>
    </w:p>
    <w:p w:rsidR="000D6D74" w:rsidRDefault="00B4701E" w:rsidP="00FB63D4">
      <w:pPr>
        <w:pStyle w:val="aff"/>
        <w:rPr>
          <w:snapToGrid/>
        </w:rPr>
      </w:pPr>
      <w:r>
        <w:rPr>
          <w:snapToGrid/>
        </w:rPr>
        <w:t xml:space="preserve">       </w:t>
      </w:r>
      <w:r>
        <w:rPr>
          <w:rFonts w:hint="eastAsia"/>
          <w:snapToGrid/>
        </w:rPr>
        <w:t xml:space="preserve">    </w:t>
      </w:r>
      <w:r w:rsidR="000D6D74">
        <w:rPr>
          <w:snapToGrid/>
          <w:color w:val="3F7F5F"/>
        </w:rPr>
        <w:t>// handle exception</w:t>
      </w:r>
    </w:p>
    <w:p w:rsidR="000D6D74" w:rsidRDefault="00B4701E" w:rsidP="00FB63D4">
      <w:pPr>
        <w:pStyle w:val="aff"/>
        <w:rPr>
          <w:snapToGrid/>
        </w:rPr>
      </w:pPr>
      <w:r>
        <w:rPr>
          <w:snapToGrid/>
        </w:rPr>
        <w:t xml:space="preserve">       </w:t>
      </w:r>
      <w:r w:rsidR="000D6D74">
        <w:rPr>
          <w:snapToGrid/>
        </w:rPr>
        <w:t>}</w:t>
      </w:r>
    </w:p>
    <w:p w:rsidR="000D6D74" w:rsidRDefault="00B4701E" w:rsidP="00FB63D4">
      <w:pPr>
        <w:pStyle w:val="aff"/>
        <w:rPr>
          <w:snapToGrid/>
        </w:rPr>
      </w:pPr>
      <w:r>
        <w:rPr>
          <w:snapToGrid/>
        </w:rPr>
        <w:t xml:space="preserve">    </w:t>
      </w:r>
      <w:r w:rsidR="000D6D74">
        <w:rPr>
          <w:snapToGrid/>
        </w:rPr>
        <w:t>}</w:t>
      </w:r>
    </w:p>
    <w:p w:rsidR="004C1D31" w:rsidRDefault="000D6D74" w:rsidP="00FB63D4">
      <w:pPr>
        <w:pStyle w:val="aff"/>
        <w:rPr>
          <w:snapToGrid/>
        </w:rPr>
      </w:pPr>
      <w:r>
        <w:rPr>
          <w:snapToGrid/>
        </w:rPr>
        <w:t>}</w:t>
      </w:r>
    </w:p>
    <w:p w:rsidR="000831B7" w:rsidRDefault="004A44B0" w:rsidP="009B62E5">
      <w:pPr>
        <w:rPr>
          <w:rFonts w:eastAsiaTheme="minorEastAsia"/>
        </w:rPr>
      </w:pPr>
      <w:r>
        <w:rPr>
          <w:rFonts w:eastAsiaTheme="minorEastAsia" w:hint="eastAsia"/>
        </w:rPr>
        <w:t>正确示例</w:t>
      </w:r>
      <w:r w:rsidR="00A34687">
        <w:rPr>
          <w:rFonts w:eastAsiaTheme="minorEastAsia" w:hint="eastAsia"/>
        </w:rPr>
        <w:t>中</w:t>
      </w:r>
      <w:r>
        <w:rPr>
          <w:rFonts w:eastAsiaTheme="minorEastAsia" w:hint="eastAsia"/>
        </w:rPr>
        <w:t>使用</w:t>
      </w:r>
      <w:r>
        <w:rPr>
          <w:rFonts w:eastAsiaTheme="minorEastAsia" w:hint="eastAsia"/>
        </w:rPr>
        <w:t>dom4j</w:t>
      </w:r>
      <w:r>
        <w:rPr>
          <w:rFonts w:eastAsiaTheme="minorEastAsia" w:hint="eastAsia"/>
        </w:rPr>
        <w:t>来构建</w:t>
      </w:r>
      <w:r>
        <w:rPr>
          <w:rFonts w:eastAsiaTheme="minorEastAsia" w:hint="eastAsia"/>
        </w:rPr>
        <w:t>XML</w:t>
      </w:r>
      <w:r>
        <w:rPr>
          <w:rFonts w:eastAsiaTheme="minorEastAsia" w:hint="eastAsia"/>
        </w:rPr>
        <w:t>，</w:t>
      </w:r>
      <w:r>
        <w:rPr>
          <w:rFonts w:eastAsiaTheme="minorEastAsia" w:hint="eastAsia"/>
        </w:rPr>
        <w:t>dom4j</w:t>
      </w:r>
      <w:r>
        <w:rPr>
          <w:rFonts w:eastAsiaTheme="minorEastAsia" w:hint="eastAsia"/>
        </w:rPr>
        <w:t>是一个</w:t>
      </w:r>
      <w:r w:rsidR="00A34687">
        <w:rPr>
          <w:rFonts w:eastAsiaTheme="minorEastAsia" w:hint="eastAsia"/>
        </w:rPr>
        <w:t>定义</w:t>
      </w:r>
      <w:r>
        <w:rPr>
          <w:rFonts w:eastAsiaTheme="minorEastAsia" w:hint="eastAsia"/>
        </w:rPr>
        <w:t>良好、开源的</w:t>
      </w:r>
      <w:r>
        <w:rPr>
          <w:rFonts w:eastAsiaTheme="minorEastAsia" w:hint="eastAsia"/>
        </w:rPr>
        <w:t>XML</w:t>
      </w:r>
      <w:r>
        <w:rPr>
          <w:rFonts w:eastAsiaTheme="minorEastAsia" w:hint="eastAsia"/>
        </w:rPr>
        <w:t>工具库。</w:t>
      </w:r>
      <w:r w:rsidR="007F5F4E">
        <w:rPr>
          <w:rFonts w:eastAsiaTheme="minorEastAsia" w:hint="eastAsia"/>
        </w:rPr>
        <w:t>Dom4j</w:t>
      </w:r>
      <w:r w:rsidR="007F5F4E">
        <w:rPr>
          <w:rFonts w:eastAsiaTheme="minorEastAsia" w:hint="eastAsia"/>
        </w:rPr>
        <w:t>将会对文本数据域进行</w:t>
      </w:r>
      <w:r w:rsidR="007F5F4E">
        <w:rPr>
          <w:rFonts w:eastAsiaTheme="minorEastAsia" w:hint="eastAsia"/>
        </w:rPr>
        <w:t>XML</w:t>
      </w:r>
      <w:r w:rsidR="007F5F4E">
        <w:rPr>
          <w:rFonts w:eastAsiaTheme="minorEastAsia" w:hint="eastAsia"/>
        </w:rPr>
        <w:t>编码，从而使得</w:t>
      </w:r>
      <w:r w:rsidR="007F5F4E">
        <w:rPr>
          <w:rFonts w:eastAsiaTheme="minorEastAsia" w:hint="eastAsia"/>
        </w:rPr>
        <w:t>XML</w:t>
      </w:r>
      <w:r w:rsidR="007F5F4E">
        <w:rPr>
          <w:rFonts w:eastAsiaTheme="minorEastAsia" w:hint="eastAsia"/>
        </w:rPr>
        <w:t>的原始结构和格式免受破坏。</w:t>
      </w:r>
    </w:p>
    <w:p w:rsidR="004244F1" w:rsidRPr="00916F5A" w:rsidRDefault="00916F5A" w:rsidP="004244F1">
      <w:pPr>
        <w:rPr>
          <w:rFonts w:eastAsiaTheme="minorEastAsia"/>
        </w:rPr>
      </w:pPr>
      <w:r>
        <w:rPr>
          <w:rFonts w:eastAsiaTheme="minorEastAsia" w:hint="eastAsia"/>
        </w:rPr>
        <w:t>这个例子中，攻击者</w:t>
      </w:r>
      <w:r w:rsidR="00A34687">
        <w:rPr>
          <w:rFonts w:eastAsiaTheme="minorEastAsia" w:hint="eastAsia"/>
        </w:rPr>
        <w:t>如果</w:t>
      </w:r>
      <w:r>
        <w:rPr>
          <w:rFonts w:eastAsiaTheme="minorEastAsia" w:hint="eastAsia"/>
        </w:rPr>
        <w:t>输入如下字符串作为用户</w:t>
      </w:r>
      <w:r>
        <w:rPr>
          <w:rFonts w:eastAsiaTheme="minorEastAsia" w:hint="eastAsia"/>
        </w:rPr>
        <w:t>ID</w:t>
      </w:r>
      <w:r>
        <w:rPr>
          <w:rFonts w:eastAsiaTheme="minorEastAsia" w:hint="eastAsia"/>
        </w:rPr>
        <w:t>：</w:t>
      </w:r>
    </w:p>
    <w:p w:rsidR="004244F1" w:rsidRDefault="004244F1" w:rsidP="004244F1">
      <w:pPr>
        <w:pStyle w:val="afe"/>
      </w:pPr>
      <w:r w:rsidRPr="007C5942">
        <w:t>"</w:t>
      </w:r>
      <w:r>
        <w:t>joe&lt;/id&gt;&lt;role&gt;Administrator&lt;/role&gt;&lt;!—</w:t>
      </w:r>
      <w:r w:rsidRPr="007C5942">
        <w:t>"</w:t>
      </w:r>
    </w:p>
    <w:p w:rsidR="004244F1" w:rsidRDefault="00864C0D" w:rsidP="004244F1">
      <w:pPr>
        <w:rPr>
          <w:rFonts w:eastAsia="宋体"/>
        </w:rPr>
      </w:pPr>
      <w:r>
        <w:rPr>
          <w:rFonts w:eastAsia="宋体" w:hint="eastAsia"/>
        </w:rPr>
        <w:t>以及使用如下字符串作为描述字段：</w:t>
      </w:r>
    </w:p>
    <w:p w:rsidR="004244F1" w:rsidRDefault="004244F1" w:rsidP="004244F1">
      <w:pPr>
        <w:rPr>
          <w:rFonts w:eastAsiaTheme="minorEastAsia"/>
        </w:rPr>
      </w:pPr>
      <w:r w:rsidRPr="007C5942">
        <w:t>"</w:t>
      </w:r>
      <w:r>
        <w:t>--&gt;&lt;</w:t>
      </w:r>
      <w:r>
        <w:rPr>
          <w:rFonts w:hint="eastAsia"/>
        </w:rPr>
        <w:t>description</w:t>
      </w:r>
      <w:r>
        <w:t>&gt;</w:t>
      </w:r>
      <w:r>
        <w:rPr>
          <w:rFonts w:hint="eastAsia"/>
          <w:snapToGrid/>
          <w:color w:val="000000"/>
        </w:rPr>
        <w:t xml:space="preserve">I want to be an </w:t>
      </w:r>
      <w:r>
        <w:rPr>
          <w:snapToGrid/>
          <w:color w:val="000000"/>
        </w:rPr>
        <w:t>administrator</w:t>
      </w:r>
      <w:r w:rsidRPr="007C5942">
        <w:t>"</w:t>
      </w:r>
    </w:p>
    <w:p w:rsidR="004244F1" w:rsidRDefault="004F3907" w:rsidP="004244F1">
      <w:pPr>
        <w:rPr>
          <w:rFonts w:eastAsiaTheme="minorEastAsia"/>
        </w:rPr>
      </w:pPr>
      <w:r>
        <w:rPr>
          <w:rFonts w:eastAsiaTheme="minorEastAsia" w:hint="eastAsia"/>
        </w:rPr>
        <w:lastRenderedPageBreak/>
        <w:t>则最终会生成如下格式的</w:t>
      </w:r>
      <w:r>
        <w:rPr>
          <w:rFonts w:eastAsiaTheme="minorEastAsia" w:hint="eastAsia"/>
        </w:rPr>
        <w:t>XML</w:t>
      </w:r>
      <w:r>
        <w:rPr>
          <w:rFonts w:eastAsiaTheme="minorEastAsia" w:hint="eastAsia"/>
        </w:rPr>
        <w:t>：</w:t>
      </w:r>
    </w:p>
    <w:p w:rsidR="006D7C88" w:rsidRDefault="006D7C88" w:rsidP="006D7C88">
      <w:pPr>
        <w:pStyle w:val="aff"/>
        <w:rPr>
          <w:snapToGrid/>
        </w:rPr>
      </w:pPr>
      <w:r>
        <w:rPr>
          <w:snapToGrid/>
          <w:color w:val="008080"/>
        </w:rPr>
        <w:t>&lt;</w:t>
      </w:r>
      <w:r w:rsidRPr="00F17873">
        <w:rPr>
          <w:snapToGrid/>
          <w:color w:val="008080"/>
        </w:rPr>
        <w:t>user</w:t>
      </w:r>
      <w:r>
        <w:rPr>
          <w:snapToGrid/>
          <w:color w:val="008080"/>
        </w:rPr>
        <w:t>&gt;</w:t>
      </w:r>
    </w:p>
    <w:p w:rsidR="006D7C88" w:rsidRDefault="006D7C88" w:rsidP="006D7C88">
      <w:pPr>
        <w:pStyle w:val="aff"/>
        <w:rPr>
          <w:snapToGrid/>
        </w:rPr>
      </w:pPr>
      <w:r>
        <w:rPr>
          <w:snapToGrid/>
          <w:color w:val="000000"/>
        </w:rPr>
        <w:t xml:space="preserve">  </w:t>
      </w:r>
      <w:r>
        <w:rPr>
          <w:snapToGrid/>
          <w:color w:val="008080"/>
        </w:rPr>
        <w:t>&lt;</w:t>
      </w:r>
      <w:r w:rsidRPr="00F17873">
        <w:rPr>
          <w:snapToGrid/>
          <w:color w:val="008080"/>
        </w:rPr>
        <w:t>id</w:t>
      </w:r>
      <w:r>
        <w:rPr>
          <w:snapToGrid/>
          <w:color w:val="008080"/>
        </w:rPr>
        <w:t>&gt;</w:t>
      </w:r>
      <w:r>
        <w:rPr>
          <w:snapToGrid/>
          <w:color w:val="000000"/>
        </w:rPr>
        <w:t>joe</w:t>
      </w:r>
      <w:r>
        <w:rPr>
          <w:snapToGrid/>
          <w:color w:val="2A00FF"/>
        </w:rPr>
        <w:t>&amp;lt;</w:t>
      </w:r>
      <w:r>
        <w:rPr>
          <w:snapToGrid/>
          <w:color w:val="000000"/>
        </w:rPr>
        <w:t>/id</w:t>
      </w:r>
      <w:r>
        <w:rPr>
          <w:snapToGrid/>
          <w:color w:val="2A00FF"/>
        </w:rPr>
        <w:t>&amp;gt;&amp;lt;</w:t>
      </w:r>
      <w:r>
        <w:rPr>
          <w:snapToGrid/>
          <w:color w:val="000000"/>
        </w:rPr>
        <w:t>role</w:t>
      </w:r>
      <w:r>
        <w:rPr>
          <w:snapToGrid/>
          <w:color w:val="2A00FF"/>
        </w:rPr>
        <w:t>&amp;gt;</w:t>
      </w:r>
      <w:r>
        <w:rPr>
          <w:snapToGrid/>
          <w:color w:val="000000"/>
        </w:rPr>
        <w:t>Administrator</w:t>
      </w:r>
      <w:r>
        <w:rPr>
          <w:snapToGrid/>
          <w:color w:val="2A00FF"/>
        </w:rPr>
        <w:t>&amp;lt;</w:t>
      </w:r>
      <w:r>
        <w:rPr>
          <w:snapToGrid/>
          <w:color w:val="000000"/>
        </w:rPr>
        <w:t>/role</w:t>
      </w:r>
      <w:r>
        <w:rPr>
          <w:snapToGrid/>
          <w:color w:val="2A00FF"/>
        </w:rPr>
        <w:t>&amp;gt;&amp;lt;</w:t>
      </w:r>
      <w:r>
        <w:rPr>
          <w:snapToGrid/>
          <w:color w:val="000000"/>
        </w:rPr>
        <w:t>!—</w:t>
      </w:r>
      <w:r>
        <w:rPr>
          <w:snapToGrid/>
          <w:color w:val="008080"/>
        </w:rPr>
        <w:t>&lt;/</w:t>
      </w:r>
      <w:r w:rsidRPr="00F17873">
        <w:rPr>
          <w:snapToGrid/>
          <w:color w:val="008080"/>
        </w:rPr>
        <w:t>id</w:t>
      </w:r>
      <w:r>
        <w:rPr>
          <w:snapToGrid/>
          <w:color w:val="008080"/>
        </w:rPr>
        <w:t>&gt;</w:t>
      </w:r>
    </w:p>
    <w:p w:rsidR="006D7C88" w:rsidRDefault="006D7C88" w:rsidP="006D7C88">
      <w:pPr>
        <w:pStyle w:val="aff"/>
        <w:rPr>
          <w:snapToGrid/>
        </w:rPr>
      </w:pPr>
      <w:r>
        <w:rPr>
          <w:snapToGrid/>
          <w:color w:val="000000"/>
        </w:rPr>
        <w:t xml:space="preserve">  </w:t>
      </w:r>
      <w:r>
        <w:rPr>
          <w:snapToGrid/>
          <w:color w:val="008080"/>
        </w:rPr>
        <w:t>&lt;</w:t>
      </w:r>
      <w:r w:rsidRPr="00F17873">
        <w:rPr>
          <w:snapToGrid/>
          <w:color w:val="008080"/>
        </w:rPr>
        <w:t>role</w:t>
      </w:r>
      <w:r>
        <w:rPr>
          <w:snapToGrid/>
          <w:color w:val="008080"/>
        </w:rPr>
        <w:t>&gt;</w:t>
      </w:r>
      <w:r>
        <w:rPr>
          <w:snapToGrid/>
          <w:color w:val="000000"/>
        </w:rPr>
        <w:t>operator</w:t>
      </w:r>
      <w:r>
        <w:rPr>
          <w:snapToGrid/>
          <w:color w:val="008080"/>
        </w:rPr>
        <w:t>&lt;/</w:t>
      </w:r>
      <w:r w:rsidRPr="00F17873">
        <w:rPr>
          <w:snapToGrid/>
          <w:color w:val="008080"/>
        </w:rPr>
        <w:t>role</w:t>
      </w:r>
      <w:r>
        <w:rPr>
          <w:snapToGrid/>
          <w:color w:val="008080"/>
        </w:rPr>
        <w:t>&gt;</w:t>
      </w:r>
    </w:p>
    <w:p w:rsidR="006D7C88" w:rsidRDefault="006D7C88" w:rsidP="006D7C88">
      <w:pPr>
        <w:pStyle w:val="aff"/>
        <w:rPr>
          <w:snapToGrid/>
        </w:rPr>
      </w:pPr>
      <w:r>
        <w:rPr>
          <w:snapToGrid/>
          <w:color w:val="000000"/>
        </w:rPr>
        <w:t xml:space="preserve">  </w:t>
      </w:r>
      <w:r>
        <w:rPr>
          <w:snapToGrid/>
          <w:color w:val="008080"/>
        </w:rPr>
        <w:t>&lt;</w:t>
      </w:r>
      <w:r w:rsidRPr="00F17873">
        <w:rPr>
          <w:snapToGrid/>
          <w:color w:val="008080"/>
        </w:rPr>
        <w:t>description</w:t>
      </w:r>
      <w:r>
        <w:rPr>
          <w:snapToGrid/>
          <w:color w:val="008080"/>
        </w:rPr>
        <w:t>&gt;</w:t>
      </w:r>
      <w:r>
        <w:rPr>
          <w:snapToGrid/>
          <w:color w:val="000000"/>
        </w:rPr>
        <w:t>--</w:t>
      </w:r>
      <w:r>
        <w:rPr>
          <w:snapToGrid/>
          <w:color w:val="2A00FF"/>
        </w:rPr>
        <w:t>&amp;gt;&amp;lt;</w:t>
      </w:r>
      <w:r>
        <w:rPr>
          <w:snapToGrid/>
          <w:color w:val="000000"/>
        </w:rPr>
        <w:t>description</w:t>
      </w:r>
      <w:r>
        <w:rPr>
          <w:snapToGrid/>
          <w:color w:val="2A00FF"/>
        </w:rPr>
        <w:t>&amp;gt;</w:t>
      </w:r>
      <w:r>
        <w:rPr>
          <w:snapToGrid/>
          <w:color w:val="000000"/>
        </w:rPr>
        <w:t>I want to be an administrator</w:t>
      </w:r>
      <w:r>
        <w:rPr>
          <w:snapToGrid/>
          <w:color w:val="008080"/>
        </w:rPr>
        <w:t>&lt;/</w:t>
      </w:r>
      <w:r w:rsidRPr="00F17873">
        <w:rPr>
          <w:snapToGrid/>
          <w:color w:val="008080"/>
        </w:rPr>
        <w:t>description</w:t>
      </w:r>
      <w:r>
        <w:rPr>
          <w:snapToGrid/>
          <w:color w:val="008080"/>
        </w:rPr>
        <w:t>&gt;</w:t>
      </w:r>
    </w:p>
    <w:p w:rsidR="004244F1" w:rsidRDefault="006D7C88" w:rsidP="006D7C88">
      <w:pPr>
        <w:pStyle w:val="aff"/>
        <w:rPr>
          <w:snapToGrid/>
          <w:color w:val="008080"/>
        </w:rPr>
      </w:pPr>
      <w:r>
        <w:rPr>
          <w:snapToGrid/>
          <w:color w:val="008080"/>
        </w:rPr>
        <w:t>&lt;/</w:t>
      </w:r>
      <w:r w:rsidRPr="00694849">
        <w:rPr>
          <w:snapToGrid/>
          <w:color w:val="008080"/>
        </w:rPr>
        <w:t>user</w:t>
      </w:r>
      <w:r>
        <w:rPr>
          <w:snapToGrid/>
          <w:color w:val="008080"/>
        </w:rPr>
        <w:t>&gt;</w:t>
      </w:r>
    </w:p>
    <w:p w:rsidR="003B33E6" w:rsidRPr="003B33E6" w:rsidRDefault="009F2084" w:rsidP="0002083A">
      <w:pPr>
        <w:rPr>
          <w:rFonts w:eastAsiaTheme="minorEastAsia"/>
        </w:rPr>
      </w:pPr>
      <w:r>
        <w:rPr>
          <w:rFonts w:eastAsiaTheme="minorEastAsia" w:hint="eastAsia"/>
        </w:rPr>
        <w:t>可以看到，“</w:t>
      </w:r>
      <w:r>
        <w:rPr>
          <w:rFonts w:eastAsiaTheme="minorEastAsia" w:hint="eastAsia"/>
        </w:rPr>
        <w:t>&lt;</w:t>
      </w:r>
      <w:r>
        <w:rPr>
          <w:rFonts w:eastAsiaTheme="minorEastAsia" w:hint="eastAsia"/>
        </w:rPr>
        <w:t>”与“</w:t>
      </w:r>
      <w:r>
        <w:rPr>
          <w:rFonts w:eastAsiaTheme="minorEastAsia" w:hint="eastAsia"/>
        </w:rPr>
        <w:t>&gt;</w:t>
      </w:r>
      <w:r>
        <w:rPr>
          <w:rFonts w:eastAsiaTheme="minorEastAsia" w:hint="eastAsia"/>
        </w:rPr>
        <w:t>”经过</w:t>
      </w:r>
      <w:r>
        <w:rPr>
          <w:rFonts w:eastAsiaTheme="minorEastAsia" w:hint="eastAsia"/>
        </w:rPr>
        <w:t>XML</w:t>
      </w:r>
      <w:r>
        <w:rPr>
          <w:rFonts w:eastAsiaTheme="minorEastAsia" w:hint="eastAsia"/>
        </w:rPr>
        <w:t>编码</w:t>
      </w:r>
      <w:r w:rsidR="00A34687">
        <w:rPr>
          <w:rFonts w:eastAsiaTheme="minorEastAsia" w:hint="eastAsia"/>
        </w:rPr>
        <w:t>后</w:t>
      </w:r>
      <w:r>
        <w:rPr>
          <w:rFonts w:eastAsiaTheme="minorEastAsia" w:hint="eastAsia"/>
        </w:rPr>
        <w:t>分别</w:t>
      </w:r>
      <w:r w:rsidR="00A34687">
        <w:rPr>
          <w:rFonts w:eastAsiaTheme="minorEastAsia" w:hint="eastAsia"/>
        </w:rPr>
        <w:t>被</w:t>
      </w:r>
      <w:r>
        <w:rPr>
          <w:rFonts w:eastAsiaTheme="minorEastAsia" w:hint="eastAsia"/>
        </w:rPr>
        <w:t>替换成了“</w:t>
      </w:r>
      <w:r w:rsidRPr="0002083A">
        <w:rPr>
          <w:rFonts w:eastAsiaTheme="minorEastAsia"/>
        </w:rPr>
        <w:t>&amp;lt</w:t>
      </w:r>
      <w:r>
        <w:rPr>
          <w:rFonts w:eastAsiaTheme="minorEastAsia" w:hint="eastAsia"/>
        </w:rPr>
        <w:t>”与“</w:t>
      </w:r>
      <w:r w:rsidRPr="0002083A">
        <w:rPr>
          <w:rFonts w:eastAsiaTheme="minorEastAsia"/>
        </w:rPr>
        <w:t>&amp;gt</w:t>
      </w:r>
      <w:r w:rsidR="00D76B46">
        <w:rPr>
          <w:rFonts w:eastAsiaTheme="minorEastAsia" w:hint="eastAsia"/>
        </w:rPr>
        <w:t>”，导致攻击者</w:t>
      </w:r>
      <w:r>
        <w:rPr>
          <w:rFonts w:eastAsiaTheme="minorEastAsia" w:hint="eastAsia"/>
        </w:rPr>
        <w:t>未能将其角色类型从操作员提升到管理员。</w:t>
      </w:r>
    </w:p>
    <w:p w:rsidR="008A26DD" w:rsidRPr="00CD1BE6" w:rsidRDefault="00CD1BE6" w:rsidP="001C122A">
      <w:pPr>
        <w:pStyle w:val="2"/>
        <w:rPr>
          <w:rFonts w:eastAsiaTheme="minorEastAsia"/>
        </w:rPr>
      </w:pPr>
      <w:bookmarkStart w:id="22" w:name="_Toc372621119"/>
      <w:bookmarkStart w:id="23" w:name="_Toc376550010"/>
      <w:bookmarkStart w:id="24" w:name="_Toc435437891"/>
      <w:r>
        <w:rPr>
          <w:rFonts w:eastAsia="宋体" w:hint="eastAsia"/>
        </w:rPr>
        <w:t>规则</w:t>
      </w:r>
      <w:r w:rsidR="008A26DD">
        <w:rPr>
          <w:rFonts w:eastAsia="宋体" w:hint="eastAsia"/>
        </w:rPr>
        <w:t xml:space="preserve"> </w:t>
      </w:r>
      <w:r w:rsidR="007A799F">
        <w:rPr>
          <w:rFonts w:eastAsia="宋体" w:hint="eastAsia"/>
        </w:rPr>
        <w:t>1.4</w:t>
      </w:r>
      <w:bookmarkEnd w:id="22"/>
      <w:bookmarkEnd w:id="23"/>
      <w:r w:rsidR="00630B7D">
        <w:rPr>
          <w:rFonts w:eastAsia="宋体" w:hint="eastAsia"/>
        </w:rPr>
        <w:t xml:space="preserve"> </w:t>
      </w:r>
      <w:r w:rsidR="00151704">
        <w:rPr>
          <w:rFonts w:eastAsiaTheme="minorEastAsia" w:hint="eastAsia"/>
        </w:rPr>
        <w:t>禁止直接使用不可信数据来记录</w:t>
      </w:r>
      <w:r>
        <w:rPr>
          <w:rFonts w:eastAsiaTheme="minorEastAsia" w:hint="eastAsia"/>
        </w:rPr>
        <w:t>日志</w:t>
      </w:r>
      <w:bookmarkEnd w:id="24"/>
    </w:p>
    <w:p w:rsidR="00F67EDC" w:rsidRPr="00F67EDC" w:rsidRDefault="00443AFE" w:rsidP="00F67EDC">
      <w:pPr>
        <w:rPr>
          <w:rFonts w:eastAsiaTheme="minorEastAsia"/>
        </w:rPr>
      </w:pPr>
      <w:r>
        <w:rPr>
          <w:rFonts w:eastAsiaTheme="minorEastAsia" w:hint="eastAsia"/>
          <w:b/>
        </w:rPr>
        <w:t>说明</w:t>
      </w:r>
      <w:r w:rsidR="00B76FDA">
        <w:rPr>
          <w:rFonts w:eastAsiaTheme="minorEastAsia" w:hint="eastAsia"/>
        </w:rPr>
        <w:t>：</w:t>
      </w:r>
      <w:r w:rsidR="00F67EDC" w:rsidRPr="00F67EDC">
        <w:rPr>
          <w:rFonts w:eastAsiaTheme="minorEastAsia" w:hint="eastAsia"/>
        </w:rPr>
        <w:t>如果在记录的日志中包含未经校验的不可信数据，则可能导致日志注入漏洞。恶意用户会插入伪造的日志数据，从而让系统管理员误以为这些日志数据是由系统记录的。例如，用户可能通过输入一个回车符或一个换行符（</w:t>
      </w:r>
      <w:r w:rsidR="00F67EDC" w:rsidRPr="00F67EDC">
        <w:rPr>
          <w:rFonts w:eastAsiaTheme="minorEastAsia"/>
        </w:rPr>
        <w:t>CRLF</w:t>
      </w:r>
      <w:r w:rsidR="00F67EDC" w:rsidRPr="00F67EDC">
        <w:rPr>
          <w:rFonts w:eastAsiaTheme="minorEastAsia" w:hint="eastAsia"/>
        </w:rPr>
        <w:t>）来将一条合法日志拆分成两条日志，使得日志内容可能令人误解。将未经净化的用户输入写入日志可能会导致敏感数据泄露，若在日志中写入和存储了某些类型的敏感数据甚至可能违反当地法律法规。例如，如果用户要把一个未经加密的信用卡号插入到日志文件中，那么系统就会违反了</w:t>
      </w:r>
      <w:r w:rsidR="00F67EDC" w:rsidRPr="00F67EDC">
        <w:rPr>
          <w:rFonts w:eastAsiaTheme="minorEastAsia"/>
        </w:rPr>
        <w:t>PCI DSS</w:t>
      </w:r>
      <w:r w:rsidR="00F67EDC" w:rsidRPr="00F67EDC">
        <w:rPr>
          <w:rFonts w:eastAsiaTheme="minorEastAsia" w:hint="eastAsia"/>
        </w:rPr>
        <w:t>（</w:t>
      </w:r>
      <w:r w:rsidR="00F67EDC" w:rsidRPr="00F67EDC">
        <w:rPr>
          <w:rFonts w:eastAsiaTheme="minorEastAsia"/>
        </w:rPr>
        <w:t>Payment Card Industry Data Security Standard</w:t>
      </w:r>
      <w:r w:rsidR="00F67EDC" w:rsidRPr="00F67EDC">
        <w:rPr>
          <w:rFonts w:eastAsiaTheme="minorEastAsia" w:hint="eastAsia"/>
        </w:rPr>
        <w:t>）标准。</w:t>
      </w:r>
    </w:p>
    <w:p w:rsidR="008A26DD" w:rsidRPr="00EB39EF" w:rsidRDefault="00F67EDC" w:rsidP="00F67EDC">
      <w:pPr>
        <w:rPr>
          <w:rFonts w:eastAsiaTheme="minorEastAsia"/>
        </w:rPr>
      </w:pPr>
      <w:r w:rsidRPr="00F67EDC">
        <w:rPr>
          <w:rFonts w:eastAsiaTheme="minorEastAsia" w:hint="eastAsia"/>
        </w:rPr>
        <w:t>可以对记录到日志中的任何不可信数据进行校验和净化来防止日志注入攻击</w:t>
      </w:r>
      <w:r w:rsidR="000C6291">
        <w:rPr>
          <w:rFonts w:eastAsiaTheme="minorEastAsia" w:hint="eastAsia"/>
        </w:rPr>
        <w:t>。</w:t>
      </w:r>
    </w:p>
    <w:p w:rsidR="008A26DD" w:rsidRDefault="007D530D" w:rsidP="008A26DD">
      <w:pPr>
        <w:pStyle w:val="aff0"/>
      </w:pPr>
      <w:r>
        <w:rPr>
          <w:rFonts w:hint="eastAsia"/>
        </w:rPr>
        <w:t>错误示例：</w:t>
      </w:r>
    </w:p>
    <w:p w:rsidR="008A26DD" w:rsidRDefault="008A26DD" w:rsidP="008A26DD">
      <w:pPr>
        <w:pStyle w:val="aff"/>
        <w:rPr>
          <w:snapToGrid/>
        </w:rPr>
      </w:pPr>
      <w:r>
        <w:rPr>
          <w:b/>
          <w:snapToGrid/>
          <w:color w:val="7F0055"/>
        </w:rPr>
        <w:t>if</w:t>
      </w:r>
      <w:r>
        <w:rPr>
          <w:snapToGrid/>
        </w:rPr>
        <w:t xml:space="preserve"> (</w:t>
      </w:r>
      <w:r w:rsidRPr="00074467">
        <w:rPr>
          <w:snapToGrid/>
        </w:rPr>
        <w:t>loginSuccessful</w:t>
      </w:r>
      <w:r>
        <w:rPr>
          <w:snapToGrid/>
        </w:rPr>
        <w:t>)</w:t>
      </w:r>
    </w:p>
    <w:p w:rsidR="008A26DD" w:rsidRDefault="008A26DD" w:rsidP="008A26DD">
      <w:pPr>
        <w:pStyle w:val="aff"/>
        <w:rPr>
          <w:snapToGrid/>
        </w:rPr>
      </w:pPr>
      <w:r>
        <w:rPr>
          <w:snapToGrid/>
        </w:rPr>
        <w:t>{</w:t>
      </w:r>
    </w:p>
    <w:p w:rsidR="008A26DD" w:rsidRDefault="008A26DD" w:rsidP="008A26DD">
      <w:pPr>
        <w:pStyle w:val="aff"/>
        <w:rPr>
          <w:snapToGrid/>
        </w:rPr>
      </w:pPr>
      <w:r>
        <w:rPr>
          <w:snapToGrid/>
        </w:rPr>
        <w:t xml:space="preserve">    </w:t>
      </w:r>
      <w:r w:rsidRPr="001F165A">
        <w:rPr>
          <w:snapToGrid/>
        </w:rPr>
        <w:t>logger</w:t>
      </w:r>
      <w:r>
        <w:rPr>
          <w:snapToGrid/>
        </w:rPr>
        <w:t>.severe(</w:t>
      </w:r>
      <w:r>
        <w:rPr>
          <w:snapToGrid/>
          <w:color w:val="2A00FF"/>
        </w:rPr>
        <w:t>"User login succeeded for: "</w:t>
      </w:r>
      <w:r>
        <w:rPr>
          <w:snapToGrid/>
        </w:rPr>
        <w:t xml:space="preserve"> + username);</w:t>
      </w:r>
    </w:p>
    <w:p w:rsidR="008A26DD" w:rsidRDefault="008A26DD" w:rsidP="008A26DD">
      <w:pPr>
        <w:pStyle w:val="aff"/>
        <w:rPr>
          <w:snapToGrid/>
        </w:rPr>
      </w:pPr>
      <w:r>
        <w:rPr>
          <w:snapToGrid/>
        </w:rPr>
        <w:t>}</w:t>
      </w:r>
    </w:p>
    <w:p w:rsidR="008A26DD" w:rsidRDefault="008A26DD" w:rsidP="008A26DD">
      <w:pPr>
        <w:pStyle w:val="aff"/>
        <w:rPr>
          <w:snapToGrid/>
        </w:rPr>
      </w:pPr>
      <w:r>
        <w:rPr>
          <w:b/>
          <w:snapToGrid/>
          <w:color w:val="7F0055"/>
        </w:rPr>
        <w:t>else</w:t>
      </w:r>
    </w:p>
    <w:p w:rsidR="008A26DD" w:rsidRDefault="008A26DD" w:rsidP="008A26DD">
      <w:pPr>
        <w:pStyle w:val="aff"/>
        <w:rPr>
          <w:snapToGrid/>
        </w:rPr>
      </w:pPr>
      <w:r>
        <w:rPr>
          <w:snapToGrid/>
        </w:rPr>
        <w:t>{</w:t>
      </w:r>
    </w:p>
    <w:p w:rsidR="008A26DD" w:rsidRDefault="008A26DD" w:rsidP="008A26DD">
      <w:pPr>
        <w:pStyle w:val="aff"/>
        <w:rPr>
          <w:snapToGrid/>
        </w:rPr>
      </w:pPr>
      <w:r>
        <w:rPr>
          <w:snapToGrid/>
        </w:rPr>
        <w:t xml:space="preserve">    </w:t>
      </w:r>
      <w:r w:rsidRPr="00AD09F6">
        <w:rPr>
          <w:snapToGrid/>
        </w:rPr>
        <w:t>logger</w:t>
      </w:r>
      <w:r>
        <w:rPr>
          <w:snapToGrid/>
        </w:rPr>
        <w:t>.severe(</w:t>
      </w:r>
      <w:r>
        <w:rPr>
          <w:snapToGrid/>
          <w:color w:val="2A00FF"/>
        </w:rPr>
        <w:t>"User login failed for: "</w:t>
      </w:r>
      <w:r>
        <w:rPr>
          <w:snapToGrid/>
        </w:rPr>
        <w:t xml:space="preserve"> + username);</w:t>
      </w:r>
    </w:p>
    <w:p w:rsidR="008A26DD" w:rsidRDefault="008A26DD" w:rsidP="008A26DD">
      <w:pPr>
        <w:pStyle w:val="aff"/>
        <w:rPr>
          <w:snapToGrid/>
        </w:rPr>
      </w:pPr>
      <w:r>
        <w:rPr>
          <w:snapToGrid/>
        </w:rPr>
        <w:t>}</w:t>
      </w:r>
    </w:p>
    <w:p w:rsidR="00F67EDC" w:rsidRDefault="00F52B83" w:rsidP="008A26DD">
      <w:pPr>
        <w:rPr>
          <w:rFonts w:eastAsiaTheme="minorEastAsia"/>
        </w:rPr>
      </w:pPr>
      <w:r>
        <w:rPr>
          <w:rFonts w:eastAsiaTheme="minorEastAsia" w:hint="eastAsia"/>
        </w:rPr>
        <w:t>此错误</w:t>
      </w:r>
      <w:r w:rsidR="00863C7C" w:rsidRPr="00863C7C">
        <w:rPr>
          <w:rFonts w:eastAsiaTheme="minorEastAsia" w:hint="eastAsia"/>
        </w:rPr>
        <w:t>示例</w:t>
      </w:r>
      <w:r w:rsidR="00863C7C">
        <w:rPr>
          <w:rFonts w:eastAsiaTheme="minorEastAsia" w:hint="eastAsia"/>
        </w:rPr>
        <w:t>代码中，</w:t>
      </w:r>
      <w:r>
        <w:rPr>
          <w:rFonts w:eastAsiaTheme="minorEastAsia" w:hint="eastAsia"/>
        </w:rPr>
        <w:t>在接收到非法请求时</w:t>
      </w:r>
      <w:r w:rsidR="00863C7C" w:rsidRPr="00863C7C">
        <w:rPr>
          <w:rFonts w:eastAsiaTheme="minorEastAsia" w:hint="eastAsia"/>
        </w:rPr>
        <w:t>，会记录用户的用户</w:t>
      </w:r>
      <w:r w:rsidR="00863C7C">
        <w:rPr>
          <w:rFonts w:eastAsiaTheme="minorEastAsia" w:hint="eastAsia"/>
        </w:rPr>
        <w:t>名</w:t>
      </w:r>
      <w:r w:rsidR="00F67EDC">
        <w:rPr>
          <w:rFonts w:eastAsiaTheme="minorEastAsia" w:hint="eastAsia"/>
        </w:rPr>
        <w:t>，由于</w:t>
      </w:r>
      <w:r w:rsidR="00863C7C" w:rsidRPr="00863C7C">
        <w:rPr>
          <w:rFonts w:eastAsiaTheme="minorEastAsia" w:hint="eastAsia"/>
        </w:rPr>
        <w:t>没有执行任何输入净化</w:t>
      </w:r>
      <w:r w:rsidR="00127C5C">
        <w:rPr>
          <w:rFonts w:eastAsiaTheme="minorEastAsia" w:hint="eastAsia"/>
        </w:rPr>
        <w:t>，</w:t>
      </w:r>
      <w:r w:rsidR="004A6249">
        <w:rPr>
          <w:rFonts w:eastAsiaTheme="minorEastAsia" w:hint="eastAsia"/>
        </w:rPr>
        <w:t>这种情况下</w:t>
      </w:r>
      <w:r w:rsidR="00F67EDC">
        <w:rPr>
          <w:rFonts w:eastAsiaTheme="minorEastAsia" w:hint="eastAsia"/>
        </w:rPr>
        <w:t>就</w:t>
      </w:r>
      <w:r w:rsidR="004A6249">
        <w:rPr>
          <w:rFonts w:eastAsiaTheme="minorEastAsia" w:hint="eastAsia"/>
        </w:rPr>
        <w:t>可能</w:t>
      </w:r>
      <w:r w:rsidR="00F67EDC">
        <w:rPr>
          <w:rFonts w:eastAsiaTheme="minorEastAsia" w:hint="eastAsia"/>
        </w:rPr>
        <w:t>会遭受日志注入攻击：</w:t>
      </w:r>
    </w:p>
    <w:p w:rsidR="008A26DD" w:rsidRPr="0053602B" w:rsidRDefault="0053602B" w:rsidP="008A26DD">
      <w:pPr>
        <w:rPr>
          <w:rFonts w:eastAsiaTheme="minorEastAsia"/>
        </w:rPr>
      </w:pPr>
      <w:r>
        <w:rPr>
          <w:rFonts w:eastAsiaTheme="minorEastAsia" w:hint="eastAsia"/>
        </w:rPr>
        <w:t>当</w:t>
      </w:r>
      <w:r w:rsidR="00517857" w:rsidRPr="00517857">
        <w:rPr>
          <w:rStyle w:val="Char6"/>
          <w:rFonts w:eastAsiaTheme="minorEastAsia" w:hint="eastAsia"/>
        </w:rPr>
        <w:t>username</w:t>
      </w:r>
      <w:r w:rsidR="00517857" w:rsidRPr="00697AD9">
        <w:rPr>
          <w:rFonts w:eastAsiaTheme="minorEastAsia" w:hint="eastAsia"/>
        </w:rPr>
        <w:t>字段</w:t>
      </w:r>
      <w:r w:rsidR="002D2E62">
        <w:rPr>
          <w:rFonts w:eastAsiaTheme="minorEastAsia" w:hint="eastAsia"/>
        </w:rPr>
        <w:t>的值</w:t>
      </w:r>
      <w:r w:rsidRPr="00697AD9">
        <w:rPr>
          <w:rFonts w:eastAsiaTheme="minorEastAsia" w:hint="eastAsia"/>
        </w:rPr>
        <w:t>是</w:t>
      </w:r>
      <w:r w:rsidRPr="00697AD9">
        <w:rPr>
          <w:rFonts w:eastAsiaTheme="minorEastAsia" w:hint="eastAsia"/>
        </w:rPr>
        <w:t>david</w:t>
      </w:r>
      <w:r w:rsidR="00697AD9">
        <w:rPr>
          <w:rFonts w:eastAsiaTheme="minorEastAsia" w:hint="eastAsia"/>
        </w:rPr>
        <w:t>时</w:t>
      </w:r>
      <w:r>
        <w:rPr>
          <w:rFonts w:eastAsiaTheme="minorEastAsia" w:hint="eastAsia"/>
        </w:rPr>
        <w:t>，会生成一条标准的日志信息：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8A26DD" w:rsidRPr="002363E4" w:rsidTr="00457DD6">
        <w:trPr>
          <w:trHeight w:val="962"/>
        </w:trPr>
        <w:tc>
          <w:tcPr>
            <w:tcW w:w="8414" w:type="dxa"/>
            <w:vAlign w:val="center"/>
          </w:tcPr>
          <w:p w:rsidR="008A26DD" w:rsidRPr="00457DD6" w:rsidRDefault="008A26DD" w:rsidP="00457DD6">
            <w:pPr>
              <w:ind w:leftChars="-4" w:left="-8"/>
              <w:rPr>
                <w:rFonts w:ascii="Courier New" w:eastAsia="黑体" w:hAnsi="Courier New" w:cs="Courier New"/>
              </w:rPr>
            </w:pPr>
            <w:r w:rsidRPr="00457DD6">
              <w:rPr>
                <w:rFonts w:ascii="Courier New" w:eastAsia="黑体" w:hAnsi="Courier New" w:cs="Courier New"/>
              </w:rPr>
              <w:t>May 15, 2011 2:19:10 PM java.util.logging.LogManager$RootLogger log</w:t>
            </w:r>
          </w:p>
          <w:p w:rsidR="008A26DD" w:rsidRPr="00457DD6" w:rsidRDefault="008A26DD" w:rsidP="00457DD6">
            <w:pPr>
              <w:ind w:leftChars="-4" w:left="-8"/>
              <w:rPr>
                <w:rFonts w:ascii="Courier New" w:hAnsi="Courier New" w:cs="Courier New"/>
              </w:rPr>
            </w:pPr>
            <w:r w:rsidRPr="00457DD6">
              <w:rPr>
                <w:rFonts w:ascii="Courier New" w:eastAsia="黑体" w:hAnsi="Courier New" w:cs="Courier New"/>
              </w:rPr>
              <w:t>SEVERE: User login failed for: david</w:t>
            </w:r>
          </w:p>
        </w:tc>
      </w:tr>
    </w:tbl>
    <w:p w:rsidR="008A26DD" w:rsidRPr="003E3A69" w:rsidRDefault="000407E8" w:rsidP="008A26DD">
      <w:pPr>
        <w:spacing w:line="360" w:lineRule="auto"/>
        <w:rPr>
          <w:rFonts w:eastAsiaTheme="minorEastAsia"/>
        </w:rPr>
      </w:pPr>
      <w:r>
        <w:rPr>
          <w:rFonts w:eastAsiaTheme="minorEastAsia" w:hint="eastAsia"/>
        </w:rPr>
        <w:t>但是，如果</w:t>
      </w:r>
      <w:r w:rsidR="00517857">
        <w:rPr>
          <w:rFonts w:eastAsiaTheme="minorEastAsia" w:hint="eastAsia"/>
        </w:rPr>
        <w:t>记录日志时使用的</w:t>
      </w:r>
      <w:r w:rsidR="00517857" w:rsidRPr="00517857">
        <w:rPr>
          <w:rStyle w:val="Char6"/>
          <w:rFonts w:eastAsiaTheme="minorEastAsia" w:hint="eastAsia"/>
        </w:rPr>
        <w:t>username</w:t>
      </w:r>
      <w:r w:rsidR="00517857" w:rsidRPr="00517857">
        <w:rPr>
          <w:rFonts w:eastAsiaTheme="minorEastAsia" w:hint="eastAsia"/>
        </w:rPr>
        <w:t>字段</w:t>
      </w:r>
      <w:r w:rsidR="00697AD9">
        <w:rPr>
          <w:rFonts w:eastAsiaTheme="minorEastAsia" w:hint="eastAsia"/>
        </w:rPr>
        <w:t>是多行字符串</w:t>
      </w:r>
      <w:r w:rsidR="009A1396">
        <w:rPr>
          <w:rFonts w:eastAsiaTheme="minorEastAsia" w:hint="eastAsia"/>
        </w:rPr>
        <w:t>时</w:t>
      </w:r>
      <w:r w:rsidR="00697AD9">
        <w:rPr>
          <w:rFonts w:eastAsiaTheme="minorEastAsia" w:hint="eastAsia"/>
        </w:rPr>
        <w:t>，如下所示：</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8A26DD" w:rsidTr="00457DD6">
        <w:trPr>
          <w:trHeight w:val="1209"/>
        </w:trPr>
        <w:tc>
          <w:tcPr>
            <w:tcW w:w="8414" w:type="dxa"/>
            <w:vAlign w:val="center"/>
          </w:tcPr>
          <w:p w:rsidR="008A26DD" w:rsidRPr="00457DD6" w:rsidRDefault="008A26DD" w:rsidP="00D2530F">
            <w:pPr>
              <w:rPr>
                <w:rFonts w:ascii="Courier New" w:eastAsia="黑体" w:hAnsi="Courier New" w:cs="Courier New"/>
              </w:rPr>
            </w:pPr>
            <w:r w:rsidRPr="00457DD6">
              <w:rPr>
                <w:rFonts w:ascii="Courier New" w:eastAsia="黑体" w:hAnsi="Courier New" w:cs="Courier New"/>
              </w:rPr>
              <w:t>david</w:t>
            </w:r>
          </w:p>
          <w:p w:rsidR="008A26DD" w:rsidRPr="00457DD6" w:rsidRDefault="008A26DD" w:rsidP="00D2530F">
            <w:pPr>
              <w:rPr>
                <w:rFonts w:ascii="Courier New" w:eastAsia="黑体" w:hAnsi="Courier New" w:cs="Courier New"/>
              </w:rPr>
            </w:pPr>
            <w:r w:rsidRPr="00457DD6">
              <w:rPr>
                <w:rFonts w:ascii="Courier New" w:eastAsia="黑体" w:hAnsi="Courier New" w:cs="Courier New"/>
              </w:rPr>
              <w:t>May 15, 2011 2:25:52 PM java.util.logging.LogManager$RootLogger log</w:t>
            </w:r>
          </w:p>
          <w:p w:rsidR="008A26DD" w:rsidRPr="00457DD6" w:rsidRDefault="008A26DD" w:rsidP="00D2530F">
            <w:pPr>
              <w:rPr>
                <w:rFonts w:ascii="Courier New" w:hAnsi="Courier New" w:cs="Courier New"/>
              </w:rPr>
            </w:pPr>
            <w:r w:rsidRPr="00457DD6">
              <w:rPr>
                <w:rFonts w:ascii="Courier New" w:eastAsia="黑体" w:hAnsi="Courier New" w:cs="Courier New"/>
              </w:rPr>
              <w:t>SEVERE: User login succeeded for: administrator</w:t>
            </w:r>
          </w:p>
        </w:tc>
      </w:tr>
    </w:tbl>
    <w:p w:rsidR="008A26DD" w:rsidRDefault="00054F69" w:rsidP="00054F69">
      <w:r w:rsidRPr="00054F69">
        <w:rPr>
          <w:rFonts w:eastAsia="宋体" w:hint="eastAsia"/>
        </w:rPr>
        <w:t>那么日志中包含了以下可能引起误导的信息：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4"/>
      </w:tblGrid>
      <w:tr w:rsidR="008A26DD" w:rsidTr="00457DD6">
        <w:trPr>
          <w:trHeight w:val="1506"/>
        </w:trPr>
        <w:tc>
          <w:tcPr>
            <w:tcW w:w="8414" w:type="dxa"/>
            <w:vAlign w:val="center"/>
          </w:tcPr>
          <w:p w:rsidR="008A26DD" w:rsidRPr="00457DD6" w:rsidRDefault="008A26DD" w:rsidP="00D2530F">
            <w:pPr>
              <w:rPr>
                <w:rFonts w:ascii="Courier New" w:eastAsia="黑体" w:hAnsi="Courier New" w:cs="Courier New"/>
              </w:rPr>
            </w:pPr>
            <w:r w:rsidRPr="00457DD6">
              <w:rPr>
                <w:rFonts w:ascii="Courier New" w:eastAsia="黑体" w:hAnsi="Courier New" w:cs="Courier New"/>
              </w:rPr>
              <w:t>May 15, 2011 2:19:10 PM java.util.logging.LogManager$RootLogger log</w:t>
            </w:r>
          </w:p>
          <w:p w:rsidR="008A26DD" w:rsidRPr="00457DD6" w:rsidRDefault="008A26DD" w:rsidP="00D2530F">
            <w:pPr>
              <w:rPr>
                <w:rFonts w:ascii="Courier New" w:eastAsia="黑体" w:hAnsi="Courier New" w:cs="Courier New"/>
              </w:rPr>
            </w:pPr>
            <w:r w:rsidRPr="00457DD6">
              <w:rPr>
                <w:rFonts w:ascii="Courier New" w:eastAsia="黑体" w:hAnsi="Courier New" w:cs="Courier New"/>
              </w:rPr>
              <w:t>SEVERE: User login failed for: david</w:t>
            </w:r>
          </w:p>
          <w:p w:rsidR="008A26DD" w:rsidRPr="00457DD6" w:rsidRDefault="008A26DD" w:rsidP="00D2530F">
            <w:pPr>
              <w:rPr>
                <w:rFonts w:ascii="Courier New" w:eastAsia="黑体" w:hAnsi="Courier New" w:cs="Courier New"/>
              </w:rPr>
            </w:pPr>
            <w:r w:rsidRPr="00457DD6">
              <w:rPr>
                <w:rFonts w:ascii="Courier New" w:eastAsia="黑体" w:hAnsi="Courier New" w:cs="Courier New"/>
              </w:rPr>
              <w:t>May 15, 2011 2:25:52 PM java.util.logging.LogManager log</w:t>
            </w:r>
          </w:p>
          <w:p w:rsidR="008A26DD" w:rsidRPr="00457DD6" w:rsidRDefault="008A26DD" w:rsidP="00D2530F">
            <w:pPr>
              <w:rPr>
                <w:rFonts w:ascii="Courier New" w:hAnsi="Courier New" w:cs="Courier New"/>
              </w:rPr>
            </w:pPr>
            <w:r w:rsidRPr="00457DD6">
              <w:rPr>
                <w:rFonts w:ascii="Courier New" w:eastAsia="黑体" w:hAnsi="Courier New" w:cs="Courier New"/>
              </w:rPr>
              <w:t>SEVERE: User login succeeded for: administrator</w:t>
            </w:r>
          </w:p>
        </w:tc>
      </w:tr>
    </w:tbl>
    <w:p w:rsidR="008A26DD" w:rsidRDefault="0087423A" w:rsidP="008A26DD">
      <w:pPr>
        <w:pStyle w:val="aff0"/>
      </w:pPr>
      <w:r>
        <w:rPr>
          <w:rFonts w:hint="eastAsia"/>
        </w:rPr>
        <w:lastRenderedPageBreak/>
        <w:t>正确示例：</w:t>
      </w:r>
    </w:p>
    <w:p w:rsidR="008A26DD" w:rsidRDefault="008A26DD" w:rsidP="008A26DD">
      <w:pPr>
        <w:pStyle w:val="aff"/>
        <w:rPr>
          <w:snapToGrid/>
        </w:rPr>
      </w:pPr>
      <w:r>
        <w:rPr>
          <w:b/>
          <w:snapToGrid/>
          <w:color w:val="7F0055"/>
        </w:rPr>
        <w:t>if</w:t>
      </w:r>
      <w:r>
        <w:rPr>
          <w:snapToGrid/>
        </w:rPr>
        <w:t xml:space="preserve"> (!Pattern.</w:t>
      </w:r>
      <w:r>
        <w:rPr>
          <w:i/>
          <w:iCs/>
          <w:snapToGrid/>
        </w:rPr>
        <w:t>matches</w:t>
      </w:r>
      <w:r>
        <w:rPr>
          <w:snapToGrid/>
        </w:rPr>
        <w:t>(</w:t>
      </w:r>
      <w:r>
        <w:rPr>
          <w:snapToGrid/>
          <w:color w:val="2A00FF"/>
        </w:rPr>
        <w:t>"[A-Za-z0-9_]+"</w:t>
      </w:r>
      <w:r>
        <w:rPr>
          <w:snapToGrid/>
        </w:rPr>
        <w:t>, username))</w:t>
      </w:r>
    </w:p>
    <w:p w:rsidR="008A26DD" w:rsidRDefault="008A26DD" w:rsidP="008A26DD">
      <w:pPr>
        <w:pStyle w:val="aff"/>
        <w:rPr>
          <w:snapToGrid/>
        </w:rPr>
      </w:pPr>
      <w:r>
        <w:rPr>
          <w:snapToGrid/>
        </w:rPr>
        <w:t>{</w:t>
      </w:r>
    </w:p>
    <w:p w:rsidR="008A26DD" w:rsidRDefault="008A26DD" w:rsidP="008A26DD">
      <w:pPr>
        <w:pStyle w:val="aff"/>
        <w:rPr>
          <w:snapToGrid/>
        </w:rPr>
      </w:pPr>
      <w:r>
        <w:rPr>
          <w:snapToGrid/>
        </w:rPr>
        <w:t xml:space="preserve">    </w:t>
      </w:r>
      <w:r>
        <w:rPr>
          <w:snapToGrid/>
          <w:color w:val="3F7F5F"/>
        </w:rPr>
        <w:t>// Unsanitized username</w:t>
      </w:r>
    </w:p>
    <w:p w:rsidR="008A26DD" w:rsidRDefault="008A26DD" w:rsidP="008A26DD">
      <w:pPr>
        <w:pStyle w:val="aff"/>
        <w:rPr>
          <w:snapToGrid/>
        </w:rPr>
      </w:pPr>
      <w:r>
        <w:rPr>
          <w:snapToGrid/>
        </w:rPr>
        <w:t xml:space="preserve">    </w:t>
      </w:r>
      <w:r w:rsidRPr="00AA4073">
        <w:rPr>
          <w:snapToGrid/>
        </w:rPr>
        <w:t>logger</w:t>
      </w:r>
      <w:r>
        <w:rPr>
          <w:snapToGrid/>
        </w:rPr>
        <w:t>.severe(</w:t>
      </w:r>
      <w:r>
        <w:rPr>
          <w:snapToGrid/>
          <w:color w:val="2A00FF"/>
        </w:rPr>
        <w:t>"User login failed for unauthorized user"</w:t>
      </w:r>
      <w:r>
        <w:rPr>
          <w:snapToGrid/>
        </w:rPr>
        <w:t>);</w:t>
      </w:r>
    </w:p>
    <w:p w:rsidR="008A26DD" w:rsidRDefault="008A26DD" w:rsidP="008A26DD">
      <w:pPr>
        <w:pStyle w:val="aff"/>
        <w:rPr>
          <w:snapToGrid/>
        </w:rPr>
      </w:pPr>
      <w:r>
        <w:rPr>
          <w:snapToGrid/>
        </w:rPr>
        <w:t>}</w:t>
      </w:r>
    </w:p>
    <w:p w:rsidR="008A26DD" w:rsidRDefault="008A26DD" w:rsidP="008A26DD">
      <w:pPr>
        <w:pStyle w:val="aff"/>
        <w:rPr>
          <w:snapToGrid/>
        </w:rPr>
      </w:pPr>
      <w:r>
        <w:rPr>
          <w:b/>
          <w:snapToGrid/>
          <w:color w:val="7F0055"/>
        </w:rPr>
        <w:t>else</w:t>
      </w:r>
      <w:r>
        <w:rPr>
          <w:snapToGrid/>
        </w:rPr>
        <w:t xml:space="preserve"> </w:t>
      </w:r>
      <w:r>
        <w:rPr>
          <w:b/>
          <w:snapToGrid/>
          <w:color w:val="7F0055"/>
        </w:rPr>
        <w:t>if</w:t>
      </w:r>
      <w:r>
        <w:rPr>
          <w:snapToGrid/>
        </w:rPr>
        <w:t xml:space="preserve"> (loginSuccessful)</w:t>
      </w:r>
    </w:p>
    <w:p w:rsidR="008A26DD" w:rsidRDefault="008A26DD" w:rsidP="008A26DD">
      <w:pPr>
        <w:pStyle w:val="aff"/>
        <w:rPr>
          <w:snapToGrid/>
        </w:rPr>
      </w:pPr>
      <w:r>
        <w:rPr>
          <w:snapToGrid/>
        </w:rPr>
        <w:t>{</w:t>
      </w:r>
    </w:p>
    <w:p w:rsidR="008A26DD" w:rsidRDefault="008A26DD" w:rsidP="008A26DD">
      <w:pPr>
        <w:pStyle w:val="aff"/>
        <w:rPr>
          <w:snapToGrid/>
        </w:rPr>
      </w:pPr>
      <w:r>
        <w:rPr>
          <w:snapToGrid/>
        </w:rPr>
        <w:t xml:space="preserve">    </w:t>
      </w:r>
      <w:r w:rsidRPr="00AA4073">
        <w:rPr>
          <w:snapToGrid/>
        </w:rPr>
        <w:t>logger</w:t>
      </w:r>
      <w:r>
        <w:rPr>
          <w:snapToGrid/>
        </w:rPr>
        <w:t>.severe(</w:t>
      </w:r>
      <w:r>
        <w:rPr>
          <w:snapToGrid/>
          <w:color w:val="2A00FF"/>
        </w:rPr>
        <w:t>"User login succeeded for: "</w:t>
      </w:r>
      <w:r>
        <w:rPr>
          <w:snapToGrid/>
        </w:rPr>
        <w:t xml:space="preserve"> + username);</w:t>
      </w:r>
    </w:p>
    <w:p w:rsidR="008A26DD" w:rsidRDefault="008A26DD" w:rsidP="008A26DD">
      <w:pPr>
        <w:pStyle w:val="aff"/>
        <w:rPr>
          <w:snapToGrid/>
        </w:rPr>
      </w:pPr>
      <w:r>
        <w:rPr>
          <w:snapToGrid/>
        </w:rPr>
        <w:t>}</w:t>
      </w:r>
    </w:p>
    <w:p w:rsidR="008A26DD" w:rsidRDefault="008A26DD" w:rsidP="008A26DD">
      <w:pPr>
        <w:pStyle w:val="aff"/>
        <w:rPr>
          <w:snapToGrid/>
        </w:rPr>
      </w:pPr>
      <w:r>
        <w:rPr>
          <w:b/>
          <w:snapToGrid/>
          <w:color w:val="7F0055"/>
        </w:rPr>
        <w:t>else</w:t>
      </w:r>
    </w:p>
    <w:p w:rsidR="008A26DD" w:rsidRDefault="008A26DD" w:rsidP="008A26DD">
      <w:pPr>
        <w:pStyle w:val="aff"/>
        <w:rPr>
          <w:snapToGrid/>
        </w:rPr>
      </w:pPr>
      <w:r>
        <w:rPr>
          <w:snapToGrid/>
        </w:rPr>
        <w:t>{</w:t>
      </w:r>
    </w:p>
    <w:p w:rsidR="008A26DD" w:rsidRDefault="008A26DD" w:rsidP="008A26DD">
      <w:pPr>
        <w:pStyle w:val="aff"/>
        <w:rPr>
          <w:snapToGrid/>
        </w:rPr>
      </w:pPr>
      <w:r>
        <w:rPr>
          <w:snapToGrid/>
        </w:rPr>
        <w:t xml:space="preserve">    </w:t>
      </w:r>
      <w:r w:rsidRPr="00AA4073">
        <w:rPr>
          <w:snapToGrid/>
        </w:rPr>
        <w:t>logger</w:t>
      </w:r>
      <w:r>
        <w:rPr>
          <w:snapToGrid/>
        </w:rPr>
        <w:t>.severe(</w:t>
      </w:r>
      <w:r>
        <w:rPr>
          <w:snapToGrid/>
          <w:color w:val="2A00FF"/>
        </w:rPr>
        <w:t>"User login failed for: "</w:t>
      </w:r>
      <w:r>
        <w:rPr>
          <w:snapToGrid/>
        </w:rPr>
        <w:t xml:space="preserve"> + username);</w:t>
      </w:r>
    </w:p>
    <w:p w:rsidR="00F75D4F" w:rsidRPr="00F75D4F" w:rsidRDefault="008A26DD" w:rsidP="00F75D4F">
      <w:pPr>
        <w:pStyle w:val="aff"/>
        <w:rPr>
          <w:snapToGrid/>
        </w:rPr>
      </w:pPr>
      <w:r>
        <w:rPr>
          <w:snapToGrid/>
        </w:rPr>
        <w:t>}</w:t>
      </w:r>
    </w:p>
    <w:p w:rsidR="008A26DD" w:rsidRDefault="006C69FB" w:rsidP="002D3D51">
      <w:pPr>
        <w:rPr>
          <w:rFonts w:ascii="宋体" w:eastAsia="宋体" w:hAnsi="宋体" w:cs="宋体"/>
        </w:rPr>
      </w:pPr>
      <w:r>
        <w:rPr>
          <w:rFonts w:ascii="宋体" w:eastAsia="宋体" w:hAnsi="宋体" w:cs="宋体" w:hint="eastAsia"/>
        </w:rPr>
        <w:t>这个正确示例在登录之前会对</w:t>
      </w:r>
      <w:r w:rsidR="00F75D4F" w:rsidRPr="00F75D4F">
        <w:rPr>
          <w:rFonts w:ascii="宋体" w:eastAsia="宋体" w:hAnsi="宋体" w:cs="宋体" w:hint="eastAsia"/>
        </w:rPr>
        <w:t>用户名输入</w:t>
      </w:r>
      <w:r>
        <w:rPr>
          <w:rFonts w:ascii="宋体" w:eastAsia="宋体" w:hAnsi="宋体" w:cs="宋体" w:hint="eastAsia"/>
        </w:rPr>
        <w:t>进行净化</w:t>
      </w:r>
      <w:r w:rsidR="00F75D4F" w:rsidRPr="00F75D4F">
        <w:rPr>
          <w:rFonts w:ascii="宋体" w:eastAsia="宋体" w:hAnsi="宋体" w:cs="宋体" w:hint="eastAsia"/>
        </w:rPr>
        <w:t>，从而防止注入攻击</w:t>
      </w:r>
      <w:r w:rsidR="004F02AE">
        <w:rPr>
          <w:rFonts w:ascii="宋体" w:eastAsia="宋体" w:hAnsi="宋体" w:cs="宋体" w:hint="eastAsia"/>
        </w:rPr>
        <w:t>。</w:t>
      </w:r>
    </w:p>
    <w:p w:rsidR="003628BE" w:rsidRDefault="00F67EDC" w:rsidP="002D3D51">
      <w:pPr>
        <w:rPr>
          <w:rFonts w:ascii="宋体" w:eastAsia="宋体" w:hAnsi="宋体" w:cs="宋体"/>
        </w:rPr>
      </w:pPr>
      <w:r>
        <w:rPr>
          <w:rFonts w:ascii="宋体" w:eastAsia="宋体" w:hAnsi="宋体" w:cs="宋体" w:hint="eastAsia"/>
        </w:rPr>
        <w:t>在</w:t>
      </w:r>
      <w:r w:rsidR="003628BE">
        <w:rPr>
          <w:rFonts w:ascii="宋体" w:eastAsia="宋体" w:hAnsi="宋体" w:cs="宋体" w:hint="eastAsia"/>
        </w:rPr>
        <w:t>通用情况</w:t>
      </w:r>
      <w:r>
        <w:rPr>
          <w:rFonts w:ascii="宋体" w:eastAsia="宋体" w:hAnsi="宋体" w:cs="宋体" w:hint="eastAsia"/>
        </w:rPr>
        <w:t>下</w:t>
      </w:r>
      <w:r w:rsidR="003628BE">
        <w:rPr>
          <w:rFonts w:ascii="宋体" w:eastAsia="宋体" w:hAnsi="宋体" w:cs="宋体" w:hint="eastAsia"/>
        </w:rPr>
        <w:t>，如果只需消除换行符和回车符</w:t>
      </w:r>
      <w:r>
        <w:rPr>
          <w:rFonts w:ascii="宋体" w:eastAsia="宋体" w:hAnsi="宋体" w:cs="宋体" w:hint="eastAsia"/>
        </w:rPr>
        <w:t>，那么</w:t>
      </w:r>
      <w:r w:rsidR="003628BE">
        <w:rPr>
          <w:rFonts w:ascii="宋体" w:eastAsia="宋体" w:hAnsi="宋体" w:cs="宋体" w:hint="eastAsia"/>
        </w:rPr>
        <w:t>可以在记录日志前调用如下函数即可：</w:t>
      </w:r>
    </w:p>
    <w:p w:rsidR="003628BE" w:rsidRPr="003628BE" w:rsidRDefault="003628BE" w:rsidP="003628BE">
      <w:pPr>
        <w:pStyle w:val="aff"/>
        <w:rPr>
          <w:b/>
          <w:snapToGrid/>
          <w:color w:val="7F0055"/>
        </w:rPr>
      </w:pPr>
      <w:r w:rsidRPr="003628BE">
        <w:rPr>
          <w:b/>
          <w:snapToGrid/>
          <w:color w:val="7F0055"/>
        </w:rPr>
        <w:t>public String getcleanedMessage(String message){</w:t>
      </w:r>
    </w:p>
    <w:p w:rsidR="003628BE" w:rsidRPr="003628BE" w:rsidRDefault="003628BE" w:rsidP="003628BE">
      <w:pPr>
        <w:pStyle w:val="aff"/>
        <w:rPr>
          <w:b/>
          <w:snapToGrid/>
          <w:color w:val="7F0055"/>
        </w:rPr>
      </w:pPr>
      <w:r w:rsidRPr="003628BE">
        <w:rPr>
          <w:b/>
          <w:snapToGrid/>
          <w:color w:val="7F0055"/>
        </w:rPr>
        <w:tab/>
      </w:r>
      <w:r w:rsidRPr="003628BE">
        <w:rPr>
          <w:b/>
          <w:snapToGrid/>
          <w:color w:val="7F0055"/>
        </w:rPr>
        <w:tab/>
        <w:t>if (message == null) {</w:t>
      </w:r>
    </w:p>
    <w:p w:rsidR="003628BE" w:rsidRPr="003628BE" w:rsidRDefault="003628BE" w:rsidP="003628BE">
      <w:pPr>
        <w:pStyle w:val="aff"/>
        <w:rPr>
          <w:b/>
          <w:snapToGrid/>
          <w:color w:val="7F0055"/>
        </w:rPr>
      </w:pPr>
      <w:r w:rsidRPr="003628BE">
        <w:rPr>
          <w:b/>
          <w:snapToGrid/>
          <w:color w:val="7F0055"/>
        </w:rPr>
        <w:tab/>
      </w:r>
      <w:r w:rsidRPr="003628BE">
        <w:rPr>
          <w:b/>
          <w:snapToGrid/>
          <w:color w:val="7F0055"/>
        </w:rPr>
        <w:tab/>
      </w:r>
      <w:r w:rsidRPr="003628BE">
        <w:rPr>
          <w:b/>
          <w:snapToGrid/>
          <w:color w:val="7F0055"/>
        </w:rPr>
        <w:tab/>
        <w:t>return "";</w:t>
      </w:r>
    </w:p>
    <w:p w:rsidR="003628BE" w:rsidRPr="003628BE" w:rsidRDefault="003628BE" w:rsidP="003628BE">
      <w:pPr>
        <w:pStyle w:val="aff"/>
        <w:rPr>
          <w:b/>
          <w:snapToGrid/>
          <w:color w:val="7F0055"/>
        </w:rPr>
      </w:pPr>
      <w:r w:rsidRPr="003628BE">
        <w:rPr>
          <w:b/>
          <w:snapToGrid/>
          <w:color w:val="7F0055"/>
        </w:rPr>
        <w:tab/>
      </w:r>
      <w:r w:rsidRPr="003628BE">
        <w:rPr>
          <w:b/>
          <w:snapToGrid/>
          <w:color w:val="7F0055"/>
        </w:rPr>
        <w:tab/>
        <w:t>}</w:t>
      </w:r>
    </w:p>
    <w:p w:rsidR="003628BE" w:rsidRPr="003628BE" w:rsidRDefault="003628BE" w:rsidP="003628BE">
      <w:pPr>
        <w:pStyle w:val="aff"/>
        <w:rPr>
          <w:b/>
          <w:snapToGrid/>
          <w:color w:val="7F0055"/>
        </w:rPr>
      </w:pPr>
      <w:r w:rsidRPr="003628BE">
        <w:rPr>
          <w:b/>
          <w:snapToGrid/>
          <w:color w:val="7F0055"/>
        </w:rPr>
        <w:tab/>
      </w:r>
      <w:r w:rsidRPr="003628BE">
        <w:rPr>
          <w:b/>
          <w:snapToGrid/>
          <w:color w:val="7F0055"/>
        </w:rPr>
        <w:tab/>
        <w:t>message = message.replace('\n', '_').replace('\r', '_');</w:t>
      </w:r>
    </w:p>
    <w:p w:rsidR="003628BE" w:rsidRPr="003628BE" w:rsidRDefault="003628BE" w:rsidP="003628BE">
      <w:pPr>
        <w:pStyle w:val="aff"/>
        <w:rPr>
          <w:b/>
          <w:snapToGrid/>
          <w:color w:val="7F0055"/>
        </w:rPr>
      </w:pPr>
      <w:r w:rsidRPr="003628BE">
        <w:rPr>
          <w:b/>
          <w:snapToGrid/>
          <w:color w:val="7F0055"/>
        </w:rPr>
        <w:tab/>
      </w:r>
      <w:r w:rsidRPr="003628BE">
        <w:rPr>
          <w:b/>
          <w:snapToGrid/>
          <w:color w:val="7F0055"/>
        </w:rPr>
        <w:tab/>
        <w:t>return message;</w:t>
      </w:r>
    </w:p>
    <w:p w:rsidR="003628BE" w:rsidRPr="00F75D4F" w:rsidRDefault="003628BE" w:rsidP="003628BE">
      <w:pPr>
        <w:pStyle w:val="aff"/>
        <w:rPr>
          <w:snapToGrid/>
        </w:rPr>
      </w:pPr>
      <w:r w:rsidRPr="003628BE">
        <w:rPr>
          <w:b/>
          <w:snapToGrid/>
          <w:color w:val="7F0055"/>
        </w:rPr>
        <w:tab/>
        <w:t>}</w:t>
      </w:r>
    </w:p>
    <w:p w:rsidR="003628BE" w:rsidRPr="003628BE" w:rsidRDefault="003628BE" w:rsidP="002D3D51">
      <w:pPr>
        <w:rPr>
          <w:rFonts w:eastAsia="宋体"/>
        </w:rPr>
      </w:pPr>
    </w:p>
    <w:p w:rsidR="00FE1597" w:rsidRPr="00386FD0" w:rsidRDefault="003D6DC2" w:rsidP="001C122A">
      <w:pPr>
        <w:pStyle w:val="2"/>
        <w:rPr>
          <w:rFonts w:eastAsiaTheme="minorEastAsia"/>
        </w:rPr>
      </w:pPr>
      <w:bookmarkStart w:id="25" w:name="_Toc368072927"/>
      <w:bookmarkStart w:id="26" w:name="_Toc376550011"/>
      <w:bookmarkStart w:id="27" w:name="_Toc435437892"/>
      <w:r>
        <w:rPr>
          <w:rFonts w:eastAsiaTheme="minorEastAsia" w:hint="eastAsia"/>
        </w:rPr>
        <w:t>规则</w:t>
      </w:r>
      <w:r w:rsidR="00CC4262">
        <w:rPr>
          <w:rFonts w:hint="eastAsia"/>
        </w:rPr>
        <w:t xml:space="preserve"> 1.</w:t>
      </w:r>
      <w:r w:rsidR="00DF6635">
        <w:rPr>
          <w:rFonts w:eastAsia="宋体" w:hint="eastAsia"/>
        </w:rPr>
        <w:t>5</w:t>
      </w:r>
      <w:bookmarkEnd w:id="25"/>
      <w:bookmarkEnd w:id="26"/>
      <w:r w:rsidR="009E6FD9">
        <w:rPr>
          <w:rFonts w:eastAsia="宋体" w:hint="eastAsia"/>
        </w:rPr>
        <w:t xml:space="preserve"> </w:t>
      </w:r>
      <w:r w:rsidR="00386FD0">
        <w:rPr>
          <w:rFonts w:eastAsiaTheme="minorEastAsia" w:hint="eastAsia"/>
        </w:rPr>
        <w:t>从格式化字符串中排除用户输入</w:t>
      </w:r>
      <w:bookmarkEnd w:id="27"/>
    </w:p>
    <w:p w:rsidR="00FE1597" w:rsidRPr="005D1D41" w:rsidRDefault="006F089F" w:rsidP="00FE1597">
      <w:pPr>
        <w:rPr>
          <w:rFonts w:eastAsiaTheme="minorEastAsia"/>
          <w:b/>
        </w:rPr>
      </w:pPr>
      <w:r>
        <w:rPr>
          <w:rFonts w:eastAsiaTheme="minorEastAsia" w:hint="eastAsia"/>
          <w:b/>
        </w:rPr>
        <w:t>说明</w:t>
      </w:r>
      <w:r w:rsidR="00D8203A">
        <w:rPr>
          <w:rFonts w:eastAsiaTheme="minorEastAsia" w:hint="eastAsia"/>
          <w:b/>
        </w:rPr>
        <w:t>：</w:t>
      </w:r>
      <w:r w:rsidR="00622161" w:rsidRPr="00622161">
        <w:rPr>
          <w:rFonts w:ascii="宋体" w:eastAsia="宋体" w:hAnsi="宋体" w:cs="宋体" w:hint="eastAsia"/>
        </w:rPr>
        <w:t>当转换参数与对应的格式符不匹配时，标准类库会抛出异常，这种方式可以减少被恶意攻击的机会。但如果代码中使用来源不可信的数据来构造格式化字符串时，仍有可能被攻击者利用，造成系统信息泄露或者拒绝服务。因此，不能直接将来自不可信源的字符串用于构造格式化字符串</w:t>
      </w:r>
      <w:r w:rsidR="006F56E3">
        <w:rPr>
          <w:rFonts w:ascii="宋体" w:eastAsia="宋体" w:hAnsi="宋体" w:cs="宋体" w:hint="eastAsia"/>
        </w:rPr>
        <w:t>。</w:t>
      </w:r>
    </w:p>
    <w:p w:rsidR="00FE1597" w:rsidRPr="00070284" w:rsidRDefault="008909E1" w:rsidP="00FE1597">
      <w:pPr>
        <w:pStyle w:val="aff0"/>
      </w:pPr>
      <w:r>
        <w:rPr>
          <w:rFonts w:hint="eastAsia"/>
          <w:u w:color="000000"/>
        </w:rPr>
        <w:t>错误示例：</w:t>
      </w:r>
    </w:p>
    <w:p w:rsidR="00FE1597" w:rsidRPr="005B5A7A" w:rsidRDefault="00FE1597" w:rsidP="00FE1597">
      <w:pPr>
        <w:pStyle w:val="aff"/>
      </w:pPr>
      <w:r w:rsidRPr="005B5A7A">
        <w:rPr>
          <w:b/>
          <w:color w:val="7F0055"/>
        </w:rPr>
        <w:t>class</w:t>
      </w:r>
      <w:r w:rsidRPr="005B5A7A">
        <w:t xml:space="preserve"> Format</w:t>
      </w:r>
    </w:p>
    <w:p w:rsidR="00FE1597" w:rsidRPr="005B5A7A" w:rsidRDefault="00FE1597" w:rsidP="00FE1597">
      <w:pPr>
        <w:pStyle w:val="aff"/>
      </w:pPr>
      <w:r w:rsidRPr="005B5A7A">
        <w:t>{</w:t>
      </w:r>
    </w:p>
    <w:p w:rsidR="00FE1597" w:rsidRPr="005B5A7A" w:rsidRDefault="00FE1597" w:rsidP="00FE1597">
      <w:pPr>
        <w:pStyle w:val="aff"/>
      </w:pPr>
      <w:r w:rsidRPr="005B5A7A">
        <w:t xml:space="preserve">    </w:t>
      </w:r>
      <w:r w:rsidRPr="005B5A7A">
        <w:rPr>
          <w:b/>
          <w:color w:val="7F0055"/>
        </w:rPr>
        <w:t>static</w:t>
      </w:r>
      <w:r w:rsidRPr="005B5A7A">
        <w:t xml:space="preserve"> Calendar </w:t>
      </w:r>
      <w:r w:rsidRPr="005B5A7A">
        <w:rPr>
          <w:i/>
          <w:iCs/>
          <w:color w:val="0000C0"/>
        </w:rPr>
        <w:t>c</w:t>
      </w:r>
      <w:r w:rsidRPr="005B5A7A">
        <w:t xml:space="preserve"> = </w:t>
      </w:r>
      <w:r w:rsidRPr="005B5A7A">
        <w:rPr>
          <w:b/>
          <w:color w:val="7F0055"/>
        </w:rPr>
        <w:t>new</w:t>
      </w:r>
      <w:r w:rsidRPr="005B5A7A">
        <w:t xml:space="preserve"> GregorianCalendar(1995, GregorianCalendar.MAY, 23);</w:t>
      </w:r>
    </w:p>
    <w:p w:rsidR="00FE1597" w:rsidRPr="005B5A7A" w:rsidRDefault="00FE1597" w:rsidP="00FE1597">
      <w:pPr>
        <w:pStyle w:val="aff"/>
      </w:pPr>
      <w:r w:rsidRPr="005B5A7A">
        <w:t xml:space="preserve">    </w:t>
      </w:r>
    </w:p>
    <w:p w:rsidR="00FE1597" w:rsidRPr="005B5A7A" w:rsidRDefault="00FE1597" w:rsidP="00FE1597">
      <w:pPr>
        <w:pStyle w:val="aff"/>
      </w:pPr>
      <w:r w:rsidRPr="005B5A7A">
        <w:t xml:space="preserve">    </w:t>
      </w:r>
      <w:r w:rsidRPr="005B5A7A">
        <w:rPr>
          <w:b/>
          <w:color w:val="7F0055"/>
        </w:rPr>
        <w:t>public</w:t>
      </w:r>
      <w:r w:rsidRPr="005B5A7A">
        <w:t xml:space="preserve"> </w:t>
      </w:r>
      <w:r w:rsidRPr="005B5A7A">
        <w:rPr>
          <w:b/>
          <w:color w:val="7F0055"/>
        </w:rPr>
        <w:t>static</w:t>
      </w:r>
      <w:r w:rsidRPr="005B5A7A">
        <w:t xml:space="preserve"> </w:t>
      </w:r>
      <w:r w:rsidRPr="005B5A7A">
        <w:rPr>
          <w:b/>
          <w:color w:val="7F0055"/>
        </w:rPr>
        <w:t>void</w:t>
      </w:r>
      <w:r w:rsidRPr="005B5A7A">
        <w:t xml:space="preserve"> main(String[] args)</w:t>
      </w:r>
    </w:p>
    <w:p w:rsidR="00FE1597" w:rsidRPr="005B5A7A" w:rsidRDefault="00FE1597" w:rsidP="00FE1597">
      <w:pPr>
        <w:pStyle w:val="aff"/>
      </w:pPr>
      <w:r w:rsidRPr="005B5A7A">
        <w:t xml:space="preserve">    {</w:t>
      </w:r>
    </w:p>
    <w:p w:rsidR="00FE1597" w:rsidRPr="005B5A7A" w:rsidRDefault="00FE1597" w:rsidP="00FE1597">
      <w:pPr>
        <w:pStyle w:val="aff"/>
      </w:pPr>
      <w:r w:rsidRPr="005B5A7A">
        <w:t xml:space="preserve">        </w:t>
      </w:r>
      <w:r w:rsidRPr="005B5A7A">
        <w:rPr>
          <w:color w:val="3F7F5F"/>
        </w:rPr>
        <w:t>// args[0] is the credit card expiration date</w:t>
      </w:r>
    </w:p>
    <w:p w:rsidR="00FE1597" w:rsidRPr="005B5A7A" w:rsidRDefault="00FE1597" w:rsidP="00FE1597">
      <w:pPr>
        <w:pStyle w:val="aff"/>
      </w:pPr>
      <w:r w:rsidRPr="005B5A7A">
        <w:t xml:space="preserve">        </w:t>
      </w:r>
      <w:r w:rsidRPr="005B5A7A">
        <w:rPr>
          <w:color w:val="3F7F5F"/>
        </w:rPr>
        <w:t xml:space="preserve">// args[0] </w:t>
      </w:r>
      <w:r w:rsidR="001207A1">
        <w:rPr>
          <w:rFonts w:hint="eastAsia"/>
          <w:color w:val="3F7F5F"/>
        </w:rPr>
        <w:t>may</w:t>
      </w:r>
      <w:r w:rsidR="001207A1" w:rsidRPr="005B5A7A">
        <w:rPr>
          <w:color w:val="3F7F5F"/>
        </w:rPr>
        <w:t xml:space="preserve"> </w:t>
      </w:r>
      <w:r w:rsidRPr="005B5A7A">
        <w:rPr>
          <w:color w:val="3F7F5F"/>
        </w:rPr>
        <w:t>contain either %1$tm, %1$te or %1$tY as malicious arguments</w:t>
      </w:r>
    </w:p>
    <w:p w:rsidR="00FE1597" w:rsidRPr="005B5A7A" w:rsidRDefault="00FE1597" w:rsidP="00FE1597">
      <w:pPr>
        <w:pStyle w:val="aff"/>
      </w:pPr>
      <w:r w:rsidRPr="005B5A7A">
        <w:t xml:space="preserve">        </w:t>
      </w:r>
      <w:r w:rsidRPr="005B5A7A">
        <w:rPr>
          <w:color w:val="3F7F5F"/>
        </w:rPr>
        <w:t>// First argument prints 05 (May), second prints 23 (day)</w:t>
      </w:r>
    </w:p>
    <w:p w:rsidR="00FE1597" w:rsidRPr="005B5A7A" w:rsidRDefault="00FE1597" w:rsidP="00FE1597">
      <w:pPr>
        <w:pStyle w:val="aff"/>
      </w:pPr>
      <w:r w:rsidRPr="005B5A7A">
        <w:t xml:space="preserve">        </w:t>
      </w:r>
      <w:r w:rsidRPr="005B5A7A">
        <w:rPr>
          <w:color w:val="3F7F5F"/>
        </w:rPr>
        <w:t>// and third prints 1995 (year)</w:t>
      </w:r>
    </w:p>
    <w:p w:rsidR="00FE1597" w:rsidRPr="005B5A7A" w:rsidRDefault="00FE1597" w:rsidP="00FE1597">
      <w:pPr>
        <w:pStyle w:val="aff"/>
      </w:pPr>
      <w:r w:rsidRPr="005B5A7A">
        <w:t xml:space="preserve">        </w:t>
      </w:r>
      <w:r w:rsidRPr="005B5A7A">
        <w:rPr>
          <w:color w:val="3F7F5F"/>
        </w:rPr>
        <w:t>// Perform comparison with c, if it doesn't match print the following line</w:t>
      </w:r>
    </w:p>
    <w:p w:rsidR="00FE1597" w:rsidRPr="005B5A7A" w:rsidRDefault="00FE1597" w:rsidP="00FE1597">
      <w:pPr>
        <w:pStyle w:val="aff"/>
        <w:rPr>
          <w:b/>
        </w:rPr>
      </w:pPr>
      <w:r w:rsidRPr="005B5A7A">
        <w:t xml:space="preserve">        </w:t>
      </w:r>
      <w:r w:rsidRPr="005B5A7A">
        <w:rPr>
          <w:b/>
        </w:rPr>
        <w:t>System.</w:t>
      </w:r>
      <w:r w:rsidRPr="005B5A7A">
        <w:rPr>
          <w:b/>
          <w:i/>
          <w:iCs/>
          <w:color w:val="0000C0"/>
        </w:rPr>
        <w:t>out</w:t>
      </w:r>
      <w:r w:rsidRPr="005B5A7A">
        <w:rPr>
          <w:b/>
        </w:rPr>
        <w:t>.printf(args[0]</w:t>
      </w:r>
    </w:p>
    <w:p w:rsidR="00FE1597" w:rsidRPr="005B5A7A" w:rsidRDefault="00FE1597" w:rsidP="00FE1597">
      <w:pPr>
        <w:pStyle w:val="aff"/>
        <w:rPr>
          <w:b/>
        </w:rPr>
      </w:pPr>
      <w:r w:rsidRPr="005B5A7A">
        <w:rPr>
          <w:b/>
        </w:rPr>
        <w:t xml:space="preserve">                + </w:t>
      </w:r>
      <w:r w:rsidRPr="005B5A7A">
        <w:rPr>
          <w:b/>
          <w:color w:val="2A00FF"/>
        </w:rPr>
        <w:t>" did not match! HINT: It was issued on %1$terd of some month"</w:t>
      </w:r>
      <w:r w:rsidRPr="005B5A7A">
        <w:rPr>
          <w:b/>
        </w:rPr>
        <w:t>,</w:t>
      </w:r>
    </w:p>
    <w:p w:rsidR="00FE1597" w:rsidRDefault="00FE1597" w:rsidP="00FE1597">
      <w:pPr>
        <w:pStyle w:val="aff"/>
        <w:rPr>
          <w:b/>
        </w:rPr>
      </w:pPr>
      <w:r w:rsidRPr="005B5A7A">
        <w:rPr>
          <w:b/>
        </w:rPr>
        <w:t xml:space="preserve">                </w:t>
      </w:r>
      <w:r w:rsidRPr="005B5A7A">
        <w:rPr>
          <w:b/>
          <w:i/>
          <w:iCs/>
          <w:color w:val="0000C0"/>
        </w:rPr>
        <w:t>c</w:t>
      </w:r>
      <w:r w:rsidRPr="005B5A7A">
        <w:rPr>
          <w:b/>
        </w:rPr>
        <w:t>);</w:t>
      </w:r>
    </w:p>
    <w:p w:rsidR="00FE1597" w:rsidRDefault="00FE1597" w:rsidP="00FE1597">
      <w:pPr>
        <w:pStyle w:val="aff"/>
      </w:pPr>
      <w:r>
        <w:rPr>
          <w:rFonts w:hint="eastAsia"/>
          <w:b/>
        </w:rPr>
        <w:t xml:space="preserve">    </w:t>
      </w:r>
      <w:r w:rsidRPr="005B5A7A">
        <w:t>}</w:t>
      </w:r>
    </w:p>
    <w:p w:rsidR="00FE1597" w:rsidRDefault="00FE1597" w:rsidP="00FE1597">
      <w:pPr>
        <w:pStyle w:val="aff"/>
      </w:pPr>
      <w:r w:rsidRPr="00364D09">
        <w:t>}</w:t>
      </w:r>
    </w:p>
    <w:p w:rsidR="00C15F41" w:rsidRDefault="00852CEF" w:rsidP="00C15F41">
      <w:pPr>
        <w:rPr>
          <w:rFonts w:eastAsia="宋体"/>
        </w:rPr>
      </w:pPr>
      <w:r>
        <w:rPr>
          <w:rFonts w:eastAsiaTheme="minorEastAsia" w:hint="eastAsia"/>
        </w:rPr>
        <w:t>这个错误示例展示了一个信息泄露的问题。</w:t>
      </w:r>
      <w:r w:rsidR="007C5CF9" w:rsidRPr="006C0182">
        <w:rPr>
          <w:rFonts w:eastAsia="宋体" w:hint="eastAsia"/>
        </w:rPr>
        <w:t>它将信用卡的失效日期作为输入参数并将其用在格式字符串中</w:t>
      </w:r>
      <w:r w:rsidR="006C0182">
        <w:rPr>
          <w:rFonts w:eastAsia="宋体" w:hint="eastAsia"/>
        </w:rPr>
        <w:t>。</w:t>
      </w:r>
      <w:r w:rsidR="00C43B2C" w:rsidRPr="00564831">
        <w:rPr>
          <w:rFonts w:eastAsia="宋体" w:hint="eastAsia"/>
        </w:rPr>
        <w:t>如果没有经过正确的输入校验，</w:t>
      </w:r>
      <w:r w:rsidR="004E11DF" w:rsidRPr="00564831">
        <w:rPr>
          <w:rFonts w:eastAsia="宋体" w:hint="eastAsia"/>
        </w:rPr>
        <w:t>攻击者</w:t>
      </w:r>
      <w:r w:rsidR="004E11DF">
        <w:rPr>
          <w:rFonts w:eastAsia="宋体" w:hint="eastAsia"/>
        </w:rPr>
        <w:t>可以通过提供一段</w:t>
      </w:r>
      <w:r w:rsidR="004E11DF" w:rsidRPr="00564831">
        <w:rPr>
          <w:rFonts w:eastAsia="宋体" w:hint="eastAsia"/>
        </w:rPr>
        <w:t>包</w:t>
      </w:r>
      <w:r w:rsidR="00C15F41">
        <w:rPr>
          <w:rFonts w:eastAsia="宋体" w:hint="eastAsia"/>
        </w:rPr>
        <w:t>含</w:t>
      </w:r>
      <w:r w:rsidR="00C15F41" w:rsidRPr="00C15F41">
        <w:rPr>
          <w:rStyle w:val="Char6"/>
        </w:rPr>
        <w:t>%1$tm</w:t>
      </w:r>
      <w:r w:rsidR="00C15F41" w:rsidRPr="00C15F41">
        <w:rPr>
          <w:rFonts w:eastAsia="宋体" w:hint="eastAsia"/>
        </w:rPr>
        <w:t>、</w:t>
      </w:r>
      <w:r w:rsidR="00C15F41" w:rsidRPr="00C15F41">
        <w:rPr>
          <w:rStyle w:val="Char6"/>
        </w:rPr>
        <w:t>%1$te</w:t>
      </w:r>
      <w:r w:rsidR="00C15F41" w:rsidRPr="00C15F41">
        <w:rPr>
          <w:rFonts w:eastAsia="宋体" w:hint="eastAsia"/>
        </w:rPr>
        <w:t>和</w:t>
      </w:r>
      <w:r w:rsidR="00C15F41" w:rsidRPr="00C15F41">
        <w:rPr>
          <w:rStyle w:val="Char6"/>
        </w:rPr>
        <w:t>%1$tY</w:t>
      </w:r>
      <w:r w:rsidR="00C15F41">
        <w:rPr>
          <w:rStyle w:val="Char6"/>
          <w:rFonts w:eastAsiaTheme="minorEastAsia" w:hint="eastAsia"/>
        </w:rPr>
        <w:t>之一的输入</w:t>
      </w:r>
      <w:r w:rsidR="00C15F41">
        <w:rPr>
          <w:rFonts w:eastAsia="宋体" w:hint="eastAsia"/>
        </w:rPr>
        <w:t>，来识别出程序中用来和输入做</w:t>
      </w:r>
      <w:r w:rsidR="00C15F41" w:rsidRPr="00564831">
        <w:rPr>
          <w:rFonts w:eastAsia="宋体" w:hint="eastAsia"/>
        </w:rPr>
        <w:t>对比</w:t>
      </w:r>
      <w:r w:rsidR="00C15F41">
        <w:rPr>
          <w:rFonts w:eastAsia="宋体" w:hint="eastAsia"/>
        </w:rPr>
        <w:t>验证</w:t>
      </w:r>
      <w:r w:rsidR="00C15F41" w:rsidRPr="00564831">
        <w:rPr>
          <w:rFonts w:eastAsia="宋体" w:hint="eastAsia"/>
        </w:rPr>
        <w:t>的日期。</w:t>
      </w:r>
    </w:p>
    <w:p w:rsidR="00FE1597" w:rsidRPr="00A31E23" w:rsidRDefault="003206D9" w:rsidP="00A31E23">
      <w:pPr>
        <w:pStyle w:val="aff0"/>
        <w:rPr>
          <w:u w:color="000000"/>
        </w:rPr>
      </w:pPr>
      <w:r>
        <w:rPr>
          <w:rFonts w:hint="eastAsia"/>
          <w:u w:color="000000"/>
        </w:rPr>
        <w:t>正确示例：</w:t>
      </w:r>
    </w:p>
    <w:p w:rsidR="00FE1597" w:rsidRPr="00EA24E6" w:rsidRDefault="00FE1597" w:rsidP="00FE1597">
      <w:pPr>
        <w:pStyle w:val="aff"/>
      </w:pPr>
      <w:r w:rsidRPr="00EA24E6">
        <w:rPr>
          <w:b/>
          <w:color w:val="7F0055"/>
        </w:rPr>
        <w:t>class</w:t>
      </w:r>
      <w:r w:rsidRPr="00EA24E6">
        <w:t xml:space="preserve"> Format</w:t>
      </w:r>
    </w:p>
    <w:p w:rsidR="00FE1597" w:rsidRPr="00EA24E6" w:rsidRDefault="00FE1597" w:rsidP="00FE1597">
      <w:pPr>
        <w:pStyle w:val="aff"/>
      </w:pPr>
      <w:r w:rsidRPr="00EA24E6">
        <w:t>{</w:t>
      </w:r>
    </w:p>
    <w:p w:rsidR="00FE1597" w:rsidRPr="00EA24E6" w:rsidRDefault="00FE1597" w:rsidP="00FE1597">
      <w:pPr>
        <w:pStyle w:val="aff"/>
      </w:pPr>
      <w:r w:rsidRPr="00EA24E6">
        <w:t xml:space="preserve">    </w:t>
      </w:r>
      <w:r w:rsidRPr="00EA24E6">
        <w:rPr>
          <w:b/>
          <w:color w:val="7F0055"/>
        </w:rPr>
        <w:t>static</w:t>
      </w:r>
      <w:r w:rsidRPr="00EA24E6">
        <w:t xml:space="preserve"> Calendar </w:t>
      </w:r>
      <w:r w:rsidRPr="00EA24E6">
        <w:rPr>
          <w:i/>
          <w:iCs/>
          <w:color w:val="0000C0"/>
        </w:rPr>
        <w:t>c</w:t>
      </w:r>
      <w:r w:rsidRPr="00EA24E6">
        <w:t xml:space="preserve"> = </w:t>
      </w:r>
      <w:r w:rsidRPr="00EA24E6">
        <w:rPr>
          <w:b/>
          <w:color w:val="7F0055"/>
        </w:rPr>
        <w:t>new</w:t>
      </w:r>
      <w:r w:rsidRPr="00EA24E6">
        <w:t xml:space="preserve"> GregorianCalendar(1995, GregorianCalendar.MAY, 23);</w:t>
      </w:r>
    </w:p>
    <w:p w:rsidR="00FE1597" w:rsidRPr="00EA24E6" w:rsidRDefault="00FE1597" w:rsidP="00FE1597">
      <w:pPr>
        <w:pStyle w:val="aff"/>
      </w:pPr>
      <w:r w:rsidRPr="00EA24E6">
        <w:lastRenderedPageBreak/>
        <w:t xml:space="preserve">    </w:t>
      </w:r>
    </w:p>
    <w:p w:rsidR="00FE1597" w:rsidRPr="00EA24E6" w:rsidRDefault="00FE1597" w:rsidP="00FE1597">
      <w:pPr>
        <w:pStyle w:val="aff"/>
      </w:pPr>
      <w:r w:rsidRPr="00EA24E6">
        <w:t xml:space="preserve">    </w:t>
      </w:r>
      <w:r w:rsidRPr="00EA24E6">
        <w:rPr>
          <w:b/>
          <w:color w:val="7F0055"/>
        </w:rPr>
        <w:t>public</w:t>
      </w:r>
      <w:r w:rsidRPr="00EA24E6">
        <w:t xml:space="preserve"> </w:t>
      </w:r>
      <w:r w:rsidRPr="00EA24E6">
        <w:rPr>
          <w:b/>
          <w:color w:val="7F0055"/>
        </w:rPr>
        <w:t>static</w:t>
      </w:r>
      <w:r w:rsidRPr="00EA24E6">
        <w:t xml:space="preserve"> </w:t>
      </w:r>
      <w:r w:rsidRPr="00EA24E6">
        <w:rPr>
          <w:b/>
          <w:color w:val="7F0055"/>
        </w:rPr>
        <w:t>void</w:t>
      </w:r>
      <w:r w:rsidRPr="00EA24E6">
        <w:t xml:space="preserve"> main(String[] args)</w:t>
      </w:r>
    </w:p>
    <w:p w:rsidR="00FE1597" w:rsidRPr="00EA24E6" w:rsidRDefault="00FE1597" w:rsidP="00FE1597">
      <w:pPr>
        <w:pStyle w:val="aff"/>
      </w:pPr>
      <w:r w:rsidRPr="00EA24E6">
        <w:t xml:space="preserve">    {</w:t>
      </w:r>
    </w:p>
    <w:p w:rsidR="00FE1597" w:rsidRPr="00EA24E6" w:rsidRDefault="00FE1597" w:rsidP="00FE1597">
      <w:pPr>
        <w:pStyle w:val="aff"/>
      </w:pPr>
      <w:r w:rsidRPr="00EA24E6">
        <w:t xml:space="preserve">        </w:t>
      </w:r>
      <w:r w:rsidRPr="00EA24E6">
        <w:rPr>
          <w:color w:val="3F7F5F"/>
        </w:rPr>
        <w:t>// args[0] is the credit card expiration date</w:t>
      </w:r>
    </w:p>
    <w:p w:rsidR="00FE1597" w:rsidRPr="00EA24E6" w:rsidRDefault="00FE1597" w:rsidP="00FE1597">
      <w:pPr>
        <w:pStyle w:val="aff"/>
      </w:pPr>
      <w:r w:rsidRPr="00EA24E6">
        <w:t xml:space="preserve">        </w:t>
      </w:r>
      <w:r w:rsidRPr="00EA24E6">
        <w:rPr>
          <w:color w:val="3F7F5F"/>
        </w:rPr>
        <w:t>// Perform comparison with c,</w:t>
      </w:r>
    </w:p>
    <w:p w:rsidR="00FE1597" w:rsidRPr="00EA24E6" w:rsidRDefault="00FE1597" w:rsidP="00FE1597">
      <w:pPr>
        <w:pStyle w:val="aff"/>
      </w:pPr>
      <w:r w:rsidRPr="00EA24E6">
        <w:t xml:space="preserve">        </w:t>
      </w:r>
      <w:r w:rsidRPr="00EA24E6">
        <w:rPr>
          <w:color w:val="3F7F5F"/>
        </w:rPr>
        <w:t>// if it doesn't match print the following line</w:t>
      </w:r>
    </w:p>
    <w:p w:rsidR="00FE1597" w:rsidRPr="00EA24E6" w:rsidRDefault="00FE1597" w:rsidP="00FE1597">
      <w:pPr>
        <w:pStyle w:val="aff"/>
        <w:rPr>
          <w:b/>
        </w:rPr>
      </w:pPr>
      <w:r w:rsidRPr="00EA24E6">
        <w:t xml:space="preserve">        </w:t>
      </w:r>
      <w:r w:rsidRPr="00EA24E6">
        <w:rPr>
          <w:b/>
        </w:rPr>
        <w:t>System.</w:t>
      </w:r>
      <w:r w:rsidRPr="00EA24E6">
        <w:rPr>
          <w:b/>
          <w:i/>
          <w:iCs/>
          <w:color w:val="0000C0"/>
        </w:rPr>
        <w:t>out</w:t>
      </w:r>
      <w:r w:rsidRPr="00EA24E6">
        <w:rPr>
          <w:b/>
        </w:rPr>
        <w:t>.printf(</w:t>
      </w:r>
      <w:r w:rsidRPr="00EA24E6">
        <w:rPr>
          <w:b/>
          <w:color w:val="2A00FF"/>
        </w:rPr>
        <w:t>"%s did not match! "</w:t>
      </w:r>
    </w:p>
    <w:p w:rsidR="00FE1597" w:rsidRPr="00EA24E6" w:rsidRDefault="00FE1597" w:rsidP="00FE1597">
      <w:pPr>
        <w:pStyle w:val="aff"/>
      </w:pPr>
      <w:r w:rsidRPr="00EA24E6">
        <w:rPr>
          <w:b/>
        </w:rPr>
        <w:t xml:space="preserve">                + </w:t>
      </w:r>
      <w:r w:rsidRPr="00EA24E6">
        <w:rPr>
          <w:b/>
          <w:color w:val="2A00FF"/>
        </w:rPr>
        <w:t>" HINT: It was issued on %</w:t>
      </w:r>
      <w:r>
        <w:rPr>
          <w:rFonts w:hint="eastAsia"/>
          <w:b/>
          <w:color w:val="2A00FF"/>
        </w:rPr>
        <w:t>2</w:t>
      </w:r>
      <w:r w:rsidRPr="00EA24E6">
        <w:rPr>
          <w:b/>
          <w:color w:val="2A00FF"/>
        </w:rPr>
        <w:t>$terd of some month"</w:t>
      </w:r>
      <w:r w:rsidRPr="00EA24E6">
        <w:rPr>
          <w:b/>
        </w:rPr>
        <w:t xml:space="preserve">, args[0], </w:t>
      </w:r>
      <w:r w:rsidRPr="00EA24E6">
        <w:rPr>
          <w:b/>
          <w:i/>
          <w:iCs/>
          <w:color w:val="0000C0"/>
        </w:rPr>
        <w:t>c</w:t>
      </w:r>
      <w:r w:rsidRPr="00EA24E6">
        <w:rPr>
          <w:b/>
        </w:rPr>
        <w:t>);</w:t>
      </w:r>
    </w:p>
    <w:p w:rsidR="00FE1597" w:rsidRDefault="00FE1597" w:rsidP="00FE1597">
      <w:pPr>
        <w:pStyle w:val="aff"/>
      </w:pPr>
      <w:r w:rsidRPr="00EA24E6">
        <w:t xml:space="preserve">    }</w:t>
      </w:r>
    </w:p>
    <w:p w:rsidR="00FE1597" w:rsidRDefault="00FE1597" w:rsidP="00FE1597">
      <w:pPr>
        <w:pStyle w:val="aff"/>
      </w:pPr>
      <w:r w:rsidRPr="00364D09">
        <w:t>}</w:t>
      </w:r>
    </w:p>
    <w:p w:rsidR="00B539C2" w:rsidRPr="00B80816" w:rsidRDefault="00B80816" w:rsidP="002D3D51">
      <w:pPr>
        <w:rPr>
          <w:rFonts w:eastAsiaTheme="minorEastAsia"/>
        </w:rPr>
      </w:pPr>
      <w:r>
        <w:rPr>
          <w:rFonts w:ascii="宋体" w:eastAsia="宋体" w:hAnsi="宋体" w:cs="宋体" w:hint="eastAsia"/>
        </w:rPr>
        <w:t>该正确示例将用户输入</w:t>
      </w:r>
      <w:r w:rsidRPr="00B80816">
        <w:rPr>
          <w:rFonts w:ascii="宋体" w:eastAsia="宋体" w:hAnsi="宋体" w:cs="宋体" w:hint="eastAsia"/>
        </w:rPr>
        <w:t>排除在格式</w:t>
      </w:r>
      <w:r w:rsidR="00C016A5">
        <w:rPr>
          <w:rFonts w:ascii="宋体" w:eastAsia="宋体" w:hAnsi="宋体" w:cs="宋体" w:hint="eastAsia"/>
        </w:rPr>
        <w:t>化</w:t>
      </w:r>
      <w:r w:rsidRPr="00B80816">
        <w:rPr>
          <w:rFonts w:ascii="宋体" w:eastAsia="宋体" w:hAnsi="宋体" w:cs="宋体" w:hint="eastAsia"/>
        </w:rPr>
        <w:t>字符串之外</w:t>
      </w:r>
      <w:r>
        <w:rPr>
          <w:rFonts w:eastAsiaTheme="minorEastAsia" w:hint="eastAsia"/>
        </w:rPr>
        <w:t>。</w:t>
      </w:r>
    </w:p>
    <w:p w:rsidR="009B63C3" w:rsidRPr="00466F25" w:rsidRDefault="00506C07" w:rsidP="001C122A">
      <w:pPr>
        <w:pStyle w:val="2"/>
      </w:pPr>
      <w:bookmarkStart w:id="28" w:name="_Toc376550012"/>
      <w:bookmarkStart w:id="29" w:name="_Toc435437893"/>
      <w:r>
        <w:rPr>
          <w:rFonts w:eastAsiaTheme="minorEastAsia" w:hint="eastAsia"/>
        </w:rPr>
        <w:t>规则</w:t>
      </w:r>
      <w:r w:rsidR="00244962" w:rsidRPr="00466F25">
        <w:rPr>
          <w:rFonts w:hint="eastAsia"/>
        </w:rPr>
        <w:t xml:space="preserve"> 1.</w:t>
      </w:r>
      <w:r w:rsidR="007977F2">
        <w:rPr>
          <w:rFonts w:eastAsia="宋体" w:hint="eastAsia"/>
        </w:rPr>
        <w:t>6</w:t>
      </w:r>
      <w:bookmarkEnd w:id="28"/>
      <w:r w:rsidR="00A33554">
        <w:rPr>
          <w:rFonts w:eastAsia="宋体" w:hint="eastAsia"/>
        </w:rPr>
        <w:t xml:space="preserve"> </w:t>
      </w:r>
      <w:r w:rsidR="00A46A85">
        <w:rPr>
          <w:rFonts w:ascii="宋体" w:eastAsia="宋体" w:hAnsi="宋体" w:cs="宋体" w:hint="eastAsia"/>
        </w:rPr>
        <w:t>禁止</w:t>
      </w:r>
      <w:r w:rsidR="00B45F12" w:rsidRPr="00B45F12">
        <w:rPr>
          <w:rFonts w:ascii="宋体" w:eastAsia="宋体" w:hAnsi="宋体" w:cs="宋体" w:hint="eastAsia"/>
        </w:rPr>
        <w:t>向</w:t>
      </w:r>
      <w:r w:rsidR="00B45F12" w:rsidRPr="00B45F12">
        <w:t xml:space="preserve">Runtime.exec() </w:t>
      </w:r>
      <w:r w:rsidR="00B45F12">
        <w:rPr>
          <w:rFonts w:ascii="宋体" w:eastAsia="宋体" w:hAnsi="宋体" w:cs="宋体" w:hint="eastAsia"/>
        </w:rPr>
        <w:t>方法传递不可</w:t>
      </w:r>
      <w:r w:rsidR="00B45F12" w:rsidRPr="00B45F12">
        <w:rPr>
          <w:rFonts w:ascii="宋体" w:eastAsia="宋体" w:hAnsi="宋体" w:cs="宋体" w:hint="eastAsia"/>
        </w:rPr>
        <w:t>信、未净化的数据</w:t>
      </w:r>
      <w:bookmarkEnd w:id="29"/>
    </w:p>
    <w:p w:rsidR="00B41002" w:rsidRPr="00E50083" w:rsidRDefault="002D462E" w:rsidP="002D3D51">
      <w:pPr>
        <w:rPr>
          <w:rFonts w:eastAsiaTheme="minorEastAsia"/>
        </w:rPr>
      </w:pPr>
      <w:r w:rsidRPr="001D6169">
        <w:rPr>
          <w:rFonts w:eastAsiaTheme="minorEastAsia" w:hint="eastAsia"/>
          <w:b/>
        </w:rPr>
        <w:t>说明</w:t>
      </w:r>
      <w:r w:rsidR="00BE0B3B">
        <w:rPr>
          <w:rFonts w:eastAsiaTheme="minorEastAsia" w:hint="eastAsia"/>
          <w:b/>
        </w:rPr>
        <w:t>：</w:t>
      </w:r>
      <w:r w:rsidR="0057466C" w:rsidRPr="0057466C">
        <w:rPr>
          <w:rFonts w:eastAsiaTheme="minorEastAsia" w:hint="eastAsia"/>
        </w:rPr>
        <w:t>使用了未经校验的不可信输入来执行系统命令或者外部程序时，就可能会导致命令和参数注入</w:t>
      </w:r>
      <w:r w:rsidR="008E538A">
        <w:rPr>
          <w:rFonts w:eastAsiaTheme="minorEastAsia" w:hint="eastAsia"/>
        </w:rPr>
        <w:t>。</w:t>
      </w:r>
      <w:r w:rsidR="000D0C13">
        <w:rPr>
          <w:rFonts w:eastAsiaTheme="minorEastAsia" w:hint="eastAsia"/>
        </w:rPr>
        <w:t>对于命令注入漏洞，命令将会以与</w:t>
      </w:r>
      <w:r w:rsidR="000D0C13">
        <w:rPr>
          <w:rFonts w:eastAsiaTheme="minorEastAsia" w:hint="eastAsia"/>
        </w:rPr>
        <w:t>Java</w:t>
      </w:r>
      <w:r w:rsidR="000D0C13">
        <w:rPr>
          <w:rFonts w:eastAsiaTheme="minorEastAsia" w:hint="eastAsia"/>
        </w:rPr>
        <w:t>应用程序相同的</w:t>
      </w:r>
      <w:r w:rsidR="0057466C">
        <w:rPr>
          <w:rFonts w:eastAsiaTheme="minorEastAsia" w:hint="eastAsia"/>
        </w:rPr>
        <w:t>权限</w:t>
      </w:r>
      <w:r w:rsidR="000D0C13">
        <w:rPr>
          <w:rFonts w:eastAsiaTheme="minorEastAsia" w:hint="eastAsia"/>
        </w:rPr>
        <w:t>执行，它向攻击者提供了类似系统</w:t>
      </w:r>
      <w:r w:rsidR="000D0C13">
        <w:rPr>
          <w:rFonts w:eastAsiaTheme="minorEastAsia" w:hint="eastAsia"/>
        </w:rPr>
        <w:t>shell</w:t>
      </w:r>
      <w:r w:rsidR="000D0C13">
        <w:rPr>
          <w:rFonts w:eastAsiaTheme="minorEastAsia" w:hint="eastAsia"/>
        </w:rPr>
        <w:t>的功能。在</w:t>
      </w:r>
      <w:r w:rsidR="000D0C13">
        <w:rPr>
          <w:rFonts w:eastAsiaTheme="minorEastAsia" w:hint="eastAsia"/>
        </w:rPr>
        <w:t>Java</w:t>
      </w:r>
      <w:r w:rsidR="000D0C13">
        <w:rPr>
          <w:rFonts w:eastAsiaTheme="minorEastAsia" w:hint="eastAsia"/>
        </w:rPr>
        <w:t>中，</w:t>
      </w:r>
      <w:r w:rsidR="000D0C13" w:rsidRPr="004900E7">
        <w:rPr>
          <w:rStyle w:val="Char6"/>
        </w:rPr>
        <w:t>Runtime.exec</w:t>
      </w:r>
      <w:r w:rsidR="000D0C13">
        <w:rPr>
          <w:rStyle w:val="Char6"/>
          <w:rFonts w:eastAsiaTheme="minorEastAsia" w:hint="eastAsia"/>
        </w:rPr>
        <w:t>()</w:t>
      </w:r>
      <w:r w:rsidR="00127009" w:rsidRPr="00127009">
        <w:rPr>
          <w:rFonts w:eastAsiaTheme="minorEastAsia" w:hint="eastAsia"/>
        </w:rPr>
        <w:t>经常被用来调用一个新的进程，但是</w:t>
      </w:r>
      <w:r w:rsidR="002F1CF4">
        <w:rPr>
          <w:rFonts w:eastAsiaTheme="minorEastAsia" w:hint="eastAsia"/>
        </w:rPr>
        <w:t>这个调用</w:t>
      </w:r>
      <w:r w:rsidR="00127009" w:rsidRPr="00127009">
        <w:rPr>
          <w:rFonts w:eastAsiaTheme="minorEastAsia" w:hint="eastAsia"/>
        </w:rPr>
        <w:t>并不会通过命令行</w:t>
      </w:r>
      <w:r w:rsidR="00127009" w:rsidRPr="00127009">
        <w:rPr>
          <w:rFonts w:eastAsiaTheme="minorEastAsia" w:hint="eastAsia"/>
        </w:rPr>
        <w:t>Shell</w:t>
      </w:r>
      <w:r w:rsidR="00127009" w:rsidRPr="00127009">
        <w:rPr>
          <w:rFonts w:eastAsiaTheme="minorEastAsia" w:hint="eastAsia"/>
        </w:rPr>
        <w:t>来</w:t>
      </w:r>
      <w:r w:rsidR="00655746">
        <w:rPr>
          <w:rFonts w:eastAsiaTheme="minorEastAsia" w:hint="eastAsia"/>
        </w:rPr>
        <w:t>执行</w:t>
      </w:r>
      <w:r w:rsidR="00127009">
        <w:rPr>
          <w:rFonts w:eastAsiaTheme="minorEastAsia" w:hint="eastAsia"/>
        </w:rPr>
        <w:t>。因此，无法通过链接或者管道的方式来</w:t>
      </w:r>
      <w:r w:rsidR="00FD54CA">
        <w:rPr>
          <w:rFonts w:eastAsiaTheme="minorEastAsia" w:hint="eastAsia"/>
        </w:rPr>
        <w:t>连续</w:t>
      </w:r>
      <w:r w:rsidR="00127009">
        <w:rPr>
          <w:rFonts w:eastAsiaTheme="minorEastAsia" w:hint="eastAsia"/>
        </w:rPr>
        <w:t>执行多个命令。但是，如果在</w:t>
      </w:r>
      <w:r w:rsidR="00127009" w:rsidRPr="00127009">
        <w:rPr>
          <w:rStyle w:val="Char6"/>
        </w:rPr>
        <w:t>Runtime.exec()</w:t>
      </w:r>
      <w:r w:rsidR="00127009" w:rsidRPr="00127009">
        <w:rPr>
          <w:rFonts w:eastAsiaTheme="minorEastAsia" w:hint="eastAsia"/>
        </w:rPr>
        <w:t>中使用</w:t>
      </w:r>
      <w:r w:rsidR="00127009">
        <w:rPr>
          <w:rFonts w:eastAsiaTheme="minorEastAsia" w:hint="eastAsia"/>
        </w:rPr>
        <w:t>命令行</w:t>
      </w:r>
      <w:r w:rsidR="00127009">
        <w:rPr>
          <w:rFonts w:eastAsiaTheme="minorEastAsia" w:hint="eastAsia"/>
        </w:rPr>
        <w:t>shell</w:t>
      </w:r>
      <w:r w:rsidR="00127009">
        <w:rPr>
          <w:rFonts w:eastAsiaTheme="minorEastAsia" w:hint="eastAsia"/>
        </w:rPr>
        <w:t>（例如，</w:t>
      </w:r>
      <w:r w:rsidR="00127009" w:rsidRPr="001A2E6A">
        <w:rPr>
          <w:i/>
        </w:rPr>
        <w:t>cmd.exe</w:t>
      </w:r>
      <w:r w:rsidR="00127009">
        <w:t xml:space="preserve"> </w:t>
      </w:r>
      <w:r w:rsidR="00127009">
        <w:rPr>
          <w:rFonts w:eastAsiaTheme="minorEastAsia" w:hint="eastAsia"/>
        </w:rPr>
        <w:t>或</w:t>
      </w:r>
      <w:r w:rsidR="00127009">
        <w:t xml:space="preserve"> </w:t>
      </w:r>
      <w:r w:rsidR="00127009" w:rsidRPr="001A2E6A">
        <w:rPr>
          <w:i/>
        </w:rPr>
        <w:t>/bin/sh</w:t>
      </w:r>
      <w:r w:rsidR="0057466C">
        <w:rPr>
          <w:rFonts w:eastAsiaTheme="minorEastAsia" w:hint="eastAsia"/>
        </w:rPr>
        <w:t>）来调用一个程序，则可产生</w:t>
      </w:r>
      <w:r w:rsidR="005D0B82">
        <w:rPr>
          <w:rFonts w:eastAsiaTheme="minorEastAsia" w:hint="eastAsia"/>
        </w:rPr>
        <w:t>命令注入</w:t>
      </w:r>
      <w:r w:rsidR="00127009">
        <w:rPr>
          <w:rFonts w:eastAsiaTheme="minorEastAsia" w:hint="eastAsia"/>
        </w:rPr>
        <w:t>。当</w:t>
      </w:r>
      <w:r w:rsidR="00A25B2C">
        <w:rPr>
          <w:rFonts w:eastAsiaTheme="minorEastAsia" w:hint="eastAsia"/>
        </w:rPr>
        <w:t>通过</w:t>
      </w:r>
      <w:r w:rsidR="00127009" w:rsidRPr="00127009">
        <w:rPr>
          <w:rStyle w:val="Char6"/>
        </w:rPr>
        <w:t>Runtime.exec()</w:t>
      </w:r>
      <w:r w:rsidR="00A25B2C">
        <w:rPr>
          <w:rFonts w:eastAsiaTheme="minorEastAsia" w:hint="eastAsia"/>
        </w:rPr>
        <w:t>来运行</w:t>
      </w:r>
      <w:r w:rsidR="00127009">
        <w:rPr>
          <w:rFonts w:eastAsiaTheme="minorEastAsia" w:hint="eastAsia"/>
        </w:rPr>
        <w:t>bat</w:t>
      </w:r>
      <w:r w:rsidR="00127009">
        <w:rPr>
          <w:rFonts w:eastAsiaTheme="minorEastAsia" w:hint="eastAsia"/>
        </w:rPr>
        <w:t>或者</w:t>
      </w:r>
      <w:r w:rsidR="00127009">
        <w:rPr>
          <w:rFonts w:eastAsiaTheme="minorEastAsia" w:hint="eastAsia"/>
        </w:rPr>
        <w:t>sh</w:t>
      </w:r>
      <w:r w:rsidR="00127009">
        <w:rPr>
          <w:rFonts w:eastAsiaTheme="minorEastAsia" w:hint="eastAsia"/>
        </w:rPr>
        <w:t>脚本时，命令行</w:t>
      </w:r>
      <w:r w:rsidR="00127009">
        <w:rPr>
          <w:rFonts w:eastAsiaTheme="minorEastAsia" w:hint="eastAsia"/>
        </w:rPr>
        <w:t>shell</w:t>
      </w:r>
      <w:r w:rsidR="00127009">
        <w:rPr>
          <w:rFonts w:eastAsiaTheme="minorEastAsia" w:hint="eastAsia"/>
        </w:rPr>
        <w:t>将自动被调用。</w:t>
      </w:r>
      <w:r w:rsidR="00A25B2C">
        <w:rPr>
          <w:rFonts w:eastAsiaTheme="minorEastAsia" w:hint="eastAsia"/>
        </w:rPr>
        <w:t>例如，</w:t>
      </w:r>
      <w:r w:rsidR="00A25B2C" w:rsidRPr="00127009">
        <w:rPr>
          <w:rStyle w:val="Char6"/>
        </w:rPr>
        <w:t>Runtime.getRuntime().exec("test.</w:t>
      </w:r>
      <w:r w:rsidR="00A25B2C" w:rsidRPr="00127009">
        <w:rPr>
          <w:rStyle w:val="Char6"/>
          <w:rFonts w:hint="eastAsia"/>
        </w:rPr>
        <w:t>bat</w:t>
      </w:r>
      <w:r w:rsidR="00A25B2C" w:rsidRPr="00127009">
        <w:rPr>
          <w:rStyle w:val="Char6"/>
        </w:rPr>
        <w:t xml:space="preserve"> &amp; notepad.exe")</w:t>
      </w:r>
      <w:r w:rsidR="00A25B2C" w:rsidRPr="00127009">
        <w:rPr>
          <w:rFonts w:eastAsiaTheme="minorEastAsia" w:hint="eastAsia"/>
        </w:rPr>
        <w:t>，</w:t>
      </w:r>
      <w:r w:rsidR="00A25B2C">
        <w:rPr>
          <w:rFonts w:eastAsiaTheme="minorEastAsia" w:hint="eastAsia"/>
        </w:rPr>
        <w:t>由于</w:t>
      </w:r>
      <w:r w:rsidR="00A25B2C">
        <w:rPr>
          <w:rFonts w:eastAsiaTheme="minorEastAsia" w:hint="eastAsia"/>
        </w:rPr>
        <w:t>bat</w:t>
      </w:r>
      <w:r w:rsidR="00A25B2C">
        <w:rPr>
          <w:rFonts w:eastAsiaTheme="minorEastAsia" w:hint="eastAsia"/>
        </w:rPr>
        <w:t>文件默认是由命令行解释器</w:t>
      </w:r>
      <w:r w:rsidR="00A25B2C">
        <w:rPr>
          <w:rFonts w:eastAsiaTheme="minorEastAsia" w:hint="eastAsia"/>
        </w:rPr>
        <w:t>cmd.exe</w:t>
      </w:r>
      <w:r w:rsidR="00A25B2C">
        <w:rPr>
          <w:rFonts w:eastAsiaTheme="minorEastAsia" w:hint="eastAsia"/>
        </w:rPr>
        <w:t>来解释执行的，这里的“</w:t>
      </w:r>
      <w:r w:rsidR="00A25B2C">
        <w:rPr>
          <w:rFonts w:eastAsiaTheme="minorEastAsia" w:hint="eastAsia"/>
        </w:rPr>
        <w:t>&amp;</w:t>
      </w:r>
      <w:r w:rsidR="00A25B2C">
        <w:rPr>
          <w:rFonts w:eastAsiaTheme="minorEastAsia" w:hint="eastAsia"/>
        </w:rPr>
        <w:t>”符号将会被</w:t>
      </w:r>
      <w:r w:rsidR="00A25B2C">
        <w:rPr>
          <w:rFonts w:eastAsiaTheme="minorEastAsia" w:hint="eastAsia"/>
        </w:rPr>
        <w:t>cmd.exe</w:t>
      </w:r>
      <w:r w:rsidR="00A25B2C">
        <w:rPr>
          <w:rFonts w:eastAsiaTheme="minorEastAsia" w:hint="eastAsia"/>
        </w:rPr>
        <w:t>当做一个命令分隔符，</w:t>
      </w:r>
      <w:r w:rsidR="004D377D">
        <w:rPr>
          <w:rFonts w:eastAsiaTheme="minorEastAsia" w:hint="eastAsia"/>
        </w:rPr>
        <w:t>从而</w:t>
      </w:r>
      <w:r w:rsidR="00760E39">
        <w:rPr>
          <w:rFonts w:eastAsiaTheme="minorEastAsia" w:hint="eastAsia"/>
        </w:rPr>
        <w:t>导致</w:t>
      </w:r>
      <w:r w:rsidR="00A25B2C" w:rsidRPr="00FC3BBD">
        <w:rPr>
          <w:rStyle w:val="Char6"/>
        </w:rPr>
        <w:t>test.bat</w:t>
      </w:r>
      <w:r w:rsidR="00A25B2C" w:rsidRPr="00CF572B">
        <w:rPr>
          <w:rFonts w:eastAsiaTheme="minorEastAsia" w:hint="eastAsia"/>
        </w:rPr>
        <w:t>与</w:t>
      </w:r>
      <w:r w:rsidR="00A25B2C" w:rsidRPr="00FC3BBD">
        <w:rPr>
          <w:rStyle w:val="Char6"/>
        </w:rPr>
        <w:t>notepad.exe</w:t>
      </w:r>
      <w:r w:rsidR="00CF572B" w:rsidRPr="00DE0250">
        <w:rPr>
          <w:rFonts w:eastAsiaTheme="minorEastAsia" w:hint="eastAsia"/>
        </w:rPr>
        <w:t>都将会被执行。</w:t>
      </w:r>
      <w:r w:rsidR="00E20272">
        <w:rPr>
          <w:rFonts w:eastAsiaTheme="minorEastAsia" w:hint="eastAsia"/>
        </w:rPr>
        <w:t>当参数中包含空格，</w:t>
      </w:r>
      <w:r w:rsidR="00834B7A" w:rsidRPr="00DE0250">
        <w:rPr>
          <w:rFonts w:eastAsiaTheme="minorEastAsia" w:hint="eastAsia"/>
        </w:rPr>
        <w:t>双引号，以</w:t>
      </w:r>
      <w:r w:rsidR="00834B7A" w:rsidRPr="00DE0250">
        <w:rPr>
          <w:rFonts w:eastAsiaTheme="minorEastAsia" w:hint="eastAsia"/>
        </w:rPr>
        <w:t>-</w:t>
      </w:r>
      <w:r w:rsidR="00834B7A" w:rsidRPr="00DE0250">
        <w:rPr>
          <w:rFonts w:eastAsiaTheme="minorEastAsia" w:hint="eastAsia"/>
        </w:rPr>
        <w:t>或者</w:t>
      </w:r>
      <w:r w:rsidR="00834B7A" w:rsidRPr="00DE0250">
        <w:rPr>
          <w:rFonts w:eastAsiaTheme="minorEastAsia" w:hint="eastAsia"/>
        </w:rPr>
        <w:t>/</w:t>
      </w:r>
      <w:r w:rsidR="00834B7A" w:rsidRPr="00DE0250">
        <w:rPr>
          <w:rFonts w:eastAsiaTheme="minorEastAsia" w:hint="eastAsia"/>
        </w:rPr>
        <w:t>符号开头表示一个</w:t>
      </w:r>
      <w:r w:rsidR="0053587E">
        <w:rPr>
          <w:rFonts w:eastAsiaTheme="minorEastAsia" w:hint="eastAsia"/>
        </w:rPr>
        <w:t>参数</w:t>
      </w:r>
      <w:r w:rsidR="00834B7A" w:rsidRPr="00DE0250">
        <w:rPr>
          <w:rFonts w:eastAsiaTheme="minorEastAsia" w:hint="eastAsia"/>
        </w:rPr>
        <w:t>开关时，可能会导致参数注入漏洞。</w:t>
      </w:r>
      <w:r w:rsidR="00DE0250">
        <w:rPr>
          <w:rFonts w:eastAsiaTheme="minorEastAsia" w:hint="eastAsia"/>
        </w:rPr>
        <w:t>与命令和参数注入相关的特殊符号的详细信息，请参考</w:t>
      </w:r>
      <w:hyperlink w:anchor="附录B" w:history="1">
        <w:r w:rsidR="006B54CE" w:rsidRPr="006B54CE">
          <w:rPr>
            <w:rStyle w:val="aff7"/>
            <w:rFonts w:eastAsiaTheme="minorEastAsia" w:hint="eastAsia"/>
          </w:rPr>
          <w:t>附录</w:t>
        </w:r>
        <w:r w:rsidR="006B54CE" w:rsidRPr="006B54CE">
          <w:rPr>
            <w:rStyle w:val="aff7"/>
            <w:rFonts w:eastAsiaTheme="minorEastAsia" w:hint="eastAsia"/>
          </w:rPr>
          <w:t>B</w:t>
        </w:r>
      </w:hyperlink>
    </w:p>
    <w:p w:rsidR="006B7639" w:rsidRPr="00732453" w:rsidRDefault="004A1D25" w:rsidP="00935B81">
      <w:pPr>
        <w:pStyle w:val="aff0"/>
      </w:pPr>
      <w:r>
        <w:rPr>
          <w:rFonts w:hint="eastAsia"/>
        </w:rPr>
        <w:t>错误示例：</w:t>
      </w:r>
    </w:p>
    <w:p w:rsidR="00AF273A" w:rsidRPr="00EA24E6" w:rsidRDefault="00AF273A" w:rsidP="007E3086">
      <w:pPr>
        <w:pStyle w:val="aff"/>
      </w:pPr>
      <w:r w:rsidRPr="00EA24E6">
        <w:rPr>
          <w:b/>
          <w:color w:val="7F0055"/>
        </w:rPr>
        <w:t>class</w:t>
      </w:r>
      <w:r w:rsidRPr="00EA24E6">
        <w:t xml:space="preserve"> DirList</w:t>
      </w:r>
    </w:p>
    <w:p w:rsidR="00AF273A" w:rsidRPr="00EA24E6" w:rsidRDefault="00AF273A" w:rsidP="007E3086">
      <w:pPr>
        <w:pStyle w:val="aff"/>
      </w:pPr>
      <w:r w:rsidRPr="00EA24E6">
        <w:t>{</w:t>
      </w:r>
    </w:p>
    <w:p w:rsidR="00AF273A" w:rsidRPr="00EA24E6" w:rsidRDefault="00AF273A" w:rsidP="007E3086">
      <w:pPr>
        <w:pStyle w:val="aff"/>
      </w:pPr>
      <w:r w:rsidRPr="00EA24E6">
        <w:t xml:space="preserve">    </w:t>
      </w:r>
      <w:r w:rsidRPr="00EA24E6">
        <w:rPr>
          <w:b/>
          <w:color w:val="7F0055"/>
        </w:rPr>
        <w:t>public</w:t>
      </w:r>
      <w:r w:rsidRPr="00EA24E6">
        <w:t xml:space="preserve"> </w:t>
      </w:r>
      <w:r w:rsidRPr="00EA24E6">
        <w:rPr>
          <w:b/>
          <w:color w:val="7F0055"/>
        </w:rPr>
        <w:t>static</w:t>
      </w:r>
      <w:r w:rsidRPr="00EA24E6">
        <w:t xml:space="preserve"> </w:t>
      </w:r>
      <w:r w:rsidRPr="00EA24E6">
        <w:rPr>
          <w:b/>
          <w:color w:val="7F0055"/>
        </w:rPr>
        <w:t>void</w:t>
      </w:r>
      <w:r w:rsidRPr="00EA24E6">
        <w:t xml:space="preserve"> main(String[] args)</w:t>
      </w:r>
    </w:p>
    <w:p w:rsidR="00AF273A" w:rsidRPr="00EA24E6" w:rsidRDefault="00AF273A" w:rsidP="007E3086">
      <w:pPr>
        <w:pStyle w:val="aff"/>
      </w:pPr>
      <w:r w:rsidRPr="00EA24E6">
        <w:t xml:space="preserve">    {</w:t>
      </w:r>
    </w:p>
    <w:p w:rsidR="00167C84" w:rsidRDefault="00AF273A" w:rsidP="000F7181">
      <w:pPr>
        <w:pStyle w:val="aff"/>
        <w:rPr>
          <w:snapToGrid/>
        </w:rPr>
      </w:pPr>
      <w:r w:rsidRPr="00EA24E6">
        <w:t xml:space="preserve">        </w:t>
      </w:r>
      <w:r w:rsidR="00167C84">
        <w:rPr>
          <w:b/>
          <w:snapToGrid/>
          <w:color w:val="7F0055"/>
        </w:rPr>
        <w:t>if</w:t>
      </w:r>
      <w:r w:rsidR="00167C84">
        <w:rPr>
          <w:snapToGrid/>
        </w:rPr>
        <w:t xml:space="preserve"> (args.</w:t>
      </w:r>
      <w:r w:rsidR="00167C84">
        <w:rPr>
          <w:snapToGrid/>
          <w:color w:val="0000C0"/>
        </w:rPr>
        <w:t>length</w:t>
      </w:r>
      <w:r w:rsidR="00167C84">
        <w:rPr>
          <w:snapToGrid/>
        </w:rPr>
        <w:t xml:space="preserve"> == 0)</w:t>
      </w:r>
    </w:p>
    <w:p w:rsidR="00167C84" w:rsidRDefault="00167C84" w:rsidP="000F7181">
      <w:pPr>
        <w:pStyle w:val="aff"/>
        <w:rPr>
          <w:snapToGrid/>
        </w:rPr>
      </w:pPr>
      <w:r>
        <w:rPr>
          <w:snapToGrid/>
        </w:rPr>
        <w:t xml:space="preserve">        {</w:t>
      </w:r>
    </w:p>
    <w:p w:rsidR="00167C84" w:rsidRDefault="00167C84" w:rsidP="000F7181">
      <w:pPr>
        <w:pStyle w:val="aff"/>
        <w:rPr>
          <w:snapToGrid/>
        </w:rPr>
      </w:pPr>
      <w:r>
        <w:rPr>
          <w:snapToGrid/>
        </w:rPr>
        <w:t xml:space="preserve">            System.</w:t>
      </w:r>
      <w:r>
        <w:rPr>
          <w:i/>
          <w:iCs/>
          <w:snapToGrid/>
          <w:color w:val="0000C0"/>
        </w:rPr>
        <w:t>out</w:t>
      </w:r>
      <w:r>
        <w:rPr>
          <w:snapToGrid/>
        </w:rPr>
        <w:t>.println(</w:t>
      </w:r>
      <w:r>
        <w:rPr>
          <w:snapToGrid/>
          <w:color w:val="2A00FF"/>
        </w:rPr>
        <w:t>"No arguments"</w:t>
      </w:r>
      <w:r>
        <w:rPr>
          <w:snapToGrid/>
        </w:rPr>
        <w:t>);</w:t>
      </w:r>
    </w:p>
    <w:p w:rsidR="00167C84" w:rsidRDefault="00167C84" w:rsidP="000F7181">
      <w:pPr>
        <w:pStyle w:val="aff"/>
        <w:rPr>
          <w:snapToGrid/>
        </w:rPr>
      </w:pPr>
      <w:r>
        <w:rPr>
          <w:snapToGrid/>
        </w:rPr>
        <w:t xml:space="preserve">            System.</w:t>
      </w:r>
      <w:r w:rsidRPr="003D133E">
        <w:rPr>
          <w:i/>
          <w:iCs/>
          <w:snapToGrid/>
        </w:rPr>
        <w:t>exit</w:t>
      </w:r>
      <w:r>
        <w:rPr>
          <w:snapToGrid/>
        </w:rPr>
        <w:t>(1);</w:t>
      </w:r>
    </w:p>
    <w:p w:rsidR="00167C84" w:rsidRDefault="00167C84" w:rsidP="000F7181">
      <w:pPr>
        <w:pStyle w:val="aff"/>
      </w:pPr>
      <w:r>
        <w:rPr>
          <w:snapToGrid/>
        </w:rPr>
        <w:t xml:space="preserve">        }</w:t>
      </w:r>
    </w:p>
    <w:p w:rsidR="00D94D0A" w:rsidRDefault="00D94D0A" w:rsidP="00D94D0A">
      <w:pPr>
        <w:pStyle w:val="aff"/>
        <w:rPr>
          <w:snapToGrid/>
        </w:rPr>
      </w:pPr>
      <w:r>
        <w:rPr>
          <w:snapToGrid/>
        </w:rPr>
        <w:t xml:space="preserve">        </w:t>
      </w:r>
      <w:r>
        <w:rPr>
          <w:b/>
          <w:snapToGrid/>
          <w:color w:val="7F0055"/>
        </w:rPr>
        <w:t>try</w:t>
      </w:r>
    </w:p>
    <w:p w:rsidR="00D94D0A" w:rsidRDefault="00D94D0A" w:rsidP="00D94D0A">
      <w:pPr>
        <w:pStyle w:val="aff"/>
        <w:rPr>
          <w:snapToGrid/>
        </w:rPr>
      </w:pPr>
      <w:r>
        <w:rPr>
          <w:snapToGrid/>
        </w:rPr>
        <w:t xml:space="preserve">        {</w:t>
      </w:r>
    </w:p>
    <w:p w:rsidR="00D94D0A" w:rsidRPr="00E6393C" w:rsidRDefault="00D94D0A" w:rsidP="00D94D0A">
      <w:pPr>
        <w:pStyle w:val="aff"/>
        <w:rPr>
          <w:b/>
          <w:snapToGrid/>
        </w:rPr>
      </w:pPr>
      <w:r w:rsidRPr="00E6393C">
        <w:rPr>
          <w:b/>
          <w:snapToGrid/>
        </w:rPr>
        <w:t xml:space="preserve">            Runtime rt = Runtime.</w:t>
      </w:r>
      <w:r w:rsidRPr="00E6393C">
        <w:rPr>
          <w:b/>
          <w:i/>
          <w:iCs/>
          <w:snapToGrid/>
        </w:rPr>
        <w:t>getRuntime</w:t>
      </w:r>
      <w:r w:rsidRPr="00E6393C">
        <w:rPr>
          <w:b/>
          <w:snapToGrid/>
        </w:rPr>
        <w:t>();</w:t>
      </w:r>
    </w:p>
    <w:p w:rsidR="00D94D0A" w:rsidRPr="00E6393C" w:rsidRDefault="00D94D0A" w:rsidP="00D94D0A">
      <w:pPr>
        <w:pStyle w:val="aff"/>
        <w:rPr>
          <w:b/>
          <w:snapToGrid/>
        </w:rPr>
      </w:pPr>
      <w:r w:rsidRPr="00E6393C">
        <w:rPr>
          <w:b/>
          <w:snapToGrid/>
        </w:rPr>
        <w:t xml:space="preserve">            Process proc = rt.exec(</w:t>
      </w:r>
      <w:r w:rsidRPr="00E6393C">
        <w:rPr>
          <w:b/>
          <w:snapToGrid/>
          <w:color w:val="2A00FF"/>
        </w:rPr>
        <w:t>"cmd.exe /c dir "</w:t>
      </w:r>
      <w:r w:rsidRPr="00E6393C">
        <w:rPr>
          <w:b/>
          <w:snapToGrid/>
        </w:rPr>
        <w:t xml:space="preserve"> + args[0]);</w:t>
      </w:r>
    </w:p>
    <w:p w:rsidR="00D94D0A" w:rsidRDefault="00D94D0A" w:rsidP="00D94D0A">
      <w:pPr>
        <w:pStyle w:val="aff"/>
        <w:rPr>
          <w:snapToGrid/>
        </w:rPr>
      </w:pPr>
      <w:r>
        <w:rPr>
          <w:snapToGrid/>
        </w:rPr>
        <w:t xml:space="preserve">            </w:t>
      </w:r>
      <w:r>
        <w:rPr>
          <w:snapToGrid/>
          <w:color w:val="3F7F5F"/>
        </w:rPr>
        <w:t xml:space="preserve">// </w:t>
      </w:r>
      <w:r w:rsidR="001F1566">
        <w:rPr>
          <w:rFonts w:hint="eastAsia"/>
          <w:snapToGrid/>
          <w:color w:val="3F7F5F"/>
        </w:rPr>
        <w:t>...</w:t>
      </w:r>
    </w:p>
    <w:p w:rsidR="00D94D0A" w:rsidRDefault="00D94D0A" w:rsidP="00D94D0A">
      <w:pPr>
        <w:pStyle w:val="aff"/>
        <w:rPr>
          <w:snapToGrid/>
        </w:rPr>
      </w:pPr>
      <w:r>
        <w:rPr>
          <w:snapToGrid/>
        </w:rPr>
        <w:t xml:space="preserve">        }</w:t>
      </w:r>
    </w:p>
    <w:p w:rsidR="00D94D0A" w:rsidRDefault="00D94D0A" w:rsidP="00D94D0A">
      <w:pPr>
        <w:pStyle w:val="aff"/>
        <w:rPr>
          <w:snapToGrid/>
        </w:rPr>
      </w:pPr>
      <w:r>
        <w:rPr>
          <w:snapToGrid/>
        </w:rPr>
        <w:t xml:space="preserve">        </w:t>
      </w:r>
      <w:r>
        <w:rPr>
          <w:b/>
          <w:snapToGrid/>
          <w:color w:val="7F0055"/>
        </w:rPr>
        <w:t>catch</w:t>
      </w:r>
      <w:r>
        <w:rPr>
          <w:snapToGrid/>
        </w:rPr>
        <w:t xml:space="preserve"> (Exception e)</w:t>
      </w:r>
    </w:p>
    <w:p w:rsidR="00D94D0A" w:rsidRDefault="00D94D0A" w:rsidP="00D94D0A">
      <w:pPr>
        <w:pStyle w:val="aff"/>
        <w:rPr>
          <w:snapToGrid/>
        </w:rPr>
      </w:pPr>
      <w:r>
        <w:rPr>
          <w:snapToGrid/>
        </w:rPr>
        <w:t xml:space="preserve">        {</w:t>
      </w:r>
    </w:p>
    <w:p w:rsidR="00D94D0A" w:rsidRDefault="00D94D0A" w:rsidP="00D94D0A">
      <w:pPr>
        <w:pStyle w:val="aff"/>
        <w:rPr>
          <w:snapToGrid/>
        </w:rPr>
      </w:pPr>
      <w:r>
        <w:rPr>
          <w:snapToGrid/>
        </w:rPr>
        <w:t xml:space="preserve">            </w:t>
      </w:r>
      <w:r>
        <w:rPr>
          <w:snapToGrid/>
          <w:color w:val="3F7F5F"/>
        </w:rPr>
        <w:t xml:space="preserve">// </w:t>
      </w:r>
      <w:r w:rsidR="005D7CF0">
        <w:rPr>
          <w:rFonts w:hint="eastAsia"/>
          <w:snapToGrid/>
          <w:color w:val="3F7F5F"/>
        </w:rPr>
        <w:t>Handle error</w:t>
      </w:r>
      <w:r w:rsidR="00DA246E">
        <w:rPr>
          <w:rFonts w:hint="eastAsia"/>
          <w:snapToGrid/>
          <w:color w:val="3F7F5F"/>
        </w:rPr>
        <w:t>s</w:t>
      </w:r>
    </w:p>
    <w:p w:rsidR="00D94D0A" w:rsidRPr="00D94D0A" w:rsidRDefault="00D94D0A" w:rsidP="00D94D0A">
      <w:pPr>
        <w:pStyle w:val="aff"/>
      </w:pPr>
      <w:r>
        <w:rPr>
          <w:snapToGrid/>
        </w:rPr>
        <w:t xml:space="preserve">        }</w:t>
      </w:r>
    </w:p>
    <w:p w:rsidR="00AF273A" w:rsidRDefault="00AF273A" w:rsidP="007E3086">
      <w:pPr>
        <w:pStyle w:val="aff"/>
      </w:pPr>
      <w:r w:rsidRPr="00EA24E6">
        <w:t xml:space="preserve">    }</w:t>
      </w:r>
    </w:p>
    <w:p w:rsidR="00AF273A" w:rsidRDefault="00AF273A" w:rsidP="007E3086">
      <w:pPr>
        <w:pStyle w:val="aff"/>
      </w:pPr>
      <w:r w:rsidRPr="00E77675">
        <w:t>}</w:t>
      </w:r>
    </w:p>
    <w:p w:rsidR="00273301" w:rsidRDefault="00273301" w:rsidP="002D3D51">
      <w:pPr>
        <w:rPr>
          <w:rFonts w:eastAsiaTheme="minorEastAsia"/>
        </w:rPr>
      </w:pPr>
      <w:r>
        <w:rPr>
          <w:rFonts w:eastAsiaTheme="minorEastAsia" w:hint="eastAsia"/>
        </w:rPr>
        <w:t>攻击者可以通过以下命令来利用这个漏洞程序：</w:t>
      </w:r>
    </w:p>
    <w:p w:rsidR="0095696F" w:rsidRPr="006D4299" w:rsidRDefault="0095696F" w:rsidP="006D4299">
      <w:pPr>
        <w:pStyle w:val="afe"/>
      </w:pPr>
      <w:r w:rsidRPr="006D4299">
        <w:t>java DirList</w:t>
      </w:r>
      <w:r w:rsidR="00D114CA" w:rsidRPr="006D4299">
        <w:rPr>
          <w:rFonts w:hint="eastAsia"/>
        </w:rPr>
        <w:t xml:space="preserve"> </w:t>
      </w:r>
      <w:r w:rsidR="00193CBF" w:rsidRPr="006D4299">
        <w:t>"dummy &amp; echo bad"</w:t>
      </w:r>
    </w:p>
    <w:p w:rsidR="0095696F" w:rsidRPr="00C761BF" w:rsidRDefault="00C761BF" w:rsidP="002D3D51">
      <w:pPr>
        <w:rPr>
          <w:rFonts w:eastAsiaTheme="minorEastAsia"/>
        </w:rPr>
      </w:pPr>
      <w:r>
        <w:rPr>
          <w:rFonts w:eastAsiaTheme="minorEastAsia" w:hint="eastAsia"/>
        </w:rPr>
        <w:t>实际将会执行两个命令：</w:t>
      </w:r>
    </w:p>
    <w:p w:rsidR="0095696F" w:rsidRPr="002F4D9A" w:rsidRDefault="0095696F" w:rsidP="00C40D73">
      <w:pPr>
        <w:pStyle w:val="afe"/>
      </w:pPr>
      <w:r w:rsidRPr="002F4D9A">
        <w:t xml:space="preserve">dir dummy </w:t>
      </w:r>
    </w:p>
    <w:p w:rsidR="009F7285" w:rsidRPr="00B67D1F" w:rsidRDefault="009F7285" w:rsidP="00C40D73">
      <w:pPr>
        <w:pStyle w:val="afe"/>
      </w:pPr>
      <w:r w:rsidRPr="002F4D9A">
        <w:t>echo bad</w:t>
      </w:r>
    </w:p>
    <w:p w:rsidR="006857A4" w:rsidRDefault="003C6B9C" w:rsidP="002D3D51">
      <w:pPr>
        <w:rPr>
          <w:rFonts w:eastAsiaTheme="minorEastAsia"/>
        </w:rPr>
      </w:pPr>
      <w:r>
        <w:rPr>
          <w:rFonts w:eastAsiaTheme="minorEastAsia" w:hint="eastAsia"/>
        </w:rPr>
        <w:t>这</w:t>
      </w:r>
      <w:r w:rsidR="006857A4">
        <w:rPr>
          <w:rFonts w:eastAsiaTheme="minorEastAsia" w:hint="eastAsia"/>
        </w:rPr>
        <w:t>会试图列举一个不存的文件夹</w:t>
      </w:r>
      <w:r w:rsidR="006857A4">
        <w:rPr>
          <w:rFonts w:eastAsiaTheme="minorEastAsia" w:hint="eastAsia"/>
        </w:rPr>
        <w:t>dummy</w:t>
      </w:r>
      <w:r w:rsidR="009D7F79">
        <w:rPr>
          <w:rFonts w:eastAsiaTheme="minorEastAsia" w:hint="eastAsia"/>
        </w:rPr>
        <w:t>中的文件</w:t>
      </w:r>
      <w:r w:rsidR="006857A4">
        <w:rPr>
          <w:rFonts w:eastAsiaTheme="minorEastAsia" w:hint="eastAsia"/>
        </w:rPr>
        <w:t>，然后往控制台输出</w:t>
      </w:r>
      <w:r w:rsidR="006857A4">
        <w:rPr>
          <w:rFonts w:eastAsiaTheme="minorEastAsia" w:hint="eastAsia"/>
        </w:rPr>
        <w:t>bad</w:t>
      </w:r>
      <w:r w:rsidR="006857A4">
        <w:rPr>
          <w:rFonts w:eastAsiaTheme="minorEastAsia" w:hint="eastAsia"/>
        </w:rPr>
        <w:t>。</w:t>
      </w:r>
    </w:p>
    <w:p w:rsidR="000718EC" w:rsidRPr="00B67D1F" w:rsidRDefault="009142FE" w:rsidP="00BF3CF2">
      <w:pPr>
        <w:pStyle w:val="aff0"/>
      </w:pPr>
      <w:r>
        <w:rPr>
          <w:rFonts w:hint="eastAsia"/>
        </w:rPr>
        <w:lastRenderedPageBreak/>
        <w:t>正确示例（避免使用</w:t>
      </w:r>
      <w:r w:rsidR="00924531" w:rsidRPr="00BF3CF2">
        <w:t xml:space="preserve"> Runtime.exec()</w:t>
      </w:r>
      <w:r>
        <w:rPr>
          <w:rFonts w:hint="eastAsia"/>
        </w:rPr>
        <w:t>）：</w:t>
      </w:r>
    </w:p>
    <w:p w:rsidR="00581E5E" w:rsidRDefault="00581E5E" w:rsidP="004166F2">
      <w:pPr>
        <w:pStyle w:val="aff"/>
        <w:rPr>
          <w:snapToGrid/>
        </w:rPr>
      </w:pPr>
      <w:r>
        <w:rPr>
          <w:b/>
          <w:snapToGrid/>
          <w:color w:val="7F0055"/>
        </w:rPr>
        <w:t>class</w:t>
      </w:r>
      <w:r>
        <w:rPr>
          <w:snapToGrid/>
        </w:rPr>
        <w:t xml:space="preserve"> DirList</w:t>
      </w:r>
    </w:p>
    <w:p w:rsidR="00581E5E" w:rsidRDefault="00581E5E" w:rsidP="004166F2">
      <w:pPr>
        <w:pStyle w:val="aff"/>
        <w:rPr>
          <w:snapToGrid/>
        </w:rPr>
      </w:pPr>
      <w:r>
        <w:rPr>
          <w:snapToGrid/>
        </w:rPr>
        <w:t>{</w:t>
      </w:r>
    </w:p>
    <w:p w:rsidR="00581E5E" w:rsidRDefault="00581E5E" w:rsidP="004166F2">
      <w:pPr>
        <w:pStyle w:val="aff"/>
        <w:rPr>
          <w:snapToGrid/>
        </w:rPr>
      </w:pPr>
      <w:r>
        <w:rPr>
          <w:snapToGrid/>
        </w:rPr>
        <w:t xml:space="preserve">    </w:t>
      </w:r>
      <w:r>
        <w:rPr>
          <w:b/>
          <w:snapToGrid/>
          <w:color w:val="7F0055"/>
        </w:rPr>
        <w:t>public</w:t>
      </w:r>
      <w:r>
        <w:rPr>
          <w:snapToGrid/>
        </w:rPr>
        <w:t xml:space="preserve"> </w:t>
      </w:r>
      <w:r>
        <w:rPr>
          <w:b/>
          <w:snapToGrid/>
          <w:color w:val="7F0055"/>
        </w:rPr>
        <w:t>static</w:t>
      </w:r>
      <w:r>
        <w:rPr>
          <w:snapToGrid/>
        </w:rPr>
        <w:t xml:space="preserve"> </w:t>
      </w:r>
      <w:r>
        <w:rPr>
          <w:b/>
          <w:snapToGrid/>
          <w:color w:val="7F0055"/>
        </w:rPr>
        <w:t>void</w:t>
      </w:r>
      <w:r>
        <w:rPr>
          <w:snapToGrid/>
        </w:rPr>
        <w:t xml:space="preserve"> main(String[] args)</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w:t>
      </w:r>
      <w:r>
        <w:rPr>
          <w:b/>
          <w:snapToGrid/>
          <w:color w:val="7F0055"/>
        </w:rPr>
        <w:t>if</w:t>
      </w:r>
      <w:r>
        <w:rPr>
          <w:snapToGrid/>
        </w:rPr>
        <w:t xml:space="preserve"> (args.</w:t>
      </w:r>
      <w:r>
        <w:rPr>
          <w:snapToGrid/>
          <w:color w:val="0000C0"/>
        </w:rPr>
        <w:t>length</w:t>
      </w:r>
      <w:r>
        <w:rPr>
          <w:snapToGrid/>
        </w:rPr>
        <w:t xml:space="preserve"> == 0)</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System.</w:t>
      </w:r>
      <w:r>
        <w:rPr>
          <w:i/>
          <w:iCs/>
          <w:snapToGrid/>
          <w:color w:val="0000C0"/>
        </w:rPr>
        <w:t>out</w:t>
      </w:r>
      <w:r>
        <w:rPr>
          <w:snapToGrid/>
        </w:rPr>
        <w:t>.println(</w:t>
      </w:r>
      <w:r>
        <w:rPr>
          <w:snapToGrid/>
          <w:color w:val="2A00FF"/>
        </w:rPr>
        <w:t>"No arguments"</w:t>
      </w:r>
      <w:r>
        <w:rPr>
          <w:snapToGrid/>
        </w:rPr>
        <w:t>);</w:t>
      </w:r>
    </w:p>
    <w:p w:rsidR="00581E5E" w:rsidRDefault="00581E5E" w:rsidP="004166F2">
      <w:pPr>
        <w:pStyle w:val="aff"/>
        <w:rPr>
          <w:snapToGrid/>
        </w:rPr>
      </w:pPr>
      <w:r>
        <w:rPr>
          <w:snapToGrid/>
        </w:rPr>
        <w:t xml:space="preserve">            System.</w:t>
      </w:r>
      <w:r>
        <w:rPr>
          <w:i/>
          <w:iCs/>
          <w:snapToGrid/>
        </w:rPr>
        <w:t>exit</w:t>
      </w:r>
      <w:r>
        <w:rPr>
          <w:snapToGrid/>
        </w:rPr>
        <w:t>(1);</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w:t>
      </w:r>
      <w:r>
        <w:rPr>
          <w:b/>
          <w:snapToGrid/>
          <w:color w:val="7F0055"/>
        </w:rPr>
        <w:t>try</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File dir = </w:t>
      </w:r>
      <w:r>
        <w:rPr>
          <w:b/>
          <w:snapToGrid/>
          <w:color w:val="7F0055"/>
        </w:rPr>
        <w:t>new</w:t>
      </w:r>
      <w:r>
        <w:rPr>
          <w:snapToGrid/>
        </w:rPr>
        <w:t xml:space="preserve"> File(args[0]);</w:t>
      </w:r>
    </w:p>
    <w:p w:rsidR="00581E5E" w:rsidRDefault="00581E5E" w:rsidP="004166F2">
      <w:pPr>
        <w:pStyle w:val="aff"/>
        <w:rPr>
          <w:snapToGrid/>
        </w:rPr>
      </w:pPr>
      <w:r>
        <w:rPr>
          <w:snapToGrid/>
        </w:rPr>
        <w:t xml:space="preserve">            </w:t>
      </w:r>
      <w:r>
        <w:rPr>
          <w:b/>
          <w:snapToGrid/>
          <w:color w:val="7F0055"/>
        </w:rPr>
        <w:t>if</w:t>
      </w:r>
      <w:r>
        <w:rPr>
          <w:snapToGrid/>
        </w:rPr>
        <w:t xml:space="preserve"> (!</w:t>
      </w:r>
      <w:r>
        <w:rPr>
          <w:i/>
          <w:iCs/>
          <w:snapToGrid/>
        </w:rPr>
        <w:t>validate</w:t>
      </w:r>
      <w:r>
        <w:rPr>
          <w:snapToGrid/>
        </w:rPr>
        <w:t xml:space="preserve">(dir)) </w:t>
      </w:r>
      <w:r>
        <w:rPr>
          <w:snapToGrid/>
          <w:color w:val="3F7F5F"/>
        </w:rPr>
        <w:t>//</w:t>
      </w:r>
      <w:r w:rsidR="00F03180">
        <w:rPr>
          <w:rFonts w:hint="eastAsia"/>
          <w:snapToGrid/>
          <w:color w:val="3F7F5F"/>
        </w:rPr>
        <w:t xml:space="preserve"> </w:t>
      </w:r>
      <w:r w:rsidR="003B17CE">
        <w:rPr>
          <w:rFonts w:hint="eastAsia"/>
          <w:color w:val="3F7F5F"/>
        </w:rPr>
        <w:t>the dir need to be validated</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System.</w:t>
      </w:r>
      <w:r>
        <w:rPr>
          <w:i/>
          <w:iCs/>
          <w:snapToGrid/>
          <w:color w:val="0000C0"/>
        </w:rPr>
        <w:t>out</w:t>
      </w:r>
      <w:r>
        <w:rPr>
          <w:snapToGrid/>
        </w:rPr>
        <w:t>.</w:t>
      </w:r>
      <w:r w:rsidRPr="00D47172">
        <w:rPr>
          <w:snapToGrid/>
        </w:rPr>
        <w:t>println</w:t>
      </w:r>
      <w:r>
        <w:rPr>
          <w:snapToGrid/>
        </w:rPr>
        <w:t>(</w:t>
      </w:r>
      <w:r>
        <w:rPr>
          <w:snapToGrid/>
          <w:color w:val="2A00FF"/>
        </w:rPr>
        <w:t>"An illegal directory"</w:t>
      </w:r>
      <w:r>
        <w:rPr>
          <w:snapToGrid/>
        </w:rPr>
        <w:t>);</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w:t>
      </w:r>
      <w:r>
        <w:rPr>
          <w:b/>
          <w:snapToGrid/>
          <w:color w:val="7F0055"/>
        </w:rPr>
        <w:t>else</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w:t>
      </w:r>
      <w:r>
        <w:rPr>
          <w:b/>
          <w:snapToGrid/>
          <w:color w:val="7F0055"/>
        </w:rPr>
        <w:t>for</w:t>
      </w:r>
      <w:r>
        <w:rPr>
          <w:snapToGrid/>
        </w:rPr>
        <w:t xml:space="preserve"> (String file : </w:t>
      </w:r>
      <w:r w:rsidRPr="00122558">
        <w:rPr>
          <w:b/>
          <w:snapToGrid/>
        </w:rPr>
        <w:t>dir.list()</w:t>
      </w:r>
      <w:r>
        <w:rPr>
          <w:snapToGrid/>
        </w:rPr>
        <w:t>)</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System.</w:t>
      </w:r>
      <w:r>
        <w:rPr>
          <w:i/>
          <w:iCs/>
          <w:snapToGrid/>
          <w:color w:val="0000C0"/>
        </w:rPr>
        <w:t>out</w:t>
      </w:r>
      <w:r>
        <w:rPr>
          <w:snapToGrid/>
        </w:rPr>
        <w:t>.println(file);</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w:t>
      </w:r>
      <w:r>
        <w:rPr>
          <w:b/>
          <w:snapToGrid/>
          <w:color w:val="7F0055"/>
        </w:rPr>
        <w:t>catch</w:t>
      </w:r>
      <w:r>
        <w:rPr>
          <w:snapToGrid/>
        </w:rPr>
        <w:t xml:space="preserve"> (Exception e)</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System.</w:t>
      </w:r>
      <w:r>
        <w:rPr>
          <w:i/>
          <w:iCs/>
          <w:snapToGrid/>
          <w:color w:val="0000C0"/>
        </w:rPr>
        <w:t>out</w:t>
      </w:r>
      <w:r>
        <w:rPr>
          <w:snapToGrid/>
        </w:rPr>
        <w:t>.println(</w:t>
      </w:r>
      <w:r>
        <w:rPr>
          <w:snapToGrid/>
          <w:color w:val="2A00FF"/>
        </w:rPr>
        <w:t>"An unexpected exception"</w:t>
      </w:r>
      <w:r>
        <w:rPr>
          <w:snapToGrid/>
        </w:rPr>
        <w:t>);</w:t>
      </w:r>
    </w:p>
    <w:p w:rsidR="00581E5E" w:rsidRDefault="00581E5E" w:rsidP="004166F2">
      <w:pPr>
        <w:pStyle w:val="aff"/>
        <w:rPr>
          <w:snapToGrid/>
        </w:rPr>
      </w:pPr>
      <w:r>
        <w:rPr>
          <w:snapToGrid/>
        </w:rPr>
        <w:t xml:space="preserve">        }</w:t>
      </w:r>
    </w:p>
    <w:p w:rsidR="00581E5E" w:rsidRDefault="00581E5E" w:rsidP="004166F2">
      <w:pPr>
        <w:pStyle w:val="aff"/>
        <w:rPr>
          <w:snapToGrid/>
        </w:rPr>
      </w:pPr>
      <w:r>
        <w:rPr>
          <w:snapToGrid/>
        </w:rPr>
        <w:t xml:space="preserve">      }</w:t>
      </w:r>
    </w:p>
    <w:p w:rsidR="00581E5E" w:rsidRDefault="004166F2" w:rsidP="004166F2">
      <w:pPr>
        <w:pStyle w:val="aff"/>
        <w:rPr>
          <w:snapToGrid/>
        </w:rPr>
      </w:pPr>
      <w:r>
        <w:rPr>
          <w:snapToGrid/>
        </w:rPr>
        <w:t xml:space="preserve">      </w:t>
      </w:r>
      <w:r w:rsidR="00581E5E">
        <w:rPr>
          <w:snapToGrid/>
          <w:color w:val="3F7F5F"/>
        </w:rPr>
        <w:t>//</w:t>
      </w:r>
      <w:r w:rsidR="009276D9">
        <w:rPr>
          <w:rFonts w:hint="eastAsia"/>
          <w:snapToGrid/>
          <w:color w:val="3F7F5F"/>
        </w:rPr>
        <w:t xml:space="preserve"> </w:t>
      </w:r>
      <w:r>
        <w:rPr>
          <w:rFonts w:hint="eastAsia"/>
          <w:snapToGrid/>
          <w:color w:val="3F7F5F"/>
        </w:rPr>
        <w:t>Other omitted code</w:t>
      </w:r>
      <w:r>
        <w:rPr>
          <w:snapToGrid/>
          <w:color w:val="3F7F5F"/>
        </w:rPr>
        <w:t>…</w:t>
      </w:r>
    </w:p>
    <w:p w:rsidR="00581E5E" w:rsidRPr="00581E5E" w:rsidRDefault="00581E5E" w:rsidP="00511A00">
      <w:pPr>
        <w:pStyle w:val="aff"/>
      </w:pPr>
      <w:r>
        <w:rPr>
          <w:snapToGrid/>
        </w:rPr>
        <w:t>}</w:t>
      </w:r>
    </w:p>
    <w:p w:rsidR="00120D6C" w:rsidRPr="00313001" w:rsidRDefault="002E4C98" w:rsidP="00120D6C">
      <w:pPr>
        <w:rPr>
          <w:rFonts w:eastAsiaTheme="minorEastAsia"/>
        </w:rPr>
      </w:pPr>
      <w:r>
        <w:rPr>
          <w:rFonts w:eastAsiaTheme="minorEastAsia" w:hint="eastAsia"/>
        </w:rPr>
        <w:t>如果可以使用标准的</w:t>
      </w:r>
      <w:r>
        <w:rPr>
          <w:rFonts w:eastAsiaTheme="minorEastAsia" w:hint="eastAsia"/>
        </w:rPr>
        <w:t>API</w:t>
      </w:r>
      <w:r w:rsidR="00BF1C6F">
        <w:rPr>
          <w:rFonts w:eastAsiaTheme="minorEastAsia" w:hint="eastAsia"/>
        </w:rPr>
        <w:t>替代运行系统命令来完成任务，则应该使用标准的</w:t>
      </w:r>
      <w:r w:rsidR="00BF1C6F">
        <w:rPr>
          <w:rFonts w:eastAsiaTheme="minorEastAsia" w:hint="eastAsia"/>
        </w:rPr>
        <w:t>API</w:t>
      </w:r>
      <w:r>
        <w:rPr>
          <w:rFonts w:eastAsiaTheme="minorEastAsia" w:hint="eastAsia"/>
        </w:rPr>
        <w:t>。正确示例使用</w:t>
      </w:r>
      <w:r w:rsidR="0015716E" w:rsidRPr="00006F9C">
        <w:rPr>
          <w:rFonts w:ascii="Courier New" w:hAnsi="Courier New" w:cs="Courier New"/>
        </w:rPr>
        <w:t>File.list()</w:t>
      </w:r>
      <w:r w:rsidRPr="002E4C98">
        <w:rPr>
          <w:rFonts w:eastAsiaTheme="minorEastAsia" w:hint="eastAsia"/>
        </w:rPr>
        <w:t>方法</w:t>
      </w:r>
      <w:r>
        <w:rPr>
          <w:rFonts w:eastAsiaTheme="minorEastAsia" w:hint="eastAsia"/>
        </w:rPr>
        <w:t>来列举目录下的内容，而不是调用</w:t>
      </w:r>
      <w:r w:rsidRPr="00006F9C">
        <w:rPr>
          <w:rFonts w:ascii="Courier New" w:hAnsi="Courier New" w:cs="Courier New"/>
        </w:rPr>
        <w:t>Runtime.exec()</w:t>
      </w:r>
      <w:r>
        <w:rPr>
          <w:rFonts w:ascii="Courier New" w:eastAsiaTheme="minorEastAsia" w:hAnsi="Courier New" w:cs="Courier New" w:hint="eastAsia"/>
        </w:rPr>
        <w:t>来运行一个外部进程，从而消除了发生命令注入与参数注入的可能。</w:t>
      </w:r>
    </w:p>
    <w:p w:rsidR="00401ADA" w:rsidRPr="00B67D1F" w:rsidRDefault="00E474B3" w:rsidP="003050B7">
      <w:pPr>
        <w:pStyle w:val="aff0"/>
      </w:pPr>
      <w:r>
        <w:rPr>
          <w:rFonts w:hint="eastAsia"/>
        </w:rPr>
        <w:t>正确示例（数据校验）</w:t>
      </w:r>
      <w:r w:rsidR="00401ADA" w:rsidRPr="00732453">
        <w:t>:</w:t>
      </w:r>
    </w:p>
    <w:p w:rsidR="00E34FC3" w:rsidRPr="00BF67B9" w:rsidRDefault="00E34FC3" w:rsidP="00E34FC3">
      <w:pPr>
        <w:pStyle w:val="aff"/>
        <w:rPr>
          <w:color w:val="3F7F5F"/>
        </w:rPr>
      </w:pPr>
      <w:r w:rsidRPr="00BF67B9">
        <w:rPr>
          <w:color w:val="3F7F5F"/>
        </w:rPr>
        <w:t>// ...</w:t>
      </w:r>
    </w:p>
    <w:p w:rsidR="00A068C9" w:rsidRPr="00EA004F" w:rsidRDefault="00A068C9" w:rsidP="008E5FB2">
      <w:pPr>
        <w:pStyle w:val="aff"/>
      </w:pPr>
      <w:r w:rsidRPr="00EA004F">
        <w:rPr>
          <w:b/>
          <w:color w:val="7F0055"/>
        </w:rPr>
        <w:t>if</w:t>
      </w:r>
      <w:r w:rsidRPr="00EA004F">
        <w:rPr>
          <w:color w:val="000000"/>
        </w:rPr>
        <w:t xml:space="preserve"> (</w:t>
      </w:r>
      <w:r w:rsidRPr="00EA004F">
        <w:rPr>
          <w:b/>
          <w:color w:val="000000"/>
        </w:rPr>
        <w:t>!Pattern.matches(</w:t>
      </w:r>
      <w:r w:rsidRPr="00EA004F">
        <w:rPr>
          <w:b/>
          <w:color w:val="2A00FF"/>
        </w:rPr>
        <w:t>"[0-</w:t>
      </w:r>
      <w:r w:rsidR="000416E9">
        <w:rPr>
          <w:b/>
          <w:color w:val="2A00FF"/>
        </w:rPr>
        <w:t>9A-Za-z@</w:t>
      </w:r>
      <w:r w:rsidRPr="00EA004F">
        <w:rPr>
          <w:b/>
          <w:color w:val="2A00FF"/>
        </w:rPr>
        <w:t>]+"</w:t>
      </w:r>
      <w:r w:rsidRPr="00EA004F">
        <w:rPr>
          <w:b/>
          <w:color w:val="000000"/>
        </w:rPr>
        <w:t>, dir</w:t>
      </w:r>
      <w:r w:rsidRPr="00EA004F">
        <w:rPr>
          <w:color w:val="000000"/>
        </w:rPr>
        <w:t>))</w:t>
      </w:r>
    </w:p>
    <w:p w:rsidR="00A068C9" w:rsidRPr="00EA004F" w:rsidRDefault="00A068C9" w:rsidP="008E5FB2">
      <w:pPr>
        <w:pStyle w:val="aff"/>
      </w:pPr>
      <w:r w:rsidRPr="00EA004F">
        <w:rPr>
          <w:color w:val="000000"/>
        </w:rPr>
        <w:t>{</w:t>
      </w:r>
    </w:p>
    <w:p w:rsidR="00A068C9" w:rsidRPr="00EA004F" w:rsidRDefault="00A068C9" w:rsidP="008E5FB2">
      <w:pPr>
        <w:pStyle w:val="aff"/>
      </w:pPr>
      <w:r w:rsidRPr="00EA004F">
        <w:rPr>
          <w:color w:val="000000"/>
        </w:rPr>
        <w:t xml:space="preserve">    </w:t>
      </w:r>
      <w:r w:rsidRPr="00B43BFD">
        <w:rPr>
          <w:color w:val="3F7F5F"/>
        </w:rPr>
        <w:t>// Handle error</w:t>
      </w:r>
    </w:p>
    <w:p w:rsidR="00A068C9" w:rsidRPr="00EA004F" w:rsidRDefault="00A068C9" w:rsidP="008E5FB2">
      <w:pPr>
        <w:pStyle w:val="aff"/>
      </w:pPr>
      <w:r w:rsidRPr="00EA004F">
        <w:rPr>
          <w:color w:val="000000"/>
        </w:rPr>
        <w:t>}</w:t>
      </w:r>
    </w:p>
    <w:p w:rsidR="00A068C9" w:rsidRPr="00BF67B9" w:rsidRDefault="00A068C9" w:rsidP="008E5FB2">
      <w:pPr>
        <w:pStyle w:val="aff"/>
        <w:rPr>
          <w:color w:val="3F7F5F"/>
        </w:rPr>
      </w:pPr>
      <w:r w:rsidRPr="00BF67B9">
        <w:rPr>
          <w:color w:val="3F7F5F"/>
        </w:rPr>
        <w:t>// ...</w:t>
      </w:r>
    </w:p>
    <w:p w:rsidR="00922EA7" w:rsidRPr="00940FC6" w:rsidRDefault="00950B71" w:rsidP="002D3D51">
      <w:pPr>
        <w:rPr>
          <w:rFonts w:eastAsiaTheme="minorEastAsia"/>
        </w:rPr>
      </w:pPr>
      <w:r w:rsidRPr="00940FC6">
        <w:rPr>
          <w:rFonts w:eastAsiaTheme="minorEastAsia" w:hint="eastAsia"/>
        </w:rPr>
        <w:t>如果无法避免使用</w:t>
      </w:r>
      <w:r w:rsidRPr="00940FC6">
        <w:rPr>
          <w:rStyle w:val="Char6"/>
        </w:rPr>
        <w:t>Runtime.exec()</w:t>
      </w:r>
      <w:r w:rsidRPr="00950B71">
        <w:rPr>
          <w:rFonts w:eastAsiaTheme="minorEastAsia" w:hint="eastAsia"/>
        </w:rPr>
        <w:t>，</w:t>
      </w:r>
      <w:r w:rsidRPr="00940FC6">
        <w:rPr>
          <w:rFonts w:eastAsiaTheme="minorEastAsia" w:hint="eastAsia"/>
        </w:rPr>
        <w:t>则必须要对输入数据进行检查和净化，</w:t>
      </w:r>
      <w:r w:rsidR="00994FB7" w:rsidRPr="00940FC6">
        <w:rPr>
          <w:rFonts w:eastAsiaTheme="minorEastAsia" w:hint="eastAsia"/>
        </w:rPr>
        <w:t>防止</w:t>
      </w:r>
      <w:r w:rsidRPr="00940FC6">
        <w:rPr>
          <w:rFonts w:eastAsiaTheme="minorEastAsia" w:hint="eastAsia"/>
        </w:rPr>
        <w:t>其中包含命令分隔符，管道，或者重定向操作符</w:t>
      </w:r>
      <w:r w:rsidR="0095266D" w:rsidRPr="00940FC6">
        <w:rPr>
          <w:rFonts w:eastAsiaTheme="minorEastAsia" w:hint="eastAsia"/>
        </w:rPr>
        <w:t>（“</w:t>
      </w:r>
      <w:r w:rsidR="0095266D" w:rsidRPr="00940FC6">
        <w:t>&amp;&amp;</w:t>
      </w:r>
      <w:r w:rsidR="0095266D" w:rsidRPr="00940FC6">
        <w:rPr>
          <w:rFonts w:eastAsiaTheme="minorEastAsia" w:hint="eastAsia"/>
        </w:rPr>
        <w:t>”</w:t>
      </w:r>
      <w:r w:rsidR="003C2358">
        <w:rPr>
          <w:rFonts w:eastAsiaTheme="minorEastAsia" w:hint="eastAsia"/>
        </w:rPr>
        <w:t>，</w:t>
      </w:r>
      <w:r w:rsidR="0095266D" w:rsidRPr="00940FC6">
        <w:rPr>
          <w:rFonts w:eastAsiaTheme="minorEastAsia" w:hint="eastAsia"/>
        </w:rPr>
        <w:t>“</w:t>
      </w:r>
      <w:r w:rsidR="0095266D" w:rsidRPr="00940FC6">
        <w:t>&amp;</w:t>
      </w:r>
      <w:r w:rsidR="0095266D" w:rsidRPr="00940FC6">
        <w:rPr>
          <w:rFonts w:eastAsiaTheme="minorEastAsia" w:hint="eastAsia"/>
        </w:rPr>
        <w:t>”</w:t>
      </w:r>
      <w:r w:rsidR="003C2358">
        <w:rPr>
          <w:rFonts w:eastAsiaTheme="minorEastAsia" w:hint="eastAsia"/>
        </w:rPr>
        <w:t>，</w:t>
      </w:r>
      <w:r w:rsidR="0095266D" w:rsidRPr="00940FC6">
        <w:rPr>
          <w:rFonts w:eastAsiaTheme="minorEastAsia" w:hint="eastAsia"/>
        </w:rPr>
        <w:t>“</w:t>
      </w:r>
      <w:r w:rsidR="0095266D" w:rsidRPr="00940FC6">
        <w:t>||</w:t>
      </w:r>
      <w:r w:rsidR="0095266D" w:rsidRPr="00940FC6">
        <w:rPr>
          <w:rFonts w:eastAsiaTheme="minorEastAsia" w:hint="eastAsia"/>
        </w:rPr>
        <w:t>”</w:t>
      </w:r>
      <w:r w:rsidR="003C2358">
        <w:rPr>
          <w:rFonts w:eastAsiaTheme="minorEastAsia" w:hint="eastAsia"/>
        </w:rPr>
        <w:t>，</w:t>
      </w:r>
      <w:r w:rsidR="0095266D" w:rsidRPr="00940FC6">
        <w:rPr>
          <w:rFonts w:eastAsiaTheme="minorEastAsia" w:hint="eastAsia"/>
        </w:rPr>
        <w:t>“</w:t>
      </w:r>
      <w:r w:rsidR="0095266D" w:rsidRPr="00940FC6">
        <w:t>|</w:t>
      </w:r>
      <w:r w:rsidR="0095266D" w:rsidRPr="00940FC6">
        <w:rPr>
          <w:rFonts w:eastAsiaTheme="minorEastAsia" w:hint="eastAsia"/>
        </w:rPr>
        <w:t>”</w:t>
      </w:r>
      <w:r w:rsidR="003C2358">
        <w:rPr>
          <w:rFonts w:eastAsiaTheme="minorEastAsia" w:hint="eastAsia"/>
        </w:rPr>
        <w:t>，</w:t>
      </w:r>
      <w:r w:rsidR="0095266D" w:rsidRPr="00940FC6">
        <w:rPr>
          <w:rFonts w:eastAsiaTheme="minorEastAsia" w:hint="eastAsia"/>
        </w:rPr>
        <w:t>“</w:t>
      </w:r>
      <w:r w:rsidR="0095266D" w:rsidRPr="00940FC6">
        <w:rPr>
          <w:rFonts w:eastAsiaTheme="minorEastAsia" w:hint="eastAsia"/>
        </w:rPr>
        <w:t>&gt;</w:t>
      </w:r>
      <w:r w:rsidR="0095266D" w:rsidRPr="00940FC6">
        <w:rPr>
          <w:rFonts w:eastAsiaTheme="minorEastAsia" w:hint="eastAsia"/>
        </w:rPr>
        <w:t>”</w:t>
      </w:r>
      <w:r w:rsidR="003C2358">
        <w:rPr>
          <w:rFonts w:eastAsiaTheme="minorEastAsia" w:hint="eastAsia"/>
        </w:rPr>
        <w:t>，</w:t>
      </w:r>
      <w:r w:rsidR="0095266D" w:rsidRPr="00940FC6">
        <w:rPr>
          <w:rFonts w:eastAsiaTheme="minorEastAsia" w:hint="eastAsia"/>
        </w:rPr>
        <w:t>“</w:t>
      </w:r>
      <w:r w:rsidR="0095266D" w:rsidRPr="00940FC6">
        <w:rPr>
          <w:rFonts w:eastAsiaTheme="minorEastAsia" w:hint="eastAsia"/>
        </w:rPr>
        <w:t>&gt;&gt;</w:t>
      </w:r>
      <w:r w:rsidR="0095266D" w:rsidRPr="00940FC6">
        <w:rPr>
          <w:rFonts w:eastAsiaTheme="minorEastAsia" w:hint="eastAsia"/>
        </w:rPr>
        <w:t>”）</w:t>
      </w:r>
      <w:r w:rsidR="00201490" w:rsidRPr="00940FC6">
        <w:rPr>
          <w:rFonts w:eastAsiaTheme="minorEastAsia" w:hint="eastAsia"/>
        </w:rPr>
        <w:t>等，</w:t>
      </w:r>
      <w:r w:rsidR="00DE12CD">
        <w:rPr>
          <w:rFonts w:ascii="宋体" w:eastAsia="宋体" w:hAnsi="宋体" w:cs="宋体" w:hint="eastAsia"/>
        </w:rPr>
        <w:t>以及</w:t>
      </w:r>
      <w:r w:rsidR="009803C3">
        <w:rPr>
          <w:rFonts w:eastAsiaTheme="minorEastAsia" w:hint="eastAsia"/>
        </w:rPr>
        <w:t>参数开关</w:t>
      </w:r>
      <w:r w:rsidR="006E6973">
        <w:rPr>
          <w:rFonts w:eastAsiaTheme="minorEastAsia" w:hint="eastAsia"/>
        </w:rPr>
        <w:t>符</w:t>
      </w:r>
      <w:r w:rsidR="00E52E3E">
        <w:rPr>
          <w:rFonts w:eastAsiaTheme="minorEastAsia" w:hint="eastAsia"/>
        </w:rPr>
        <w:t>（“</w:t>
      </w:r>
      <w:r w:rsidR="00E52E3E">
        <w:rPr>
          <w:rFonts w:eastAsiaTheme="minorEastAsia" w:hint="eastAsia"/>
        </w:rPr>
        <w:t>-</w:t>
      </w:r>
      <w:r w:rsidR="00E52E3E">
        <w:rPr>
          <w:rFonts w:eastAsiaTheme="minorEastAsia" w:hint="eastAsia"/>
        </w:rPr>
        <w:t>”</w:t>
      </w:r>
      <w:r w:rsidR="0074725D">
        <w:rPr>
          <w:rFonts w:eastAsiaTheme="minorEastAsia" w:hint="eastAsia"/>
        </w:rPr>
        <w:t>，</w:t>
      </w:r>
      <w:r w:rsidR="00E52E3E">
        <w:rPr>
          <w:rFonts w:eastAsiaTheme="minorEastAsia" w:hint="eastAsia"/>
        </w:rPr>
        <w:t>“</w:t>
      </w:r>
      <w:r w:rsidR="00E52E3E">
        <w:rPr>
          <w:rFonts w:eastAsiaTheme="minorEastAsia" w:hint="eastAsia"/>
        </w:rPr>
        <w:t>/</w:t>
      </w:r>
      <w:r w:rsidR="00E52E3E">
        <w:rPr>
          <w:rFonts w:eastAsiaTheme="minorEastAsia" w:hint="eastAsia"/>
        </w:rPr>
        <w:t>”）</w:t>
      </w:r>
      <w:r w:rsidR="009803C3">
        <w:rPr>
          <w:rFonts w:eastAsiaTheme="minorEastAsia" w:hint="eastAsia"/>
        </w:rPr>
        <w:t>。</w:t>
      </w:r>
    </w:p>
    <w:p w:rsidR="00D064B2" w:rsidRPr="00E5376F" w:rsidRDefault="00302168" w:rsidP="001C122A">
      <w:pPr>
        <w:pStyle w:val="2"/>
        <w:rPr>
          <w:rFonts w:eastAsiaTheme="minorEastAsia"/>
        </w:rPr>
      </w:pPr>
      <w:bookmarkStart w:id="30" w:name="_Rule_1.7_Canonicalize"/>
      <w:bookmarkStart w:id="31" w:name="_规则_1.7_验证路径之前应该先将其标准化"/>
      <w:bookmarkStart w:id="32" w:name="_Toc376550014"/>
      <w:bookmarkStart w:id="33" w:name="_Ref378166701"/>
      <w:bookmarkStart w:id="34" w:name="_Toc435437894"/>
      <w:bookmarkEnd w:id="30"/>
      <w:bookmarkEnd w:id="31"/>
      <w:r>
        <w:rPr>
          <w:rFonts w:eastAsia="宋体" w:hint="eastAsia"/>
        </w:rPr>
        <w:t>规则</w:t>
      </w:r>
      <w:r w:rsidR="00D064B2">
        <w:rPr>
          <w:rFonts w:hint="eastAsia"/>
        </w:rPr>
        <w:t xml:space="preserve"> 1.</w:t>
      </w:r>
      <w:r w:rsidR="00FD0107">
        <w:rPr>
          <w:rFonts w:eastAsia="宋体" w:hint="eastAsia"/>
        </w:rPr>
        <w:t>7</w:t>
      </w:r>
      <w:bookmarkEnd w:id="32"/>
      <w:bookmarkEnd w:id="33"/>
      <w:r w:rsidR="002D58EE">
        <w:rPr>
          <w:rFonts w:eastAsia="宋体" w:hint="eastAsia"/>
        </w:rPr>
        <w:t xml:space="preserve"> </w:t>
      </w:r>
      <w:r w:rsidR="00E5376F">
        <w:rPr>
          <w:rFonts w:eastAsiaTheme="minorEastAsia" w:hint="eastAsia"/>
        </w:rPr>
        <w:t>验证路径之前应该先将其标准化</w:t>
      </w:r>
      <w:bookmarkEnd w:id="34"/>
    </w:p>
    <w:p w:rsidR="003704BC" w:rsidRDefault="003704BC" w:rsidP="00C774AA">
      <w:pPr>
        <w:rPr>
          <w:rFonts w:eastAsia="宋体"/>
        </w:rPr>
      </w:pPr>
      <w:r>
        <w:rPr>
          <w:rFonts w:eastAsiaTheme="minorEastAsia" w:hint="eastAsia"/>
          <w:b/>
        </w:rPr>
        <w:t>说明</w:t>
      </w:r>
      <w:r w:rsidR="005D2A88">
        <w:rPr>
          <w:rFonts w:eastAsiaTheme="minorEastAsia" w:hint="eastAsia"/>
          <w:b/>
        </w:rPr>
        <w:t>：</w:t>
      </w:r>
      <w:r w:rsidR="00740F59" w:rsidRPr="00740F59">
        <w:rPr>
          <w:rFonts w:eastAsia="宋体" w:hint="eastAsia"/>
        </w:rPr>
        <w:t>绝对路径或者相对路径中可能会包含如符号（软）链接（</w:t>
      </w:r>
      <w:r w:rsidR="00740F59" w:rsidRPr="00740F59">
        <w:rPr>
          <w:rFonts w:eastAsia="宋体"/>
        </w:rPr>
        <w:t>symbolic [soft] links</w:t>
      </w:r>
      <w:r w:rsidR="00740F59" w:rsidRPr="00740F59">
        <w:rPr>
          <w:rFonts w:eastAsia="宋体" w:hint="eastAsia"/>
        </w:rPr>
        <w:t>）、硬链接（</w:t>
      </w:r>
      <w:r w:rsidR="00740F59" w:rsidRPr="00740F59">
        <w:rPr>
          <w:rFonts w:eastAsia="宋体"/>
        </w:rPr>
        <w:t>hard links</w:t>
      </w:r>
      <w:r w:rsidR="00740F59" w:rsidRPr="00740F59">
        <w:rPr>
          <w:rFonts w:eastAsia="宋体" w:hint="eastAsia"/>
        </w:rPr>
        <w:t>）、快捷方式（</w:t>
      </w:r>
      <w:r w:rsidR="00740F59" w:rsidRPr="00740F59">
        <w:rPr>
          <w:rFonts w:eastAsia="宋体"/>
        </w:rPr>
        <w:t>shortcuts</w:t>
      </w:r>
      <w:r w:rsidR="00740F59" w:rsidRPr="00740F59">
        <w:rPr>
          <w:rFonts w:eastAsia="宋体" w:hint="eastAsia"/>
        </w:rPr>
        <w:t>）、影子文件（</w:t>
      </w:r>
      <w:r w:rsidR="00740F59" w:rsidRPr="00740F59">
        <w:rPr>
          <w:rFonts w:eastAsia="宋体"/>
        </w:rPr>
        <w:t>shadows</w:t>
      </w:r>
      <w:r w:rsidR="00740F59" w:rsidRPr="00740F59">
        <w:rPr>
          <w:rFonts w:eastAsia="宋体" w:hint="eastAsia"/>
        </w:rPr>
        <w:t>）、别名（</w:t>
      </w:r>
      <w:r w:rsidR="00740F59" w:rsidRPr="00740F59">
        <w:rPr>
          <w:rFonts w:eastAsia="宋体"/>
        </w:rPr>
        <w:t>aliases</w:t>
      </w:r>
      <w:r w:rsidR="00740F59" w:rsidRPr="00740F59">
        <w:rPr>
          <w:rFonts w:eastAsia="宋体" w:hint="eastAsia"/>
        </w:rPr>
        <w:t>）和连接文件（</w:t>
      </w:r>
      <w:r w:rsidR="00740F59" w:rsidRPr="00740F59">
        <w:rPr>
          <w:rFonts w:eastAsia="宋体"/>
        </w:rPr>
        <w:t>junctions</w:t>
      </w:r>
      <w:r w:rsidR="00740F59" w:rsidRPr="00740F59">
        <w:rPr>
          <w:rFonts w:eastAsia="宋体" w:hint="eastAsia"/>
        </w:rPr>
        <w:t>）等形式，在进行文件验证操作之前必须完整解析这些文件链接。路径中也可能会包含如下所示的文件名，使得验证变得困难</w:t>
      </w:r>
      <w:r w:rsidR="00C774AA">
        <w:rPr>
          <w:rFonts w:eastAsia="宋体" w:hint="eastAsia"/>
        </w:rPr>
        <w:t>：</w:t>
      </w:r>
    </w:p>
    <w:p w:rsidR="000F24E5" w:rsidRDefault="000F24E5" w:rsidP="000F24E5">
      <w:pPr>
        <w:pStyle w:val="aff5"/>
        <w:numPr>
          <w:ilvl w:val="3"/>
          <w:numId w:val="2"/>
        </w:numPr>
        <w:ind w:firstLineChars="0"/>
        <w:rPr>
          <w:rFonts w:eastAsiaTheme="minorEastAsia"/>
        </w:rPr>
      </w:pPr>
      <w:r>
        <w:rPr>
          <w:rFonts w:eastAsiaTheme="minorEastAsia" w:hint="eastAsia"/>
        </w:rPr>
        <w:t>“</w:t>
      </w:r>
      <w:r>
        <w:rPr>
          <w:rFonts w:eastAsiaTheme="minorEastAsia" w:hint="eastAsia"/>
        </w:rPr>
        <w:t>.</w:t>
      </w:r>
      <w:r>
        <w:rPr>
          <w:rFonts w:eastAsiaTheme="minorEastAsia" w:hint="eastAsia"/>
        </w:rPr>
        <w:t>”指目录本身。</w:t>
      </w:r>
    </w:p>
    <w:p w:rsidR="000F24E5" w:rsidRDefault="000F24E5" w:rsidP="000F24E5">
      <w:pPr>
        <w:pStyle w:val="aff5"/>
        <w:numPr>
          <w:ilvl w:val="3"/>
          <w:numId w:val="2"/>
        </w:numPr>
        <w:ind w:firstLineChars="0"/>
        <w:rPr>
          <w:rFonts w:eastAsiaTheme="minorEastAsia"/>
        </w:rPr>
      </w:pPr>
      <w:r>
        <w:rPr>
          <w:rFonts w:eastAsiaTheme="minorEastAsia" w:hint="eastAsia"/>
        </w:rPr>
        <w:t>在一个目录内，</w:t>
      </w:r>
      <w:r w:rsidRPr="000F24E5">
        <w:rPr>
          <w:rFonts w:eastAsiaTheme="minorEastAsia" w:hint="eastAsia"/>
        </w:rPr>
        <w:t>“</w:t>
      </w:r>
      <w:r>
        <w:rPr>
          <w:rFonts w:eastAsiaTheme="minorEastAsia"/>
        </w:rPr>
        <w:t>..</w:t>
      </w:r>
      <w:r>
        <w:rPr>
          <w:rFonts w:eastAsiaTheme="minorEastAsia" w:hint="eastAsia"/>
        </w:rPr>
        <w:t>”</w:t>
      </w:r>
      <w:r w:rsidRPr="000F24E5">
        <w:rPr>
          <w:rFonts w:eastAsiaTheme="minorEastAsia" w:hint="eastAsia"/>
        </w:rPr>
        <w:t>指该目录的上一级目录</w:t>
      </w:r>
      <w:r w:rsidR="00347315">
        <w:rPr>
          <w:rFonts w:eastAsiaTheme="minorEastAsia" w:hint="eastAsia"/>
        </w:rPr>
        <w:t>。</w:t>
      </w:r>
    </w:p>
    <w:p w:rsidR="00740F59" w:rsidRDefault="00740F59" w:rsidP="00740F59">
      <w:pPr>
        <w:spacing w:line="295" w:lineRule="auto"/>
        <w:rPr>
          <w:rFonts w:eastAsiaTheme="minorEastAsia"/>
        </w:rPr>
      </w:pPr>
      <w:r>
        <w:rPr>
          <w:rFonts w:eastAsiaTheme="minorEastAsia" w:hint="eastAsia"/>
        </w:rPr>
        <w:lastRenderedPageBreak/>
        <w:t>除此之外，还有与特定操作系统和特定文件系统相关的命名约定，也会使验证变得困难。</w:t>
      </w:r>
    </w:p>
    <w:p w:rsidR="00740F59" w:rsidRPr="00780088" w:rsidRDefault="00740F59" w:rsidP="00740F59">
      <w:pPr>
        <w:spacing w:line="295" w:lineRule="auto"/>
        <w:rPr>
          <w:rFonts w:eastAsiaTheme="minorEastAsia"/>
        </w:rPr>
      </w:pPr>
      <w:r>
        <w:rPr>
          <w:rFonts w:eastAsiaTheme="minorEastAsia" w:hint="eastAsia"/>
        </w:rPr>
        <w:t>同一个目录或者文件，可以通过多种路径名来引用它，对其进行标准化，可以使文件路径验证较为容易。</w:t>
      </w:r>
    </w:p>
    <w:p w:rsidR="00D064B2" w:rsidRDefault="00740F59" w:rsidP="00740F59">
      <w:pPr>
        <w:rPr>
          <w:rFonts w:eastAsia="宋体"/>
          <w:snapToGrid/>
        </w:rPr>
      </w:pPr>
      <w:r>
        <w:rPr>
          <w:rFonts w:eastAsia="宋体" w:hint="eastAsia"/>
          <w:snapToGrid/>
        </w:rPr>
        <w:t>当试图限制用户只能访问某个特定目录中的文件时，或者当基于文件名或者路径名来做安全决策时，验证是必须的。攻击者可能会利用目录遍历（</w:t>
      </w:r>
      <w:r w:rsidRPr="003655FB">
        <w:rPr>
          <w:rFonts w:eastAsia="宋体"/>
        </w:rPr>
        <w:t>directory traversal</w:t>
      </w:r>
      <w:r>
        <w:rPr>
          <w:rFonts w:eastAsia="宋体" w:hint="eastAsia"/>
          <w:snapToGrid/>
        </w:rPr>
        <w:t>）或者等价路径（</w:t>
      </w:r>
      <w:r w:rsidRPr="003655FB">
        <w:rPr>
          <w:rFonts w:eastAsia="宋体"/>
        </w:rPr>
        <w:t>path equivalence</w:t>
      </w:r>
      <w:r>
        <w:rPr>
          <w:rFonts w:eastAsia="宋体" w:hint="eastAsia"/>
          <w:snapToGrid/>
        </w:rPr>
        <w:t>）漏洞的方式来绕过这些限制。目录遍历漏洞使得攻击者能够转移到一个特定目录进行</w:t>
      </w:r>
      <w:r>
        <w:rPr>
          <w:rFonts w:eastAsia="宋体" w:hint="eastAsia"/>
          <w:snapToGrid/>
        </w:rPr>
        <w:t>I/O</w:t>
      </w:r>
      <w:r>
        <w:rPr>
          <w:rFonts w:eastAsia="宋体" w:hint="eastAsia"/>
          <w:snapToGrid/>
        </w:rPr>
        <w:t>操作，等价路径漏洞使得攻击者可以使用与某个资源名不同但是等价的名称来绕过安全检查</w:t>
      </w:r>
      <w:r w:rsidR="009A308A">
        <w:rPr>
          <w:rFonts w:eastAsia="宋体" w:hint="eastAsia"/>
          <w:snapToGrid/>
        </w:rPr>
        <w:t>。</w:t>
      </w:r>
    </w:p>
    <w:p w:rsidR="00091207" w:rsidRPr="00475220" w:rsidRDefault="00740F59" w:rsidP="002446F7">
      <w:pPr>
        <w:rPr>
          <w:rFonts w:eastAsia="宋体"/>
          <w:snapToGrid/>
        </w:rPr>
      </w:pPr>
      <w:r>
        <w:rPr>
          <w:rFonts w:eastAsia="宋体" w:hint="eastAsia"/>
          <w:snapToGrid/>
        </w:rPr>
        <w:t>在程序获取一个文件标准路径与打开这个文件之间，会有一个固有的时间竞争窗口。在对标准化的文件路径进行验证时，文件系统可能被修改，标准化的路径名可能不再指向原始的有效文件。值得庆幸的是，可以使用标准化的路径名来判断引用的文件名是否在安全目录中，来消除条件竞争（更多信息请参考</w:t>
      </w:r>
      <w:hyperlink w:anchor="_规则_3.5_避免在共享目录操作文件" w:history="1">
        <w:r w:rsidRPr="0071078F">
          <w:rPr>
            <w:rStyle w:val="aff7"/>
            <w:rFonts w:eastAsia="宋体" w:hint="eastAsia"/>
            <w:snapToGrid/>
          </w:rPr>
          <w:t>规则</w:t>
        </w:r>
        <w:r>
          <w:rPr>
            <w:rStyle w:val="aff7"/>
            <w:rFonts w:eastAsia="宋体" w:hint="eastAsia"/>
            <w:snapToGrid/>
          </w:rPr>
          <w:t xml:space="preserve"> 3.5</w:t>
        </w:r>
        <w:r w:rsidRPr="0071078F">
          <w:rPr>
            <w:rStyle w:val="aff7"/>
            <w:rFonts w:eastAsia="宋体" w:hint="eastAsia"/>
            <w:snapToGrid/>
          </w:rPr>
          <w:t xml:space="preserve"> </w:t>
        </w:r>
        <w:r w:rsidRPr="0071078F">
          <w:rPr>
            <w:rStyle w:val="aff7"/>
            <w:rFonts w:eastAsia="宋体" w:hint="eastAsia"/>
            <w:snapToGrid/>
          </w:rPr>
          <w:t>避免在共享目录操作文件</w:t>
        </w:r>
      </w:hyperlink>
      <w:r>
        <w:rPr>
          <w:rFonts w:eastAsia="宋体" w:hint="eastAsia"/>
          <w:snapToGrid/>
        </w:rPr>
        <w:t>）。如果引用的文件是在一个安全目录之中，很明显攻击者无法篡改文件，也无法利用条件竞争</w:t>
      </w:r>
      <w:r w:rsidR="00FF6A41">
        <w:rPr>
          <w:rFonts w:eastAsia="宋体" w:hint="eastAsia"/>
          <w:snapToGrid/>
        </w:rPr>
        <w:t>。</w:t>
      </w:r>
    </w:p>
    <w:p w:rsidR="00D064B2" w:rsidRPr="00B67D1F" w:rsidRDefault="00AA14AC" w:rsidP="00D064B2">
      <w:pPr>
        <w:pStyle w:val="aff0"/>
      </w:pPr>
      <w:r>
        <w:rPr>
          <w:rFonts w:hint="eastAsia"/>
        </w:rPr>
        <w:t>错误示例：</w:t>
      </w:r>
    </w:p>
    <w:p w:rsidR="00D064B2" w:rsidRDefault="00D064B2" w:rsidP="00D064B2">
      <w:pPr>
        <w:pStyle w:val="aff"/>
      </w:pPr>
      <w:r w:rsidRPr="0017071F">
        <w:rPr>
          <w:b/>
          <w:color w:val="7F0055"/>
        </w:rPr>
        <w:t>public</w:t>
      </w:r>
      <w:r w:rsidRPr="0017071F">
        <w:t xml:space="preserve"> </w:t>
      </w:r>
      <w:r w:rsidRPr="0017071F">
        <w:rPr>
          <w:b/>
          <w:color w:val="7F0055"/>
        </w:rPr>
        <w:t>static</w:t>
      </w:r>
      <w:r w:rsidRPr="0017071F">
        <w:t xml:space="preserve"> </w:t>
      </w:r>
      <w:r w:rsidRPr="0017071F">
        <w:rPr>
          <w:b/>
          <w:color w:val="7F0055"/>
        </w:rPr>
        <w:t>void</w:t>
      </w:r>
      <w:r w:rsidRPr="0017071F">
        <w:t xml:space="preserve"> main(String[] args)</w:t>
      </w:r>
    </w:p>
    <w:p w:rsidR="00D064B2" w:rsidRPr="0017071F" w:rsidRDefault="00D064B2" w:rsidP="00D064B2">
      <w:pPr>
        <w:pStyle w:val="aff"/>
      </w:pPr>
      <w:r w:rsidRPr="0017071F">
        <w:t>{</w:t>
      </w:r>
    </w:p>
    <w:p w:rsidR="00D064B2" w:rsidRPr="0017071F" w:rsidRDefault="00D064B2" w:rsidP="00D064B2">
      <w:pPr>
        <w:pStyle w:val="aff"/>
      </w:pPr>
      <w:r w:rsidRPr="0017071F">
        <w:t xml:space="preserve">        File f = </w:t>
      </w:r>
      <w:r w:rsidRPr="0017071F">
        <w:rPr>
          <w:b/>
          <w:color w:val="7F0055"/>
        </w:rPr>
        <w:t>new</w:t>
      </w:r>
      <w:r w:rsidRPr="0017071F">
        <w:t xml:space="preserve"> File(System.getProperty(</w:t>
      </w:r>
      <w:r w:rsidRPr="0017071F">
        <w:rPr>
          <w:color w:val="2A00FF"/>
        </w:rPr>
        <w:t>"user.home"</w:t>
      </w:r>
      <w:r w:rsidRPr="0017071F">
        <w:t>)</w:t>
      </w:r>
    </w:p>
    <w:p w:rsidR="00D064B2" w:rsidRPr="0017071F" w:rsidRDefault="00D064B2" w:rsidP="00D064B2">
      <w:pPr>
        <w:pStyle w:val="aff"/>
      </w:pPr>
      <w:r w:rsidRPr="0017071F">
        <w:t xml:space="preserve">                + System.getProperty(</w:t>
      </w:r>
      <w:r w:rsidRPr="0017071F">
        <w:rPr>
          <w:color w:val="2A00FF"/>
        </w:rPr>
        <w:t>"file.separator"</w:t>
      </w:r>
      <w:r w:rsidRPr="0017071F">
        <w:t>) + args[0]);</w:t>
      </w:r>
    </w:p>
    <w:p w:rsidR="00D064B2" w:rsidRPr="0040533E" w:rsidRDefault="00D064B2" w:rsidP="00D064B2">
      <w:pPr>
        <w:pStyle w:val="aff"/>
        <w:rPr>
          <w:b/>
        </w:rPr>
      </w:pPr>
      <w:r w:rsidRPr="0017071F">
        <w:t xml:space="preserve">        </w:t>
      </w:r>
      <w:r w:rsidRPr="0017071F">
        <w:rPr>
          <w:b/>
        </w:rPr>
        <w:t>String absPath = f.getAbsolutePath();</w:t>
      </w:r>
    </w:p>
    <w:p w:rsidR="00D064B2" w:rsidRDefault="00D064B2" w:rsidP="00D064B2">
      <w:pPr>
        <w:pStyle w:val="aff"/>
        <w:rPr>
          <w:snapToGrid/>
        </w:rPr>
      </w:pPr>
      <w:r>
        <w:rPr>
          <w:snapToGrid/>
        </w:rPr>
        <w:t xml:space="preserve">        </w:t>
      </w:r>
      <w:r>
        <w:rPr>
          <w:b/>
          <w:snapToGrid/>
          <w:color w:val="7F0055"/>
        </w:rPr>
        <w:t>if</w:t>
      </w:r>
      <w:r>
        <w:rPr>
          <w:snapToGrid/>
        </w:rPr>
        <w:t xml:space="preserve"> (!</w:t>
      </w:r>
      <w:r>
        <w:rPr>
          <w:i/>
          <w:iCs/>
          <w:snapToGrid/>
        </w:rPr>
        <w:t>isInSecureDir</w:t>
      </w:r>
      <w:r>
        <w:rPr>
          <w:snapToGrid/>
        </w:rPr>
        <w:t>(Paths.</w:t>
      </w:r>
      <w:r>
        <w:rPr>
          <w:i/>
          <w:iCs/>
          <w:snapToGrid/>
        </w:rPr>
        <w:t>get</w:t>
      </w:r>
      <w:r>
        <w:rPr>
          <w:snapToGrid/>
        </w:rPr>
        <w:t>(absPath)))</w:t>
      </w:r>
    </w:p>
    <w:p w:rsidR="00D064B2" w:rsidRDefault="00D064B2" w:rsidP="00D064B2">
      <w:pPr>
        <w:pStyle w:val="aff"/>
        <w:rPr>
          <w:snapToGrid/>
        </w:rPr>
      </w:pPr>
      <w:r>
        <w:rPr>
          <w:snapToGrid/>
        </w:rPr>
        <w:t xml:space="preserve">        {</w:t>
      </w:r>
    </w:p>
    <w:p w:rsidR="007C4FA0" w:rsidRDefault="007C4FA0" w:rsidP="007C4FA0">
      <w:pPr>
        <w:pStyle w:val="aff"/>
        <w:rPr>
          <w:snapToGrid/>
        </w:rPr>
      </w:pPr>
      <w:r>
        <w:rPr>
          <w:snapToGrid/>
        </w:rPr>
        <w:t xml:space="preserve">            </w:t>
      </w:r>
      <w:r>
        <w:rPr>
          <w:snapToGrid/>
          <w:color w:val="3F7F5F"/>
        </w:rPr>
        <w:t xml:space="preserve">// </w:t>
      </w:r>
      <w:r>
        <w:rPr>
          <w:rFonts w:hint="eastAsia"/>
          <w:snapToGrid/>
          <w:color w:val="3F7F5F"/>
        </w:rPr>
        <w:t xml:space="preserve">Refer to </w:t>
      </w:r>
      <w:r w:rsidRPr="00443CFE">
        <w:rPr>
          <w:rFonts w:hint="eastAsia"/>
          <w:snapToGrid/>
          <w:color w:val="3F7F5F"/>
        </w:rPr>
        <w:t>R</w:t>
      </w:r>
      <w:r w:rsidR="00424887">
        <w:rPr>
          <w:rFonts w:hint="eastAsia"/>
          <w:snapToGrid/>
          <w:color w:val="3F7F5F"/>
        </w:rPr>
        <w:t>ule</w:t>
      </w:r>
      <w:r>
        <w:rPr>
          <w:rFonts w:hint="eastAsia"/>
        </w:rPr>
        <w:t xml:space="preserve"> </w:t>
      </w:r>
      <w:r>
        <w:rPr>
          <w:rFonts w:hint="eastAsia"/>
          <w:snapToGrid/>
          <w:color w:val="3F7F5F"/>
        </w:rPr>
        <w:t>3.</w:t>
      </w:r>
      <w:r w:rsidR="00424887">
        <w:rPr>
          <w:rFonts w:hint="eastAsia"/>
          <w:snapToGrid/>
          <w:color w:val="3F7F5F"/>
        </w:rPr>
        <w:t>5</w:t>
      </w:r>
      <w:r>
        <w:rPr>
          <w:rFonts w:hint="eastAsia"/>
          <w:snapToGrid/>
          <w:color w:val="3F7F5F"/>
        </w:rPr>
        <w:t xml:space="preserve"> for the </w:t>
      </w:r>
      <w:r w:rsidR="0050533D">
        <w:rPr>
          <w:rFonts w:hint="eastAsia"/>
          <w:snapToGrid/>
          <w:color w:val="3F7F5F"/>
        </w:rPr>
        <w:t>details</w:t>
      </w:r>
      <w:r>
        <w:rPr>
          <w:rFonts w:hint="eastAsia"/>
          <w:snapToGrid/>
          <w:color w:val="3F7F5F"/>
        </w:rPr>
        <w:t xml:space="preserve"> of isInSecureDir()</w:t>
      </w:r>
    </w:p>
    <w:p w:rsidR="00D064B2" w:rsidRDefault="00D064B2" w:rsidP="00D064B2">
      <w:pPr>
        <w:pStyle w:val="aff"/>
        <w:rPr>
          <w:snapToGrid/>
        </w:rPr>
      </w:pPr>
      <w:r>
        <w:rPr>
          <w:snapToGrid/>
        </w:rPr>
        <w:t xml:space="preserve">            </w:t>
      </w:r>
      <w:r>
        <w:rPr>
          <w:b/>
          <w:snapToGrid/>
          <w:color w:val="7F0055"/>
        </w:rPr>
        <w:t>throw</w:t>
      </w:r>
      <w:r>
        <w:rPr>
          <w:snapToGrid/>
        </w:rPr>
        <w:t xml:space="preserve"> </w:t>
      </w:r>
      <w:r>
        <w:rPr>
          <w:b/>
          <w:snapToGrid/>
          <w:color w:val="7F0055"/>
        </w:rPr>
        <w:t>new</w:t>
      </w:r>
      <w:r>
        <w:rPr>
          <w:snapToGrid/>
        </w:rPr>
        <w:t xml:space="preserve"> IllegalArgumentException();</w:t>
      </w:r>
    </w:p>
    <w:p w:rsidR="00D064B2" w:rsidRDefault="00D064B2" w:rsidP="00D064B2">
      <w:pPr>
        <w:pStyle w:val="aff"/>
        <w:rPr>
          <w:snapToGrid/>
        </w:rPr>
      </w:pPr>
      <w:r>
        <w:rPr>
          <w:snapToGrid/>
        </w:rPr>
        <w:t xml:space="preserve">        }</w:t>
      </w:r>
    </w:p>
    <w:p w:rsidR="00D064B2" w:rsidRDefault="00D064B2" w:rsidP="00D064B2">
      <w:pPr>
        <w:pStyle w:val="aff"/>
        <w:rPr>
          <w:snapToGrid/>
        </w:rPr>
      </w:pPr>
      <w:r>
        <w:rPr>
          <w:snapToGrid/>
        </w:rPr>
        <w:t xml:space="preserve">        </w:t>
      </w:r>
      <w:r>
        <w:rPr>
          <w:b/>
          <w:snapToGrid/>
          <w:color w:val="7F0055"/>
        </w:rPr>
        <w:t>if</w:t>
      </w:r>
      <w:r>
        <w:rPr>
          <w:snapToGrid/>
        </w:rPr>
        <w:t xml:space="preserve"> (!</w:t>
      </w:r>
      <w:r>
        <w:rPr>
          <w:i/>
          <w:iCs/>
          <w:snapToGrid/>
        </w:rPr>
        <w:t>validate</w:t>
      </w:r>
      <w:r>
        <w:rPr>
          <w:snapToGrid/>
        </w:rPr>
        <w:t>(absPath))</w:t>
      </w:r>
    </w:p>
    <w:p w:rsidR="00D064B2" w:rsidRDefault="00D064B2" w:rsidP="00D064B2">
      <w:pPr>
        <w:pStyle w:val="aff"/>
        <w:rPr>
          <w:snapToGrid/>
        </w:rPr>
      </w:pPr>
      <w:r>
        <w:rPr>
          <w:snapToGrid/>
        </w:rPr>
        <w:t xml:space="preserve">        {   </w:t>
      </w:r>
    </w:p>
    <w:p w:rsidR="00D064B2" w:rsidRDefault="00D064B2" w:rsidP="00D064B2">
      <w:pPr>
        <w:pStyle w:val="aff"/>
        <w:rPr>
          <w:snapToGrid/>
        </w:rPr>
      </w:pPr>
      <w:r>
        <w:rPr>
          <w:snapToGrid/>
        </w:rPr>
        <w:t xml:space="preserve">            </w:t>
      </w:r>
      <w:r>
        <w:rPr>
          <w:snapToGrid/>
          <w:color w:val="3F7F5F"/>
        </w:rPr>
        <w:t>// Validation</w:t>
      </w:r>
    </w:p>
    <w:p w:rsidR="00D064B2" w:rsidRDefault="00D064B2" w:rsidP="00D064B2">
      <w:pPr>
        <w:pStyle w:val="aff"/>
        <w:rPr>
          <w:snapToGrid/>
        </w:rPr>
      </w:pPr>
      <w:r>
        <w:rPr>
          <w:snapToGrid/>
        </w:rPr>
        <w:t xml:space="preserve">            </w:t>
      </w:r>
      <w:r>
        <w:rPr>
          <w:b/>
          <w:snapToGrid/>
          <w:color w:val="7F0055"/>
        </w:rPr>
        <w:t>throw</w:t>
      </w:r>
      <w:r>
        <w:rPr>
          <w:snapToGrid/>
        </w:rPr>
        <w:t xml:space="preserve"> </w:t>
      </w:r>
      <w:r>
        <w:rPr>
          <w:b/>
          <w:snapToGrid/>
          <w:color w:val="7F0055"/>
        </w:rPr>
        <w:t>new</w:t>
      </w:r>
      <w:r>
        <w:rPr>
          <w:snapToGrid/>
        </w:rPr>
        <w:t xml:space="preserve"> IllegalArgumentException();</w:t>
      </w:r>
    </w:p>
    <w:p w:rsidR="00D064B2" w:rsidRPr="00C16019" w:rsidRDefault="00D064B2" w:rsidP="00D064B2">
      <w:pPr>
        <w:pStyle w:val="aff"/>
      </w:pPr>
      <w:r>
        <w:rPr>
          <w:snapToGrid/>
        </w:rPr>
        <w:t xml:space="preserve">        }</w:t>
      </w:r>
    </w:p>
    <w:p w:rsidR="00D064B2" w:rsidRDefault="00D064B2" w:rsidP="00D064B2">
      <w:pPr>
        <w:pStyle w:val="aff"/>
        <w:rPr>
          <w:color w:val="3F7F5F"/>
        </w:rPr>
      </w:pPr>
      <w:r w:rsidRPr="0017071F">
        <w:t xml:space="preserve">        </w:t>
      </w:r>
      <w:r w:rsidRPr="0017071F">
        <w:rPr>
          <w:color w:val="3F7F5F"/>
        </w:rPr>
        <w:t>/* … */</w:t>
      </w:r>
    </w:p>
    <w:p w:rsidR="00D064B2" w:rsidRDefault="00D064B2" w:rsidP="00D064B2">
      <w:pPr>
        <w:pStyle w:val="aff"/>
      </w:pPr>
      <w:r w:rsidRPr="004910D7">
        <w:t>}</w:t>
      </w:r>
    </w:p>
    <w:p w:rsidR="00D064B2" w:rsidRDefault="00BB0F39" w:rsidP="00D064B2">
      <w:pPr>
        <w:rPr>
          <w:rFonts w:eastAsiaTheme="minorEastAsia"/>
        </w:rPr>
      </w:pPr>
      <w:r w:rsidRPr="009F2DB4">
        <w:rPr>
          <w:rStyle w:val="Char6"/>
        </w:rPr>
        <w:t>File</w:t>
      </w:r>
      <w:r w:rsidR="001E2970">
        <w:rPr>
          <w:rStyle w:val="Char6"/>
          <w:rFonts w:eastAsiaTheme="minorEastAsia" w:hint="eastAsia"/>
        </w:rPr>
        <w:t>.</w:t>
      </w:r>
      <w:r w:rsidR="00333486" w:rsidRPr="00FC3BBD">
        <w:rPr>
          <w:rStyle w:val="Char6"/>
        </w:rPr>
        <w:t>getAbsolutePath()</w:t>
      </w:r>
      <w:r w:rsidR="002D07D9">
        <w:rPr>
          <w:rFonts w:eastAsiaTheme="minorEastAsia" w:hint="eastAsia"/>
        </w:rPr>
        <w:t>返回</w:t>
      </w:r>
      <w:r w:rsidR="00333486" w:rsidRPr="002D07D9">
        <w:rPr>
          <w:rFonts w:eastAsiaTheme="minorEastAsia" w:hint="eastAsia"/>
        </w:rPr>
        <w:t>文件的绝对路径，</w:t>
      </w:r>
      <w:r w:rsidR="002D07D9">
        <w:rPr>
          <w:rFonts w:eastAsiaTheme="minorEastAsia" w:hint="eastAsia"/>
        </w:rPr>
        <w:t>但是它不会解析文件链接，也不会消除等价错误</w:t>
      </w:r>
      <w:r w:rsidR="00162A67">
        <w:rPr>
          <w:rFonts w:eastAsiaTheme="minorEastAsia" w:hint="eastAsia"/>
        </w:rPr>
        <w:t>。</w:t>
      </w:r>
    </w:p>
    <w:p w:rsidR="008171F4" w:rsidRPr="00162A67" w:rsidRDefault="008171F4" w:rsidP="008171F4">
      <w:pPr>
        <w:rPr>
          <w:rFonts w:eastAsiaTheme="minorEastAsia"/>
        </w:rPr>
      </w:pPr>
      <w:r w:rsidRPr="0098653E">
        <w:rPr>
          <w:rFonts w:ascii="宋体" w:eastAsia="宋体" w:hAnsi="宋体" w:cs="宋体" w:hint="eastAsia"/>
        </w:rPr>
        <w:t>注意，在</w:t>
      </w:r>
      <w:r w:rsidRPr="0098653E">
        <w:rPr>
          <w:rFonts w:eastAsiaTheme="minorEastAsia"/>
        </w:rPr>
        <w:t>Windows</w:t>
      </w:r>
      <w:r w:rsidRPr="0098653E">
        <w:rPr>
          <w:rFonts w:ascii="宋体" w:eastAsia="宋体" w:hAnsi="宋体" w:cs="宋体" w:hint="eastAsia"/>
        </w:rPr>
        <w:t>和</w:t>
      </w:r>
      <w:r w:rsidR="00626E82" w:rsidRPr="0098653E">
        <w:rPr>
          <w:rFonts w:eastAsiaTheme="minorEastAsia"/>
        </w:rPr>
        <w:t>Macintosh</w:t>
      </w:r>
      <w:r w:rsidRPr="0098653E">
        <w:rPr>
          <w:rFonts w:ascii="宋体" w:eastAsia="宋体" w:hAnsi="宋体" w:cs="宋体" w:hint="eastAsia"/>
        </w:rPr>
        <w:t>平台中，</w:t>
      </w:r>
      <w:r w:rsidRPr="009F2DB4">
        <w:rPr>
          <w:rStyle w:val="Char6"/>
        </w:rPr>
        <w:t>File.getAbsolutePath()</w:t>
      </w:r>
      <w:r w:rsidRPr="0098653E">
        <w:rPr>
          <w:rFonts w:ascii="宋体" w:eastAsia="宋体" w:hAnsi="宋体" w:cs="宋体" w:hint="eastAsia"/>
        </w:rPr>
        <w:t>方法</w:t>
      </w:r>
      <w:r w:rsidR="00B53861">
        <w:rPr>
          <w:rFonts w:ascii="宋体" w:eastAsia="宋体" w:hAnsi="宋体" w:cs="宋体" w:hint="eastAsia"/>
        </w:rPr>
        <w:t>确实</w:t>
      </w:r>
      <w:r w:rsidRPr="0098653E">
        <w:rPr>
          <w:rFonts w:ascii="宋体" w:eastAsia="宋体" w:hAnsi="宋体" w:cs="宋体" w:hint="eastAsia"/>
        </w:rPr>
        <w:t>可以解析符号链接、别名和快捷方式。</w:t>
      </w:r>
      <w:r w:rsidR="00B53861">
        <w:rPr>
          <w:rFonts w:ascii="宋体" w:eastAsia="宋体" w:hAnsi="宋体" w:cs="宋体" w:hint="eastAsia"/>
        </w:rPr>
        <w:t>但是在别的平台上</w:t>
      </w:r>
      <w:r w:rsidRPr="0098653E">
        <w:rPr>
          <w:rFonts w:ascii="宋体" w:eastAsia="宋体" w:hAnsi="宋体" w:cs="宋体" w:hint="eastAsia"/>
        </w:rPr>
        <w:t>却不</w:t>
      </w:r>
      <w:r w:rsidR="00B8091A">
        <w:rPr>
          <w:rFonts w:ascii="宋体" w:eastAsia="宋体" w:hAnsi="宋体" w:cs="宋体" w:hint="eastAsia"/>
        </w:rPr>
        <w:t>能保证这样的行为都有效，或者在未来的实现中均会这样做</w:t>
      </w:r>
      <w:r w:rsidRPr="0098653E">
        <w:rPr>
          <w:rFonts w:ascii="宋体" w:eastAsia="宋体" w:hAnsi="宋体" w:cs="宋体" w:hint="eastAsia"/>
        </w:rPr>
        <w:t>。</w:t>
      </w:r>
    </w:p>
    <w:p w:rsidR="00D064B2" w:rsidRPr="00F3447E" w:rsidRDefault="002B002B" w:rsidP="00F3447E">
      <w:pPr>
        <w:pStyle w:val="aff0"/>
      </w:pPr>
      <w:r>
        <w:rPr>
          <w:rFonts w:hint="eastAsia"/>
        </w:rPr>
        <w:t>正确示例</w:t>
      </w:r>
      <w:r w:rsidR="00976302">
        <w:rPr>
          <w:rFonts w:hint="eastAsia"/>
        </w:rPr>
        <w:t>（</w:t>
      </w:r>
      <w:r w:rsidR="005C64AC" w:rsidRPr="00F3447E">
        <w:t>getCanonicalPath()</w:t>
      </w:r>
      <w:r w:rsidR="00976302">
        <w:rPr>
          <w:rFonts w:hint="eastAsia"/>
        </w:rPr>
        <w:t>）</w:t>
      </w:r>
      <w:r w:rsidR="00D064B2" w:rsidRPr="00F3447E">
        <w:t>:</w:t>
      </w:r>
    </w:p>
    <w:p w:rsidR="00D064B2" w:rsidRPr="003F6AEE" w:rsidRDefault="00D064B2" w:rsidP="00D064B2">
      <w:pPr>
        <w:pStyle w:val="aff"/>
      </w:pPr>
      <w:r w:rsidRPr="003F6AEE">
        <w:rPr>
          <w:b/>
          <w:color w:val="7F0055"/>
        </w:rPr>
        <w:t>public</w:t>
      </w:r>
      <w:r w:rsidRPr="003F6AEE">
        <w:t xml:space="preserve"> </w:t>
      </w:r>
      <w:r w:rsidRPr="003F6AEE">
        <w:rPr>
          <w:b/>
          <w:color w:val="7F0055"/>
        </w:rPr>
        <w:t>static</w:t>
      </w:r>
      <w:r w:rsidRPr="003F6AEE">
        <w:t xml:space="preserve"> </w:t>
      </w:r>
      <w:r w:rsidRPr="003F6AEE">
        <w:rPr>
          <w:b/>
          <w:color w:val="7F0055"/>
        </w:rPr>
        <w:t>void</w:t>
      </w:r>
      <w:r w:rsidRPr="003F6AEE">
        <w:t xml:space="preserve"> main(String[] args) </w:t>
      </w:r>
      <w:r w:rsidRPr="003F6AEE">
        <w:rPr>
          <w:b/>
          <w:color w:val="7F0055"/>
        </w:rPr>
        <w:t>throws</w:t>
      </w:r>
      <w:r w:rsidRPr="003F6AEE">
        <w:t xml:space="preserve"> IOException</w:t>
      </w:r>
    </w:p>
    <w:p w:rsidR="00D064B2" w:rsidRPr="003F6AEE" w:rsidRDefault="00D064B2" w:rsidP="00D064B2">
      <w:pPr>
        <w:pStyle w:val="aff"/>
      </w:pPr>
      <w:r w:rsidRPr="003F6AEE">
        <w:t>{</w:t>
      </w:r>
    </w:p>
    <w:p w:rsidR="00D064B2" w:rsidRPr="003F6AEE" w:rsidRDefault="00C36C1A" w:rsidP="00D064B2">
      <w:pPr>
        <w:pStyle w:val="aff"/>
      </w:pPr>
      <w:r>
        <w:t xml:space="preserve">    </w:t>
      </w:r>
      <w:r w:rsidR="00D064B2" w:rsidRPr="003F6AEE">
        <w:t xml:space="preserve">File f = </w:t>
      </w:r>
      <w:r w:rsidR="00D064B2" w:rsidRPr="003F6AEE">
        <w:rPr>
          <w:b/>
          <w:color w:val="7F0055"/>
        </w:rPr>
        <w:t>new</w:t>
      </w:r>
      <w:r w:rsidR="00D064B2" w:rsidRPr="003F6AEE">
        <w:t xml:space="preserve"> File(System.getProperty(</w:t>
      </w:r>
      <w:r w:rsidR="00D064B2" w:rsidRPr="003F6AEE">
        <w:rPr>
          <w:color w:val="2A00FF"/>
        </w:rPr>
        <w:t>"user.home"</w:t>
      </w:r>
      <w:r w:rsidR="00D064B2" w:rsidRPr="003F6AEE">
        <w:t>)</w:t>
      </w:r>
    </w:p>
    <w:p w:rsidR="00D064B2" w:rsidRPr="003F6AEE" w:rsidRDefault="00D064B2" w:rsidP="00D064B2">
      <w:pPr>
        <w:pStyle w:val="aff"/>
      </w:pPr>
      <w:r w:rsidRPr="003F6AEE">
        <w:t xml:space="preserve">                + System.getProperty(</w:t>
      </w:r>
      <w:r w:rsidRPr="003F6AEE">
        <w:rPr>
          <w:color w:val="2A00FF"/>
        </w:rPr>
        <w:t>"file.separator"</w:t>
      </w:r>
      <w:r w:rsidRPr="003F6AEE">
        <w:t>) + args[0]);</w:t>
      </w:r>
    </w:p>
    <w:p w:rsidR="00D064B2" w:rsidRPr="003F6AEE" w:rsidRDefault="00C36C1A" w:rsidP="00D064B2">
      <w:pPr>
        <w:pStyle w:val="aff"/>
        <w:rPr>
          <w:b/>
        </w:rPr>
      </w:pPr>
      <w:r>
        <w:t xml:space="preserve">    </w:t>
      </w:r>
      <w:r w:rsidR="00D064B2" w:rsidRPr="003F6AEE">
        <w:rPr>
          <w:b/>
        </w:rPr>
        <w:t>String canonicalPath = f.getCanonicalPath();</w:t>
      </w:r>
    </w:p>
    <w:p w:rsidR="00D064B2" w:rsidRDefault="00C36C1A" w:rsidP="00D064B2">
      <w:pPr>
        <w:pStyle w:val="aff"/>
        <w:rPr>
          <w:snapToGrid/>
        </w:rPr>
      </w:pPr>
      <w:r>
        <w:rPr>
          <w:snapToGrid/>
        </w:rPr>
        <w:t xml:space="preserve">    </w:t>
      </w:r>
      <w:r w:rsidR="00D064B2">
        <w:rPr>
          <w:b/>
          <w:snapToGrid/>
          <w:color w:val="7F0055"/>
        </w:rPr>
        <w:t>if</w:t>
      </w:r>
      <w:r w:rsidR="00D064B2">
        <w:rPr>
          <w:snapToGrid/>
        </w:rPr>
        <w:t xml:space="preserve"> (!</w:t>
      </w:r>
      <w:r w:rsidR="00D064B2">
        <w:rPr>
          <w:i/>
          <w:iCs/>
          <w:snapToGrid/>
        </w:rPr>
        <w:t>isInSecureDir</w:t>
      </w:r>
      <w:r w:rsidR="00D064B2">
        <w:rPr>
          <w:snapToGrid/>
        </w:rPr>
        <w:t>(Paths.</w:t>
      </w:r>
      <w:r w:rsidR="00D064B2">
        <w:rPr>
          <w:i/>
          <w:iCs/>
          <w:snapToGrid/>
        </w:rPr>
        <w:t>get</w:t>
      </w:r>
      <w:r w:rsidR="00D064B2">
        <w:rPr>
          <w:snapToGrid/>
        </w:rPr>
        <w:t>(absPath)))</w:t>
      </w:r>
    </w:p>
    <w:p w:rsidR="00D064B2" w:rsidRDefault="00C36C1A" w:rsidP="00D064B2">
      <w:pPr>
        <w:pStyle w:val="aff"/>
        <w:rPr>
          <w:snapToGrid/>
        </w:rPr>
      </w:pPr>
      <w:r>
        <w:rPr>
          <w:snapToGrid/>
        </w:rPr>
        <w:t xml:space="preserve">    </w:t>
      </w:r>
      <w:r w:rsidR="00D064B2">
        <w:rPr>
          <w:snapToGrid/>
        </w:rPr>
        <w:t>{</w:t>
      </w:r>
    </w:p>
    <w:p w:rsidR="00E45047" w:rsidRDefault="00C36C1A" w:rsidP="00E45047">
      <w:pPr>
        <w:pStyle w:val="aff"/>
        <w:rPr>
          <w:snapToGrid/>
        </w:rPr>
      </w:pPr>
      <w:r>
        <w:rPr>
          <w:snapToGrid/>
        </w:rPr>
        <w:t xml:space="preserve">        </w:t>
      </w:r>
      <w:r w:rsidR="00E45047">
        <w:rPr>
          <w:snapToGrid/>
          <w:color w:val="3F7F5F"/>
        </w:rPr>
        <w:t xml:space="preserve">// </w:t>
      </w:r>
      <w:r w:rsidR="00E45047">
        <w:rPr>
          <w:rFonts w:hint="eastAsia"/>
          <w:snapToGrid/>
          <w:color w:val="3F7F5F"/>
        </w:rPr>
        <w:t xml:space="preserve">Refer to </w:t>
      </w:r>
      <w:r w:rsidR="00424887">
        <w:rPr>
          <w:rFonts w:hint="eastAsia"/>
          <w:snapToGrid/>
          <w:color w:val="3F7F5F"/>
        </w:rPr>
        <w:t>Rule</w:t>
      </w:r>
      <w:r w:rsidR="00E45047">
        <w:rPr>
          <w:rFonts w:hint="eastAsia"/>
        </w:rPr>
        <w:t xml:space="preserve"> </w:t>
      </w:r>
      <w:r w:rsidR="00424887">
        <w:rPr>
          <w:rFonts w:hint="eastAsia"/>
          <w:snapToGrid/>
          <w:color w:val="3F7F5F"/>
        </w:rPr>
        <w:t>3.5</w:t>
      </w:r>
      <w:r w:rsidR="00041959">
        <w:rPr>
          <w:rFonts w:hint="eastAsia"/>
          <w:snapToGrid/>
          <w:color w:val="3F7F5F"/>
        </w:rPr>
        <w:t xml:space="preserve"> for </w:t>
      </w:r>
      <w:r w:rsidR="00A351D9">
        <w:rPr>
          <w:rFonts w:hint="eastAsia"/>
          <w:snapToGrid/>
          <w:color w:val="3F7F5F"/>
        </w:rPr>
        <w:t xml:space="preserve">the </w:t>
      </w:r>
      <w:r w:rsidR="004B712A">
        <w:rPr>
          <w:rFonts w:hint="eastAsia"/>
          <w:snapToGrid/>
          <w:color w:val="3F7F5F"/>
        </w:rPr>
        <w:t>details</w:t>
      </w:r>
      <w:r w:rsidR="005E0B67">
        <w:rPr>
          <w:rFonts w:hint="eastAsia"/>
          <w:snapToGrid/>
          <w:color w:val="3F7F5F"/>
        </w:rPr>
        <w:t xml:space="preserve"> of </w:t>
      </w:r>
      <w:r w:rsidR="00041959">
        <w:rPr>
          <w:rFonts w:hint="eastAsia"/>
          <w:snapToGrid/>
          <w:color w:val="3F7F5F"/>
        </w:rPr>
        <w:t>isInSecureDir()</w:t>
      </w:r>
    </w:p>
    <w:p w:rsidR="00D064B2" w:rsidRDefault="00C36C1A" w:rsidP="00D064B2">
      <w:pPr>
        <w:pStyle w:val="aff"/>
        <w:rPr>
          <w:snapToGrid/>
        </w:rPr>
      </w:pPr>
      <w:r>
        <w:rPr>
          <w:snapToGrid/>
        </w:rPr>
        <w:t xml:space="preserve">        </w:t>
      </w:r>
      <w:r w:rsidR="00D064B2">
        <w:rPr>
          <w:b/>
          <w:snapToGrid/>
          <w:color w:val="7F0055"/>
        </w:rPr>
        <w:t>throw</w:t>
      </w:r>
      <w:r w:rsidR="00D064B2">
        <w:rPr>
          <w:snapToGrid/>
        </w:rPr>
        <w:t xml:space="preserve"> </w:t>
      </w:r>
      <w:r w:rsidR="00D064B2">
        <w:rPr>
          <w:b/>
          <w:snapToGrid/>
          <w:color w:val="7F0055"/>
        </w:rPr>
        <w:t>new</w:t>
      </w:r>
      <w:r w:rsidR="00D064B2">
        <w:rPr>
          <w:snapToGrid/>
        </w:rPr>
        <w:t xml:space="preserve"> IllegalArgumentException();</w:t>
      </w:r>
    </w:p>
    <w:p w:rsidR="00D064B2" w:rsidRDefault="00C36C1A" w:rsidP="00D064B2">
      <w:pPr>
        <w:pStyle w:val="aff"/>
        <w:rPr>
          <w:snapToGrid/>
        </w:rPr>
      </w:pPr>
      <w:r>
        <w:rPr>
          <w:snapToGrid/>
        </w:rPr>
        <w:t xml:space="preserve">    </w:t>
      </w:r>
      <w:r w:rsidR="00D064B2">
        <w:rPr>
          <w:snapToGrid/>
        </w:rPr>
        <w:t>}</w:t>
      </w:r>
    </w:p>
    <w:p w:rsidR="00D064B2" w:rsidRDefault="00C36C1A" w:rsidP="00D064B2">
      <w:pPr>
        <w:pStyle w:val="aff"/>
        <w:rPr>
          <w:snapToGrid/>
        </w:rPr>
      </w:pPr>
      <w:r>
        <w:rPr>
          <w:snapToGrid/>
        </w:rPr>
        <w:t xml:space="preserve">    </w:t>
      </w:r>
      <w:r w:rsidR="00D064B2">
        <w:rPr>
          <w:b/>
          <w:snapToGrid/>
          <w:color w:val="7F0055"/>
        </w:rPr>
        <w:t>if</w:t>
      </w:r>
      <w:r w:rsidR="00D064B2">
        <w:rPr>
          <w:snapToGrid/>
        </w:rPr>
        <w:t xml:space="preserve"> (!</w:t>
      </w:r>
      <w:r w:rsidR="00D064B2">
        <w:rPr>
          <w:i/>
          <w:iCs/>
          <w:snapToGrid/>
        </w:rPr>
        <w:t>validate</w:t>
      </w:r>
      <w:r w:rsidR="00D064B2">
        <w:rPr>
          <w:snapToGrid/>
        </w:rPr>
        <w:t>(absPath))</w:t>
      </w:r>
    </w:p>
    <w:p w:rsidR="00D064B2" w:rsidRDefault="00C36C1A" w:rsidP="00D064B2">
      <w:pPr>
        <w:pStyle w:val="aff"/>
        <w:rPr>
          <w:snapToGrid/>
        </w:rPr>
      </w:pPr>
      <w:r>
        <w:rPr>
          <w:snapToGrid/>
        </w:rPr>
        <w:t xml:space="preserve">    </w:t>
      </w:r>
      <w:r w:rsidR="00D064B2">
        <w:rPr>
          <w:snapToGrid/>
        </w:rPr>
        <w:t xml:space="preserve">{   </w:t>
      </w:r>
    </w:p>
    <w:p w:rsidR="00D064B2" w:rsidRDefault="00C36C1A" w:rsidP="00D064B2">
      <w:pPr>
        <w:pStyle w:val="aff"/>
        <w:rPr>
          <w:snapToGrid/>
        </w:rPr>
      </w:pPr>
      <w:r>
        <w:rPr>
          <w:snapToGrid/>
        </w:rPr>
        <w:t xml:space="preserve">        </w:t>
      </w:r>
      <w:r w:rsidR="00D064B2">
        <w:rPr>
          <w:snapToGrid/>
          <w:color w:val="3F7F5F"/>
        </w:rPr>
        <w:t>// Validation</w:t>
      </w:r>
    </w:p>
    <w:p w:rsidR="00D064B2" w:rsidRDefault="00C36C1A" w:rsidP="00D064B2">
      <w:pPr>
        <w:pStyle w:val="aff"/>
        <w:rPr>
          <w:snapToGrid/>
        </w:rPr>
      </w:pPr>
      <w:r>
        <w:rPr>
          <w:snapToGrid/>
        </w:rPr>
        <w:t xml:space="preserve">        </w:t>
      </w:r>
      <w:r w:rsidR="00D064B2">
        <w:rPr>
          <w:b/>
          <w:snapToGrid/>
          <w:color w:val="7F0055"/>
        </w:rPr>
        <w:t>throw</w:t>
      </w:r>
      <w:r w:rsidR="00D064B2">
        <w:rPr>
          <w:snapToGrid/>
        </w:rPr>
        <w:t xml:space="preserve"> </w:t>
      </w:r>
      <w:r w:rsidR="00D064B2">
        <w:rPr>
          <w:b/>
          <w:snapToGrid/>
          <w:color w:val="7F0055"/>
        </w:rPr>
        <w:t>new</w:t>
      </w:r>
      <w:r w:rsidR="00D064B2">
        <w:rPr>
          <w:snapToGrid/>
        </w:rPr>
        <w:t xml:space="preserve"> IllegalArgumentException();</w:t>
      </w:r>
    </w:p>
    <w:p w:rsidR="00D064B2" w:rsidRPr="00C16019" w:rsidRDefault="00C36C1A" w:rsidP="00D064B2">
      <w:pPr>
        <w:pStyle w:val="aff"/>
      </w:pPr>
      <w:r>
        <w:rPr>
          <w:snapToGrid/>
        </w:rPr>
        <w:t xml:space="preserve">    </w:t>
      </w:r>
      <w:r w:rsidR="00D064B2">
        <w:rPr>
          <w:snapToGrid/>
        </w:rPr>
        <w:t>}</w:t>
      </w:r>
    </w:p>
    <w:p w:rsidR="00D064B2" w:rsidRDefault="00C36C1A" w:rsidP="00D064B2">
      <w:pPr>
        <w:pStyle w:val="aff"/>
        <w:rPr>
          <w:color w:val="3F7F5F"/>
        </w:rPr>
      </w:pPr>
      <w:r>
        <w:t xml:space="preserve">    </w:t>
      </w:r>
      <w:r w:rsidR="00D064B2" w:rsidRPr="003F6AEE">
        <w:rPr>
          <w:color w:val="3F7F5F"/>
        </w:rPr>
        <w:t>/* ... */</w:t>
      </w:r>
    </w:p>
    <w:p w:rsidR="00D064B2" w:rsidRPr="004910D7" w:rsidRDefault="00D064B2" w:rsidP="00D064B2">
      <w:pPr>
        <w:pStyle w:val="aff"/>
      </w:pPr>
      <w:r w:rsidRPr="004910D7">
        <w:lastRenderedPageBreak/>
        <w:t>}</w:t>
      </w:r>
    </w:p>
    <w:p w:rsidR="00C10984" w:rsidRPr="000B2A2D" w:rsidRDefault="0053733A" w:rsidP="002D3D51">
      <w:pPr>
        <w:rPr>
          <w:rFonts w:eastAsiaTheme="minorEastAsia"/>
        </w:rPr>
      </w:pPr>
      <w:r>
        <w:rPr>
          <w:rFonts w:eastAsiaTheme="minorEastAsia" w:hint="eastAsia"/>
        </w:rPr>
        <w:t>这个正确示例使用了</w:t>
      </w:r>
      <w:r w:rsidRPr="005D44F8">
        <w:rPr>
          <w:rStyle w:val="Char6"/>
          <w:rFonts w:eastAsiaTheme="minorEastAsia" w:hint="eastAsia"/>
        </w:rPr>
        <w:t>File.</w:t>
      </w:r>
      <w:r w:rsidRPr="005D44F8">
        <w:rPr>
          <w:rStyle w:val="Char6"/>
        </w:rPr>
        <w:t>getCanonicalPath()</w:t>
      </w:r>
      <w:r w:rsidR="005D44F8" w:rsidRPr="00460BB9">
        <w:rPr>
          <w:rFonts w:eastAsiaTheme="minorEastAsia" w:hint="eastAsia"/>
        </w:rPr>
        <w:t>方法，</w:t>
      </w:r>
      <w:r w:rsidR="00460BB9" w:rsidRPr="00460BB9">
        <w:rPr>
          <w:rFonts w:eastAsiaTheme="minorEastAsia" w:hint="eastAsia"/>
        </w:rPr>
        <w:t>它能在所有的平台上对所有别名、快捷方式以及符号链接进行一致</w:t>
      </w:r>
      <w:r w:rsidR="00EE58A0">
        <w:rPr>
          <w:rFonts w:eastAsiaTheme="minorEastAsia" w:hint="eastAsia"/>
        </w:rPr>
        <w:t>地</w:t>
      </w:r>
      <w:r w:rsidR="00460BB9" w:rsidRPr="00460BB9">
        <w:rPr>
          <w:rFonts w:eastAsiaTheme="minorEastAsia" w:hint="eastAsia"/>
        </w:rPr>
        <w:t>解析</w:t>
      </w:r>
      <w:r w:rsidR="00EE58A0">
        <w:rPr>
          <w:rFonts w:eastAsiaTheme="minorEastAsia" w:hint="eastAsia"/>
        </w:rPr>
        <w:t>。</w:t>
      </w:r>
      <w:r w:rsidR="00476BB3">
        <w:rPr>
          <w:rFonts w:eastAsiaTheme="minorEastAsia" w:hint="eastAsia"/>
        </w:rPr>
        <w:t>特殊的文件名，比如“</w:t>
      </w:r>
      <w:r w:rsidR="00476BB3">
        <w:rPr>
          <w:rFonts w:eastAsiaTheme="minorEastAsia" w:hint="eastAsia"/>
        </w:rPr>
        <w:t>..</w:t>
      </w:r>
      <w:r w:rsidR="0006115A">
        <w:rPr>
          <w:rFonts w:eastAsiaTheme="minorEastAsia" w:hint="eastAsia"/>
        </w:rPr>
        <w:t>”会被移除，这样输入在验证之前会被简化成对应的</w:t>
      </w:r>
      <w:r w:rsidR="00476BB3">
        <w:rPr>
          <w:rFonts w:eastAsiaTheme="minorEastAsia" w:hint="eastAsia"/>
        </w:rPr>
        <w:t>标准形式。当使用标准形式的文件路径来做验证时，攻击者</w:t>
      </w:r>
      <w:r w:rsidR="009F1418">
        <w:rPr>
          <w:rFonts w:eastAsiaTheme="minorEastAsia" w:hint="eastAsia"/>
        </w:rPr>
        <w:t>将</w:t>
      </w:r>
      <w:r w:rsidR="00476BB3">
        <w:rPr>
          <w:rFonts w:eastAsiaTheme="minorEastAsia" w:hint="eastAsia"/>
        </w:rPr>
        <w:t>无法使用</w:t>
      </w:r>
      <w:r w:rsidR="00476BB3">
        <w:rPr>
          <w:rFonts w:eastAsiaTheme="minorEastAsia" w:hint="eastAsia"/>
        </w:rPr>
        <w:t>../</w:t>
      </w:r>
      <w:r w:rsidR="00FD06E7">
        <w:rPr>
          <w:rFonts w:eastAsiaTheme="minorEastAsia" w:hint="eastAsia"/>
        </w:rPr>
        <w:t>序列来跳出指定</w:t>
      </w:r>
      <w:r w:rsidR="00476BB3">
        <w:rPr>
          <w:rFonts w:eastAsiaTheme="minorEastAsia" w:hint="eastAsia"/>
        </w:rPr>
        <w:t>目录。</w:t>
      </w:r>
    </w:p>
    <w:p w:rsidR="00076E98" w:rsidRPr="00864E49" w:rsidRDefault="00864E49" w:rsidP="001C122A">
      <w:pPr>
        <w:pStyle w:val="2"/>
        <w:rPr>
          <w:rFonts w:eastAsiaTheme="minorEastAsia"/>
        </w:rPr>
      </w:pPr>
      <w:bookmarkStart w:id="35" w:name="_Toc376550015"/>
      <w:bookmarkStart w:id="36" w:name="_Toc435437895"/>
      <w:r>
        <w:rPr>
          <w:rFonts w:eastAsiaTheme="minorEastAsia" w:hint="eastAsia"/>
        </w:rPr>
        <w:t>规则</w:t>
      </w:r>
      <w:r w:rsidR="003770DF" w:rsidRPr="005D0007">
        <w:t xml:space="preserve"> </w:t>
      </w:r>
      <w:r w:rsidR="008B5A27">
        <w:rPr>
          <w:rFonts w:hint="eastAsia"/>
        </w:rPr>
        <w:t>1.</w:t>
      </w:r>
      <w:r w:rsidR="004F7FCE">
        <w:rPr>
          <w:rFonts w:eastAsia="宋体" w:hint="eastAsia"/>
        </w:rPr>
        <w:t>8</w:t>
      </w:r>
      <w:r w:rsidR="00320AA2">
        <w:rPr>
          <w:rFonts w:eastAsia="宋体" w:hint="eastAsia"/>
        </w:rPr>
        <w:t xml:space="preserve"> </w:t>
      </w:r>
      <w:r>
        <w:rPr>
          <w:rFonts w:eastAsiaTheme="minorEastAsia" w:hint="eastAsia"/>
        </w:rPr>
        <w:t>安全地从</w:t>
      </w:r>
      <w:r w:rsidR="00D020C9" w:rsidRPr="005D0007">
        <w:rPr>
          <w:rFonts w:hint="eastAsia"/>
        </w:rPr>
        <w:t>ZipInputStream</w:t>
      </w:r>
      <w:bookmarkEnd w:id="35"/>
      <w:r w:rsidR="00F579DF">
        <w:rPr>
          <w:rFonts w:eastAsiaTheme="minorEastAsia" w:hint="eastAsia"/>
        </w:rPr>
        <w:t>提取</w:t>
      </w:r>
      <w:r w:rsidR="00E03AA7">
        <w:rPr>
          <w:rFonts w:eastAsiaTheme="minorEastAsia" w:hint="eastAsia"/>
        </w:rPr>
        <w:t>文件</w:t>
      </w:r>
      <w:bookmarkEnd w:id="36"/>
    </w:p>
    <w:p w:rsidR="00A15F6A" w:rsidRPr="00A15F6A" w:rsidRDefault="00175D24" w:rsidP="00A15F6A">
      <w:pPr>
        <w:rPr>
          <w:rFonts w:eastAsiaTheme="minorEastAsia"/>
        </w:rPr>
      </w:pPr>
      <w:r>
        <w:rPr>
          <w:rFonts w:eastAsiaTheme="minorEastAsia" w:hint="eastAsia"/>
          <w:b/>
        </w:rPr>
        <w:t>说明</w:t>
      </w:r>
      <w:r w:rsidR="001F296C">
        <w:rPr>
          <w:rFonts w:eastAsiaTheme="minorEastAsia" w:hint="eastAsia"/>
          <w:b/>
        </w:rPr>
        <w:t>：</w:t>
      </w:r>
      <w:r w:rsidR="00B26890" w:rsidRPr="00B26890">
        <w:rPr>
          <w:rFonts w:eastAsiaTheme="minorEastAsia" w:hint="eastAsia"/>
        </w:rPr>
        <w:t>从</w:t>
      </w:r>
      <w:r w:rsidR="00B26890" w:rsidRPr="00B26890">
        <w:rPr>
          <w:rStyle w:val="Char6"/>
        </w:rPr>
        <w:t>java.util.zip.ZipInputStream</w:t>
      </w:r>
      <w:r w:rsidR="00F579DF">
        <w:rPr>
          <w:rFonts w:eastAsiaTheme="minorEastAsia" w:hint="eastAsia"/>
        </w:rPr>
        <w:t>中解压</w:t>
      </w:r>
      <w:r w:rsidR="00B26890" w:rsidRPr="00EB54BA">
        <w:rPr>
          <w:rFonts w:eastAsiaTheme="minorEastAsia" w:hint="eastAsia"/>
        </w:rPr>
        <w:t>文件时需要小心谨慎。</w:t>
      </w:r>
      <w:r w:rsidR="00A15F6A" w:rsidRPr="00A15F6A">
        <w:rPr>
          <w:rFonts w:eastAsiaTheme="minorEastAsia" w:hint="eastAsia"/>
        </w:rPr>
        <w:t>有两个特别的问题需要避免：一个是解压出的标准化路径文件在解压目标目录之外，另一个是解压的文件消耗过多的系统资源。前一种情况，攻击者可以从</w:t>
      </w:r>
      <w:r w:rsidR="00A15F6A" w:rsidRPr="00A15F6A">
        <w:rPr>
          <w:rFonts w:eastAsiaTheme="minorEastAsia" w:hint="eastAsia"/>
        </w:rPr>
        <w:t>zip</w:t>
      </w:r>
      <w:r w:rsidR="00A15F6A" w:rsidRPr="00A15F6A">
        <w:rPr>
          <w:rFonts w:eastAsiaTheme="minorEastAsia" w:hint="eastAsia"/>
        </w:rPr>
        <w:t>文件中往用户可访问的任何目录写入任意的数据。后一种情况，在与输入数据所使用资源相比严重不成比例时，就可能产生拒绝服务。由于</w:t>
      </w:r>
      <w:r w:rsidR="00A15F6A" w:rsidRPr="00A15F6A">
        <w:rPr>
          <w:rFonts w:eastAsiaTheme="minorEastAsia" w:hint="eastAsia"/>
        </w:rPr>
        <w:t>Zip</w:t>
      </w:r>
      <w:r w:rsidR="00A15F6A" w:rsidRPr="00A15F6A">
        <w:rPr>
          <w:rFonts w:eastAsiaTheme="minorEastAsia" w:hint="eastAsia"/>
        </w:rPr>
        <w:t>算法有极高的压缩率，即使在解压如</w:t>
      </w:r>
      <w:r w:rsidR="00A15F6A" w:rsidRPr="00A15F6A">
        <w:rPr>
          <w:rFonts w:eastAsiaTheme="minorEastAsia" w:hint="eastAsia"/>
        </w:rPr>
        <w:t>ZIP</w:t>
      </w:r>
      <w:r w:rsidR="00A15F6A" w:rsidRPr="00A15F6A">
        <w:rPr>
          <w:rFonts w:eastAsiaTheme="minorEastAsia" w:hint="eastAsia"/>
        </w:rPr>
        <w:t>、</w:t>
      </w:r>
      <w:r w:rsidR="00A15F6A" w:rsidRPr="00A15F6A">
        <w:rPr>
          <w:rFonts w:eastAsiaTheme="minorEastAsia" w:hint="eastAsia"/>
        </w:rPr>
        <w:t>GIF</w:t>
      </w:r>
      <w:r w:rsidR="00A15F6A" w:rsidRPr="00A15F6A">
        <w:rPr>
          <w:rFonts w:eastAsiaTheme="minorEastAsia" w:hint="eastAsia"/>
        </w:rPr>
        <w:t>、</w:t>
      </w:r>
      <w:r w:rsidR="00A15F6A" w:rsidRPr="00A15F6A">
        <w:rPr>
          <w:rFonts w:eastAsiaTheme="minorEastAsia" w:hint="eastAsia"/>
        </w:rPr>
        <w:t>gzip</w:t>
      </w:r>
      <w:r w:rsidR="00A15F6A" w:rsidRPr="00A15F6A">
        <w:rPr>
          <w:rFonts w:eastAsiaTheme="minorEastAsia" w:hint="eastAsia"/>
        </w:rPr>
        <w:t>编码</w:t>
      </w:r>
      <w:r w:rsidR="00A15F6A" w:rsidRPr="00A15F6A">
        <w:rPr>
          <w:rFonts w:eastAsiaTheme="minorEastAsia"/>
        </w:rPr>
        <w:t>HTTP</w:t>
      </w:r>
      <w:r w:rsidR="00A15F6A" w:rsidRPr="00A15F6A">
        <w:rPr>
          <w:rFonts w:eastAsiaTheme="minorEastAsia" w:hint="eastAsia"/>
        </w:rPr>
        <w:t>的小文件时，也可能会导致过度的资源消耗，导致</w:t>
      </w:r>
      <w:r w:rsidR="00A15F6A" w:rsidRPr="00A15F6A">
        <w:rPr>
          <w:rFonts w:eastAsiaTheme="minorEastAsia"/>
        </w:rPr>
        <w:t>zip</w:t>
      </w:r>
      <w:r w:rsidR="00A15F6A" w:rsidRPr="00A15F6A">
        <w:rPr>
          <w:rFonts w:eastAsiaTheme="minorEastAsia" w:hint="eastAsia"/>
        </w:rPr>
        <w:t>炸弹（</w:t>
      </w:r>
      <w:r w:rsidR="00A15F6A" w:rsidRPr="00A15F6A">
        <w:rPr>
          <w:rFonts w:eastAsiaTheme="minorEastAsia"/>
        </w:rPr>
        <w:t>zip bomb</w:t>
      </w:r>
      <w:r w:rsidR="00A15F6A" w:rsidRPr="00A15F6A">
        <w:rPr>
          <w:rFonts w:eastAsiaTheme="minorEastAsia" w:hint="eastAsia"/>
        </w:rPr>
        <w:t>）。</w:t>
      </w:r>
    </w:p>
    <w:p w:rsidR="00A15F6A" w:rsidRPr="00A15F6A" w:rsidRDefault="00A15F6A" w:rsidP="00A15F6A">
      <w:pPr>
        <w:rPr>
          <w:rFonts w:eastAsiaTheme="minorEastAsia"/>
        </w:rPr>
      </w:pPr>
      <w:r w:rsidRPr="00A15F6A">
        <w:rPr>
          <w:rFonts w:eastAsiaTheme="minorEastAsia"/>
        </w:rPr>
        <w:t>Z</w:t>
      </w:r>
      <w:r w:rsidRPr="00A15F6A">
        <w:rPr>
          <w:rFonts w:eastAsiaTheme="minorEastAsia" w:hint="eastAsia"/>
        </w:rPr>
        <w:t>ip</w:t>
      </w:r>
      <w:r w:rsidRPr="00A15F6A">
        <w:rPr>
          <w:rFonts w:eastAsiaTheme="minorEastAsia" w:hint="eastAsia"/>
        </w:rPr>
        <w:t>算法有非常高的压缩比。例如，一个由字符</w:t>
      </w:r>
      <w:r w:rsidRPr="00A15F6A">
        <w:rPr>
          <w:rFonts w:eastAsiaTheme="minorEastAsia" w:hint="eastAsia"/>
        </w:rPr>
        <w:t>a</w:t>
      </w:r>
      <w:r w:rsidRPr="00A15F6A">
        <w:rPr>
          <w:rFonts w:eastAsiaTheme="minorEastAsia" w:hint="eastAsia"/>
        </w:rPr>
        <w:t>和字符</w:t>
      </w:r>
      <w:r w:rsidRPr="00A15F6A">
        <w:rPr>
          <w:rFonts w:eastAsiaTheme="minorEastAsia" w:hint="eastAsia"/>
        </w:rPr>
        <w:t>b</w:t>
      </w:r>
      <w:r w:rsidRPr="00A15F6A">
        <w:rPr>
          <w:rFonts w:eastAsiaTheme="minorEastAsia" w:hint="eastAsia"/>
        </w:rPr>
        <w:t>交替出现的行构成的文件，压缩比可以达到</w:t>
      </w:r>
      <w:r w:rsidRPr="00A15F6A">
        <w:rPr>
          <w:rFonts w:eastAsiaTheme="minorEastAsia" w:hint="eastAsia"/>
        </w:rPr>
        <w:t>200</w:t>
      </w:r>
      <w:r w:rsidRPr="00A15F6A">
        <w:rPr>
          <w:rFonts w:eastAsiaTheme="minorEastAsia" w:hint="eastAsia"/>
        </w:rPr>
        <w:t>：</w:t>
      </w:r>
      <w:r w:rsidRPr="00A15F6A">
        <w:rPr>
          <w:rFonts w:eastAsiaTheme="minorEastAsia" w:hint="eastAsia"/>
        </w:rPr>
        <w:t>1</w:t>
      </w:r>
      <w:r w:rsidRPr="00A15F6A">
        <w:rPr>
          <w:rFonts w:eastAsiaTheme="minorEastAsia" w:hint="eastAsia"/>
        </w:rPr>
        <w:t>。使用针对目标压缩算法的输入数据，或者使用更多的输入数据（不针对目标压缩算法的），或者使用其他的压缩方法，甚至可以达到更高的压缩比。</w:t>
      </w:r>
    </w:p>
    <w:p w:rsidR="00D056A2" w:rsidRPr="00926665" w:rsidRDefault="00A15F6A" w:rsidP="00A15F6A">
      <w:pPr>
        <w:rPr>
          <w:rFonts w:eastAsiaTheme="minorEastAsia"/>
        </w:rPr>
      </w:pPr>
      <w:r w:rsidRPr="00A15F6A">
        <w:rPr>
          <w:rFonts w:eastAsiaTheme="minorEastAsia" w:hint="eastAsia"/>
        </w:rPr>
        <w:t>任何被提取条目的目标路径不在程序预期目录之内时（必须先对文件名进行标准化，参照</w:t>
      </w:r>
      <w:hyperlink w:anchor="_规则_1.7_验证路径之前应该先将其标准化" w:history="1">
        <w:r w:rsidRPr="00A15F6A">
          <w:rPr>
            <w:rStyle w:val="aff7"/>
            <w:rFonts w:eastAsiaTheme="minorEastAsia" w:hint="eastAsia"/>
          </w:rPr>
          <w:t>规则</w:t>
        </w:r>
        <w:r w:rsidRPr="00A15F6A">
          <w:rPr>
            <w:rStyle w:val="aff7"/>
            <w:rFonts w:eastAsiaTheme="minorEastAsia" w:hint="eastAsia"/>
          </w:rPr>
          <w:t xml:space="preserve"> 1.7 </w:t>
        </w:r>
        <w:r w:rsidRPr="00A15F6A">
          <w:rPr>
            <w:rStyle w:val="aff7"/>
            <w:rFonts w:eastAsiaTheme="minorEastAsia" w:hint="eastAsia"/>
          </w:rPr>
          <w:t>验证路径之前应该先将其标准化</w:t>
        </w:r>
      </w:hyperlink>
      <w:r w:rsidRPr="00A15F6A">
        <w:rPr>
          <w:rFonts w:eastAsiaTheme="minorEastAsia" w:hint="eastAsia"/>
        </w:rPr>
        <w:t>），要么拒绝将其提取出来，要么将其提取到一个安全的位置。</w:t>
      </w:r>
      <w:r w:rsidRPr="00A15F6A">
        <w:rPr>
          <w:rFonts w:eastAsiaTheme="minorEastAsia"/>
        </w:rPr>
        <w:t>Z</w:t>
      </w:r>
      <w:r w:rsidRPr="00A15F6A">
        <w:rPr>
          <w:rFonts w:eastAsiaTheme="minorEastAsia" w:hint="eastAsia"/>
        </w:rPr>
        <w:t>ip</w:t>
      </w:r>
      <w:r w:rsidRPr="00A15F6A">
        <w:rPr>
          <w:rFonts w:eastAsiaTheme="minorEastAsia" w:hint="eastAsia"/>
        </w:rPr>
        <w:t>文件中任何被提取条目，若解压之后的文件大小超过一定的限制时，必须拒绝将其解压。具体大小限制由平台的处理性能来决定</w:t>
      </w:r>
      <w:r w:rsidR="001E2BE1">
        <w:rPr>
          <w:rFonts w:eastAsiaTheme="minorEastAsia" w:hint="eastAsia"/>
        </w:rPr>
        <w:t>。</w:t>
      </w:r>
    </w:p>
    <w:p w:rsidR="001B0787" w:rsidRPr="00B67D1F" w:rsidRDefault="00BA140A" w:rsidP="00342995">
      <w:pPr>
        <w:pStyle w:val="aff0"/>
        <w:ind w:rightChars="-230" w:right="-483"/>
      </w:pPr>
      <w:r>
        <w:rPr>
          <w:rFonts w:hint="eastAsia"/>
        </w:rPr>
        <w:t>错误示例：</w:t>
      </w:r>
    </w:p>
    <w:p w:rsidR="00C84DB2" w:rsidRDefault="00C84DB2" w:rsidP="00182CCF">
      <w:pPr>
        <w:pStyle w:val="aff"/>
        <w:rPr>
          <w:snapToGrid/>
        </w:rPr>
      </w:pPr>
      <w:r w:rsidRPr="00911505">
        <w:rPr>
          <w:b/>
          <w:color w:val="7F0055"/>
        </w:rPr>
        <w:t>static</w:t>
      </w:r>
      <w:r w:rsidRPr="00A056F1">
        <w:rPr>
          <w:snapToGrid/>
          <w:color w:val="000000"/>
        </w:rPr>
        <w:t xml:space="preserve"> </w:t>
      </w:r>
      <w:r w:rsidRPr="00B71D73">
        <w:rPr>
          <w:b/>
          <w:color w:val="7F0055"/>
        </w:rPr>
        <w:t>final</w:t>
      </w:r>
      <w:r w:rsidRPr="00A056F1">
        <w:rPr>
          <w:snapToGrid/>
          <w:color w:val="000000"/>
        </w:rPr>
        <w:t xml:space="preserve"> </w:t>
      </w:r>
      <w:r w:rsidRPr="00B71D73">
        <w:rPr>
          <w:b/>
          <w:color w:val="7F0055"/>
        </w:rPr>
        <w:t>int</w:t>
      </w:r>
      <w:r w:rsidRPr="00A056F1">
        <w:rPr>
          <w:snapToGrid/>
          <w:color w:val="000000"/>
        </w:rPr>
        <w:t xml:space="preserve"> </w:t>
      </w:r>
      <w:r w:rsidRPr="00A056F1">
        <w:rPr>
          <w:i/>
          <w:iCs/>
          <w:snapToGrid/>
          <w:color w:val="0000C0"/>
        </w:rPr>
        <w:t>BUFFER</w:t>
      </w:r>
      <w:r w:rsidRPr="00A056F1">
        <w:rPr>
          <w:snapToGrid/>
          <w:color w:val="000000"/>
        </w:rPr>
        <w:t xml:space="preserve"> = 512;</w:t>
      </w:r>
    </w:p>
    <w:p w:rsidR="00C84DB2" w:rsidRDefault="00C84DB2" w:rsidP="00342995">
      <w:pPr>
        <w:pStyle w:val="aff"/>
        <w:ind w:rightChars="-230" w:right="-483"/>
        <w:rPr>
          <w:snapToGrid/>
        </w:rPr>
      </w:pPr>
      <w:r w:rsidRPr="00A056F1">
        <w:rPr>
          <w:snapToGrid/>
          <w:color w:val="3F7F5F"/>
        </w:rPr>
        <w:t>// ...</w:t>
      </w:r>
    </w:p>
    <w:p w:rsidR="00C84DB2" w:rsidRDefault="00C84DB2" w:rsidP="00182CCF">
      <w:pPr>
        <w:pStyle w:val="aff"/>
        <w:rPr>
          <w:snapToGrid/>
        </w:rPr>
      </w:pPr>
      <w:r w:rsidRPr="00AA3459">
        <w:rPr>
          <w:b/>
          <w:color w:val="7F0055"/>
        </w:rPr>
        <w:t>public</w:t>
      </w:r>
      <w:r w:rsidRPr="00A056F1">
        <w:rPr>
          <w:snapToGrid/>
          <w:color w:val="000000"/>
        </w:rPr>
        <w:t xml:space="preserve"> </w:t>
      </w:r>
      <w:r w:rsidRPr="00D32A8A">
        <w:rPr>
          <w:b/>
          <w:color w:val="7F0055"/>
        </w:rPr>
        <w:t>final</w:t>
      </w:r>
      <w:r w:rsidRPr="00A056F1">
        <w:rPr>
          <w:snapToGrid/>
          <w:color w:val="000000"/>
        </w:rPr>
        <w:t xml:space="preserve"> </w:t>
      </w:r>
      <w:r w:rsidRPr="007D23E8">
        <w:rPr>
          <w:b/>
          <w:color w:val="7F0055"/>
        </w:rPr>
        <w:t>void</w:t>
      </w:r>
      <w:r w:rsidR="00680C9B">
        <w:rPr>
          <w:snapToGrid/>
          <w:color w:val="000000"/>
        </w:rPr>
        <w:t xml:space="preserve"> unzip(String file</w:t>
      </w:r>
      <w:r w:rsidR="00680C9B">
        <w:rPr>
          <w:rFonts w:hint="eastAsia"/>
          <w:snapToGrid/>
          <w:color w:val="000000"/>
        </w:rPr>
        <w:t>N</w:t>
      </w:r>
      <w:r w:rsidRPr="00A056F1">
        <w:rPr>
          <w:snapToGrid/>
          <w:color w:val="000000"/>
        </w:rPr>
        <w:t xml:space="preserve">ame) </w:t>
      </w:r>
      <w:r w:rsidRPr="002017CF">
        <w:rPr>
          <w:b/>
          <w:color w:val="7F0055"/>
        </w:rPr>
        <w:t>throws</w:t>
      </w:r>
      <w:r w:rsidRPr="00A056F1">
        <w:rPr>
          <w:snapToGrid/>
          <w:color w:val="000000"/>
        </w:rPr>
        <w:t xml:space="preserve"> java.io.IOException</w:t>
      </w:r>
    </w:p>
    <w:p w:rsidR="00C84DB2" w:rsidRDefault="00C84DB2" w:rsidP="00182CCF">
      <w:pPr>
        <w:pStyle w:val="aff"/>
        <w:rPr>
          <w:snapToGrid/>
        </w:rPr>
      </w:pPr>
      <w:r w:rsidRPr="00A056F1">
        <w:rPr>
          <w:snapToGrid/>
          <w:color w:val="000000"/>
        </w:rPr>
        <w:t>{</w:t>
      </w:r>
    </w:p>
    <w:p w:rsidR="00C84DB2" w:rsidRDefault="00C84DB2" w:rsidP="00182CCF">
      <w:pPr>
        <w:pStyle w:val="aff"/>
        <w:rPr>
          <w:snapToGrid/>
        </w:rPr>
      </w:pPr>
      <w:r w:rsidRPr="00A056F1">
        <w:rPr>
          <w:snapToGrid/>
          <w:color w:val="000000"/>
        </w:rPr>
        <w:t xml:space="preserve">    FileInputStream fis = </w:t>
      </w:r>
      <w:r w:rsidRPr="00331A0B">
        <w:rPr>
          <w:b/>
          <w:color w:val="7F0055"/>
        </w:rPr>
        <w:t>new</w:t>
      </w:r>
      <w:r w:rsidRPr="00A056F1">
        <w:rPr>
          <w:snapToGrid/>
          <w:color w:val="000000"/>
        </w:rPr>
        <w:t xml:space="preserve"> FileInputStream(</w:t>
      </w:r>
      <w:r w:rsidR="00504B07">
        <w:rPr>
          <w:snapToGrid/>
          <w:color w:val="000000"/>
        </w:rPr>
        <w:t>file</w:t>
      </w:r>
      <w:r w:rsidR="00504B07">
        <w:rPr>
          <w:rFonts w:hint="eastAsia"/>
          <w:snapToGrid/>
          <w:color w:val="000000"/>
        </w:rPr>
        <w:t>N</w:t>
      </w:r>
      <w:r w:rsidR="00504B07" w:rsidRPr="00A056F1">
        <w:rPr>
          <w:snapToGrid/>
          <w:color w:val="000000"/>
        </w:rPr>
        <w:t>ame</w:t>
      </w:r>
      <w:r w:rsidRPr="00A056F1">
        <w:rPr>
          <w:snapToGrid/>
          <w:color w:val="000000"/>
        </w:rPr>
        <w:t>);</w:t>
      </w:r>
    </w:p>
    <w:p w:rsidR="00C84DB2" w:rsidRDefault="00C84DB2" w:rsidP="00182CCF">
      <w:pPr>
        <w:pStyle w:val="aff"/>
        <w:rPr>
          <w:snapToGrid/>
        </w:rPr>
      </w:pPr>
      <w:r w:rsidRPr="00A056F1">
        <w:rPr>
          <w:snapToGrid/>
          <w:color w:val="000000"/>
        </w:rPr>
        <w:t xml:space="preserve">    ZipInputStream zis = </w:t>
      </w:r>
      <w:r w:rsidRPr="003D107B">
        <w:rPr>
          <w:b/>
          <w:color w:val="7F0055"/>
        </w:rPr>
        <w:t>new</w:t>
      </w:r>
      <w:r w:rsidRPr="00A056F1">
        <w:rPr>
          <w:snapToGrid/>
          <w:color w:val="000000"/>
        </w:rPr>
        <w:t xml:space="preserve"> ZipInputStream(</w:t>
      </w:r>
      <w:r w:rsidRPr="00CC02B2">
        <w:rPr>
          <w:b/>
          <w:color w:val="7F0055"/>
        </w:rPr>
        <w:t>new</w:t>
      </w:r>
      <w:r w:rsidRPr="00A056F1">
        <w:rPr>
          <w:snapToGrid/>
          <w:color w:val="000000"/>
        </w:rPr>
        <w:t xml:space="preserve"> BufferedInputStream(fis));</w:t>
      </w:r>
    </w:p>
    <w:p w:rsidR="00C84DB2" w:rsidRDefault="00C84DB2" w:rsidP="00182CCF">
      <w:pPr>
        <w:pStyle w:val="aff"/>
        <w:rPr>
          <w:snapToGrid/>
        </w:rPr>
      </w:pPr>
      <w:r w:rsidRPr="00A056F1">
        <w:rPr>
          <w:snapToGrid/>
          <w:color w:val="000000"/>
        </w:rPr>
        <w:t xml:space="preserve">    ZipEntry entry;</w:t>
      </w:r>
    </w:p>
    <w:p w:rsidR="00C84DB2" w:rsidRDefault="00C84DB2" w:rsidP="00182CCF">
      <w:pPr>
        <w:pStyle w:val="aff"/>
        <w:rPr>
          <w:snapToGrid/>
        </w:rPr>
      </w:pPr>
      <w:r w:rsidRPr="00A056F1">
        <w:rPr>
          <w:snapToGrid/>
          <w:color w:val="000000"/>
        </w:rPr>
        <w:t xml:space="preserve">    </w:t>
      </w:r>
      <w:r w:rsidRPr="00EB1C27">
        <w:rPr>
          <w:b/>
          <w:color w:val="7F0055"/>
        </w:rPr>
        <w:t>while</w:t>
      </w:r>
      <w:r w:rsidRPr="00A056F1">
        <w:rPr>
          <w:snapToGrid/>
          <w:color w:val="000000"/>
        </w:rPr>
        <w:t xml:space="preserve"> ((entry = zis.getNextEntry()) != </w:t>
      </w:r>
      <w:r w:rsidRPr="00126593">
        <w:rPr>
          <w:b/>
          <w:color w:val="7F0055"/>
        </w:rPr>
        <w:t>null</w:t>
      </w:r>
      <w:r w:rsidRPr="00A056F1">
        <w:rPr>
          <w:snapToGrid/>
          <w:color w:val="000000"/>
        </w:rPr>
        <w:t>)</w:t>
      </w:r>
    </w:p>
    <w:p w:rsidR="00C84DB2" w:rsidRDefault="00C84DB2" w:rsidP="00182CCF">
      <w:pPr>
        <w:pStyle w:val="aff"/>
        <w:rPr>
          <w:snapToGrid/>
        </w:rPr>
      </w:pPr>
      <w:r w:rsidRPr="00A056F1">
        <w:rPr>
          <w:snapToGrid/>
          <w:color w:val="000000"/>
        </w:rPr>
        <w:t xml:space="preserve">    {</w:t>
      </w:r>
    </w:p>
    <w:p w:rsidR="00C84DB2" w:rsidRDefault="00C84DB2" w:rsidP="00182CCF">
      <w:pPr>
        <w:pStyle w:val="aff"/>
        <w:rPr>
          <w:snapToGrid/>
        </w:rPr>
      </w:pPr>
      <w:r w:rsidRPr="00A056F1">
        <w:rPr>
          <w:snapToGrid/>
          <w:color w:val="000000"/>
        </w:rPr>
        <w:t xml:space="preserve">        System.</w:t>
      </w:r>
      <w:r w:rsidRPr="00A056F1">
        <w:rPr>
          <w:i/>
          <w:iCs/>
          <w:snapToGrid/>
          <w:color w:val="0000C0"/>
        </w:rPr>
        <w:t>out</w:t>
      </w:r>
      <w:r w:rsidRPr="00A056F1">
        <w:rPr>
          <w:snapToGrid/>
          <w:color w:val="000000"/>
        </w:rPr>
        <w:t>.println(</w:t>
      </w:r>
      <w:r w:rsidRPr="00A056F1">
        <w:rPr>
          <w:snapToGrid/>
          <w:color w:val="2A00FF"/>
        </w:rPr>
        <w:t>"Extracting: "</w:t>
      </w:r>
      <w:r w:rsidRPr="00A056F1">
        <w:rPr>
          <w:snapToGrid/>
          <w:color w:val="000000"/>
        </w:rPr>
        <w:t xml:space="preserve"> + entry);</w:t>
      </w:r>
    </w:p>
    <w:p w:rsidR="00C84DB2" w:rsidRDefault="00C84DB2" w:rsidP="00182CCF">
      <w:pPr>
        <w:pStyle w:val="aff"/>
        <w:rPr>
          <w:snapToGrid/>
        </w:rPr>
      </w:pPr>
      <w:r w:rsidRPr="00A056F1">
        <w:rPr>
          <w:snapToGrid/>
          <w:color w:val="000000"/>
        </w:rPr>
        <w:t xml:space="preserve">        </w:t>
      </w:r>
      <w:r w:rsidRPr="00A056F1">
        <w:rPr>
          <w:b/>
          <w:snapToGrid/>
        </w:rPr>
        <w:t>int</w:t>
      </w:r>
      <w:r w:rsidRPr="00A056F1">
        <w:rPr>
          <w:snapToGrid/>
          <w:color w:val="000000"/>
        </w:rPr>
        <w:t xml:space="preserve"> count;</w:t>
      </w:r>
    </w:p>
    <w:p w:rsidR="00C84DB2" w:rsidRDefault="00C84DB2" w:rsidP="00182CCF">
      <w:pPr>
        <w:pStyle w:val="aff"/>
        <w:rPr>
          <w:snapToGrid/>
        </w:rPr>
      </w:pPr>
      <w:r w:rsidRPr="00A056F1">
        <w:rPr>
          <w:snapToGrid/>
          <w:color w:val="000000"/>
        </w:rPr>
        <w:t xml:space="preserve">        </w:t>
      </w:r>
      <w:r w:rsidRPr="00213E4A">
        <w:rPr>
          <w:b/>
          <w:color w:val="7F0055"/>
        </w:rPr>
        <w:t>byte</w:t>
      </w:r>
      <w:r w:rsidRPr="00A056F1">
        <w:rPr>
          <w:snapToGrid/>
          <w:color w:val="000000"/>
        </w:rPr>
        <w:t xml:space="preserve"> data[] = </w:t>
      </w:r>
      <w:r w:rsidRPr="00E21DE9">
        <w:rPr>
          <w:b/>
          <w:color w:val="7F0055"/>
        </w:rPr>
        <w:t>new</w:t>
      </w:r>
      <w:r w:rsidRPr="00A056F1">
        <w:rPr>
          <w:snapToGrid/>
          <w:color w:val="000000"/>
        </w:rPr>
        <w:t xml:space="preserve"> </w:t>
      </w:r>
      <w:r w:rsidRPr="00717DA7">
        <w:rPr>
          <w:b/>
          <w:color w:val="7F0055"/>
        </w:rPr>
        <w:t>byte</w:t>
      </w:r>
      <w:r w:rsidRPr="00A056F1">
        <w:rPr>
          <w:snapToGrid/>
          <w:color w:val="000000"/>
        </w:rPr>
        <w:t>[</w:t>
      </w:r>
      <w:r w:rsidRPr="00A056F1">
        <w:rPr>
          <w:i/>
          <w:iCs/>
          <w:snapToGrid/>
          <w:color w:val="0000C0"/>
        </w:rPr>
        <w:t>BUFFER</w:t>
      </w:r>
      <w:r w:rsidRPr="00A056F1">
        <w:rPr>
          <w:snapToGrid/>
          <w:color w:val="000000"/>
        </w:rPr>
        <w:t>];</w:t>
      </w:r>
    </w:p>
    <w:p w:rsidR="00C84DB2" w:rsidRDefault="00C84DB2" w:rsidP="00182CCF">
      <w:pPr>
        <w:pStyle w:val="aff"/>
        <w:rPr>
          <w:snapToGrid/>
        </w:rPr>
      </w:pPr>
      <w:r w:rsidRPr="00A056F1">
        <w:rPr>
          <w:snapToGrid/>
          <w:color w:val="000000"/>
        </w:rPr>
        <w:t xml:space="preserve">        </w:t>
      </w:r>
      <w:r w:rsidRPr="00A056F1">
        <w:rPr>
          <w:snapToGrid/>
          <w:color w:val="3F7F5F"/>
        </w:rPr>
        <w:t>// Write the files to the disk</w:t>
      </w:r>
    </w:p>
    <w:p w:rsidR="00C84DB2" w:rsidRDefault="00C84DB2" w:rsidP="00182CCF">
      <w:pPr>
        <w:pStyle w:val="aff"/>
        <w:rPr>
          <w:snapToGrid/>
        </w:rPr>
      </w:pPr>
      <w:r w:rsidRPr="00A056F1">
        <w:rPr>
          <w:snapToGrid/>
          <w:color w:val="000000"/>
        </w:rPr>
        <w:t xml:space="preserve">        FileOutputStream fos = </w:t>
      </w:r>
      <w:r w:rsidRPr="00D42398">
        <w:rPr>
          <w:b/>
          <w:color w:val="7F0055"/>
        </w:rPr>
        <w:t>new</w:t>
      </w:r>
      <w:r w:rsidRPr="00A056F1">
        <w:rPr>
          <w:snapToGrid/>
          <w:color w:val="000000"/>
        </w:rPr>
        <w:t xml:space="preserve"> FileOutputStream(entry.getName());</w:t>
      </w:r>
    </w:p>
    <w:p w:rsidR="00C84DB2" w:rsidRDefault="00C84DB2" w:rsidP="00182CCF">
      <w:pPr>
        <w:pStyle w:val="aff"/>
        <w:rPr>
          <w:snapToGrid/>
        </w:rPr>
      </w:pPr>
      <w:r w:rsidRPr="00A056F1">
        <w:rPr>
          <w:snapToGrid/>
          <w:color w:val="000000"/>
        </w:rPr>
        <w:t xml:space="preserve">        BufferedOutputStream dest = </w:t>
      </w:r>
      <w:r w:rsidRPr="002A0D70">
        <w:rPr>
          <w:b/>
          <w:color w:val="7F0055"/>
        </w:rPr>
        <w:t>new</w:t>
      </w:r>
      <w:r w:rsidRPr="00A056F1">
        <w:rPr>
          <w:snapToGrid/>
          <w:color w:val="000000"/>
        </w:rPr>
        <w:t xml:space="preserve"> BufferedOutputStream(fos, </w:t>
      </w:r>
      <w:r w:rsidRPr="00A056F1">
        <w:rPr>
          <w:i/>
          <w:iCs/>
          <w:snapToGrid/>
          <w:color w:val="0000C0"/>
        </w:rPr>
        <w:t>BUFFER</w:t>
      </w:r>
      <w:r w:rsidRPr="00A056F1">
        <w:rPr>
          <w:snapToGrid/>
          <w:color w:val="000000"/>
        </w:rPr>
        <w:t>);</w:t>
      </w:r>
    </w:p>
    <w:p w:rsidR="00C84DB2" w:rsidRDefault="00C84DB2" w:rsidP="00182CCF">
      <w:pPr>
        <w:pStyle w:val="aff"/>
        <w:rPr>
          <w:snapToGrid/>
        </w:rPr>
      </w:pPr>
      <w:r w:rsidRPr="00A056F1">
        <w:rPr>
          <w:snapToGrid/>
          <w:color w:val="000000"/>
        </w:rPr>
        <w:t xml:space="preserve">        </w:t>
      </w:r>
      <w:r w:rsidRPr="00E02794">
        <w:rPr>
          <w:b/>
          <w:color w:val="7F0055"/>
        </w:rPr>
        <w:t>while</w:t>
      </w:r>
      <w:r w:rsidRPr="00A056F1">
        <w:rPr>
          <w:snapToGrid/>
          <w:color w:val="000000"/>
        </w:rPr>
        <w:t xml:space="preserve"> ((count = zis.read(data, 0, </w:t>
      </w:r>
      <w:r w:rsidRPr="00A056F1">
        <w:rPr>
          <w:i/>
          <w:iCs/>
          <w:snapToGrid/>
          <w:color w:val="0000C0"/>
        </w:rPr>
        <w:t>BUFFER</w:t>
      </w:r>
      <w:r w:rsidRPr="00A056F1">
        <w:rPr>
          <w:snapToGrid/>
          <w:color w:val="000000"/>
        </w:rPr>
        <w:t>)) != -1)</w:t>
      </w:r>
    </w:p>
    <w:p w:rsidR="00C84DB2" w:rsidRDefault="00C84DB2" w:rsidP="00182CCF">
      <w:pPr>
        <w:pStyle w:val="aff"/>
        <w:rPr>
          <w:snapToGrid/>
        </w:rPr>
      </w:pPr>
      <w:r w:rsidRPr="00A056F1">
        <w:rPr>
          <w:snapToGrid/>
          <w:color w:val="000000"/>
        </w:rPr>
        <w:t xml:space="preserve">        {</w:t>
      </w:r>
    </w:p>
    <w:p w:rsidR="00C84DB2" w:rsidRDefault="00C84DB2" w:rsidP="00182CCF">
      <w:pPr>
        <w:pStyle w:val="aff"/>
        <w:rPr>
          <w:snapToGrid/>
        </w:rPr>
      </w:pPr>
      <w:r w:rsidRPr="00A056F1">
        <w:rPr>
          <w:snapToGrid/>
          <w:color w:val="000000"/>
        </w:rPr>
        <w:t xml:space="preserve">                dest.write(data, 0, count);</w:t>
      </w:r>
    </w:p>
    <w:p w:rsidR="00C84DB2" w:rsidRDefault="00C84DB2" w:rsidP="00182CCF">
      <w:pPr>
        <w:pStyle w:val="aff"/>
        <w:rPr>
          <w:snapToGrid/>
        </w:rPr>
      </w:pPr>
      <w:r w:rsidRPr="00A056F1">
        <w:rPr>
          <w:snapToGrid/>
          <w:color w:val="000000"/>
        </w:rPr>
        <w:t xml:space="preserve">        }</w:t>
      </w:r>
    </w:p>
    <w:p w:rsidR="00C84DB2" w:rsidRDefault="00C84DB2" w:rsidP="00182CCF">
      <w:pPr>
        <w:pStyle w:val="aff"/>
        <w:rPr>
          <w:snapToGrid/>
        </w:rPr>
      </w:pPr>
      <w:r w:rsidRPr="00A056F1">
        <w:rPr>
          <w:snapToGrid/>
          <w:color w:val="000000"/>
        </w:rPr>
        <w:t xml:space="preserve">        dest.flush();</w:t>
      </w:r>
    </w:p>
    <w:p w:rsidR="00C84DB2" w:rsidRDefault="00C84DB2" w:rsidP="00182CCF">
      <w:pPr>
        <w:pStyle w:val="aff"/>
        <w:rPr>
          <w:snapToGrid/>
        </w:rPr>
      </w:pPr>
      <w:r w:rsidRPr="00A056F1">
        <w:rPr>
          <w:snapToGrid/>
          <w:color w:val="000000"/>
        </w:rPr>
        <w:t xml:space="preserve">        dest.close();</w:t>
      </w:r>
    </w:p>
    <w:p w:rsidR="00C84DB2" w:rsidRDefault="00C84DB2" w:rsidP="00182CCF">
      <w:pPr>
        <w:pStyle w:val="aff"/>
        <w:rPr>
          <w:snapToGrid/>
        </w:rPr>
      </w:pPr>
      <w:r w:rsidRPr="00A056F1">
        <w:rPr>
          <w:snapToGrid/>
          <w:color w:val="000000"/>
        </w:rPr>
        <w:t xml:space="preserve">        zis.closeEntry();</w:t>
      </w:r>
    </w:p>
    <w:p w:rsidR="00C84DB2" w:rsidRDefault="00C84DB2" w:rsidP="00182CCF">
      <w:pPr>
        <w:pStyle w:val="aff"/>
        <w:rPr>
          <w:snapToGrid/>
        </w:rPr>
      </w:pPr>
      <w:r w:rsidRPr="00A056F1">
        <w:rPr>
          <w:snapToGrid/>
          <w:color w:val="000000"/>
        </w:rPr>
        <w:t xml:space="preserve">     }</w:t>
      </w:r>
    </w:p>
    <w:p w:rsidR="00C84DB2" w:rsidRDefault="00C84DB2" w:rsidP="00182CCF">
      <w:pPr>
        <w:pStyle w:val="aff"/>
        <w:rPr>
          <w:snapToGrid/>
        </w:rPr>
      </w:pPr>
      <w:r w:rsidRPr="00A056F1">
        <w:rPr>
          <w:snapToGrid/>
          <w:color w:val="000000"/>
        </w:rPr>
        <w:t xml:space="preserve">     zis.close();</w:t>
      </w:r>
    </w:p>
    <w:p w:rsidR="00A27013" w:rsidRDefault="00C84DB2" w:rsidP="00182CCF">
      <w:pPr>
        <w:pStyle w:val="aff"/>
        <w:rPr>
          <w:snapToGrid/>
          <w:color w:val="000000"/>
        </w:rPr>
      </w:pPr>
      <w:r w:rsidRPr="00A056F1">
        <w:rPr>
          <w:snapToGrid/>
          <w:color w:val="000000"/>
        </w:rPr>
        <w:t>}</w:t>
      </w:r>
    </w:p>
    <w:p w:rsidR="00AF742A" w:rsidRPr="00E65D49" w:rsidRDefault="00F249AC" w:rsidP="00AF742A">
      <w:pPr>
        <w:rPr>
          <w:rFonts w:eastAsiaTheme="minorEastAsia"/>
        </w:rPr>
      </w:pPr>
      <w:r w:rsidRPr="003B5513">
        <w:rPr>
          <w:rFonts w:eastAsiaTheme="minorEastAsia" w:hint="eastAsia"/>
        </w:rPr>
        <w:t>错误示例中，未对解压的文件名做验证，直接将文件名传递给</w:t>
      </w:r>
      <w:r w:rsidRPr="00F249AC">
        <w:rPr>
          <w:rStyle w:val="Char6"/>
        </w:rPr>
        <w:t>FileOutputStream</w:t>
      </w:r>
      <w:r w:rsidR="004D1623">
        <w:rPr>
          <w:rFonts w:eastAsiaTheme="minorEastAsia" w:hint="eastAsia"/>
        </w:rPr>
        <w:t>构造器</w:t>
      </w:r>
      <w:r w:rsidR="003B5513" w:rsidRPr="003B5513">
        <w:rPr>
          <w:rFonts w:eastAsiaTheme="minorEastAsia" w:hint="eastAsia"/>
        </w:rPr>
        <w:t>。</w:t>
      </w:r>
      <w:r w:rsidR="005A373B">
        <w:rPr>
          <w:rFonts w:eastAsiaTheme="minorEastAsia" w:hint="eastAsia"/>
        </w:rPr>
        <w:t>它也未</w:t>
      </w:r>
      <w:r w:rsidR="003B5513">
        <w:rPr>
          <w:rFonts w:eastAsiaTheme="minorEastAsia" w:hint="eastAsia"/>
        </w:rPr>
        <w:t>检查</w:t>
      </w:r>
      <w:r w:rsidR="005A373B">
        <w:rPr>
          <w:rFonts w:eastAsiaTheme="minorEastAsia" w:hint="eastAsia"/>
        </w:rPr>
        <w:t>解压文件的资源消耗</w:t>
      </w:r>
      <w:r w:rsidR="00D21AFB">
        <w:rPr>
          <w:rFonts w:eastAsiaTheme="minorEastAsia" w:hint="eastAsia"/>
        </w:rPr>
        <w:t>情况</w:t>
      </w:r>
      <w:r w:rsidR="00A15F6A">
        <w:rPr>
          <w:rFonts w:eastAsiaTheme="minorEastAsia" w:hint="eastAsia"/>
        </w:rPr>
        <w:t>，</w:t>
      </w:r>
      <w:r w:rsidR="005A373B">
        <w:rPr>
          <w:rFonts w:eastAsiaTheme="minorEastAsia" w:hint="eastAsia"/>
        </w:rPr>
        <w:t>允许</w:t>
      </w:r>
      <w:r w:rsidR="00D21AFB">
        <w:rPr>
          <w:rFonts w:eastAsiaTheme="minorEastAsia" w:hint="eastAsia"/>
        </w:rPr>
        <w:t>程序运行到</w:t>
      </w:r>
      <w:r w:rsidR="00FD73AE">
        <w:rPr>
          <w:rFonts w:eastAsiaTheme="minorEastAsia" w:hint="eastAsia"/>
        </w:rPr>
        <w:t>操作完成或者本地资源被耗尽</w:t>
      </w:r>
      <w:r w:rsidR="005A373B">
        <w:rPr>
          <w:rFonts w:eastAsiaTheme="minorEastAsia" w:hint="eastAsia"/>
        </w:rPr>
        <w:t>。</w:t>
      </w:r>
    </w:p>
    <w:p w:rsidR="00254867" w:rsidRPr="00B67D1F" w:rsidRDefault="00032927" w:rsidP="00254867">
      <w:pPr>
        <w:pStyle w:val="aff0"/>
        <w:ind w:rightChars="-230" w:right="-483"/>
      </w:pPr>
      <w:r>
        <w:rPr>
          <w:rFonts w:hint="eastAsia"/>
        </w:rPr>
        <w:t>错误示例</w:t>
      </w:r>
      <w:r w:rsidR="002954C7">
        <w:rPr>
          <w:rFonts w:hint="eastAsia"/>
        </w:rPr>
        <w:t>（</w:t>
      </w:r>
      <w:r w:rsidR="002954C7">
        <w:rPr>
          <w:rFonts w:hint="eastAsia"/>
        </w:rPr>
        <w:t>getSize()</w:t>
      </w:r>
      <w:r w:rsidR="002954C7">
        <w:rPr>
          <w:rFonts w:hint="eastAsia"/>
        </w:rPr>
        <w:t>）：</w:t>
      </w:r>
    </w:p>
    <w:p w:rsidR="00557C7B" w:rsidRDefault="00557C7B" w:rsidP="00557C7B">
      <w:pPr>
        <w:pStyle w:val="aff"/>
        <w:rPr>
          <w:snapToGrid/>
        </w:rPr>
      </w:pPr>
      <w:r w:rsidRPr="00557C7B">
        <w:rPr>
          <w:b/>
          <w:snapToGrid/>
          <w:color w:val="7F0055"/>
        </w:rPr>
        <w:t>public static final int</w:t>
      </w:r>
      <w:r w:rsidR="00380FAC">
        <w:rPr>
          <w:snapToGrid/>
          <w:color w:val="000000"/>
        </w:rPr>
        <w:t xml:space="preserve"> </w:t>
      </w:r>
      <w:r w:rsidR="00380FAC">
        <w:rPr>
          <w:i/>
          <w:iCs/>
          <w:snapToGrid/>
          <w:color w:val="0000C0"/>
        </w:rPr>
        <w:t>BUFFER</w:t>
      </w:r>
      <w:r w:rsidR="00380FAC">
        <w:rPr>
          <w:snapToGrid/>
          <w:color w:val="000000"/>
        </w:rPr>
        <w:t xml:space="preserve"> = 512;</w:t>
      </w:r>
    </w:p>
    <w:p w:rsidR="00557C7B" w:rsidRDefault="00557C7B" w:rsidP="00557C7B">
      <w:pPr>
        <w:pStyle w:val="aff"/>
        <w:rPr>
          <w:snapToGrid/>
        </w:rPr>
      </w:pPr>
      <w:r w:rsidRPr="00557C7B">
        <w:rPr>
          <w:b/>
          <w:snapToGrid/>
          <w:color w:val="7F0055"/>
        </w:rPr>
        <w:lastRenderedPageBreak/>
        <w:t>public static final int</w:t>
      </w:r>
      <w:r w:rsidR="00380FAC">
        <w:rPr>
          <w:snapToGrid/>
          <w:color w:val="000000"/>
        </w:rPr>
        <w:t xml:space="preserve"> </w:t>
      </w:r>
      <w:r w:rsidR="00380FAC">
        <w:rPr>
          <w:i/>
          <w:iCs/>
          <w:snapToGrid/>
          <w:color w:val="0000C0"/>
        </w:rPr>
        <w:t>TOOBIG</w:t>
      </w:r>
      <w:r w:rsidR="00380FAC">
        <w:rPr>
          <w:snapToGrid/>
          <w:color w:val="000000"/>
        </w:rPr>
        <w:t xml:space="preserve"> = 0x6400000; </w:t>
      </w:r>
      <w:r w:rsidR="00380FAC">
        <w:rPr>
          <w:snapToGrid/>
          <w:color w:val="3F7F5F"/>
        </w:rPr>
        <w:t>// 100MB</w:t>
      </w:r>
    </w:p>
    <w:p w:rsidR="00557C7B" w:rsidRDefault="00380FAC" w:rsidP="00557C7B">
      <w:pPr>
        <w:pStyle w:val="aff"/>
        <w:rPr>
          <w:snapToGrid/>
        </w:rPr>
      </w:pPr>
      <w:r>
        <w:rPr>
          <w:snapToGrid/>
          <w:color w:val="3F7F5F"/>
        </w:rPr>
        <w:t>// ...</w:t>
      </w:r>
    </w:p>
    <w:p w:rsidR="00557C7B" w:rsidRDefault="00557C7B" w:rsidP="00557C7B">
      <w:pPr>
        <w:pStyle w:val="aff"/>
        <w:rPr>
          <w:snapToGrid/>
        </w:rPr>
      </w:pPr>
      <w:r w:rsidRPr="00557C7B">
        <w:rPr>
          <w:b/>
          <w:snapToGrid/>
          <w:color w:val="7F0055"/>
        </w:rPr>
        <w:t>public final void</w:t>
      </w:r>
      <w:r w:rsidR="00380FAC">
        <w:rPr>
          <w:snapToGrid/>
          <w:color w:val="000000"/>
        </w:rPr>
        <w:t xml:space="preserve"> unzip(</w:t>
      </w:r>
      <w:r w:rsidR="00ED0697">
        <w:rPr>
          <w:snapToGrid/>
        </w:rPr>
        <w:t xml:space="preserve">String </w:t>
      </w:r>
      <w:r w:rsidR="00380FAC">
        <w:rPr>
          <w:snapToGrid/>
          <w:color w:val="000000"/>
        </w:rPr>
        <w:t xml:space="preserve">filename) </w:t>
      </w:r>
      <w:r w:rsidRPr="00557C7B">
        <w:rPr>
          <w:b/>
          <w:snapToGrid/>
          <w:color w:val="7F0055"/>
        </w:rPr>
        <w:t>throws</w:t>
      </w:r>
      <w:r w:rsidR="00380FAC">
        <w:rPr>
          <w:snapToGrid/>
          <w:color w:val="000000"/>
        </w:rPr>
        <w:t xml:space="preserve"> java.io.IOException</w:t>
      </w:r>
    </w:p>
    <w:p w:rsidR="00557C7B" w:rsidRDefault="00380FAC" w:rsidP="00557C7B">
      <w:pPr>
        <w:pStyle w:val="aff"/>
        <w:rPr>
          <w:snapToGrid/>
        </w:rPr>
      </w:pPr>
      <w:r>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 xml:space="preserve">FileInputStream fis = </w:t>
      </w:r>
      <w:r w:rsidR="00557C7B" w:rsidRPr="00557C7B">
        <w:rPr>
          <w:b/>
          <w:snapToGrid/>
          <w:color w:val="7F0055"/>
        </w:rPr>
        <w:t>new</w:t>
      </w:r>
      <w:r w:rsidR="00380FAC">
        <w:rPr>
          <w:snapToGrid/>
          <w:color w:val="000000"/>
        </w:rPr>
        <w:t xml:space="preserve"> FileInputStream(filename);</w:t>
      </w:r>
    </w:p>
    <w:p w:rsidR="00557C7B" w:rsidRDefault="00B308F8" w:rsidP="00557C7B">
      <w:pPr>
        <w:pStyle w:val="aff"/>
        <w:rPr>
          <w:snapToGrid/>
        </w:rPr>
      </w:pPr>
      <w:r>
        <w:rPr>
          <w:snapToGrid/>
          <w:color w:val="000000"/>
        </w:rPr>
        <w:t xml:space="preserve">    </w:t>
      </w:r>
      <w:r w:rsidR="00380FAC">
        <w:rPr>
          <w:snapToGrid/>
          <w:color w:val="000000"/>
        </w:rPr>
        <w:t xml:space="preserve">ZipInputStream zis = </w:t>
      </w:r>
      <w:r w:rsidR="00557C7B" w:rsidRPr="00557C7B">
        <w:rPr>
          <w:b/>
          <w:snapToGrid/>
          <w:color w:val="7F0055"/>
        </w:rPr>
        <w:t>new</w:t>
      </w:r>
      <w:r w:rsidR="00380FAC">
        <w:rPr>
          <w:snapToGrid/>
          <w:color w:val="000000"/>
        </w:rPr>
        <w:t xml:space="preserve"> ZipInputStream(</w:t>
      </w:r>
      <w:r w:rsidR="00557C7B" w:rsidRPr="00557C7B">
        <w:rPr>
          <w:b/>
          <w:snapToGrid/>
          <w:color w:val="7F0055"/>
        </w:rPr>
        <w:t>new</w:t>
      </w:r>
      <w:r w:rsidR="00380FAC">
        <w:rPr>
          <w:snapToGrid/>
          <w:color w:val="000000"/>
        </w:rPr>
        <w:t xml:space="preserve"> BufferedInputStream(fis));</w:t>
      </w:r>
    </w:p>
    <w:p w:rsidR="00557C7B" w:rsidRDefault="00B308F8" w:rsidP="00557C7B">
      <w:pPr>
        <w:pStyle w:val="aff"/>
        <w:rPr>
          <w:snapToGrid/>
        </w:rPr>
      </w:pPr>
      <w:r>
        <w:rPr>
          <w:snapToGrid/>
          <w:color w:val="000000"/>
        </w:rPr>
        <w:t xml:space="preserve">    </w:t>
      </w:r>
      <w:r w:rsidR="00380FAC">
        <w:rPr>
          <w:snapToGrid/>
          <w:color w:val="000000"/>
        </w:rPr>
        <w:t>ZipEntry entry;</w:t>
      </w:r>
    </w:p>
    <w:p w:rsidR="00557C7B" w:rsidRDefault="00380FAC" w:rsidP="00557C7B">
      <w:pPr>
        <w:pStyle w:val="aff"/>
        <w:rPr>
          <w:snapToGrid/>
        </w:rPr>
      </w:pPr>
      <w:r>
        <w:rPr>
          <w:snapToGrid/>
          <w:color w:val="000000"/>
        </w:rPr>
        <w:t xml:space="preserve">    </w:t>
      </w:r>
      <w:r w:rsidR="00557C7B" w:rsidRPr="00557C7B">
        <w:rPr>
          <w:b/>
          <w:snapToGrid/>
          <w:color w:val="7F0055"/>
        </w:rPr>
        <w:t>try</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380FAC" w:rsidP="00557C7B">
      <w:pPr>
        <w:pStyle w:val="aff"/>
        <w:rPr>
          <w:snapToGrid/>
        </w:rPr>
      </w:pPr>
      <w:r>
        <w:rPr>
          <w:snapToGrid/>
          <w:color w:val="000000"/>
        </w:rPr>
        <w:t xml:space="preserve">        </w:t>
      </w:r>
      <w:r w:rsidR="00557C7B" w:rsidRPr="00557C7B">
        <w:rPr>
          <w:b/>
          <w:snapToGrid/>
          <w:color w:val="7F0055"/>
        </w:rPr>
        <w:t>while</w:t>
      </w:r>
      <w:r>
        <w:rPr>
          <w:snapToGrid/>
          <w:color w:val="000000"/>
        </w:rPr>
        <w:t xml:space="preserve"> ((entry = zis.getNextEntry()) != </w:t>
      </w:r>
      <w:r w:rsidR="00557C7B" w:rsidRPr="00557C7B">
        <w:rPr>
          <w:b/>
          <w:snapToGrid/>
          <w:color w:val="7F0055"/>
        </w:rPr>
        <w:t>null</w:t>
      </w:r>
      <w:r>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System.</w:t>
      </w:r>
      <w:r w:rsidR="00380FAC">
        <w:rPr>
          <w:i/>
          <w:iCs/>
          <w:snapToGrid/>
          <w:color w:val="0000C0"/>
        </w:rPr>
        <w:t>out</w:t>
      </w:r>
      <w:r w:rsidR="00380FAC">
        <w:rPr>
          <w:snapToGrid/>
          <w:color w:val="000000"/>
        </w:rPr>
        <w:t>.println(</w:t>
      </w:r>
      <w:r w:rsidR="00380FAC">
        <w:rPr>
          <w:snapToGrid/>
          <w:color w:val="2A00FF"/>
        </w:rPr>
        <w:t>"Extracting: "</w:t>
      </w:r>
      <w:r w:rsidR="00380FAC">
        <w:rPr>
          <w:snapToGrid/>
          <w:color w:val="000000"/>
        </w:rPr>
        <w:t xml:space="preserve"> + entry);</w:t>
      </w:r>
    </w:p>
    <w:p w:rsidR="00557C7B" w:rsidRDefault="00380FAC" w:rsidP="00557C7B">
      <w:pPr>
        <w:pStyle w:val="aff"/>
        <w:rPr>
          <w:snapToGrid/>
        </w:rPr>
      </w:pPr>
      <w:r>
        <w:rPr>
          <w:snapToGrid/>
          <w:color w:val="000000"/>
        </w:rPr>
        <w:t xml:space="preserve">            </w:t>
      </w:r>
      <w:r w:rsidR="00557C7B" w:rsidRPr="00557C7B">
        <w:rPr>
          <w:b/>
          <w:snapToGrid/>
          <w:color w:val="7F0055"/>
        </w:rPr>
        <w:t>int</w:t>
      </w:r>
      <w:r>
        <w:rPr>
          <w:snapToGrid/>
          <w:color w:val="000000"/>
        </w:rPr>
        <w:t xml:space="preserve"> count;</w:t>
      </w:r>
    </w:p>
    <w:p w:rsidR="00557C7B" w:rsidRDefault="00380FAC" w:rsidP="00557C7B">
      <w:pPr>
        <w:pStyle w:val="aff"/>
        <w:rPr>
          <w:snapToGrid/>
        </w:rPr>
      </w:pPr>
      <w:r>
        <w:rPr>
          <w:snapToGrid/>
          <w:color w:val="000000"/>
        </w:rPr>
        <w:t xml:space="preserve">            </w:t>
      </w:r>
      <w:r w:rsidR="00557C7B" w:rsidRPr="00557C7B">
        <w:rPr>
          <w:b/>
          <w:snapToGrid/>
          <w:color w:val="7F0055"/>
        </w:rPr>
        <w:t>byte</w:t>
      </w:r>
      <w:r>
        <w:rPr>
          <w:snapToGrid/>
          <w:color w:val="000000"/>
        </w:rPr>
        <w:t xml:space="preserve"> data[] = </w:t>
      </w:r>
      <w:r w:rsidR="00557C7B" w:rsidRPr="00557C7B">
        <w:rPr>
          <w:b/>
          <w:snapToGrid/>
          <w:color w:val="7F0055"/>
        </w:rPr>
        <w:t>new</w:t>
      </w:r>
      <w:r>
        <w:rPr>
          <w:snapToGrid/>
          <w:color w:val="000000"/>
        </w:rPr>
        <w:t xml:space="preserve"> </w:t>
      </w:r>
      <w:r w:rsidR="00557C7B" w:rsidRPr="00557C7B">
        <w:rPr>
          <w:b/>
          <w:snapToGrid/>
          <w:color w:val="7F0055"/>
        </w:rPr>
        <w:t>byte</w:t>
      </w:r>
      <w:r>
        <w:rPr>
          <w:snapToGrid/>
          <w:color w:val="000000"/>
        </w:rPr>
        <w:t>[</w:t>
      </w:r>
      <w:r>
        <w:rPr>
          <w:i/>
          <w:iCs/>
          <w:snapToGrid/>
          <w:color w:val="0000C0"/>
        </w:rPr>
        <w:t>BUFFER</w:t>
      </w:r>
      <w:r>
        <w:rPr>
          <w:snapToGrid/>
          <w:color w:val="000000"/>
        </w:rPr>
        <w:t>];</w:t>
      </w:r>
    </w:p>
    <w:p w:rsidR="00557C7B" w:rsidRDefault="00380FAC" w:rsidP="00557C7B">
      <w:pPr>
        <w:pStyle w:val="aff"/>
        <w:rPr>
          <w:snapToGrid/>
        </w:rPr>
      </w:pPr>
      <w:r>
        <w:rPr>
          <w:snapToGrid/>
          <w:color w:val="000000"/>
        </w:rPr>
        <w:t xml:space="preserve">            </w:t>
      </w:r>
      <w:r>
        <w:rPr>
          <w:snapToGrid/>
          <w:color w:val="3F7F5F"/>
        </w:rPr>
        <w:t>// Write the files to the disk, but only if the file is not insanely big</w:t>
      </w:r>
    </w:p>
    <w:p w:rsidR="00557C7B" w:rsidRDefault="00380FAC" w:rsidP="00557C7B">
      <w:pPr>
        <w:pStyle w:val="aff"/>
        <w:rPr>
          <w:snapToGrid/>
        </w:rPr>
      </w:pPr>
      <w:r>
        <w:rPr>
          <w:snapToGrid/>
          <w:color w:val="000000"/>
        </w:rPr>
        <w:t xml:space="preserve">            </w:t>
      </w:r>
      <w:r w:rsidR="00557C7B" w:rsidRPr="00557C7B">
        <w:rPr>
          <w:b/>
          <w:snapToGrid/>
          <w:color w:val="7F0055"/>
        </w:rPr>
        <w:t>if</w:t>
      </w:r>
      <w:r>
        <w:rPr>
          <w:snapToGrid/>
          <w:color w:val="000000"/>
        </w:rPr>
        <w:t xml:space="preserve"> (entry.getSize() &gt; </w:t>
      </w:r>
      <w:r>
        <w:rPr>
          <w:i/>
          <w:iCs/>
          <w:snapToGrid/>
          <w:color w:val="0000C0"/>
        </w:rPr>
        <w:t>TOOBIG</w:t>
      </w:r>
      <w:r>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380FAC" w:rsidP="00557C7B">
      <w:pPr>
        <w:pStyle w:val="aff"/>
        <w:rPr>
          <w:snapToGrid/>
        </w:rPr>
      </w:pPr>
      <w:r>
        <w:rPr>
          <w:snapToGrid/>
          <w:color w:val="000000"/>
        </w:rPr>
        <w:t xml:space="preserve">                </w:t>
      </w:r>
      <w:r w:rsidR="00557C7B" w:rsidRPr="00557C7B">
        <w:rPr>
          <w:b/>
          <w:snapToGrid/>
          <w:color w:val="7F0055"/>
        </w:rPr>
        <w:t>throw</w:t>
      </w:r>
      <w:r>
        <w:rPr>
          <w:snapToGrid/>
          <w:color w:val="000000"/>
        </w:rPr>
        <w:t xml:space="preserve"> </w:t>
      </w:r>
      <w:r w:rsidR="00557C7B" w:rsidRPr="00557C7B">
        <w:rPr>
          <w:b/>
          <w:snapToGrid/>
          <w:color w:val="7F0055"/>
        </w:rPr>
        <w:t>new</w:t>
      </w:r>
      <w:r>
        <w:rPr>
          <w:snapToGrid/>
          <w:color w:val="000000"/>
        </w:rPr>
        <w:t xml:space="preserve"> IllegalStateException(</w:t>
      </w:r>
    </w:p>
    <w:p w:rsidR="00557C7B" w:rsidRDefault="00380FAC" w:rsidP="00557C7B">
      <w:pPr>
        <w:pStyle w:val="aff"/>
        <w:rPr>
          <w:snapToGrid/>
        </w:rPr>
      </w:pPr>
      <w:r>
        <w:rPr>
          <w:snapToGrid/>
          <w:color w:val="000000"/>
        </w:rPr>
        <w:t xml:space="preserve">                        </w:t>
      </w:r>
      <w:r>
        <w:rPr>
          <w:snapToGrid/>
          <w:color w:val="2A00FF"/>
        </w:rPr>
        <w:t>"File to be unzipped is huge."</w:t>
      </w:r>
      <w:r>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380FAC" w:rsidP="00557C7B">
      <w:pPr>
        <w:pStyle w:val="aff"/>
        <w:rPr>
          <w:snapToGrid/>
        </w:rPr>
      </w:pPr>
      <w:r>
        <w:rPr>
          <w:snapToGrid/>
          <w:color w:val="000000"/>
        </w:rPr>
        <w:t xml:space="preserve">            </w:t>
      </w:r>
      <w:r w:rsidR="00557C7B" w:rsidRPr="00557C7B">
        <w:rPr>
          <w:b/>
          <w:snapToGrid/>
          <w:color w:val="7F0055"/>
        </w:rPr>
        <w:t>if</w:t>
      </w:r>
      <w:r>
        <w:rPr>
          <w:snapToGrid/>
          <w:color w:val="000000"/>
        </w:rPr>
        <w:t xml:space="preserve"> (entry.getSize() == -1)</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380FAC" w:rsidP="00557C7B">
      <w:pPr>
        <w:pStyle w:val="aff"/>
        <w:rPr>
          <w:snapToGrid/>
        </w:rPr>
      </w:pPr>
      <w:r>
        <w:rPr>
          <w:snapToGrid/>
          <w:color w:val="000000"/>
        </w:rPr>
        <w:t xml:space="preserve">                </w:t>
      </w:r>
      <w:r w:rsidR="00557C7B" w:rsidRPr="00557C7B">
        <w:rPr>
          <w:b/>
          <w:snapToGrid/>
          <w:color w:val="7F0055"/>
        </w:rPr>
        <w:t>throw</w:t>
      </w:r>
      <w:r>
        <w:rPr>
          <w:snapToGrid/>
          <w:color w:val="000000"/>
        </w:rPr>
        <w:t xml:space="preserve"> </w:t>
      </w:r>
      <w:r w:rsidR="00557C7B" w:rsidRPr="00557C7B">
        <w:rPr>
          <w:b/>
          <w:snapToGrid/>
          <w:color w:val="7F0055"/>
        </w:rPr>
        <w:t>new</w:t>
      </w:r>
      <w:r>
        <w:rPr>
          <w:snapToGrid/>
          <w:color w:val="000000"/>
        </w:rPr>
        <w:t xml:space="preserve"> IllegalStateException(</w:t>
      </w:r>
    </w:p>
    <w:p w:rsidR="00557C7B" w:rsidRDefault="00380FAC" w:rsidP="00557C7B">
      <w:pPr>
        <w:pStyle w:val="aff"/>
        <w:rPr>
          <w:snapToGrid/>
        </w:rPr>
      </w:pPr>
      <w:r>
        <w:rPr>
          <w:snapToGrid/>
          <w:color w:val="000000"/>
        </w:rPr>
        <w:t xml:space="preserve">                        </w:t>
      </w:r>
      <w:r>
        <w:rPr>
          <w:snapToGrid/>
          <w:color w:val="2A00FF"/>
        </w:rPr>
        <w:t>"File to be unzipped might be huge."</w:t>
      </w:r>
      <w:r>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 xml:space="preserve">FileOutputStream fos = </w:t>
      </w:r>
      <w:r w:rsidR="00557C7B" w:rsidRPr="00557C7B">
        <w:rPr>
          <w:b/>
          <w:snapToGrid/>
          <w:color w:val="7F0055"/>
        </w:rPr>
        <w:t>new</w:t>
      </w:r>
      <w:r w:rsidR="00380FAC">
        <w:rPr>
          <w:snapToGrid/>
          <w:color w:val="000000"/>
        </w:rPr>
        <w:t xml:space="preserve"> FileOutputStream(entry.getName());</w:t>
      </w:r>
    </w:p>
    <w:p w:rsidR="00557C7B" w:rsidRDefault="00B308F8" w:rsidP="00557C7B">
      <w:pPr>
        <w:pStyle w:val="aff"/>
        <w:rPr>
          <w:snapToGrid/>
        </w:rPr>
      </w:pPr>
      <w:r>
        <w:rPr>
          <w:snapToGrid/>
          <w:color w:val="000000"/>
        </w:rPr>
        <w:t xml:space="preserve">            </w:t>
      </w:r>
      <w:r w:rsidR="00380FAC">
        <w:rPr>
          <w:snapToGrid/>
          <w:color w:val="000000"/>
        </w:rPr>
        <w:t xml:space="preserve">BufferedOutputStream dest = </w:t>
      </w:r>
      <w:r w:rsidR="00557C7B" w:rsidRPr="00557C7B">
        <w:rPr>
          <w:b/>
          <w:snapToGrid/>
          <w:color w:val="7F0055"/>
        </w:rPr>
        <w:t>new</w:t>
      </w:r>
      <w:r w:rsidR="00380FAC">
        <w:rPr>
          <w:snapToGrid/>
          <w:color w:val="000000"/>
        </w:rPr>
        <w:t xml:space="preserve"> BufferedOutputStream(fos,</w:t>
      </w:r>
    </w:p>
    <w:p w:rsidR="00557C7B" w:rsidRDefault="00380FAC" w:rsidP="00557C7B">
      <w:pPr>
        <w:pStyle w:val="aff"/>
        <w:rPr>
          <w:snapToGrid/>
        </w:rPr>
      </w:pPr>
      <w:r>
        <w:rPr>
          <w:snapToGrid/>
          <w:color w:val="000000"/>
        </w:rPr>
        <w:t xml:space="preserve">                    </w:t>
      </w:r>
      <w:r>
        <w:rPr>
          <w:i/>
          <w:iCs/>
          <w:snapToGrid/>
          <w:color w:val="0000C0"/>
        </w:rPr>
        <w:t>BUFFER</w:t>
      </w:r>
      <w:r>
        <w:rPr>
          <w:snapToGrid/>
          <w:color w:val="000000"/>
        </w:rPr>
        <w:t>);</w:t>
      </w:r>
    </w:p>
    <w:p w:rsidR="00557C7B" w:rsidRDefault="00380FAC" w:rsidP="00557C7B">
      <w:pPr>
        <w:pStyle w:val="aff"/>
        <w:rPr>
          <w:snapToGrid/>
        </w:rPr>
      </w:pPr>
      <w:r>
        <w:rPr>
          <w:snapToGrid/>
          <w:color w:val="000000"/>
        </w:rPr>
        <w:t xml:space="preserve">            </w:t>
      </w:r>
      <w:r w:rsidR="00557C7B" w:rsidRPr="00557C7B">
        <w:rPr>
          <w:b/>
          <w:snapToGrid/>
          <w:color w:val="7F0055"/>
        </w:rPr>
        <w:t>while</w:t>
      </w:r>
      <w:r>
        <w:rPr>
          <w:snapToGrid/>
          <w:color w:val="000000"/>
        </w:rPr>
        <w:t xml:space="preserve"> ((count = zis.read(data, 0, </w:t>
      </w:r>
      <w:r>
        <w:rPr>
          <w:i/>
          <w:iCs/>
          <w:snapToGrid/>
          <w:color w:val="0000C0"/>
        </w:rPr>
        <w:t>BUFFER</w:t>
      </w:r>
      <w:r>
        <w:rPr>
          <w:snapToGrid/>
          <w:color w:val="000000"/>
        </w:rPr>
        <w:t>)) != -1)</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dest.write(data, 0, count);</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dest.flush();</w:t>
      </w:r>
    </w:p>
    <w:p w:rsidR="00557C7B" w:rsidRDefault="00B308F8" w:rsidP="00557C7B">
      <w:pPr>
        <w:pStyle w:val="aff"/>
        <w:rPr>
          <w:snapToGrid/>
        </w:rPr>
      </w:pPr>
      <w:r>
        <w:rPr>
          <w:snapToGrid/>
          <w:color w:val="000000"/>
        </w:rPr>
        <w:t xml:space="preserve">            </w:t>
      </w:r>
      <w:r w:rsidR="00380FAC">
        <w:rPr>
          <w:snapToGrid/>
          <w:color w:val="000000"/>
        </w:rPr>
        <w:t>dest.close();</w:t>
      </w:r>
    </w:p>
    <w:p w:rsidR="00557C7B" w:rsidRDefault="00B308F8" w:rsidP="00557C7B">
      <w:pPr>
        <w:pStyle w:val="aff"/>
        <w:rPr>
          <w:snapToGrid/>
        </w:rPr>
      </w:pPr>
      <w:r>
        <w:rPr>
          <w:snapToGrid/>
          <w:color w:val="000000"/>
        </w:rPr>
        <w:t xml:space="preserve">            </w:t>
      </w:r>
      <w:r w:rsidR="00380FAC">
        <w:rPr>
          <w:snapToGrid/>
          <w:color w:val="000000"/>
        </w:rPr>
        <w:t>zis.closeEntry();</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380FAC" w:rsidP="00557C7B">
      <w:pPr>
        <w:pStyle w:val="aff"/>
        <w:rPr>
          <w:snapToGrid/>
        </w:rPr>
      </w:pPr>
      <w:r>
        <w:rPr>
          <w:snapToGrid/>
          <w:color w:val="000000"/>
        </w:rPr>
        <w:t xml:space="preserve">    </w:t>
      </w:r>
      <w:r w:rsidR="00557C7B" w:rsidRPr="00557C7B">
        <w:rPr>
          <w:b/>
          <w:snapToGrid/>
          <w:color w:val="7F0055"/>
        </w:rPr>
        <w:t>finally</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B308F8" w:rsidP="00557C7B">
      <w:pPr>
        <w:pStyle w:val="aff"/>
        <w:rPr>
          <w:snapToGrid/>
        </w:rPr>
      </w:pPr>
      <w:r>
        <w:rPr>
          <w:snapToGrid/>
          <w:color w:val="000000"/>
        </w:rPr>
        <w:t xml:space="preserve">        </w:t>
      </w:r>
      <w:r w:rsidR="00380FAC">
        <w:rPr>
          <w:snapToGrid/>
          <w:color w:val="000000"/>
        </w:rPr>
        <w:t>zis.close();</w:t>
      </w:r>
    </w:p>
    <w:p w:rsidR="00557C7B" w:rsidRDefault="00B308F8" w:rsidP="00557C7B">
      <w:pPr>
        <w:pStyle w:val="aff"/>
        <w:rPr>
          <w:snapToGrid/>
        </w:rPr>
      </w:pPr>
      <w:r>
        <w:rPr>
          <w:snapToGrid/>
          <w:color w:val="000000"/>
        </w:rPr>
        <w:t xml:space="preserve">    </w:t>
      </w:r>
      <w:r w:rsidR="00380FAC">
        <w:rPr>
          <w:snapToGrid/>
          <w:color w:val="000000"/>
        </w:rPr>
        <w:t>}</w:t>
      </w:r>
    </w:p>
    <w:p w:rsidR="00557C7B" w:rsidRDefault="00380FAC" w:rsidP="00557C7B">
      <w:pPr>
        <w:pStyle w:val="aff"/>
        <w:rPr>
          <w:snapToGrid/>
          <w:color w:val="000000"/>
        </w:rPr>
      </w:pPr>
      <w:r>
        <w:rPr>
          <w:snapToGrid/>
          <w:color w:val="000000"/>
        </w:rPr>
        <w:t>}</w:t>
      </w:r>
    </w:p>
    <w:p w:rsidR="0088032C" w:rsidRDefault="0017065E">
      <w:pPr>
        <w:rPr>
          <w:rFonts w:eastAsiaTheme="minorEastAsia"/>
        </w:rPr>
      </w:pPr>
      <w:r>
        <w:rPr>
          <w:rFonts w:eastAsiaTheme="minorEastAsia" w:hint="eastAsia"/>
        </w:rPr>
        <w:t>错误示例</w:t>
      </w:r>
      <w:r w:rsidR="00AD4AFA">
        <w:rPr>
          <w:rFonts w:eastAsiaTheme="minorEastAsia" w:hint="eastAsia"/>
        </w:rPr>
        <w:t>在解压条目之前</w:t>
      </w:r>
      <w:r>
        <w:rPr>
          <w:rFonts w:eastAsiaTheme="minorEastAsia" w:hint="eastAsia"/>
        </w:rPr>
        <w:t>调用</w:t>
      </w:r>
      <w:r w:rsidRPr="00557C7B">
        <w:rPr>
          <w:rStyle w:val="Char6"/>
          <w:rFonts w:eastAsiaTheme="minorEastAsia"/>
        </w:rPr>
        <w:t>ZipEntry.getSize()</w:t>
      </w:r>
      <w:r w:rsidRPr="0017065E">
        <w:rPr>
          <w:rFonts w:eastAsiaTheme="minorEastAsia" w:hint="eastAsia"/>
        </w:rPr>
        <w:t>方法</w:t>
      </w:r>
      <w:r>
        <w:rPr>
          <w:rFonts w:eastAsiaTheme="minorEastAsia" w:hint="eastAsia"/>
        </w:rPr>
        <w:t>判断其大小</w:t>
      </w:r>
      <w:r w:rsidR="00F97479">
        <w:rPr>
          <w:rFonts w:eastAsiaTheme="minorEastAsia" w:hint="eastAsia"/>
        </w:rPr>
        <w:t>，</w:t>
      </w:r>
      <w:r w:rsidR="00D47DED">
        <w:rPr>
          <w:rFonts w:eastAsiaTheme="minorEastAsia" w:hint="eastAsia"/>
        </w:rPr>
        <w:t>以</w:t>
      </w:r>
      <w:r w:rsidR="00F97479">
        <w:rPr>
          <w:rFonts w:eastAsiaTheme="minorEastAsia" w:hint="eastAsia"/>
        </w:rPr>
        <w:t>试图解决之前的问题。</w:t>
      </w:r>
      <w:r>
        <w:rPr>
          <w:rFonts w:eastAsiaTheme="minorEastAsia" w:hint="eastAsia"/>
        </w:rPr>
        <w:t>但不幸的是，恶意攻击者可以伪造</w:t>
      </w:r>
      <w:r>
        <w:rPr>
          <w:rFonts w:eastAsiaTheme="minorEastAsia" w:hint="eastAsia"/>
        </w:rPr>
        <w:t>ZIP</w:t>
      </w:r>
      <w:r w:rsidR="00C90E96">
        <w:rPr>
          <w:rFonts w:eastAsiaTheme="minorEastAsia" w:hint="eastAsia"/>
        </w:rPr>
        <w:t>文件中用来描述</w:t>
      </w:r>
      <w:r>
        <w:rPr>
          <w:rFonts w:eastAsiaTheme="minorEastAsia" w:hint="eastAsia"/>
        </w:rPr>
        <w:t>解压条目大小的字段，</w:t>
      </w:r>
      <w:r w:rsidRPr="006750E2">
        <w:rPr>
          <w:rFonts w:eastAsiaTheme="minorEastAsia" w:hint="eastAsia"/>
        </w:rPr>
        <w:t>因此，</w:t>
      </w:r>
      <w:r w:rsidRPr="00557C7B">
        <w:rPr>
          <w:rStyle w:val="Char6"/>
          <w:rFonts w:eastAsiaTheme="minorEastAsia"/>
        </w:rPr>
        <w:t>getSize()</w:t>
      </w:r>
      <w:r w:rsidRPr="006750E2">
        <w:rPr>
          <w:rFonts w:eastAsiaTheme="minorEastAsia" w:hint="eastAsia"/>
        </w:rPr>
        <w:t>方法的返回值是不可靠的</w:t>
      </w:r>
      <w:r w:rsidR="00A76A98" w:rsidRPr="006750E2">
        <w:rPr>
          <w:rFonts w:eastAsiaTheme="minorEastAsia" w:hint="eastAsia"/>
        </w:rPr>
        <w:t>，本地资源实际仍可能被过度消耗</w:t>
      </w:r>
      <w:r w:rsidR="003A01EC" w:rsidRPr="006750E2">
        <w:rPr>
          <w:rFonts w:eastAsiaTheme="minorEastAsia" w:hint="eastAsia"/>
        </w:rPr>
        <w:t>。</w:t>
      </w:r>
    </w:p>
    <w:p w:rsidR="00D811D3" w:rsidRDefault="006750E2" w:rsidP="00A40922">
      <w:pPr>
        <w:pStyle w:val="aff0"/>
      </w:pPr>
      <w:r>
        <w:rPr>
          <w:rFonts w:hint="eastAsia"/>
        </w:rPr>
        <w:t>正确示例：</w:t>
      </w:r>
    </w:p>
    <w:p w:rsidR="007E7FEE" w:rsidRDefault="007E7FEE" w:rsidP="001B21FC">
      <w:pPr>
        <w:pStyle w:val="aff"/>
        <w:rPr>
          <w:snapToGrid/>
        </w:rPr>
      </w:pPr>
      <w:r>
        <w:rPr>
          <w:b/>
          <w:snapToGrid/>
          <w:color w:val="7F0055"/>
        </w:rPr>
        <w:t>static</w:t>
      </w:r>
      <w:r>
        <w:rPr>
          <w:snapToGrid/>
        </w:rPr>
        <w:t xml:space="preserve"> </w:t>
      </w:r>
      <w:r>
        <w:rPr>
          <w:b/>
          <w:snapToGrid/>
          <w:color w:val="7F0055"/>
        </w:rPr>
        <w:t>final</w:t>
      </w:r>
      <w:r>
        <w:rPr>
          <w:snapToGrid/>
        </w:rPr>
        <w:t xml:space="preserve"> </w:t>
      </w:r>
      <w:r>
        <w:rPr>
          <w:b/>
          <w:snapToGrid/>
          <w:color w:val="7F0055"/>
        </w:rPr>
        <w:t>int</w:t>
      </w:r>
      <w:r>
        <w:rPr>
          <w:snapToGrid/>
        </w:rPr>
        <w:t xml:space="preserve"> </w:t>
      </w:r>
      <w:r>
        <w:rPr>
          <w:i/>
          <w:iCs/>
          <w:snapToGrid/>
          <w:color w:val="0000C0"/>
        </w:rPr>
        <w:t>BUFFER</w:t>
      </w:r>
      <w:r>
        <w:rPr>
          <w:snapToGrid/>
        </w:rPr>
        <w:t xml:space="preserve"> = 512;</w:t>
      </w:r>
    </w:p>
    <w:p w:rsidR="007E7FEE" w:rsidRDefault="007E7FEE" w:rsidP="001B21FC">
      <w:pPr>
        <w:pStyle w:val="aff"/>
        <w:rPr>
          <w:snapToGrid/>
        </w:rPr>
      </w:pPr>
      <w:r>
        <w:rPr>
          <w:b/>
          <w:snapToGrid/>
          <w:color w:val="7F0055"/>
        </w:rPr>
        <w:t>static</w:t>
      </w:r>
      <w:r>
        <w:rPr>
          <w:snapToGrid/>
        </w:rPr>
        <w:t xml:space="preserve"> </w:t>
      </w:r>
      <w:r>
        <w:rPr>
          <w:b/>
          <w:snapToGrid/>
          <w:color w:val="7F0055"/>
        </w:rPr>
        <w:t>final</w:t>
      </w:r>
      <w:r>
        <w:rPr>
          <w:snapToGrid/>
        </w:rPr>
        <w:t xml:space="preserve"> </w:t>
      </w:r>
      <w:r>
        <w:rPr>
          <w:b/>
          <w:snapToGrid/>
          <w:color w:val="7F0055"/>
        </w:rPr>
        <w:t>int</w:t>
      </w:r>
      <w:r>
        <w:rPr>
          <w:snapToGrid/>
        </w:rPr>
        <w:t xml:space="preserve"> </w:t>
      </w:r>
      <w:r>
        <w:rPr>
          <w:i/>
          <w:iCs/>
          <w:snapToGrid/>
          <w:color w:val="0000C0"/>
        </w:rPr>
        <w:t>TOOBIG</w:t>
      </w:r>
      <w:r>
        <w:rPr>
          <w:snapToGrid/>
        </w:rPr>
        <w:t xml:space="preserve"> = 0x6400000; </w:t>
      </w:r>
      <w:r>
        <w:rPr>
          <w:snapToGrid/>
          <w:color w:val="3F7F5F"/>
        </w:rPr>
        <w:t>// max size of unzipped data, 100MB</w:t>
      </w:r>
    </w:p>
    <w:p w:rsidR="007E7FEE" w:rsidRDefault="007E7FEE" w:rsidP="001B21FC">
      <w:pPr>
        <w:pStyle w:val="aff"/>
        <w:rPr>
          <w:snapToGrid/>
        </w:rPr>
      </w:pPr>
      <w:r>
        <w:rPr>
          <w:b/>
          <w:snapToGrid/>
          <w:color w:val="7F0055"/>
        </w:rPr>
        <w:t>static</w:t>
      </w:r>
      <w:r>
        <w:rPr>
          <w:snapToGrid/>
        </w:rPr>
        <w:t xml:space="preserve"> </w:t>
      </w:r>
      <w:r>
        <w:rPr>
          <w:b/>
          <w:snapToGrid/>
          <w:color w:val="7F0055"/>
        </w:rPr>
        <w:t>final</w:t>
      </w:r>
      <w:r>
        <w:rPr>
          <w:snapToGrid/>
        </w:rPr>
        <w:t xml:space="preserve"> </w:t>
      </w:r>
      <w:r>
        <w:rPr>
          <w:b/>
          <w:snapToGrid/>
          <w:color w:val="7F0055"/>
        </w:rPr>
        <w:t>int</w:t>
      </w:r>
      <w:r>
        <w:rPr>
          <w:snapToGrid/>
        </w:rPr>
        <w:t xml:space="preserve"> </w:t>
      </w:r>
      <w:r>
        <w:rPr>
          <w:i/>
          <w:iCs/>
          <w:snapToGrid/>
          <w:color w:val="0000C0"/>
        </w:rPr>
        <w:t>TOOMANY</w:t>
      </w:r>
      <w:r>
        <w:rPr>
          <w:snapToGrid/>
        </w:rPr>
        <w:t xml:space="preserve"> = 1024; </w:t>
      </w:r>
      <w:r>
        <w:rPr>
          <w:snapToGrid/>
          <w:color w:val="3F7F5F"/>
        </w:rPr>
        <w:t>// max number of files</w:t>
      </w:r>
    </w:p>
    <w:p w:rsidR="007E7FEE" w:rsidRDefault="007E7FEE" w:rsidP="001B21FC">
      <w:pPr>
        <w:pStyle w:val="aff"/>
        <w:rPr>
          <w:snapToGrid/>
        </w:rPr>
      </w:pPr>
      <w:r>
        <w:rPr>
          <w:snapToGrid/>
          <w:color w:val="3F7F5F"/>
        </w:rPr>
        <w:t>// ...</w:t>
      </w:r>
    </w:p>
    <w:p w:rsidR="007E7FEE" w:rsidRDefault="007E7FEE" w:rsidP="001B21FC">
      <w:pPr>
        <w:pStyle w:val="aff"/>
        <w:rPr>
          <w:snapToGrid/>
        </w:rPr>
      </w:pPr>
      <w:r>
        <w:rPr>
          <w:b/>
          <w:snapToGrid/>
          <w:color w:val="7F0055"/>
        </w:rPr>
        <w:t>private</w:t>
      </w:r>
      <w:r w:rsidR="00E0066C">
        <w:rPr>
          <w:snapToGrid/>
        </w:rPr>
        <w:t xml:space="preserve"> String </w:t>
      </w:r>
      <w:r w:rsidR="00D731D2" w:rsidRPr="00D731D2">
        <w:rPr>
          <w:snapToGrid/>
        </w:rPr>
        <w:t>sanitzeFileName</w:t>
      </w:r>
      <w:r w:rsidR="00C47419">
        <w:rPr>
          <w:snapToGrid/>
        </w:rPr>
        <w:t xml:space="preserve">(String </w:t>
      </w:r>
      <w:r w:rsidR="00C47419">
        <w:rPr>
          <w:rFonts w:hint="eastAsia"/>
          <w:snapToGrid/>
        </w:rPr>
        <w:t>entryN</w:t>
      </w:r>
      <w:r>
        <w:rPr>
          <w:snapToGrid/>
        </w:rPr>
        <w:t xml:space="preserve">ame, String intendedDir) </w:t>
      </w:r>
      <w:r>
        <w:rPr>
          <w:b/>
          <w:snapToGrid/>
          <w:color w:val="7F0055"/>
        </w:rPr>
        <w:t>throws</w:t>
      </w:r>
      <w:r>
        <w:rPr>
          <w:snapToGrid/>
        </w:rPr>
        <w:t xml:space="preserve"> IOException</w:t>
      </w:r>
    </w:p>
    <w:p w:rsidR="007E7FEE" w:rsidRDefault="007E7FEE" w:rsidP="001B21FC">
      <w:pPr>
        <w:pStyle w:val="aff"/>
        <w:rPr>
          <w:snapToGrid/>
        </w:rPr>
      </w:pPr>
      <w:r>
        <w:rPr>
          <w:snapToGrid/>
        </w:rPr>
        <w:t>{</w:t>
      </w:r>
    </w:p>
    <w:p w:rsidR="00065068" w:rsidRDefault="00065068" w:rsidP="00065068">
      <w:pPr>
        <w:pStyle w:val="aff"/>
        <w:rPr>
          <w:snapToGrid/>
        </w:rPr>
      </w:pPr>
      <w:r>
        <w:rPr>
          <w:snapToGrid/>
        </w:rPr>
        <w:t xml:space="preserve">    File f = </w:t>
      </w:r>
      <w:r>
        <w:rPr>
          <w:b/>
          <w:snapToGrid/>
          <w:color w:val="7F0055"/>
        </w:rPr>
        <w:t>new</w:t>
      </w:r>
      <w:r>
        <w:rPr>
          <w:snapToGrid/>
        </w:rPr>
        <w:t xml:space="preserve"> File(intendedDir</w:t>
      </w:r>
      <w:r w:rsidR="003E2505">
        <w:rPr>
          <w:rFonts w:hint="eastAsia"/>
          <w:snapToGrid/>
        </w:rPr>
        <w:t xml:space="preserve">, </w:t>
      </w:r>
      <w:r>
        <w:rPr>
          <w:snapToGrid/>
        </w:rPr>
        <w:t>entryName);</w:t>
      </w:r>
    </w:p>
    <w:p w:rsidR="007E7FEE" w:rsidRDefault="004D2A7C" w:rsidP="001B21FC">
      <w:pPr>
        <w:pStyle w:val="aff"/>
        <w:rPr>
          <w:snapToGrid/>
        </w:rPr>
      </w:pPr>
      <w:r>
        <w:rPr>
          <w:snapToGrid/>
        </w:rPr>
        <w:t xml:space="preserve">    </w:t>
      </w:r>
      <w:r w:rsidR="007E7FEE">
        <w:rPr>
          <w:snapToGrid/>
        </w:rPr>
        <w:t>String canonicalPath = f.getCanonicalPath();</w:t>
      </w:r>
    </w:p>
    <w:p w:rsidR="007E7FEE" w:rsidRDefault="004D2A7C" w:rsidP="001B21FC">
      <w:pPr>
        <w:pStyle w:val="aff"/>
        <w:rPr>
          <w:snapToGrid/>
        </w:rPr>
      </w:pPr>
      <w:r>
        <w:rPr>
          <w:snapToGrid/>
        </w:rPr>
        <w:t xml:space="preserve">    </w:t>
      </w:r>
    </w:p>
    <w:p w:rsidR="007E7FEE" w:rsidRDefault="004D2A7C" w:rsidP="001B21FC">
      <w:pPr>
        <w:pStyle w:val="aff"/>
        <w:rPr>
          <w:snapToGrid/>
        </w:rPr>
      </w:pPr>
      <w:r>
        <w:rPr>
          <w:snapToGrid/>
        </w:rPr>
        <w:t xml:space="preserve">    </w:t>
      </w:r>
      <w:r w:rsidR="007E7FEE">
        <w:rPr>
          <w:snapToGrid/>
        </w:rPr>
        <w:t xml:space="preserve">File iD = </w:t>
      </w:r>
      <w:r w:rsidR="007E7FEE">
        <w:rPr>
          <w:b/>
          <w:snapToGrid/>
          <w:color w:val="7F0055"/>
        </w:rPr>
        <w:t>new</w:t>
      </w:r>
      <w:r w:rsidR="007E7FEE">
        <w:rPr>
          <w:snapToGrid/>
        </w:rPr>
        <w:t xml:space="preserve"> File(intendedDir);</w:t>
      </w:r>
    </w:p>
    <w:p w:rsidR="007E7FEE" w:rsidRDefault="004D2A7C" w:rsidP="001B21FC">
      <w:pPr>
        <w:pStyle w:val="aff"/>
        <w:rPr>
          <w:snapToGrid/>
        </w:rPr>
      </w:pPr>
      <w:r>
        <w:rPr>
          <w:snapToGrid/>
        </w:rPr>
        <w:t xml:space="preserve">    </w:t>
      </w:r>
      <w:r w:rsidR="007E7FEE">
        <w:rPr>
          <w:snapToGrid/>
        </w:rPr>
        <w:t>String canonicalID = iD.getCanonicalPath();</w:t>
      </w:r>
    </w:p>
    <w:p w:rsidR="007E7FEE" w:rsidRDefault="004D2A7C" w:rsidP="001B21FC">
      <w:pPr>
        <w:pStyle w:val="aff"/>
        <w:rPr>
          <w:snapToGrid/>
        </w:rPr>
      </w:pPr>
      <w:r>
        <w:rPr>
          <w:snapToGrid/>
        </w:rPr>
        <w:t xml:space="preserve">    </w:t>
      </w:r>
    </w:p>
    <w:p w:rsidR="007E7FEE" w:rsidRDefault="004D2A7C" w:rsidP="001B21FC">
      <w:pPr>
        <w:pStyle w:val="aff"/>
        <w:rPr>
          <w:snapToGrid/>
        </w:rPr>
      </w:pPr>
      <w:r>
        <w:rPr>
          <w:snapToGrid/>
        </w:rPr>
        <w:t xml:space="preserve">    </w:t>
      </w:r>
      <w:r w:rsidR="007E7FEE">
        <w:rPr>
          <w:b/>
          <w:snapToGrid/>
          <w:color w:val="7F0055"/>
        </w:rPr>
        <w:t>if</w:t>
      </w:r>
      <w:r w:rsidR="007E7FEE">
        <w:rPr>
          <w:snapToGrid/>
        </w:rPr>
        <w:t xml:space="preserve"> (canonicalPath.startsWith(canonicalID))</w:t>
      </w:r>
    </w:p>
    <w:p w:rsidR="007E7FEE" w:rsidRDefault="004D2A7C" w:rsidP="001B21FC">
      <w:pPr>
        <w:pStyle w:val="aff"/>
        <w:rPr>
          <w:snapToGrid/>
        </w:rPr>
      </w:pPr>
      <w:r>
        <w:rPr>
          <w:snapToGrid/>
        </w:rPr>
        <w:t xml:space="preserve">    </w:t>
      </w:r>
      <w:r w:rsidR="007E7FEE">
        <w:rPr>
          <w:snapToGrid/>
        </w:rPr>
        <w:t>{</w:t>
      </w:r>
    </w:p>
    <w:p w:rsidR="007E7FEE" w:rsidRDefault="004D2A7C" w:rsidP="001B21FC">
      <w:pPr>
        <w:pStyle w:val="aff"/>
        <w:rPr>
          <w:snapToGrid/>
        </w:rPr>
      </w:pPr>
      <w:r>
        <w:rPr>
          <w:snapToGrid/>
        </w:rPr>
        <w:t xml:space="preserve">       </w:t>
      </w:r>
      <w:r>
        <w:rPr>
          <w:rFonts w:hint="eastAsia"/>
          <w:snapToGrid/>
        </w:rPr>
        <w:t xml:space="preserve"> </w:t>
      </w:r>
      <w:r w:rsidR="007E7FEE">
        <w:rPr>
          <w:b/>
          <w:snapToGrid/>
          <w:color w:val="7F0055"/>
        </w:rPr>
        <w:t>return</w:t>
      </w:r>
      <w:r w:rsidR="007E7FEE">
        <w:rPr>
          <w:snapToGrid/>
        </w:rPr>
        <w:t xml:space="preserve"> canonicalPath;</w:t>
      </w:r>
    </w:p>
    <w:p w:rsidR="007E7FEE" w:rsidRDefault="004D2A7C" w:rsidP="001B21FC">
      <w:pPr>
        <w:pStyle w:val="aff"/>
        <w:rPr>
          <w:snapToGrid/>
        </w:rPr>
      </w:pPr>
      <w:r>
        <w:rPr>
          <w:snapToGrid/>
        </w:rPr>
        <w:lastRenderedPageBreak/>
        <w:t xml:space="preserve">    </w:t>
      </w:r>
      <w:r w:rsidR="007E7FEE">
        <w:rPr>
          <w:snapToGrid/>
        </w:rPr>
        <w:t>}</w:t>
      </w:r>
    </w:p>
    <w:p w:rsidR="007E7FEE" w:rsidRDefault="004D2A7C" w:rsidP="001B21FC">
      <w:pPr>
        <w:pStyle w:val="aff"/>
        <w:rPr>
          <w:snapToGrid/>
        </w:rPr>
      </w:pPr>
      <w:r>
        <w:rPr>
          <w:snapToGrid/>
        </w:rPr>
        <w:t xml:space="preserve">    </w:t>
      </w:r>
      <w:r w:rsidR="007E7FEE">
        <w:rPr>
          <w:b/>
          <w:snapToGrid/>
          <w:color w:val="7F0055"/>
        </w:rPr>
        <w:t>else</w:t>
      </w:r>
    </w:p>
    <w:p w:rsidR="007E7FEE" w:rsidRDefault="004D2A7C" w:rsidP="001B21FC">
      <w:pPr>
        <w:pStyle w:val="aff"/>
        <w:rPr>
          <w:snapToGrid/>
        </w:rPr>
      </w:pPr>
      <w:r>
        <w:rPr>
          <w:snapToGrid/>
        </w:rPr>
        <w:t xml:space="preserve">    </w:t>
      </w:r>
      <w:r w:rsidR="007E7FEE">
        <w:rPr>
          <w:snapToGrid/>
        </w:rPr>
        <w:t>{</w:t>
      </w:r>
    </w:p>
    <w:p w:rsidR="007E7FEE" w:rsidRDefault="004D2A7C" w:rsidP="001B21FC">
      <w:pPr>
        <w:pStyle w:val="aff"/>
        <w:rPr>
          <w:snapToGrid/>
        </w:rPr>
      </w:pPr>
      <w:r>
        <w:rPr>
          <w:snapToGrid/>
        </w:rPr>
        <w:t xml:space="preserve">        </w:t>
      </w:r>
      <w:r w:rsidR="007E7FEE">
        <w:rPr>
          <w:b/>
          <w:snapToGrid/>
          <w:color w:val="7F0055"/>
        </w:rPr>
        <w:t>throw</w:t>
      </w:r>
      <w:r w:rsidR="007E7FEE">
        <w:rPr>
          <w:snapToGrid/>
        </w:rPr>
        <w:t xml:space="preserve"> </w:t>
      </w:r>
      <w:r w:rsidR="007E7FEE">
        <w:rPr>
          <w:b/>
          <w:snapToGrid/>
          <w:color w:val="7F0055"/>
        </w:rPr>
        <w:t>new</w:t>
      </w:r>
      <w:r w:rsidR="007E7FEE">
        <w:rPr>
          <w:snapToGrid/>
        </w:rPr>
        <w:t xml:space="preserve"> IllegalStateException(</w:t>
      </w:r>
    </w:p>
    <w:p w:rsidR="007E7FEE" w:rsidRDefault="004D2A7C" w:rsidP="001B21FC">
      <w:pPr>
        <w:pStyle w:val="aff"/>
        <w:rPr>
          <w:snapToGrid/>
        </w:rPr>
      </w:pPr>
      <w:r>
        <w:rPr>
          <w:snapToGrid/>
        </w:rPr>
        <w:t xml:space="preserve">                </w:t>
      </w:r>
      <w:r w:rsidR="007E7FEE">
        <w:rPr>
          <w:snapToGrid/>
          <w:color w:val="2A00FF"/>
        </w:rPr>
        <w:t>"File is outside extraction target directory."</w:t>
      </w:r>
      <w:r w:rsidR="007E7FEE">
        <w:rPr>
          <w:snapToGrid/>
        </w:rPr>
        <w:t>);</w:t>
      </w:r>
    </w:p>
    <w:p w:rsidR="007E7FEE" w:rsidRDefault="004D2A7C" w:rsidP="001B21FC">
      <w:pPr>
        <w:pStyle w:val="aff"/>
        <w:rPr>
          <w:snapToGrid/>
        </w:rPr>
      </w:pPr>
      <w:r>
        <w:rPr>
          <w:snapToGrid/>
        </w:rPr>
        <w:t xml:space="preserve">    </w:t>
      </w:r>
      <w:r w:rsidR="007E7FEE">
        <w:rPr>
          <w:snapToGrid/>
        </w:rPr>
        <w:t>}</w:t>
      </w:r>
    </w:p>
    <w:p w:rsidR="007E7FEE" w:rsidRDefault="007E7FEE" w:rsidP="001B21FC">
      <w:pPr>
        <w:pStyle w:val="aff"/>
        <w:rPr>
          <w:snapToGrid/>
        </w:rPr>
      </w:pPr>
      <w:r>
        <w:rPr>
          <w:snapToGrid/>
        </w:rPr>
        <w:t>}</w:t>
      </w:r>
    </w:p>
    <w:p w:rsidR="00A441DC" w:rsidRPr="0007070D" w:rsidRDefault="0007070D" w:rsidP="001B21FC">
      <w:pPr>
        <w:pStyle w:val="aff"/>
        <w:rPr>
          <w:snapToGrid/>
        </w:rPr>
      </w:pPr>
      <w:r>
        <w:rPr>
          <w:snapToGrid/>
          <w:color w:val="3F7F5F"/>
        </w:rPr>
        <w:t>// ...</w:t>
      </w:r>
    </w:p>
    <w:p w:rsidR="007E7FEE" w:rsidRDefault="007E7FEE" w:rsidP="001B21FC">
      <w:pPr>
        <w:pStyle w:val="aff"/>
        <w:rPr>
          <w:snapToGrid/>
        </w:rPr>
      </w:pPr>
      <w:r>
        <w:rPr>
          <w:b/>
          <w:snapToGrid/>
          <w:color w:val="7F0055"/>
        </w:rPr>
        <w:t>public</w:t>
      </w:r>
      <w:r>
        <w:rPr>
          <w:snapToGrid/>
        </w:rPr>
        <w:t xml:space="preserve"> </w:t>
      </w:r>
      <w:r>
        <w:rPr>
          <w:b/>
          <w:snapToGrid/>
          <w:color w:val="7F0055"/>
        </w:rPr>
        <w:t>final</w:t>
      </w:r>
      <w:r>
        <w:rPr>
          <w:snapToGrid/>
        </w:rPr>
        <w:t xml:space="preserve"> </w:t>
      </w:r>
      <w:r>
        <w:rPr>
          <w:b/>
          <w:snapToGrid/>
          <w:color w:val="7F0055"/>
        </w:rPr>
        <w:t>void</w:t>
      </w:r>
      <w:r w:rsidR="0015413A">
        <w:rPr>
          <w:snapToGrid/>
        </w:rPr>
        <w:t xml:space="preserve"> unzip(String file</w:t>
      </w:r>
      <w:r w:rsidR="0015413A">
        <w:rPr>
          <w:rFonts w:hint="eastAsia"/>
          <w:snapToGrid/>
        </w:rPr>
        <w:t>N</w:t>
      </w:r>
      <w:r>
        <w:rPr>
          <w:snapToGrid/>
        </w:rPr>
        <w:t xml:space="preserve">ame) </w:t>
      </w:r>
      <w:r>
        <w:rPr>
          <w:b/>
          <w:snapToGrid/>
          <w:color w:val="7F0055"/>
        </w:rPr>
        <w:t>throws</w:t>
      </w:r>
      <w:r>
        <w:rPr>
          <w:snapToGrid/>
        </w:rPr>
        <w:t xml:space="preserve"> java.io.IOException</w:t>
      </w:r>
    </w:p>
    <w:p w:rsidR="007E7FEE" w:rsidRDefault="007E7FEE" w:rsidP="001B21FC">
      <w:pPr>
        <w:pStyle w:val="aff"/>
        <w:rPr>
          <w:snapToGrid/>
        </w:rPr>
      </w:pPr>
      <w:r>
        <w:rPr>
          <w:snapToGrid/>
        </w:rPr>
        <w:t>{</w:t>
      </w:r>
    </w:p>
    <w:p w:rsidR="007E7FEE" w:rsidRDefault="004D2A7C" w:rsidP="001B21FC">
      <w:pPr>
        <w:pStyle w:val="aff"/>
        <w:rPr>
          <w:snapToGrid/>
        </w:rPr>
      </w:pPr>
      <w:r>
        <w:rPr>
          <w:snapToGrid/>
        </w:rPr>
        <w:t xml:space="preserve">    </w:t>
      </w:r>
      <w:r w:rsidR="007E7FEE">
        <w:rPr>
          <w:snapToGrid/>
        </w:rPr>
        <w:t xml:space="preserve">FileInputStream fis = </w:t>
      </w:r>
      <w:r w:rsidR="007E7FEE">
        <w:rPr>
          <w:b/>
          <w:snapToGrid/>
          <w:color w:val="7F0055"/>
        </w:rPr>
        <w:t>new</w:t>
      </w:r>
      <w:r w:rsidR="009A1ECC">
        <w:rPr>
          <w:snapToGrid/>
        </w:rPr>
        <w:t xml:space="preserve"> FileInputStream(file</w:t>
      </w:r>
      <w:r w:rsidR="009A1ECC">
        <w:rPr>
          <w:rFonts w:hint="eastAsia"/>
          <w:snapToGrid/>
        </w:rPr>
        <w:t>N</w:t>
      </w:r>
      <w:r w:rsidR="007E7FEE">
        <w:rPr>
          <w:snapToGrid/>
        </w:rPr>
        <w:t>ame);</w:t>
      </w:r>
    </w:p>
    <w:p w:rsidR="007E7FEE" w:rsidRDefault="004D2A7C" w:rsidP="001B21FC">
      <w:pPr>
        <w:pStyle w:val="aff"/>
        <w:rPr>
          <w:snapToGrid/>
        </w:rPr>
      </w:pPr>
      <w:r>
        <w:rPr>
          <w:snapToGrid/>
        </w:rPr>
        <w:t xml:space="preserve">    </w:t>
      </w:r>
      <w:r w:rsidR="007E7FEE">
        <w:rPr>
          <w:snapToGrid/>
        </w:rPr>
        <w:t xml:space="preserve">ZipInputStream zis = </w:t>
      </w:r>
      <w:r w:rsidR="007E7FEE">
        <w:rPr>
          <w:b/>
          <w:snapToGrid/>
          <w:color w:val="7F0055"/>
        </w:rPr>
        <w:t>new</w:t>
      </w:r>
      <w:r w:rsidR="007E7FEE">
        <w:rPr>
          <w:snapToGrid/>
        </w:rPr>
        <w:t xml:space="preserve"> ZipInputStream(</w:t>
      </w:r>
      <w:r w:rsidR="007E7FEE">
        <w:rPr>
          <w:b/>
          <w:snapToGrid/>
          <w:color w:val="7F0055"/>
        </w:rPr>
        <w:t>new</w:t>
      </w:r>
      <w:r w:rsidR="007E7FEE">
        <w:rPr>
          <w:snapToGrid/>
        </w:rPr>
        <w:t xml:space="preserve"> BufferedInputStream(fis));</w:t>
      </w:r>
    </w:p>
    <w:p w:rsidR="007E7FEE" w:rsidRDefault="004D2A7C" w:rsidP="001B21FC">
      <w:pPr>
        <w:pStyle w:val="aff"/>
        <w:rPr>
          <w:snapToGrid/>
        </w:rPr>
      </w:pPr>
      <w:r>
        <w:rPr>
          <w:snapToGrid/>
        </w:rPr>
        <w:t xml:space="preserve">    </w:t>
      </w:r>
      <w:r w:rsidR="007E7FEE">
        <w:rPr>
          <w:snapToGrid/>
        </w:rPr>
        <w:t>ZipEntry entry;</w:t>
      </w:r>
    </w:p>
    <w:p w:rsidR="007E7FEE" w:rsidRDefault="004D2A7C" w:rsidP="001B21FC">
      <w:pPr>
        <w:pStyle w:val="aff"/>
        <w:rPr>
          <w:snapToGrid/>
        </w:rPr>
      </w:pPr>
      <w:r>
        <w:rPr>
          <w:snapToGrid/>
        </w:rPr>
        <w:t xml:space="preserve">    </w:t>
      </w:r>
      <w:r w:rsidR="007E7FEE">
        <w:rPr>
          <w:b/>
          <w:snapToGrid/>
          <w:color w:val="7F0055"/>
        </w:rPr>
        <w:t>int</w:t>
      </w:r>
      <w:r w:rsidR="007E7FEE">
        <w:rPr>
          <w:snapToGrid/>
        </w:rPr>
        <w:t xml:space="preserve"> entries = 0;</w:t>
      </w:r>
    </w:p>
    <w:p w:rsidR="007E7FEE" w:rsidRDefault="004D2A7C" w:rsidP="001B21FC">
      <w:pPr>
        <w:pStyle w:val="aff"/>
        <w:rPr>
          <w:snapToGrid/>
        </w:rPr>
      </w:pPr>
      <w:r>
        <w:rPr>
          <w:snapToGrid/>
        </w:rPr>
        <w:t xml:space="preserve">    </w:t>
      </w:r>
      <w:r w:rsidR="007E7FEE">
        <w:rPr>
          <w:b/>
          <w:snapToGrid/>
          <w:color w:val="7F0055"/>
        </w:rPr>
        <w:t>int</w:t>
      </w:r>
      <w:r w:rsidR="007E7FEE">
        <w:rPr>
          <w:snapToGrid/>
        </w:rPr>
        <w:t xml:space="preserve"> total = 0;</w:t>
      </w:r>
    </w:p>
    <w:p w:rsidR="00CA67BF" w:rsidRPr="00CA67BF" w:rsidRDefault="009C0F04" w:rsidP="00127114">
      <w:pPr>
        <w:pStyle w:val="aff"/>
      </w:pPr>
      <w:r>
        <w:rPr>
          <w:snapToGrid/>
        </w:rPr>
        <w:t xml:space="preserve">    </w:t>
      </w:r>
      <w:r w:rsidR="00CA67BF">
        <w:rPr>
          <w:b/>
          <w:snapToGrid/>
          <w:color w:val="7F0055"/>
        </w:rPr>
        <w:t>byte</w:t>
      </w:r>
      <w:r w:rsidR="00CA67BF" w:rsidRPr="00D33D1B">
        <w:rPr>
          <w:rFonts w:hint="eastAsia"/>
          <w:snapToGrid/>
        </w:rPr>
        <w:t>[]</w:t>
      </w:r>
      <w:r w:rsidR="00CA67BF">
        <w:rPr>
          <w:snapToGrid/>
        </w:rPr>
        <w:t xml:space="preserve"> data</w:t>
      </w:r>
      <w:r w:rsidR="00CA67BF">
        <w:rPr>
          <w:rFonts w:hint="eastAsia"/>
          <w:snapToGrid/>
        </w:rPr>
        <w:t xml:space="preserve"> </w:t>
      </w:r>
      <w:r w:rsidR="00CA67BF">
        <w:rPr>
          <w:snapToGrid/>
        </w:rPr>
        <w:t xml:space="preserve">= </w:t>
      </w:r>
      <w:r w:rsidR="00CA67BF">
        <w:rPr>
          <w:b/>
          <w:snapToGrid/>
          <w:color w:val="7F0055"/>
        </w:rPr>
        <w:t>new</w:t>
      </w:r>
      <w:r w:rsidR="00CA67BF">
        <w:rPr>
          <w:snapToGrid/>
        </w:rPr>
        <w:t xml:space="preserve"> </w:t>
      </w:r>
      <w:r w:rsidR="00CA67BF">
        <w:rPr>
          <w:b/>
          <w:snapToGrid/>
          <w:color w:val="7F0055"/>
        </w:rPr>
        <w:t>byte</w:t>
      </w:r>
      <w:r w:rsidR="00CA67BF">
        <w:rPr>
          <w:snapToGrid/>
        </w:rPr>
        <w:t>[</w:t>
      </w:r>
      <w:r w:rsidR="00CA67BF">
        <w:rPr>
          <w:i/>
          <w:iCs/>
          <w:snapToGrid/>
          <w:color w:val="0000C0"/>
        </w:rPr>
        <w:t>BUFFER</w:t>
      </w:r>
      <w:r w:rsidR="00CA67BF">
        <w:rPr>
          <w:snapToGrid/>
        </w:rPr>
        <w:t>];</w:t>
      </w:r>
    </w:p>
    <w:p w:rsidR="007E7FEE" w:rsidRDefault="004D2A7C" w:rsidP="001B21FC">
      <w:pPr>
        <w:pStyle w:val="aff"/>
        <w:rPr>
          <w:snapToGrid/>
        </w:rPr>
      </w:pPr>
      <w:r>
        <w:rPr>
          <w:snapToGrid/>
        </w:rPr>
        <w:t xml:space="preserve">    </w:t>
      </w:r>
      <w:r w:rsidR="007E7FEE">
        <w:rPr>
          <w:b/>
          <w:snapToGrid/>
          <w:color w:val="7F0055"/>
        </w:rPr>
        <w:t>try</w:t>
      </w:r>
    </w:p>
    <w:p w:rsidR="007E7FEE" w:rsidRDefault="004D2A7C" w:rsidP="001B21FC">
      <w:pPr>
        <w:pStyle w:val="aff"/>
        <w:rPr>
          <w:snapToGrid/>
        </w:rPr>
      </w:pPr>
      <w:r>
        <w:rPr>
          <w:snapToGrid/>
        </w:rPr>
        <w:t xml:space="preserve">    </w:t>
      </w:r>
      <w:r w:rsidR="007E7FEE">
        <w:rPr>
          <w:snapToGrid/>
        </w:rPr>
        <w:t>{</w:t>
      </w:r>
    </w:p>
    <w:p w:rsidR="007E7FEE" w:rsidRDefault="004D2A7C" w:rsidP="001B21FC">
      <w:pPr>
        <w:pStyle w:val="aff"/>
        <w:rPr>
          <w:snapToGrid/>
        </w:rPr>
      </w:pPr>
      <w:r>
        <w:rPr>
          <w:snapToGrid/>
        </w:rPr>
        <w:t xml:space="preserve">    </w:t>
      </w:r>
      <w:r>
        <w:rPr>
          <w:rFonts w:hint="eastAsia"/>
          <w:snapToGrid/>
        </w:rPr>
        <w:t xml:space="preserve">    </w:t>
      </w:r>
      <w:r w:rsidR="007E7FEE">
        <w:rPr>
          <w:b/>
          <w:snapToGrid/>
          <w:color w:val="7F0055"/>
        </w:rPr>
        <w:t>while</w:t>
      </w:r>
      <w:r w:rsidR="007E7FEE">
        <w:rPr>
          <w:snapToGrid/>
        </w:rPr>
        <w:t xml:space="preserve"> ((entry = zis.getNextEntry()) != </w:t>
      </w:r>
      <w:r w:rsidR="007E7FEE">
        <w:rPr>
          <w:b/>
          <w:snapToGrid/>
          <w:color w:val="7F0055"/>
        </w:rPr>
        <w:t>null</w:t>
      </w:r>
      <w:r w:rsidR="007E7FEE">
        <w:rPr>
          <w:snapToGrid/>
        </w:rPr>
        <w:t>)</w:t>
      </w:r>
    </w:p>
    <w:p w:rsidR="007E7FEE" w:rsidRDefault="004D2A7C" w:rsidP="001B21FC">
      <w:pPr>
        <w:pStyle w:val="aff"/>
        <w:rPr>
          <w:snapToGrid/>
        </w:rPr>
      </w:pPr>
      <w:r>
        <w:rPr>
          <w:snapToGrid/>
        </w:rPr>
        <w:t xml:space="preserve">        </w:t>
      </w:r>
      <w:r w:rsidR="007E7FEE">
        <w:rPr>
          <w:snapToGrid/>
        </w:rPr>
        <w:t>{</w:t>
      </w:r>
    </w:p>
    <w:p w:rsidR="007E7FEE" w:rsidRDefault="004D2A7C" w:rsidP="001B21FC">
      <w:pPr>
        <w:pStyle w:val="aff"/>
        <w:rPr>
          <w:snapToGrid/>
        </w:rPr>
      </w:pPr>
      <w:r>
        <w:rPr>
          <w:snapToGrid/>
        </w:rPr>
        <w:t xml:space="preserve">            </w:t>
      </w:r>
      <w:r w:rsidR="007E7FEE">
        <w:rPr>
          <w:snapToGrid/>
        </w:rPr>
        <w:t>System.</w:t>
      </w:r>
      <w:r w:rsidR="007E7FEE">
        <w:rPr>
          <w:i/>
          <w:iCs/>
          <w:snapToGrid/>
          <w:color w:val="0000C0"/>
        </w:rPr>
        <w:t>out</w:t>
      </w:r>
      <w:r w:rsidR="007E7FEE">
        <w:rPr>
          <w:snapToGrid/>
        </w:rPr>
        <w:t>.println(</w:t>
      </w:r>
      <w:r w:rsidR="007E7FEE">
        <w:rPr>
          <w:snapToGrid/>
          <w:color w:val="2A00FF"/>
        </w:rPr>
        <w:t>"Extracting: "</w:t>
      </w:r>
      <w:r w:rsidR="007E7FEE">
        <w:rPr>
          <w:snapToGrid/>
        </w:rPr>
        <w:t xml:space="preserve"> + entry);</w:t>
      </w:r>
    </w:p>
    <w:p w:rsidR="007E7FEE" w:rsidRDefault="004D2A7C" w:rsidP="001B21FC">
      <w:pPr>
        <w:pStyle w:val="aff"/>
        <w:rPr>
          <w:snapToGrid/>
        </w:rPr>
      </w:pPr>
      <w:r>
        <w:rPr>
          <w:snapToGrid/>
        </w:rPr>
        <w:t xml:space="preserve">            </w:t>
      </w:r>
      <w:r w:rsidR="007E7FEE">
        <w:rPr>
          <w:b/>
          <w:snapToGrid/>
          <w:color w:val="7F0055"/>
        </w:rPr>
        <w:t>int</w:t>
      </w:r>
      <w:r w:rsidR="007E7FEE">
        <w:rPr>
          <w:snapToGrid/>
        </w:rPr>
        <w:t xml:space="preserve"> count;</w:t>
      </w:r>
    </w:p>
    <w:p w:rsidR="007E7FEE" w:rsidRDefault="004D2A7C" w:rsidP="001B21FC">
      <w:pPr>
        <w:pStyle w:val="aff"/>
        <w:rPr>
          <w:snapToGrid/>
        </w:rPr>
      </w:pPr>
      <w:r>
        <w:rPr>
          <w:snapToGrid/>
        </w:rPr>
        <w:t xml:space="preserve">            </w:t>
      </w:r>
      <w:r w:rsidR="007E7FEE">
        <w:rPr>
          <w:snapToGrid/>
          <w:color w:val="3F7F5F"/>
        </w:rPr>
        <w:t>// Write the files to the</w:t>
      </w:r>
      <w:r w:rsidR="003141B2">
        <w:rPr>
          <w:snapToGrid/>
          <w:color w:val="3F7F5F"/>
        </w:rPr>
        <w:t xml:space="preserve"> disk, but ensure that the </w:t>
      </w:r>
      <w:r w:rsidR="003141B2">
        <w:rPr>
          <w:rFonts w:hint="eastAsia"/>
          <w:snapToGrid/>
          <w:color w:val="3F7F5F"/>
        </w:rPr>
        <w:t>entry</w:t>
      </w:r>
      <w:r w:rsidR="00510E15">
        <w:rPr>
          <w:rFonts w:hint="eastAsia"/>
          <w:snapToGrid/>
          <w:color w:val="3F7F5F"/>
        </w:rPr>
        <w:t>N</w:t>
      </w:r>
      <w:r w:rsidR="007E7FEE">
        <w:rPr>
          <w:snapToGrid/>
          <w:color w:val="3F7F5F"/>
        </w:rPr>
        <w:t>ame is valid,</w:t>
      </w:r>
    </w:p>
    <w:p w:rsidR="007E7FEE" w:rsidRDefault="004D2A7C" w:rsidP="001B21FC">
      <w:pPr>
        <w:pStyle w:val="aff"/>
        <w:rPr>
          <w:snapToGrid/>
        </w:rPr>
      </w:pPr>
      <w:r>
        <w:rPr>
          <w:snapToGrid/>
        </w:rPr>
        <w:t xml:space="preserve">            </w:t>
      </w:r>
      <w:r w:rsidR="007E7FEE">
        <w:rPr>
          <w:snapToGrid/>
          <w:color w:val="3F7F5F"/>
        </w:rPr>
        <w:t>// and that the file is not insanely big</w:t>
      </w:r>
    </w:p>
    <w:p w:rsidR="007E7FEE" w:rsidRPr="00FB0689" w:rsidRDefault="004D2A7C" w:rsidP="001B21FC">
      <w:pPr>
        <w:pStyle w:val="aff"/>
        <w:rPr>
          <w:b/>
          <w:snapToGrid/>
        </w:rPr>
      </w:pPr>
      <w:r w:rsidRPr="00FB0689">
        <w:rPr>
          <w:b/>
          <w:snapToGrid/>
        </w:rPr>
        <w:t xml:space="preserve">            </w:t>
      </w:r>
      <w:r w:rsidR="007E7FEE" w:rsidRPr="00FB0689">
        <w:rPr>
          <w:b/>
          <w:snapToGrid/>
        </w:rPr>
        <w:t>St</w:t>
      </w:r>
      <w:r w:rsidR="008C3C74" w:rsidRPr="00FB0689">
        <w:rPr>
          <w:b/>
          <w:snapToGrid/>
        </w:rPr>
        <w:t xml:space="preserve">ring name = </w:t>
      </w:r>
      <w:r w:rsidR="00EB527E" w:rsidRPr="00FB0689">
        <w:rPr>
          <w:b/>
          <w:snapToGrid/>
        </w:rPr>
        <w:t>sanitzeFileName</w:t>
      </w:r>
      <w:r w:rsidR="007E7FEE" w:rsidRPr="00FB0689">
        <w:rPr>
          <w:b/>
          <w:snapToGrid/>
        </w:rPr>
        <w:t xml:space="preserve">(entry.getName(), </w:t>
      </w:r>
      <w:r w:rsidR="007E7FEE" w:rsidRPr="00FB0689">
        <w:rPr>
          <w:b/>
          <w:snapToGrid/>
          <w:color w:val="2A00FF"/>
        </w:rPr>
        <w:t>"."</w:t>
      </w:r>
      <w:r w:rsidR="007E7FEE" w:rsidRPr="00FB0689">
        <w:rPr>
          <w:b/>
          <w:snapToGrid/>
        </w:rPr>
        <w:t>);</w:t>
      </w:r>
    </w:p>
    <w:p w:rsidR="007E7FEE" w:rsidRDefault="004D2A7C" w:rsidP="001B21FC">
      <w:pPr>
        <w:pStyle w:val="aff"/>
        <w:rPr>
          <w:snapToGrid/>
        </w:rPr>
      </w:pPr>
      <w:r>
        <w:rPr>
          <w:snapToGrid/>
        </w:rPr>
        <w:t xml:space="preserve">            </w:t>
      </w:r>
      <w:r w:rsidR="007E7FEE">
        <w:rPr>
          <w:snapToGrid/>
        </w:rPr>
        <w:t xml:space="preserve">FileOutputStream fos = </w:t>
      </w:r>
      <w:r w:rsidR="007E7FEE">
        <w:rPr>
          <w:b/>
          <w:snapToGrid/>
          <w:color w:val="7F0055"/>
        </w:rPr>
        <w:t>new</w:t>
      </w:r>
      <w:r w:rsidR="007E7FEE">
        <w:rPr>
          <w:snapToGrid/>
        </w:rPr>
        <w:t xml:space="preserve"> FileOutputStream(name);</w:t>
      </w:r>
    </w:p>
    <w:p w:rsidR="007E7FEE" w:rsidRDefault="004D2A7C" w:rsidP="001B21FC">
      <w:pPr>
        <w:pStyle w:val="aff"/>
        <w:rPr>
          <w:snapToGrid/>
        </w:rPr>
      </w:pPr>
      <w:r>
        <w:rPr>
          <w:snapToGrid/>
        </w:rPr>
        <w:t xml:space="preserve">            </w:t>
      </w:r>
      <w:r w:rsidR="007E7FEE">
        <w:rPr>
          <w:snapToGrid/>
        </w:rPr>
        <w:t xml:space="preserve">BufferedOutputStream dest = </w:t>
      </w:r>
      <w:r w:rsidR="007E7FEE">
        <w:rPr>
          <w:b/>
          <w:snapToGrid/>
          <w:color w:val="7F0055"/>
        </w:rPr>
        <w:t>new</w:t>
      </w:r>
      <w:r w:rsidR="007E7FEE">
        <w:rPr>
          <w:snapToGrid/>
        </w:rPr>
        <w:t xml:space="preserve"> BufferedOutputStream(fos,</w:t>
      </w:r>
      <w:r w:rsidR="009F56B6">
        <w:rPr>
          <w:rFonts w:hint="eastAsia"/>
          <w:snapToGrid/>
        </w:rPr>
        <w:t xml:space="preserve"> </w:t>
      </w:r>
      <w:r w:rsidR="007E7FEE">
        <w:rPr>
          <w:i/>
          <w:iCs/>
          <w:snapToGrid/>
          <w:color w:val="0000C0"/>
        </w:rPr>
        <w:t>BUFFER</w:t>
      </w:r>
      <w:r w:rsidR="007E7FEE">
        <w:rPr>
          <w:snapToGrid/>
        </w:rPr>
        <w:t>);</w:t>
      </w:r>
    </w:p>
    <w:p w:rsidR="007E7FEE" w:rsidRDefault="004D2A7C" w:rsidP="001B21FC">
      <w:pPr>
        <w:pStyle w:val="aff"/>
        <w:rPr>
          <w:snapToGrid/>
        </w:rPr>
      </w:pPr>
      <w:r>
        <w:rPr>
          <w:snapToGrid/>
        </w:rPr>
        <w:t xml:space="preserve">            </w:t>
      </w:r>
      <w:r w:rsidR="007E7FEE">
        <w:rPr>
          <w:b/>
          <w:snapToGrid/>
          <w:color w:val="7F0055"/>
        </w:rPr>
        <w:t>while</w:t>
      </w:r>
      <w:r w:rsidR="00766526">
        <w:rPr>
          <w:snapToGrid/>
        </w:rPr>
        <w:t xml:space="preserve"> (total </w:t>
      </w:r>
      <w:r w:rsidR="00623A11">
        <w:rPr>
          <w:rFonts w:hint="eastAsia"/>
          <w:snapToGrid/>
        </w:rPr>
        <w:t xml:space="preserve">+ </w:t>
      </w:r>
      <w:r w:rsidR="00AE1501">
        <w:rPr>
          <w:i/>
          <w:iCs/>
          <w:snapToGrid/>
          <w:color w:val="0000C0"/>
        </w:rPr>
        <w:t>BUFFER</w:t>
      </w:r>
      <w:r w:rsidR="00AE1501">
        <w:rPr>
          <w:snapToGrid/>
        </w:rPr>
        <w:t xml:space="preserve"> </w:t>
      </w:r>
      <w:r w:rsidR="00766526">
        <w:rPr>
          <w:snapToGrid/>
        </w:rPr>
        <w:t>&lt;</w:t>
      </w:r>
      <w:r w:rsidR="00024F8B">
        <w:rPr>
          <w:rFonts w:hint="eastAsia"/>
          <w:snapToGrid/>
        </w:rPr>
        <w:t>=</w:t>
      </w:r>
      <w:r w:rsidR="007E7FEE">
        <w:rPr>
          <w:snapToGrid/>
        </w:rPr>
        <w:t xml:space="preserve"> </w:t>
      </w:r>
      <w:r w:rsidR="007E7FEE">
        <w:rPr>
          <w:i/>
          <w:iCs/>
          <w:snapToGrid/>
          <w:color w:val="0000C0"/>
        </w:rPr>
        <w:t>TOOBIG</w:t>
      </w:r>
      <w:r w:rsidR="000B5B81">
        <w:rPr>
          <w:rFonts w:hint="eastAsia"/>
          <w:snapToGrid/>
        </w:rPr>
        <w:t xml:space="preserve"> </w:t>
      </w:r>
      <w:r w:rsidR="007E7FEE">
        <w:rPr>
          <w:snapToGrid/>
        </w:rPr>
        <w:t xml:space="preserve">&amp;&amp; (count = zis.read(data, 0, </w:t>
      </w:r>
      <w:r w:rsidR="007E7FEE">
        <w:rPr>
          <w:i/>
          <w:iCs/>
          <w:snapToGrid/>
          <w:color w:val="0000C0"/>
        </w:rPr>
        <w:t>BUFFER</w:t>
      </w:r>
      <w:r w:rsidR="007E7FEE">
        <w:rPr>
          <w:snapToGrid/>
        </w:rPr>
        <w:t>)) != -1)</w:t>
      </w:r>
    </w:p>
    <w:p w:rsidR="007E7FEE" w:rsidRDefault="004D2A7C" w:rsidP="001B21FC">
      <w:pPr>
        <w:pStyle w:val="aff"/>
        <w:rPr>
          <w:snapToGrid/>
        </w:rPr>
      </w:pPr>
      <w:r>
        <w:rPr>
          <w:snapToGrid/>
        </w:rPr>
        <w:t xml:space="preserve">            </w:t>
      </w:r>
      <w:r w:rsidR="007E7FEE">
        <w:rPr>
          <w:snapToGrid/>
        </w:rPr>
        <w:t>{</w:t>
      </w:r>
    </w:p>
    <w:p w:rsidR="007E7FEE" w:rsidRDefault="004D2A7C" w:rsidP="001B21FC">
      <w:pPr>
        <w:pStyle w:val="aff"/>
        <w:rPr>
          <w:snapToGrid/>
        </w:rPr>
      </w:pPr>
      <w:r>
        <w:rPr>
          <w:snapToGrid/>
        </w:rPr>
        <w:t xml:space="preserve">                </w:t>
      </w:r>
      <w:r w:rsidR="007E7FEE">
        <w:rPr>
          <w:snapToGrid/>
        </w:rPr>
        <w:t>dest.write(data, 0, count);</w:t>
      </w:r>
    </w:p>
    <w:p w:rsidR="007E7FEE" w:rsidRDefault="004D2A7C" w:rsidP="001B21FC">
      <w:pPr>
        <w:pStyle w:val="aff"/>
        <w:rPr>
          <w:snapToGrid/>
        </w:rPr>
      </w:pPr>
      <w:r>
        <w:rPr>
          <w:snapToGrid/>
        </w:rPr>
        <w:t xml:space="preserve">                </w:t>
      </w:r>
      <w:r w:rsidR="007E7FEE">
        <w:rPr>
          <w:snapToGrid/>
        </w:rPr>
        <w:t>total += count;</w:t>
      </w:r>
    </w:p>
    <w:p w:rsidR="007E7FEE" w:rsidRDefault="004D2A7C" w:rsidP="001B21FC">
      <w:pPr>
        <w:pStyle w:val="aff"/>
        <w:rPr>
          <w:snapToGrid/>
        </w:rPr>
      </w:pPr>
      <w:r>
        <w:rPr>
          <w:snapToGrid/>
        </w:rPr>
        <w:t xml:space="preserve">            </w:t>
      </w:r>
      <w:r w:rsidR="007E7FEE">
        <w:rPr>
          <w:snapToGrid/>
        </w:rPr>
        <w:t>}</w:t>
      </w:r>
    </w:p>
    <w:p w:rsidR="007E7FEE" w:rsidRDefault="004D2A7C" w:rsidP="001B21FC">
      <w:pPr>
        <w:pStyle w:val="aff"/>
        <w:rPr>
          <w:snapToGrid/>
        </w:rPr>
      </w:pPr>
      <w:r>
        <w:rPr>
          <w:snapToGrid/>
        </w:rPr>
        <w:t xml:space="preserve">            </w:t>
      </w:r>
      <w:r w:rsidR="007E7FEE">
        <w:rPr>
          <w:snapToGrid/>
        </w:rPr>
        <w:t>dest.flush();</w:t>
      </w:r>
    </w:p>
    <w:p w:rsidR="007E7FEE" w:rsidRDefault="00446E47" w:rsidP="001B21FC">
      <w:pPr>
        <w:pStyle w:val="aff"/>
        <w:rPr>
          <w:snapToGrid/>
        </w:rPr>
      </w:pPr>
      <w:r>
        <w:rPr>
          <w:snapToGrid/>
        </w:rPr>
        <w:t xml:space="preserve">            </w:t>
      </w:r>
      <w:r w:rsidR="007E7FEE">
        <w:rPr>
          <w:snapToGrid/>
        </w:rPr>
        <w:t>dest.close();</w:t>
      </w:r>
    </w:p>
    <w:p w:rsidR="007E7FEE" w:rsidRDefault="007E7FEE" w:rsidP="001B21FC">
      <w:pPr>
        <w:pStyle w:val="aff"/>
        <w:rPr>
          <w:snapToGrid/>
        </w:rPr>
      </w:pPr>
      <w:r>
        <w:rPr>
          <w:snapToGrid/>
        </w:rPr>
        <w:t xml:space="preserve">      </w:t>
      </w:r>
      <w:r w:rsidR="00446E47">
        <w:rPr>
          <w:snapToGrid/>
        </w:rPr>
        <w:t xml:space="preserve">      </w:t>
      </w:r>
      <w:r>
        <w:rPr>
          <w:snapToGrid/>
        </w:rPr>
        <w:t>zis.closeEntry();</w:t>
      </w:r>
    </w:p>
    <w:p w:rsidR="007E7FEE" w:rsidRDefault="00446E47" w:rsidP="001B21FC">
      <w:pPr>
        <w:pStyle w:val="aff"/>
        <w:rPr>
          <w:snapToGrid/>
        </w:rPr>
      </w:pPr>
      <w:r>
        <w:rPr>
          <w:snapToGrid/>
        </w:rPr>
        <w:t xml:space="preserve">            </w:t>
      </w:r>
      <w:r w:rsidR="007E7FEE">
        <w:rPr>
          <w:snapToGrid/>
        </w:rPr>
        <w:t>entries++;</w:t>
      </w:r>
    </w:p>
    <w:p w:rsidR="007E7FEE" w:rsidRPr="0000375F" w:rsidRDefault="00446E47" w:rsidP="001B21FC">
      <w:pPr>
        <w:pStyle w:val="aff"/>
        <w:rPr>
          <w:b/>
          <w:snapToGrid/>
        </w:rPr>
      </w:pPr>
      <w:r w:rsidRPr="0000375F">
        <w:rPr>
          <w:b/>
          <w:snapToGrid/>
        </w:rPr>
        <w:t xml:space="preserve">            </w:t>
      </w:r>
      <w:r w:rsidR="007E7FEE" w:rsidRPr="0000375F">
        <w:rPr>
          <w:b/>
          <w:snapToGrid/>
          <w:color w:val="7F0055"/>
        </w:rPr>
        <w:t>if</w:t>
      </w:r>
      <w:r w:rsidR="007E7FEE" w:rsidRPr="0000375F">
        <w:rPr>
          <w:b/>
          <w:snapToGrid/>
        </w:rPr>
        <w:t xml:space="preserve"> (entries &gt; </w:t>
      </w:r>
      <w:r w:rsidR="007E7FEE" w:rsidRPr="0000375F">
        <w:rPr>
          <w:b/>
          <w:i/>
          <w:iCs/>
          <w:snapToGrid/>
          <w:color w:val="0000C0"/>
        </w:rPr>
        <w:t>TOOMANY</w:t>
      </w:r>
      <w:r w:rsidR="007E7FEE" w:rsidRPr="0000375F">
        <w:rPr>
          <w:b/>
          <w:snapToGrid/>
        </w:rPr>
        <w:t>)</w:t>
      </w:r>
    </w:p>
    <w:p w:rsidR="007E7FEE" w:rsidRPr="0000375F" w:rsidRDefault="00446E47" w:rsidP="001B21FC">
      <w:pPr>
        <w:pStyle w:val="aff"/>
        <w:rPr>
          <w:b/>
          <w:snapToGrid/>
        </w:rPr>
      </w:pPr>
      <w:r w:rsidRPr="0000375F">
        <w:rPr>
          <w:b/>
          <w:snapToGrid/>
        </w:rPr>
        <w:t xml:space="preserve">            </w:t>
      </w:r>
      <w:r w:rsidR="007E7FEE" w:rsidRPr="0000375F">
        <w:rPr>
          <w:b/>
          <w:snapToGrid/>
        </w:rPr>
        <w:t>{</w:t>
      </w:r>
    </w:p>
    <w:p w:rsidR="007E7FEE" w:rsidRPr="0000375F" w:rsidRDefault="00446E47" w:rsidP="001B21FC">
      <w:pPr>
        <w:pStyle w:val="aff"/>
        <w:rPr>
          <w:b/>
          <w:snapToGrid/>
        </w:rPr>
      </w:pPr>
      <w:r w:rsidRPr="0000375F">
        <w:rPr>
          <w:b/>
          <w:snapToGrid/>
        </w:rPr>
        <w:t xml:space="preserve">                </w:t>
      </w:r>
      <w:r w:rsidR="007E7FEE" w:rsidRPr="0000375F">
        <w:rPr>
          <w:b/>
          <w:snapToGrid/>
          <w:color w:val="7F0055"/>
        </w:rPr>
        <w:t>throw</w:t>
      </w:r>
      <w:r w:rsidR="007E7FEE" w:rsidRPr="0000375F">
        <w:rPr>
          <w:b/>
          <w:snapToGrid/>
        </w:rPr>
        <w:t xml:space="preserve"> </w:t>
      </w:r>
      <w:r w:rsidR="007E7FEE" w:rsidRPr="0000375F">
        <w:rPr>
          <w:b/>
          <w:snapToGrid/>
          <w:color w:val="7F0055"/>
        </w:rPr>
        <w:t>new</w:t>
      </w:r>
      <w:r w:rsidR="007E7FEE" w:rsidRPr="0000375F">
        <w:rPr>
          <w:b/>
          <w:snapToGrid/>
        </w:rPr>
        <w:t xml:space="preserve"> IllegalStateException(</w:t>
      </w:r>
      <w:r w:rsidR="007E7FEE" w:rsidRPr="0000375F">
        <w:rPr>
          <w:b/>
          <w:snapToGrid/>
          <w:color w:val="2A00FF"/>
        </w:rPr>
        <w:t>"Too many files to unzip."</w:t>
      </w:r>
      <w:r w:rsidR="007E7FEE" w:rsidRPr="0000375F">
        <w:rPr>
          <w:b/>
          <w:snapToGrid/>
        </w:rPr>
        <w:t>);</w:t>
      </w:r>
    </w:p>
    <w:p w:rsidR="007E7FEE" w:rsidRPr="0000375F" w:rsidRDefault="00446E47" w:rsidP="00C40828">
      <w:pPr>
        <w:pStyle w:val="aff"/>
        <w:tabs>
          <w:tab w:val="left" w:pos="2790"/>
        </w:tabs>
        <w:rPr>
          <w:b/>
          <w:snapToGrid/>
        </w:rPr>
      </w:pPr>
      <w:r w:rsidRPr="0000375F">
        <w:rPr>
          <w:b/>
          <w:snapToGrid/>
        </w:rPr>
        <w:t xml:space="preserve">            </w:t>
      </w:r>
      <w:r w:rsidR="007E7FEE" w:rsidRPr="0000375F">
        <w:rPr>
          <w:b/>
          <w:snapToGrid/>
        </w:rPr>
        <w:t>}</w:t>
      </w:r>
    </w:p>
    <w:p w:rsidR="007E7FEE" w:rsidRPr="0000375F" w:rsidRDefault="00446E47" w:rsidP="001B21FC">
      <w:pPr>
        <w:pStyle w:val="aff"/>
        <w:rPr>
          <w:b/>
          <w:snapToGrid/>
        </w:rPr>
      </w:pPr>
      <w:r w:rsidRPr="0000375F">
        <w:rPr>
          <w:b/>
          <w:snapToGrid/>
        </w:rPr>
        <w:t xml:space="preserve">            </w:t>
      </w:r>
      <w:r w:rsidR="007E7FEE" w:rsidRPr="0000375F">
        <w:rPr>
          <w:b/>
          <w:snapToGrid/>
          <w:color w:val="7F0055"/>
        </w:rPr>
        <w:t>if</w:t>
      </w:r>
      <w:r w:rsidR="007E7FEE" w:rsidRPr="0000375F">
        <w:rPr>
          <w:b/>
          <w:snapToGrid/>
        </w:rPr>
        <w:t xml:space="preserve"> (total &gt; </w:t>
      </w:r>
      <w:r w:rsidR="007E7FEE" w:rsidRPr="0000375F">
        <w:rPr>
          <w:b/>
          <w:i/>
          <w:iCs/>
          <w:snapToGrid/>
          <w:color w:val="0000C0"/>
        </w:rPr>
        <w:t>TOOBIG</w:t>
      </w:r>
      <w:r w:rsidR="007E7FEE" w:rsidRPr="0000375F">
        <w:rPr>
          <w:b/>
          <w:snapToGrid/>
        </w:rPr>
        <w:t>)</w:t>
      </w:r>
    </w:p>
    <w:p w:rsidR="007E7FEE" w:rsidRPr="0000375F" w:rsidRDefault="00446E47" w:rsidP="001B21FC">
      <w:pPr>
        <w:pStyle w:val="aff"/>
        <w:rPr>
          <w:b/>
          <w:snapToGrid/>
        </w:rPr>
      </w:pPr>
      <w:r w:rsidRPr="0000375F">
        <w:rPr>
          <w:b/>
          <w:snapToGrid/>
        </w:rPr>
        <w:t xml:space="preserve">            </w:t>
      </w:r>
      <w:r w:rsidR="007E7FEE" w:rsidRPr="0000375F">
        <w:rPr>
          <w:b/>
          <w:snapToGrid/>
        </w:rPr>
        <w:t>{</w:t>
      </w:r>
    </w:p>
    <w:p w:rsidR="007E7FEE" w:rsidRPr="0000375F" w:rsidRDefault="00446E47" w:rsidP="001B21FC">
      <w:pPr>
        <w:pStyle w:val="aff"/>
        <w:rPr>
          <w:b/>
          <w:snapToGrid/>
        </w:rPr>
      </w:pPr>
      <w:r w:rsidRPr="0000375F">
        <w:rPr>
          <w:b/>
          <w:snapToGrid/>
        </w:rPr>
        <w:t xml:space="preserve">                </w:t>
      </w:r>
      <w:r w:rsidR="007E7FEE" w:rsidRPr="0000375F">
        <w:rPr>
          <w:b/>
          <w:snapToGrid/>
          <w:color w:val="7F0055"/>
        </w:rPr>
        <w:t>throw</w:t>
      </w:r>
      <w:r w:rsidR="007E7FEE" w:rsidRPr="0000375F">
        <w:rPr>
          <w:b/>
          <w:snapToGrid/>
        </w:rPr>
        <w:t xml:space="preserve"> </w:t>
      </w:r>
      <w:r w:rsidR="007E7FEE" w:rsidRPr="0000375F">
        <w:rPr>
          <w:b/>
          <w:snapToGrid/>
          <w:color w:val="7F0055"/>
        </w:rPr>
        <w:t>new</w:t>
      </w:r>
      <w:r w:rsidR="007E7FEE" w:rsidRPr="0000375F">
        <w:rPr>
          <w:b/>
          <w:snapToGrid/>
        </w:rPr>
        <w:t xml:space="preserve"> IllegalStateException(</w:t>
      </w:r>
    </w:p>
    <w:p w:rsidR="007E7FEE" w:rsidRPr="0000375F" w:rsidRDefault="00446E47" w:rsidP="001B21FC">
      <w:pPr>
        <w:pStyle w:val="aff"/>
        <w:rPr>
          <w:b/>
          <w:snapToGrid/>
        </w:rPr>
      </w:pPr>
      <w:r w:rsidRPr="0000375F">
        <w:rPr>
          <w:b/>
          <w:snapToGrid/>
        </w:rPr>
        <w:t xml:space="preserve">                       </w:t>
      </w:r>
      <w:r w:rsidR="007E7FEE" w:rsidRPr="0000375F">
        <w:rPr>
          <w:b/>
          <w:snapToGrid/>
        </w:rPr>
        <w:t xml:space="preserve"> </w:t>
      </w:r>
      <w:r w:rsidR="007E7FEE" w:rsidRPr="0000375F">
        <w:rPr>
          <w:b/>
          <w:snapToGrid/>
          <w:color w:val="2A00FF"/>
        </w:rPr>
        <w:t>"File being unzipped is too big."</w:t>
      </w:r>
      <w:r w:rsidR="007E7FEE" w:rsidRPr="0000375F">
        <w:rPr>
          <w:b/>
          <w:snapToGrid/>
        </w:rPr>
        <w:t>);</w:t>
      </w:r>
    </w:p>
    <w:p w:rsidR="007E7FEE" w:rsidRPr="0000375F" w:rsidRDefault="00446E47" w:rsidP="001B21FC">
      <w:pPr>
        <w:pStyle w:val="aff"/>
        <w:rPr>
          <w:b/>
          <w:snapToGrid/>
        </w:rPr>
      </w:pPr>
      <w:r w:rsidRPr="0000375F">
        <w:rPr>
          <w:b/>
          <w:snapToGrid/>
        </w:rPr>
        <w:t xml:space="preserve">            </w:t>
      </w:r>
      <w:r w:rsidR="007E7FEE" w:rsidRPr="0000375F">
        <w:rPr>
          <w:b/>
          <w:snapToGrid/>
        </w:rPr>
        <w:t>}</w:t>
      </w:r>
    </w:p>
    <w:p w:rsidR="007E7FEE" w:rsidRDefault="00446E47" w:rsidP="001B21FC">
      <w:pPr>
        <w:pStyle w:val="aff"/>
        <w:rPr>
          <w:snapToGrid/>
        </w:rPr>
      </w:pPr>
      <w:r>
        <w:rPr>
          <w:snapToGrid/>
        </w:rPr>
        <w:t xml:space="preserve">        </w:t>
      </w:r>
      <w:r w:rsidR="007E7FEE">
        <w:rPr>
          <w:snapToGrid/>
        </w:rPr>
        <w:t>}</w:t>
      </w:r>
    </w:p>
    <w:p w:rsidR="007E7FEE" w:rsidRDefault="00C05B11" w:rsidP="001B21FC">
      <w:pPr>
        <w:pStyle w:val="aff"/>
        <w:rPr>
          <w:snapToGrid/>
        </w:rPr>
      </w:pPr>
      <w:r>
        <w:rPr>
          <w:snapToGrid/>
        </w:rPr>
        <w:t xml:space="preserve">    </w:t>
      </w:r>
      <w:r w:rsidR="007E7FEE">
        <w:rPr>
          <w:snapToGrid/>
        </w:rPr>
        <w:t>}</w:t>
      </w:r>
    </w:p>
    <w:p w:rsidR="007E7FEE" w:rsidRDefault="00C05B11" w:rsidP="001B21FC">
      <w:pPr>
        <w:pStyle w:val="aff"/>
        <w:rPr>
          <w:snapToGrid/>
        </w:rPr>
      </w:pPr>
      <w:r>
        <w:rPr>
          <w:snapToGrid/>
        </w:rPr>
        <w:t xml:space="preserve">    </w:t>
      </w:r>
      <w:r w:rsidR="007E7FEE">
        <w:rPr>
          <w:b/>
          <w:snapToGrid/>
          <w:color w:val="7F0055"/>
        </w:rPr>
        <w:t>finally</w:t>
      </w:r>
    </w:p>
    <w:p w:rsidR="007E7FEE" w:rsidRDefault="00C05B11" w:rsidP="001B21FC">
      <w:pPr>
        <w:pStyle w:val="aff"/>
        <w:rPr>
          <w:snapToGrid/>
        </w:rPr>
      </w:pPr>
      <w:r>
        <w:rPr>
          <w:snapToGrid/>
        </w:rPr>
        <w:t xml:space="preserve">    </w:t>
      </w:r>
      <w:r w:rsidR="007E7FEE">
        <w:rPr>
          <w:snapToGrid/>
        </w:rPr>
        <w:t>{</w:t>
      </w:r>
    </w:p>
    <w:p w:rsidR="007E7FEE" w:rsidRDefault="00C05B11" w:rsidP="001B21FC">
      <w:pPr>
        <w:pStyle w:val="aff"/>
        <w:rPr>
          <w:snapToGrid/>
        </w:rPr>
      </w:pPr>
      <w:r>
        <w:rPr>
          <w:snapToGrid/>
        </w:rPr>
        <w:t xml:space="preserve">        </w:t>
      </w:r>
      <w:r w:rsidR="007E7FEE">
        <w:rPr>
          <w:snapToGrid/>
        </w:rPr>
        <w:t>zis.close();</w:t>
      </w:r>
    </w:p>
    <w:p w:rsidR="007E7FEE" w:rsidRDefault="00C05B11" w:rsidP="001B21FC">
      <w:pPr>
        <w:pStyle w:val="aff"/>
        <w:rPr>
          <w:snapToGrid/>
        </w:rPr>
      </w:pPr>
      <w:r>
        <w:rPr>
          <w:snapToGrid/>
        </w:rPr>
        <w:t xml:space="preserve">    </w:t>
      </w:r>
      <w:r w:rsidR="007E7FEE">
        <w:rPr>
          <w:snapToGrid/>
        </w:rPr>
        <w:t>}</w:t>
      </w:r>
    </w:p>
    <w:p w:rsidR="007E7FEE" w:rsidRDefault="007E7FEE" w:rsidP="001B21FC">
      <w:pPr>
        <w:pStyle w:val="aff"/>
        <w:rPr>
          <w:snapToGrid/>
        </w:rPr>
      </w:pPr>
      <w:r>
        <w:rPr>
          <w:snapToGrid/>
        </w:rPr>
        <w:t>}</w:t>
      </w:r>
    </w:p>
    <w:p w:rsidR="00F61968" w:rsidRPr="00F76B1D" w:rsidRDefault="00AC4E5B" w:rsidP="00F61968">
      <w:pPr>
        <w:rPr>
          <w:rFonts w:eastAsiaTheme="minorEastAsia"/>
        </w:rPr>
      </w:pPr>
      <w:r>
        <w:rPr>
          <w:rFonts w:eastAsiaTheme="minorEastAsia" w:hint="eastAsia"/>
        </w:rPr>
        <w:t>正确示例中，代码会在解压每个条目之前对其文件名进行校验。如果</w:t>
      </w:r>
      <w:r w:rsidR="00F96639">
        <w:rPr>
          <w:rFonts w:eastAsiaTheme="minorEastAsia" w:hint="eastAsia"/>
        </w:rPr>
        <w:t>某个条目</w:t>
      </w:r>
      <w:r w:rsidR="009B124B">
        <w:rPr>
          <w:rFonts w:eastAsiaTheme="minorEastAsia" w:hint="eastAsia"/>
        </w:rPr>
        <w:t>校验</w:t>
      </w:r>
      <w:r w:rsidR="00AD4AFA">
        <w:rPr>
          <w:rFonts w:eastAsiaTheme="minorEastAsia" w:hint="eastAsia"/>
        </w:rPr>
        <w:t>失败</w:t>
      </w:r>
      <w:r w:rsidR="009B124B">
        <w:rPr>
          <w:rFonts w:eastAsiaTheme="minorEastAsia" w:hint="eastAsia"/>
        </w:rPr>
        <w:t>，</w:t>
      </w:r>
      <w:r>
        <w:rPr>
          <w:rFonts w:eastAsiaTheme="minorEastAsia" w:hint="eastAsia"/>
        </w:rPr>
        <w:t>整个解压过程</w:t>
      </w:r>
      <w:r w:rsidR="004A4CA2">
        <w:rPr>
          <w:rFonts w:eastAsiaTheme="minorEastAsia" w:hint="eastAsia"/>
        </w:rPr>
        <w:t>都将</w:t>
      </w:r>
      <w:r>
        <w:rPr>
          <w:rFonts w:eastAsiaTheme="minorEastAsia" w:hint="eastAsia"/>
        </w:rPr>
        <w:t>会</w:t>
      </w:r>
      <w:r w:rsidR="0047445B">
        <w:rPr>
          <w:rFonts w:eastAsiaTheme="minorEastAsia" w:hint="eastAsia"/>
        </w:rPr>
        <w:t>被终止。</w:t>
      </w:r>
      <w:r w:rsidR="00AF26C7">
        <w:rPr>
          <w:rFonts w:eastAsiaTheme="minorEastAsia" w:hint="eastAsia"/>
        </w:rPr>
        <w:t>实际上也</w:t>
      </w:r>
      <w:r w:rsidR="00597036">
        <w:rPr>
          <w:rFonts w:eastAsiaTheme="minorEastAsia" w:hint="eastAsia"/>
        </w:rPr>
        <w:t>可以</w:t>
      </w:r>
      <w:r w:rsidR="00F96639">
        <w:rPr>
          <w:rFonts w:eastAsiaTheme="minorEastAsia" w:hint="eastAsia"/>
        </w:rPr>
        <w:t>忽略跳过这个</w:t>
      </w:r>
      <w:r w:rsidR="00597036">
        <w:rPr>
          <w:rFonts w:eastAsiaTheme="minorEastAsia" w:hint="eastAsia"/>
        </w:rPr>
        <w:t>条目，继续后面的解压过程</w:t>
      </w:r>
      <w:r w:rsidR="00F96639">
        <w:rPr>
          <w:rFonts w:eastAsiaTheme="minorEastAsia" w:hint="eastAsia"/>
        </w:rPr>
        <w:t>，甚至也可以将这个条目解压到某个安全位置。</w:t>
      </w:r>
      <w:r w:rsidR="00BC62C0">
        <w:rPr>
          <w:rFonts w:eastAsiaTheme="minorEastAsia" w:hint="eastAsia"/>
        </w:rPr>
        <w:t>除了校验文件名</w:t>
      </w:r>
      <w:r w:rsidR="006B2D4A">
        <w:rPr>
          <w:rFonts w:eastAsiaTheme="minorEastAsia" w:hint="eastAsia"/>
        </w:rPr>
        <w:t>，</w:t>
      </w:r>
      <w:r w:rsidR="006B2D4A">
        <w:rPr>
          <w:rFonts w:eastAsiaTheme="minorEastAsia" w:hint="eastAsia"/>
        </w:rPr>
        <w:t>while</w:t>
      </w:r>
      <w:r w:rsidR="003F46D2">
        <w:rPr>
          <w:rFonts w:eastAsiaTheme="minorEastAsia" w:hint="eastAsia"/>
        </w:rPr>
        <w:t>循环中的代码会检查</w:t>
      </w:r>
      <w:r w:rsidR="00C84704">
        <w:rPr>
          <w:rFonts w:eastAsiaTheme="minorEastAsia" w:hint="eastAsia"/>
        </w:rPr>
        <w:t>从</w:t>
      </w:r>
      <w:r w:rsidR="00C84704">
        <w:rPr>
          <w:rFonts w:eastAsiaTheme="minorEastAsia" w:hint="eastAsia"/>
        </w:rPr>
        <w:t>zip</w:t>
      </w:r>
      <w:r w:rsidR="00C84704">
        <w:rPr>
          <w:rFonts w:eastAsiaTheme="minorEastAsia" w:hint="eastAsia"/>
        </w:rPr>
        <w:t>存档文件中解压出来的</w:t>
      </w:r>
      <w:r w:rsidR="002452A9">
        <w:rPr>
          <w:rFonts w:eastAsiaTheme="minorEastAsia" w:hint="eastAsia"/>
        </w:rPr>
        <w:t>每个</w:t>
      </w:r>
      <w:r w:rsidR="00C84704">
        <w:rPr>
          <w:rFonts w:eastAsiaTheme="minorEastAsia" w:hint="eastAsia"/>
        </w:rPr>
        <w:t>文件条目的大小</w:t>
      </w:r>
      <w:r w:rsidR="002452A9">
        <w:rPr>
          <w:rFonts w:eastAsiaTheme="minorEastAsia" w:hint="eastAsia"/>
        </w:rPr>
        <w:t>。如果一个文件条目太大，此例中是</w:t>
      </w:r>
      <w:r w:rsidR="002452A9">
        <w:rPr>
          <w:rFonts w:eastAsiaTheme="minorEastAsia" w:hint="eastAsia"/>
        </w:rPr>
        <w:t>100MB</w:t>
      </w:r>
      <w:r w:rsidR="002452A9">
        <w:rPr>
          <w:rFonts w:eastAsiaTheme="minorEastAsia" w:hint="eastAsia"/>
        </w:rPr>
        <w:t>，则会抛出异常。最后，代码会计算从存档文件中解压出来的文件条目总数，如果超过</w:t>
      </w:r>
      <w:r w:rsidR="002452A9">
        <w:rPr>
          <w:rFonts w:eastAsiaTheme="minorEastAsia" w:hint="eastAsia"/>
        </w:rPr>
        <w:t>1024</w:t>
      </w:r>
      <w:r w:rsidR="002452A9">
        <w:rPr>
          <w:rFonts w:eastAsiaTheme="minorEastAsia" w:hint="eastAsia"/>
        </w:rPr>
        <w:t>个，则会抛出异常。</w:t>
      </w:r>
      <w:bookmarkStart w:id="37" w:name="_Toc358023491"/>
      <w:bookmarkStart w:id="38" w:name="_Toc376550016"/>
    </w:p>
    <w:p w:rsidR="009A15B7" w:rsidRPr="00E15F3B" w:rsidRDefault="00F60E89" w:rsidP="00C876AF">
      <w:pPr>
        <w:pStyle w:val="aff1"/>
      </w:pPr>
      <w:bookmarkStart w:id="39" w:name="_Toc435437896"/>
      <w:bookmarkEnd w:id="37"/>
      <w:bookmarkEnd w:id="38"/>
      <w:r>
        <w:rPr>
          <w:rFonts w:eastAsiaTheme="minorEastAsia" w:hint="eastAsia"/>
        </w:rPr>
        <w:lastRenderedPageBreak/>
        <w:t>异常行为</w:t>
      </w:r>
      <w:bookmarkEnd w:id="39"/>
    </w:p>
    <w:p w:rsidR="00E15F3B" w:rsidRPr="00BE5313" w:rsidRDefault="00A20137" w:rsidP="001C122A">
      <w:pPr>
        <w:pStyle w:val="2"/>
        <w:rPr>
          <w:rFonts w:eastAsiaTheme="minorEastAsia"/>
        </w:rPr>
      </w:pPr>
      <w:bookmarkStart w:id="40" w:name="_Toc435437897"/>
      <w:r>
        <w:rPr>
          <w:rFonts w:eastAsiaTheme="minorEastAsia" w:hint="eastAsia"/>
        </w:rPr>
        <w:t>规则</w:t>
      </w:r>
      <w:r w:rsidR="00874B84">
        <w:rPr>
          <w:rFonts w:hint="eastAsia"/>
        </w:rPr>
        <w:t xml:space="preserve"> 2.1</w:t>
      </w:r>
      <w:r w:rsidR="00C55F6E">
        <w:rPr>
          <w:rFonts w:eastAsiaTheme="minorEastAsia" w:hint="eastAsia"/>
        </w:rPr>
        <w:t xml:space="preserve"> </w:t>
      </w:r>
      <w:r w:rsidR="00AB7311">
        <w:rPr>
          <w:rFonts w:eastAsiaTheme="minorEastAsia" w:hint="eastAsia"/>
        </w:rPr>
        <w:t>不要</w:t>
      </w:r>
      <w:r w:rsidR="00BE5313">
        <w:rPr>
          <w:rFonts w:eastAsiaTheme="minorEastAsia" w:hint="eastAsia"/>
        </w:rPr>
        <w:t>抑制或者忽略已检查异常</w:t>
      </w:r>
      <w:bookmarkEnd w:id="40"/>
    </w:p>
    <w:p w:rsidR="00065B5C" w:rsidRDefault="00AF2605" w:rsidP="00065B5C">
      <w:pPr>
        <w:rPr>
          <w:rFonts w:eastAsiaTheme="minorEastAsia"/>
        </w:rPr>
      </w:pPr>
      <w:r>
        <w:rPr>
          <w:rFonts w:eastAsiaTheme="minorEastAsia" w:hint="eastAsia"/>
          <w:b/>
        </w:rPr>
        <w:t>说明</w:t>
      </w:r>
      <w:r>
        <w:rPr>
          <w:rFonts w:eastAsiaTheme="minorEastAsia" w:hint="eastAsia"/>
        </w:rPr>
        <w:t>：</w:t>
      </w:r>
      <w:r w:rsidR="00FA1D86">
        <w:rPr>
          <w:rFonts w:eastAsiaTheme="minorEastAsia" w:hint="eastAsia"/>
        </w:rPr>
        <w:t>编码人员常常会通过一个空的或者无意义的</w:t>
      </w:r>
      <w:r w:rsidR="00FA1D86">
        <w:rPr>
          <w:rFonts w:eastAsiaTheme="minorEastAsia" w:hint="eastAsia"/>
        </w:rPr>
        <w:t>catch</w:t>
      </w:r>
      <w:r w:rsidR="00FA1D86">
        <w:rPr>
          <w:rFonts w:eastAsiaTheme="minorEastAsia" w:hint="eastAsia"/>
        </w:rPr>
        <w:t>块来抑制捕获的已检查异常。</w:t>
      </w:r>
      <w:r w:rsidR="001114D7">
        <w:rPr>
          <w:rFonts w:eastAsiaTheme="minorEastAsia" w:hint="eastAsia"/>
        </w:rPr>
        <w:t>每一个</w:t>
      </w:r>
      <w:r w:rsidR="001114D7">
        <w:rPr>
          <w:rFonts w:eastAsiaTheme="minorEastAsia" w:hint="eastAsia"/>
        </w:rPr>
        <w:t>catch</w:t>
      </w:r>
      <w:r w:rsidR="001114D7">
        <w:rPr>
          <w:rFonts w:eastAsiaTheme="minorEastAsia" w:hint="eastAsia"/>
        </w:rPr>
        <w:t>块都应该确保程序只会在继续有效的情况下才会继续运行下去。</w:t>
      </w:r>
      <w:r w:rsidR="00FC2036">
        <w:rPr>
          <w:rFonts w:eastAsiaTheme="minorEastAsia" w:hint="eastAsia"/>
        </w:rPr>
        <w:t>因此，</w:t>
      </w:r>
      <w:r w:rsidR="00FC2036">
        <w:rPr>
          <w:rFonts w:eastAsiaTheme="minorEastAsia" w:hint="eastAsia"/>
        </w:rPr>
        <w:t>catch</w:t>
      </w:r>
      <w:r w:rsidR="00FC2036">
        <w:rPr>
          <w:rFonts w:eastAsiaTheme="minorEastAsia" w:hint="eastAsia"/>
        </w:rPr>
        <w:t>块必须要么从异常情况</w:t>
      </w:r>
      <w:r w:rsidR="00AD4AFA">
        <w:rPr>
          <w:rFonts w:eastAsiaTheme="minorEastAsia" w:hint="eastAsia"/>
        </w:rPr>
        <w:t>中</w:t>
      </w:r>
      <w:r w:rsidR="00FC2036">
        <w:rPr>
          <w:rFonts w:eastAsiaTheme="minorEastAsia" w:hint="eastAsia"/>
        </w:rPr>
        <w:t>恢复，</w:t>
      </w:r>
      <w:r w:rsidR="00FE551F">
        <w:rPr>
          <w:rFonts w:eastAsiaTheme="minorEastAsia" w:hint="eastAsia"/>
        </w:rPr>
        <w:t>要么重新</w:t>
      </w:r>
      <w:r w:rsidR="00FC2036">
        <w:rPr>
          <w:rFonts w:eastAsiaTheme="minorEastAsia" w:hint="eastAsia"/>
        </w:rPr>
        <w:t>抛出</w:t>
      </w:r>
      <w:r w:rsidR="005B0611">
        <w:rPr>
          <w:rFonts w:eastAsiaTheme="minorEastAsia" w:hint="eastAsia"/>
        </w:rPr>
        <w:t>适合当前</w:t>
      </w:r>
      <w:r w:rsidR="005B0611">
        <w:rPr>
          <w:rFonts w:eastAsiaTheme="minorEastAsia" w:hint="eastAsia"/>
        </w:rPr>
        <w:t>catch</w:t>
      </w:r>
      <w:r w:rsidR="005B0611">
        <w:rPr>
          <w:rFonts w:eastAsiaTheme="minorEastAsia" w:hint="eastAsia"/>
        </w:rPr>
        <w:t>块上下文的另一个</w:t>
      </w:r>
      <w:r w:rsidR="00F752D7">
        <w:rPr>
          <w:rFonts w:eastAsiaTheme="minorEastAsia" w:hint="eastAsia"/>
        </w:rPr>
        <w:t>异常以允许</w:t>
      </w:r>
      <w:r w:rsidR="00FC2036">
        <w:rPr>
          <w:rFonts w:eastAsiaTheme="minorEastAsia" w:hint="eastAsia"/>
        </w:rPr>
        <w:t>最邻近</w:t>
      </w:r>
      <w:r w:rsidR="00F752D7">
        <w:rPr>
          <w:rFonts w:eastAsiaTheme="minorEastAsia" w:hint="eastAsia"/>
        </w:rPr>
        <w:t>的外层</w:t>
      </w:r>
      <w:r w:rsidR="00FC2036">
        <w:rPr>
          <w:rFonts w:eastAsiaTheme="minorEastAsia" w:hint="eastAsia"/>
        </w:rPr>
        <w:t>try</w:t>
      </w:r>
      <w:r w:rsidR="00F752D7">
        <w:rPr>
          <w:rFonts w:eastAsiaTheme="minorEastAsia" w:hint="eastAsia"/>
        </w:rPr>
        <w:t>-</w:t>
      </w:r>
      <w:r w:rsidR="00FC2036">
        <w:rPr>
          <w:rFonts w:eastAsiaTheme="minorEastAsia" w:hint="eastAsia"/>
        </w:rPr>
        <w:t>catch</w:t>
      </w:r>
      <w:r w:rsidR="00F752D7">
        <w:rPr>
          <w:rFonts w:eastAsiaTheme="minorEastAsia" w:hint="eastAsia"/>
        </w:rPr>
        <w:t>语句</w:t>
      </w:r>
      <w:r w:rsidR="00AB47ED">
        <w:rPr>
          <w:rFonts w:eastAsiaTheme="minorEastAsia" w:hint="eastAsia"/>
        </w:rPr>
        <w:t>块来进行恢复工作</w:t>
      </w:r>
      <w:r w:rsidR="00FC2036">
        <w:rPr>
          <w:rFonts w:eastAsiaTheme="minorEastAsia" w:hint="eastAsia"/>
        </w:rPr>
        <w:t>。</w:t>
      </w:r>
      <w:r w:rsidR="00AB45E3">
        <w:rPr>
          <w:rFonts w:eastAsiaTheme="minorEastAsia" w:hint="eastAsia"/>
        </w:rPr>
        <w:t>异常会打断应用原本预期的控制流程。</w:t>
      </w:r>
      <w:r w:rsidR="00655F52">
        <w:rPr>
          <w:rFonts w:eastAsiaTheme="minorEastAsia" w:hint="eastAsia"/>
        </w:rPr>
        <w:t>例如，</w:t>
      </w:r>
      <w:r w:rsidR="00D4585C">
        <w:rPr>
          <w:rFonts w:eastAsiaTheme="minorEastAsia" w:hint="eastAsia"/>
        </w:rPr>
        <w:t>try</w:t>
      </w:r>
      <w:r w:rsidR="00D4585C">
        <w:rPr>
          <w:rFonts w:eastAsiaTheme="minorEastAsia" w:hint="eastAsia"/>
        </w:rPr>
        <w:t>块中位于异常发生点之后的任何表达式和语句都不会被执行。因此，异常必须被妥当处理。</w:t>
      </w:r>
      <w:r w:rsidR="00360CEA">
        <w:rPr>
          <w:rFonts w:eastAsiaTheme="minorEastAsia" w:hint="eastAsia"/>
        </w:rPr>
        <w:t>许多抑制异常的理由都是不合理</w:t>
      </w:r>
      <w:r w:rsidR="005B7DCC">
        <w:rPr>
          <w:rFonts w:eastAsiaTheme="minorEastAsia" w:hint="eastAsia"/>
        </w:rPr>
        <w:t>的。</w:t>
      </w:r>
      <w:r w:rsidR="00B823B2">
        <w:rPr>
          <w:rFonts w:eastAsiaTheme="minorEastAsia" w:hint="eastAsia"/>
        </w:rPr>
        <w:t>例如，当对客户端从潜在问题恢复过来不抱期望时，一种好的做法是让异常被广播出来，而不是去捕获和抑制这个异常。</w:t>
      </w:r>
    </w:p>
    <w:p w:rsidR="00BB3FA4" w:rsidRDefault="00120814" w:rsidP="00BB3FA4">
      <w:pPr>
        <w:pStyle w:val="aff0"/>
      </w:pPr>
      <w:r>
        <w:rPr>
          <w:rFonts w:hint="eastAsia"/>
        </w:rPr>
        <w:t>错误示例：</w:t>
      </w:r>
    </w:p>
    <w:p w:rsidR="00AA0DD9" w:rsidRDefault="00AA0DD9" w:rsidP="0079495E">
      <w:pPr>
        <w:pStyle w:val="aff"/>
        <w:rPr>
          <w:b/>
          <w:snapToGrid/>
          <w:color w:val="7F0055"/>
        </w:rPr>
      </w:pPr>
      <w:r>
        <w:rPr>
          <w:snapToGrid/>
          <w:color w:val="3F7F5F"/>
        </w:rPr>
        <w:t>//...</w:t>
      </w:r>
    </w:p>
    <w:p w:rsidR="0079495E" w:rsidRDefault="0079495E" w:rsidP="0079495E">
      <w:pPr>
        <w:pStyle w:val="aff"/>
        <w:rPr>
          <w:snapToGrid/>
        </w:rPr>
      </w:pPr>
      <w:r>
        <w:rPr>
          <w:b/>
          <w:snapToGrid/>
          <w:color w:val="7F0055"/>
        </w:rPr>
        <w:t>try</w:t>
      </w:r>
    </w:p>
    <w:p w:rsidR="0079495E" w:rsidRDefault="0079495E" w:rsidP="0079495E">
      <w:pPr>
        <w:pStyle w:val="aff"/>
        <w:rPr>
          <w:snapToGrid/>
        </w:rPr>
      </w:pPr>
      <w:r>
        <w:rPr>
          <w:snapToGrid/>
        </w:rPr>
        <w:t>{</w:t>
      </w:r>
    </w:p>
    <w:p w:rsidR="0079495E" w:rsidRDefault="00602FA0" w:rsidP="0079495E">
      <w:pPr>
        <w:pStyle w:val="aff"/>
        <w:rPr>
          <w:snapToGrid/>
        </w:rPr>
      </w:pPr>
      <w:r>
        <w:rPr>
          <w:snapToGrid/>
        </w:rPr>
        <w:t xml:space="preserve">    </w:t>
      </w:r>
      <w:r w:rsidR="0079495E">
        <w:rPr>
          <w:snapToGrid/>
          <w:color w:val="3F7F5F"/>
        </w:rPr>
        <w:t>//...</w:t>
      </w:r>
    </w:p>
    <w:p w:rsidR="0079495E" w:rsidRDefault="0079495E" w:rsidP="0079495E">
      <w:pPr>
        <w:pStyle w:val="aff"/>
        <w:rPr>
          <w:snapToGrid/>
        </w:rPr>
      </w:pPr>
      <w:r>
        <w:rPr>
          <w:snapToGrid/>
        </w:rPr>
        <w:t>}</w:t>
      </w:r>
    </w:p>
    <w:p w:rsidR="0079495E" w:rsidRDefault="0079495E" w:rsidP="0079495E">
      <w:pPr>
        <w:pStyle w:val="aff"/>
        <w:rPr>
          <w:snapToGrid/>
        </w:rPr>
      </w:pPr>
      <w:r>
        <w:rPr>
          <w:b/>
          <w:snapToGrid/>
          <w:color w:val="7F0055"/>
        </w:rPr>
        <w:t>catch</w:t>
      </w:r>
      <w:r>
        <w:rPr>
          <w:snapToGrid/>
        </w:rPr>
        <w:t xml:space="preserve"> (</w:t>
      </w:r>
      <w:r w:rsidRPr="0079495E">
        <w:rPr>
          <w:snapToGrid/>
        </w:rPr>
        <w:t>IOException</w:t>
      </w:r>
      <w:r>
        <w:rPr>
          <w:snapToGrid/>
        </w:rPr>
        <w:t xml:space="preserve"> ioe)</w:t>
      </w:r>
    </w:p>
    <w:p w:rsidR="0079495E" w:rsidRDefault="0079495E" w:rsidP="0079495E">
      <w:pPr>
        <w:pStyle w:val="aff"/>
        <w:rPr>
          <w:snapToGrid/>
        </w:rPr>
      </w:pPr>
      <w:r>
        <w:rPr>
          <w:snapToGrid/>
        </w:rPr>
        <w:t>{</w:t>
      </w:r>
    </w:p>
    <w:p w:rsidR="0079495E" w:rsidRDefault="00602FA0" w:rsidP="0079495E">
      <w:pPr>
        <w:pStyle w:val="aff"/>
        <w:rPr>
          <w:snapToGrid/>
        </w:rPr>
      </w:pPr>
      <w:r>
        <w:rPr>
          <w:snapToGrid/>
        </w:rPr>
        <w:t xml:space="preserve">    </w:t>
      </w:r>
      <w:r w:rsidR="0079495E">
        <w:rPr>
          <w:snapToGrid/>
        </w:rPr>
        <w:t>ioe.printStackTrace();</w:t>
      </w:r>
    </w:p>
    <w:p w:rsidR="00846414" w:rsidRDefault="0079495E" w:rsidP="0079495E">
      <w:pPr>
        <w:pStyle w:val="aff"/>
        <w:rPr>
          <w:snapToGrid/>
        </w:rPr>
      </w:pPr>
      <w:r>
        <w:rPr>
          <w:snapToGrid/>
        </w:rPr>
        <w:t>}</w:t>
      </w:r>
    </w:p>
    <w:p w:rsidR="00AA0DD9" w:rsidRDefault="00AA0DD9" w:rsidP="00AA0DD9">
      <w:pPr>
        <w:pStyle w:val="aff"/>
        <w:rPr>
          <w:snapToGrid/>
          <w:color w:val="3F7F5F"/>
        </w:rPr>
      </w:pPr>
      <w:r>
        <w:rPr>
          <w:snapToGrid/>
          <w:color w:val="3F7F5F"/>
        </w:rPr>
        <w:t>//...</w:t>
      </w:r>
    </w:p>
    <w:p w:rsidR="00F449D5" w:rsidRDefault="00CD2EA7" w:rsidP="00F449D5">
      <w:pPr>
        <w:rPr>
          <w:rFonts w:eastAsiaTheme="minorEastAsia"/>
        </w:rPr>
      </w:pPr>
      <w:r>
        <w:rPr>
          <w:rFonts w:eastAsiaTheme="minorEastAsia" w:hint="eastAsia"/>
        </w:rPr>
        <w:t>错误示例中，</w:t>
      </w:r>
      <w:r>
        <w:rPr>
          <w:rFonts w:eastAsiaTheme="minorEastAsia" w:hint="eastAsia"/>
        </w:rPr>
        <w:t>catch</w:t>
      </w:r>
      <w:r>
        <w:rPr>
          <w:rFonts w:eastAsiaTheme="minorEastAsia" w:hint="eastAsia"/>
        </w:rPr>
        <w:t>块只是简单地将异常堆栈轨迹打</w:t>
      </w:r>
      <w:r w:rsidR="000E5225">
        <w:rPr>
          <w:rFonts w:eastAsiaTheme="minorEastAsia" w:hint="eastAsia"/>
        </w:rPr>
        <w:t>印出来。虽然打印异常的堆栈轨迹对于定位问题是有帮助的，但是最终</w:t>
      </w:r>
      <w:r w:rsidR="00501250">
        <w:rPr>
          <w:rFonts w:eastAsiaTheme="minorEastAsia" w:hint="eastAsia"/>
        </w:rPr>
        <w:t>的</w:t>
      </w:r>
      <w:r>
        <w:rPr>
          <w:rFonts w:eastAsiaTheme="minorEastAsia" w:hint="eastAsia"/>
        </w:rPr>
        <w:t>程序运行</w:t>
      </w:r>
      <w:r w:rsidR="00E2748D">
        <w:rPr>
          <w:rFonts w:eastAsiaTheme="minorEastAsia" w:hint="eastAsia"/>
        </w:rPr>
        <w:t>逻辑等同于抑制异常</w:t>
      </w:r>
      <w:r>
        <w:rPr>
          <w:rFonts w:eastAsiaTheme="minorEastAsia" w:hint="eastAsia"/>
        </w:rPr>
        <w:t>。注意，即使这个错误示例在发生异常时</w:t>
      </w:r>
      <w:r w:rsidR="00F120B3">
        <w:rPr>
          <w:rFonts w:eastAsiaTheme="minorEastAsia" w:hint="eastAsia"/>
        </w:rPr>
        <w:t>会</w:t>
      </w:r>
      <w:r>
        <w:rPr>
          <w:rFonts w:eastAsiaTheme="minorEastAsia" w:hint="eastAsia"/>
        </w:rPr>
        <w:t>打印一个堆栈轨迹，但是程序会继续运行，如同异常从未</w:t>
      </w:r>
      <w:r w:rsidR="009554B4">
        <w:rPr>
          <w:rFonts w:eastAsiaTheme="minorEastAsia" w:hint="eastAsia"/>
        </w:rPr>
        <w:t>被抛出过。</w:t>
      </w:r>
      <w:r w:rsidR="00F120B3">
        <w:rPr>
          <w:rFonts w:eastAsiaTheme="minorEastAsia" w:hint="eastAsia"/>
        </w:rPr>
        <w:t>换句话说，除了</w:t>
      </w:r>
      <w:r w:rsidR="00F120B3">
        <w:rPr>
          <w:rFonts w:eastAsiaTheme="minorEastAsia" w:hint="eastAsia"/>
        </w:rPr>
        <w:t>try</w:t>
      </w:r>
      <w:r w:rsidR="00F120B3">
        <w:rPr>
          <w:rFonts w:eastAsiaTheme="minorEastAsia" w:hint="eastAsia"/>
        </w:rPr>
        <w:t>块中位于异</w:t>
      </w:r>
      <w:r w:rsidR="001B52E5">
        <w:rPr>
          <w:rFonts w:eastAsiaTheme="minorEastAsia" w:hint="eastAsia"/>
        </w:rPr>
        <w:t>常发生点之后的表达式和语句不会被执行之外，发生的异常不会影响程序</w:t>
      </w:r>
      <w:r w:rsidR="00F120B3">
        <w:rPr>
          <w:rFonts w:eastAsiaTheme="minorEastAsia" w:hint="eastAsia"/>
        </w:rPr>
        <w:t>的其他行为。</w:t>
      </w:r>
    </w:p>
    <w:p w:rsidR="005252C6" w:rsidRPr="00F449D5" w:rsidRDefault="007622C5" w:rsidP="00905A48">
      <w:pPr>
        <w:pStyle w:val="aff0"/>
        <w:rPr>
          <w:rFonts w:eastAsiaTheme="minorEastAsia"/>
        </w:rPr>
      </w:pPr>
      <w:r>
        <w:rPr>
          <w:rFonts w:hint="eastAsia"/>
        </w:rPr>
        <w:t>正确示例（</w:t>
      </w:r>
      <w:r w:rsidR="00475000">
        <w:rPr>
          <w:rFonts w:hint="eastAsia"/>
        </w:rPr>
        <w:t>交互</w:t>
      </w:r>
      <w:r>
        <w:rPr>
          <w:rFonts w:hint="eastAsia"/>
        </w:rPr>
        <w:t>）：</w:t>
      </w:r>
    </w:p>
    <w:p w:rsidR="005572E3" w:rsidRPr="005572E3" w:rsidRDefault="005572E3" w:rsidP="00157520">
      <w:pPr>
        <w:pStyle w:val="aff"/>
      </w:pPr>
      <w:r>
        <w:rPr>
          <w:snapToGrid/>
          <w:color w:val="3F7F5F"/>
        </w:rPr>
        <w:t xml:space="preserve">// </w:t>
      </w:r>
      <w:r>
        <w:rPr>
          <w:rFonts w:hint="eastAsia"/>
          <w:snapToGrid/>
          <w:color w:val="3F7F5F"/>
        </w:rPr>
        <w:t>...</w:t>
      </w:r>
    </w:p>
    <w:p w:rsidR="00157520" w:rsidRDefault="00157520" w:rsidP="00157520">
      <w:pPr>
        <w:pStyle w:val="aff"/>
        <w:rPr>
          <w:snapToGrid/>
        </w:rPr>
      </w:pPr>
      <w:r>
        <w:rPr>
          <w:b/>
          <w:snapToGrid/>
          <w:color w:val="7F0055"/>
        </w:rPr>
        <w:t>volatile</w:t>
      </w:r>
      <w:r>
        <w:rPr>
          <w:snapToGrid/>
        </w:rPr>
        <w:t xml:space="preserve"> </w:t>
      </w:r>
      <w:r>
        <w:rPr>
          <w:b/>
          <w:snapToGrid/>
          <w:color w:val="7F0055"/>
        </w:rPr>
        <w:t>boolean</w:t>
      </w:r>
      <w:r>
        <w:rPr>
          <w:snapToGrid/>
        </w:rPr>
        <w:t xml:space="preserve"> </w:t>
      </w:r>
      <w:r w:rsidRPr="00157520">
        <w:rPr>
          <w:snapToGrid/>
        </w:rPr>
        <w:t>validFlag</w:t>
      </w:r>
      <w:r>
        <w:rPr>
          <w:snapToGrid/>
        </w:rPr>
        <w:t xml:space="preserve"> = </w:t>
      </w:r>
      <w:r>
        <w:rPr>
          <w:b/>
          <w:snapToGrid/>
          <w:color w:val="7F0055"/>
        </w:rPr>
        <w:t>false</w:t>
      </w:r>
      <w:r>
        <w:rPr>
          <w:snapToGrid/>
        </w:rPr>
        <w:t>;</w:t>
      </w:r>
    </w:p>
    <w:p w:rsidR="00157520" w:rsidRDefault="00157520" w:rsidP="00157520">
      <w:pPr>
        <w:pStyle w:val="aff"/>
        <w:rPr>
          <w:snapToGrid/>
        </w:rPr>
      </w:pPr>
      <w:r>
        <w:rPr>
          <w:b/>
          <w:snapToGrid/>
          <w:color w:val="7F0055"/>
        </w:rPr>
        <w:t>do</w:t>
      </w:r>
    </w:p>
    <w:p w:rsidR="00157520" w:rsidRDefault="00157520" w:rsidP="00157520">
      <w:pPr>
        <w:pStyle w:val="aff"/>
        <w:rPr>
          <w:snapToGrid/>
        </w:rPr>
      </w:pPr>
      <w:r>
        <w:rPr>
          <w:snapToGrid/>
        </w:rPr>
        <w:t>{</w:t>
      </w:r>
    </w:p>
    <w:p w:rsidR="00157520" w:rsidRDefault="00157520" w:rsidP="00157520">
      <w:pPr>
        <w:pStyle w:val="aff"/>
        <w:rPr>
          <w:snapToGrid/>
        </w:rPr>
      </w:pPr>
      <w:r>
        <w:rPr>
          <w:snapToGrid/>
        </w:rPr>
        <w:t xml:space="preserve">    </w:t>
      </w:r>
      <w:r>
        <w:rPr>
          <w:b/>
          <w:snapToGrid/>
          <w:color w:val="7F0055"/>
        </w:rPr>
        <w:t>try</w:t>
      </w:r>
    </w:p>
    <w:p w:rsidR="00157520" w:rsidRDefault="00157520" w:rsidP="00157520">
      <w:pPr>
        <w:pStyle w:val="aff"/>
        <w:rPr>
          <w:snapToGrid/>
        </w:rPr>
      </w:pPr>
      <w:r>
        <w:rPr>
          <w:snapToGrid/>
        </w:rPr>
        <w:t xml:space="preserve">    {</w:t>
      </w:r>
    </w:p>
    <w:p w:rsidR="00157520" w:rsidRDefault="00157520" w:rsidP="00157520">
      <w:pPr>
        <w:pStyle w:val="aff"/>
        <w:rPr>
          <w:snapToGrid/>
        </w:rPr>
      </w:pPr>
      <w:r>
        <w:rPr>
          <w:snapToGrid/>
        </w:rPr>
        <w:t xml:space="preserve">        </w:t>
      </w:r>
      <w:r>
        <w:rPr>
          <w:snapToGrid/>
          <w:color w:val="3F7F5F"/>
        </w:rPr>
        <w:t>// If requested file does not exist, throws FileNotFoundException</w:t>
      </w:r>
    </w:p>
    <w:p w:rsidR="00157520" w:rsidRDefault="00157520" w:rsidP="00157520">
      <w:pPr>
        <w:pStyle w:val="aff"/>
        <w:rPr>
          <w:snapToGrid/>
        </w:rPr>
      </w:pPr>
      <w:r>
        <w:rPr>
          <w:snapToGrid/>
        </w:rPr>
        <w:t xml:space="preserve">        </w:t>
      </w:r>
      <w:r>
        <w:rPr>
          <w:snapToGrid/>
          <w:color w:val="3F7F5F"/>
        </w:rPr>
        <w:t>// If requested file exists, sets validFlag to true</w:t>
      </w:r>
    </w:p>
    <w:p w:rsidR="00157520" w:rsidRDefault="00157520" w:rsidP="00157520">
      <w:pPr>
        <w:pStyle w:val="aff"/>
        <w:rPr>
          <w:snapToGrid/>
        </w:rPr>
      </w:pPr>
      <w:r>
        <w:rPr>
          <w:snapToGrid/>
        </w:rPr>
        <w:t xml:space="preserve">        validFlag = </w:t>
      </w:r>
      <w:r>
        <w:rPr>
          <w:b/>
          <w:snapToGrid/>
          <w:color w:val="7F0055"/>
        </w:rPr>
        <w:t>true</w:t>
      </w:r>
      <w:r>
        <w:rPr>
          <w:snapToGrid/>
        </w:rPr>
        <w:t>;</w:t>
      </w:r>
    </w:p>
    <w:p w:rsidR="00157520" w:rsidRDefault="00157520" w:rsidP="00157520">
      <w:pPr>
        <w:pStyle w:val="aff"/>
        <w:rPr>
          <w:snapToGrid/>
        </w:rPr>
      </w:pPr>
      <w:r>
        <w:rPr>
          <w:snapToGrid/>
        </w:rPr>
        <w:t xml:space="preserve">    }</w:t>
      </w:r>
    </w:p>
    <w:p w:rsidR="00157520" w:rsidRDefault="00157520" w:rsidP="00157520">
      <w:pPr>
        <w:pStyle w:val="aff"/>
        <w:rPr>
          <w:snapToGrid/>
        </w:rPr>
      </w:pPr>
      <w:r>
        <w:rPr>
          <w:snapToGrid/>
        </w:rPr>
        <w:t xml:space="preserve">    </w:t>
      </w:r>
      <w:r>
        <w:rPr>
          <w:b/>
          <w:snapToGrid/>
          <w:color w:val="7F0055"/>
        </w:rPr>
        <w:t>catch</w:t>
      </w:r>
      <w:r>
        <w:rPr>
          <w:snapToGrid/>
        </w:rPr>
        <w:t xml:space="preserve"> (FileNotFoundException e)</w:t>
      </w:r>
    </w:p>
    <w:p w:rsidR="00157520" w:rsidRDefault="00157520" w:rsidP="00157520">
      <w:pPr>
        <w:pStyle w:val="aff"/>
        <w:rPr>
          <w:snapToGrid/>
        </w:rPr>
      </w:pPr>
      <w:r>
        <w:rPr>
          <w:snapToGrid/>
        </w:rPr>
        <w:t xml:space="preserve">    {</w:t>
      </w:r>
    </w:p>
    <w:p w:rsidR="00157520" w:rsidRDefault="00157520" w:rsidP="00157520">
      <w:pPr>
        <w:pStyle w:val="aff"/>
        <w:rPr>
          <w:snapToGrid/>
        </w:rPr>
      </w:pPr>
      <w:r>
        <w:rPr>
          <w:snapToGrid/>
        </w:rPr>
        <w:t xml:space="preserve">        </w:t>
      </w:r>
      <w:r>
        <w:rPr>
          <w:snapToGrid/>
          <w:color w:val="3F7F5F"/>
        </w:rPr>
        <w:t>// Ask the user for a different file name</w:t>
      </w:r>
    </w:p>
    <w:p w:rsidR="00157520" w:rsidRDefault="00157520" w:rsidP="00157520">
      <w:pPr>
        <w:pStyle w:val="aff"/>
        <w:rPr>
          <w:snapToGrid/>
        </w:rPr>
      </w:pPr>
      <w:r>
        <w:rPr>
          <w:snapToGrid/>
        </w:rPr>
        <w:t xml:space="preserve">    }</w:t>
      </w:r>
    </w:p>
    <w:p w:rsidR="00157520" w:rsidRDefault="00157520" w:rsidP="00157520">
      <w:pPr>
        <w:pStyle w:val="aff"/>
        <w:rPr>
          <w:snapToGrid/>
        </w:rPr>
      </w:pPr>
      <w:r>
        <w:rPr>
          <w:snapToGrid/>
        </w:rPr>
        <w:t xml:space="preserve">} </w:t>
      </w:r>
      <w:r>
        <w:rPr>
          <w:b/>
          <w:snapToGrid/>
          <w:color w:val="7F0055"/>
        </w:rPr>
        <w:t>while</w:t>
      </w:r>
      <w:r>
        <w:rPr>
          <w:snapToGrid/>
        </w:rPr>
        <w:t xml:space="preserve"> (validFlag != </w:t>
      </w:r>
      <w:r>
        <w:rPr>
          <w:b/>
          <w:snapToGrid/>
          <w:color w:val="7F0055"/>
        </w:rPr>
        <w:t>true</w:t>
      </w:r>
      <w:r>
        <w:rPr>
          <w:snapToGrid/>
        </w:rPr>
        <w:t>);</w:t>
      </w:r>
    </w:p>
    <w:p w:rsidR="00AA0DD9" w:rsidRDefault="00157520" w:rsidP="00157520">
      <w:pPr>
        <w:pStyle w:val="aff"/>
        <w:rPr>
          <w:snapToGrid/>
          <w:color w:val="3F7F5F"/>
        </w:rPr>
      </w:pPr>
      <w:r>
        <w:rPr>
          <w:snapToGrid/>
          <w:color w:val="3F7F5F"/>
        </w:rPr>
        <w:t>// Use the file</w:t>
      </w:r>
    </w:p>
    <w:p w:rsidR="00B06EF2" w:rsidRPr="00B06EF2" w:rsidRDefault="00CA7508" w:rsidP="00B06EF2">
      <w:pPr>
        <w:rPr>
          <w:rFonts w:eastAsiaTheme="minorEastAsia"/>
        </w:rPr>
      </w:pPr>
      <w:r>
        <w:rPr>
          <w:rFonts w:eastAsiaTheme="minorEastAsia" w:hint="eastAsia"/>
        </w:rPr>
        <w:t>正确示例通过要求用户指定另外一个文件名来处理</w:t>
      </w:r>
      <w:r w:rsidRPr="00611F98">
        <w:rPr>
          <w:rStyle w:val="Char6"/>
          <w:rFonts w:eastAsiaTheme="minorEastAsia"/>
        </w:rPr>
        <w:t>FileNotFoundException</w:t>
      </w:r>
      <w:r>
        <w:rPr>
          <w:rFonts w:eastAsiaTheme="minorEastAsia" w:hint="eastAsia"/>
        </w:rPr>
        <w:t>异常。为了遵循</w:t>
      </w:r>
      <w:hyperlink w:anchor="_规则_2.2_禁止在异常中泄露敏感信息" w:history="1">
        <w:r w:rsidR="00EC59B3" w:rsidRPr="00EC59B3">
          <w:rPr>
            <w:rStyle w:val="aff7"/>
            <w:rFonts w:eastAsiaTheme="minorEastAsia" w:hint="eastAsia"/>
          </w:rPr>
          <w:t>规则</w:t>
        </w:r>
        <w:r w:rsidR="00EC59B3" w:rsidRPr="00EC59B3">
          <w:rPr>
            <w:rStyle w:val="aff7"/>
            <w:rFonts w:eastAsiaTheme="minorEastAsia" w:hint="eastAsia"/>
          </w:rPr>
          <w:t xml:space="preserve"> 2.2 </w:t>
        </w:r>
        <w:r w:rsidR="00EC59B3" w:rsidRPr="00EC59B3">
          <w:rPr>
            <w:rStyle w:val="aff7"/>
            <w:rFonts w:eastAsiaTheme="minorEastAsia" w:hint="eastAsia"/>
          </w:rPr>
          <w:t>禁止在异常中泄露敏感信息</w:t>
        </w:r>
      </w:hyperlink>
      <w:r w:rsidR="0070466E">
        <w:rPr>
          <w:rFonts w:eastAsiaTheme="minorEastAsia" w:hint="eastAsia"/>
        </w:rPr>
        <w:t>，用户只允许访问该用户特定的目录</w:t>
      </w:r>
      <w:r w:rsidR="00AD4AFA">
        <w:rPr>
          <w:rFonts w:eastAsiaTheme="minorEastAsia" w:hint="eastAsia"/>
        </w:rPr>
        <w:t>中的文件</w:t>
      </w:r>
      <w:r w:rsidR="0070466E">
        <w:rPr>
          <w:rFonts w:eastAsiaTheme="minorEastAsia" w:hint="eastAsia"/>
        </w:rPr>
        <w:t>。这可以防止往循环外抛出</w:t>
      </w:r>
      <w:r w:rsidR="00EC59B3">
        <w:rPr>
          <w:rFonts w:eastAsiaTheme="minorEastAsia" w:hint="eastAsia"/>
        </w:rPr>
        <w:t>其他</w:t>
      </w:r>
      <w:r w:rsidR="00EC59B3" w:rsidRPr="00402240">
        <w:rPr>
          <w:rStyle w:val="Char6"/>
          <w:rFonts w:eastAsiaTheme="minorEastAsia"/>
        </w:rPr>
        <w:t>IOException</w:t>
      </w:r>
      <w:r w:rsidR="00EC59B3" w:rsidRPr="00EC59B3">
        <w:rPr>
          <w:rFonts w:eastAsiaTheme="minorEastAsia" w:hint="eastAsia"/>
        </w:rPr>
        <w:t>异常</w:t>
      </w:r>
      <w:r w:rsidR="00AD4AFA">
        <w:rPr>
          <w:rFonts w:eastAsiaTheme="minorEastAsia" w:hint="eastAsia"/>
        </w:rPr>
        <w:t>从而导致</w:t>
      </w:r>
      <w:r w:rsidR="00EC59B3">
        <w:rPr>
          <w:rFonts w:eastAsiaTheme="minorEastAsia" w:hint="eastAsia"/>
        </w:rPr>
        <w:t>泄露</w:t>
      </w:r>
      <w:r w:rsidR="0081227F">
        <w:rPr>
          <w:rFonts w:eastAsiaTheme="minorEastAsia" w:hint="eastAsia"/>
        </w:rPr>
        <w:t>文件</w:t>
      </w:r>
      <w:r w:rsidR="00EC59B3">
        <w:rPr>
          <w:rFonts w:eastAsiaTheme="minorEastAsia" w:hint="eastAsia"/>
        </w:rPr>
        <w:t>系统</w:t>
      </w:r>
      <w:r w:rsidR="00AD4AFA">
        <w:rPr>
          <w:rFonts w:eastAsiaTheme="minorEastAsia" w:hint="eastAsia"/>
        </w:rPr>
        <w:t>中</w:t>
      </w:r>
      <w:r w:rsidR="00EC59B3">
        <w:rPr>
          <w:rFonts w:eastAsiaTheme="minorEastAsia" w:hint="eastAsia"/>
        </w:rPr>
        <w:t>的敏感信息。</w:t>
      </w:r>
    </w:p>
    <w:p w:rsidR="00F62C06" w:rsidRDefault="0063504F" w:rsidP="00325BE0">
      <w:pPr>
        <w:pStyle w:val="aff0"/>
      </w:pPr>
      <w:r>
        <w:rPr>
          <w:rFonts w:hint="eastAsia"/>
        </w:rPr>
        <w:t>正确示例</w:t>
      </w:r>
      <w:r w:rsidR="007833AF">
        <w:rPr>
          <w:rFonts w:hint="eastAsia"/>
        </w:rPr>
        <w:t>（</w:t>
      </w:r>
      <w:r w:rsidR="007833AF">
        <w:rPr>
          <w:rFonts w:hint="eastAsia"/>
        </w:rPr>
        <w:t>Exception Reporter</w:t>
      </w:r>
      <w:r w:rsidR="007833AF">
        <w:rPr>
          <w:rFonts w:hint="eastAsia"/>
        </w:rPr>
        <w:t>）：</w:t>
      </w:r>
    </w:p>
    <w:p w:rsidR="00271D74" w:rsidRDefault="00271D74" w:rsidP="008C1E61">
      <w:pPr>
        <w:pStyle w:val="aff"/>
        <w:rPr>
          <w:snapToGrid/>
        </w:rPr>
      </w:pPr>
      <w:r w:rsidRPr="008C1E61">
        <w:rPr>
          <w:b/>
          <w:snapToGrid/>
          <w:color w:val="7F0055"/>
        </w:rPr>
        <w:t>public</w:t>
      </w:r>
      <w:r>
        <w:rPr>
          <w:snapToGrid/>
          <w:color w:val="000000"/>
        </w:rPr>
        <w:t xml:space="preserve"> </w:t>
      </w:r>
      <w:r w:rsidRPr="008C1E61">
        <w:rPr>
          <w:b/>
          <w:snapToGrid/>
          <w:color w:val="7F0055"/>
        </w:rPr>
        <w:t>interface</w:t>
      </w:r>
      <w:r>
        <w:rPr>
          <w:snapToGrid/>
          <w:color w:val="000000"/>
        </w:rPr>
        <w:t xml:space="preserve"> </w:t>
      </w:r>
      <w:r w:rsidRPr="00271D74">
        <w:rPr>
          <w:snapToGrid/>
          <w:color w:val="000000"/>
        </w:rPr>
        <w:t>Reporter</w:t>
      </w:r>
    </w:p>
    <w:p w:rsidR="00271D74" w:rsidRDefault="00271D74" w:rsidP="008C1E61">
      <w:pPr>
        <w:pStyle w:val="aff"/>
        <w:rPr>
          <w:snapToGrid/>
        </w:rPr>
      </w:pPr>
      <w:r>
        <w:rPr>
          <w:snapToGrid/>
          <w:color w:val="000000"/>
        </w:rPr>
        <w:t>{</w:t>
      </w:r>
    </w:p>
    <w:p w:rsidR="00271D74" w:rsidRDefault="00271D74" w:rsidP="008C1E61">
      <w:pPr>
        <w:pStyle w:val="aff"/>
        <w:rPr>
          <w:snapToGrid/>
        </w:rPr>
      </w:pPr>
      <w:r>
        <w:rPr>
          <w:snapToGrid/>
          <w:color w:val="000000"/>
        </w:rPr>
        <w:lastRenderedPageBreak/>
        <w:t xml:space="preserve">    </w:t>
      </w:r>
      <w:r w:rsidRPr="008C1E61">
        <w:rPr>
          <w:b/>
          <w:snapToGrid/>
          <w:color w:val="7F0055"/>
        </w:rPr>
        <w:t>public</w:t>
      </w:r>
      <w:r>
        <w:rPr>
          <w:snapToGrid/>
          <w:color w:val="000000"/>
        </w:rPr>
        <w:t xml:space="preserve"> </w:t>
      </w:r>
      <w:r w:rsidRPr="008C1E61">
        <w:rPr>
          <w:b/>
          <w:snapToGrid/>
          <w:color w:val="7F0055"/>
        </w:rPr>
        <w:t>void</w:t>
      </w:r>
      <w:r>
        <w:rPr>
          <w:snapToGrid/>
          <w:color w:val="000000"/>
        </w:rPr>
        <w:t xml:space="preserve"> report(Throwable t);</w:t>
      </w:r>
    </w:p>
    <w:p w:rsidR="00271D74" w:rsidRDefault="00271D74" w:rsidP="008C1E61">
      <w:pPr>
        <w:pStyle w:val="aff"/>
        <w:rPr>
          <w:snapToGrid/>
        </w:rPr>
      </w:pPr>
      <w:r>
        <w:rPr>
          <w:snapToGrid/>
          <w:color w:val="000000"/>
        </w:rPr>
        <w:t>}</w:t>
      </w:r>
    </w:p>
    <w:p w:rsidR="00271D74" w:rsidRDefault="00271D74" w:rsidP="00271D74">
      <w:pPr>
        <w:rPr>
          <w:rFonts w:ascii="Consolas" w:eastAsia="宋体" w:hAnsi="Consolas" w:cs="Consolas"/>
          <w:snapToGrid/>
          <w:sz w:val="20"/>
          <w:szCs w:val="20"/>
        </w:rPr>
      </w:pPr>
    </w:p>
    <w:p w:rsidR="00271D74" w:rsidRDefault="00271D74" w:rsidP="005A684D">
      <w:pPr>
        <w:pStyle w:val="aff"/>
        <w:rPr>
          <w:snapToGrid/>
        </w:rPr>
      </w:pPr>
      <w:r>
        <w:rPr>
          <w:b/>
          <w:snapToGrid/>
          <w:color w:val="7F0055"/>
        </w:rPr>
        <w:t>public</w:t>
      </w:r>
      <w:r>
        <w:rPr>
          <w:snapToGrid/>
        </w:rPr>
        <w:t xml:space="preserve"> </w:t>
      </w:r>
      <w:r>
        <w:rPr>
          <w:b/>
          <w:snapToGrid/>
          <w:color w:val="7F0055"/>
        </w:rPr>
        <w:t>class</w:t>
      </w:r>
      <w:r>
        <w:rPr>
          <w:snapToGrid/>
        </w:rPr>
        <w:t xml:space="preserve"> ExceptionReporter</w:t>
      </w:r>
    </w:p>
    <w:p w:rsidR="00271D74" w:rsidRDefault="00271D74" w:rsidP="005A684D">
      <w:pPr>
        <w:pStyle w:val="aff"/>
        <w:rPr>
          <w:snapToGrid/>
        </w:rPr>
      </w:pPr>
      <w:r>
        <w:rPr>
          <w:snapToGrid/>
        </w:rPr>
        <w:t>{</w:t>
      </w:r>
    </w:p>
    <w:p w:rsidR="00271D74" w:rsidRDefault="00271D74" w:rsidP="005A684D">
      <w:pPr>
        <w:pStyle w:val="aff"/>
        <w:rPr>
          <w:snapToGrid/>
        </w:rPr>
      </w:pPr>
      <w:r>
        <w:rPr>
          <w:snapToGrid/>
        </w:rPr>
        <w:t xml:space="preserve">    </w:t>
      </w:r>
      <w:r>
        <w:rPr>
          <w:snapToGrid/>
          <w:color w:val="3F7F5F"/>
        </w:rPr>
        <w:t xml:space="preserve">// Exception reporter that prints the exception </w:t>
      </w:r>
    </w:p>
    <w:p w:rsidR="00271D74" w:rsidRDefault="00271D74" w:rsidP="005A684D">
      <w:pPr>
        <w:pStyle w:val="aff"/>
        <w:rPr>
          <w:snapToGrid/>
        </w:rPr>
      </w:pPr>
      <w:r>
        <w:rPr>
          <w:snapToGrid/>
        </w:rPr>
        <w:t xml:space="preserve">    </w:t>
      </w:r>
      <w:r>
        <w:rPr>
          <w:snapToGrid/>
          <w:color w:val="3F7F5F"/>
        </w:rPr>
        <w:t>// to the console (used as default)</w:t>
      </w:r>
    </w:p>
    <w:p w:rsidR="00271D74" w:rsidRDefault="00271D74" w:rsidP="005A684D">
      <w:pPr>
        <w:pStyle w:val="aff"/>
        <w:rPr>
          <w:snapToGrid/>
        </w:rPr>
      </w:pPr>
      <w:r>
        <w:rPr>
          <w:snapToGrid/>
        </w:rPr>
        <w:t xml:space="preserve">    </w:t>
      </w:r>
      <w:r>
        <w:rPr>
          <w:b/>
          <w:snapToGrid/>
          <w:color w:val="7F0055"/>
        </w:rPr>
        <w:t>private</w:t>
      </w:r>
      <w:r>
        <w:rPr>
          <w:snapToGrid/>
        </w:rPr>
        <w:t xml:space="preserve"> </w:t>
      </w:r>
      <w:r>
        <w:rPr>
          <w:b/>
          <w:snapToGrid/>
          <w:color w:val="7F0055"/>
        </w:rPr>
        <w:t>static</w:t>
      </w:r>
      <w:r>
        <w:rPr>
          <w:snapToGrid/>
        </w:rPr>
        <w:t xml:space="preserve"> </w:t>
      </w:r>
      <w:r>
        <w:rPr>
          <w:b/>
          <w:snapToGrid/>
          <w:color w:val="7F0055"/>
        </w:rPr>
        <w:t>final</w:t>
      </w:r>
      <w:r>
        <w:rPr>
          <w:snapToGrid/>
        </w:rPr>
        <w:t xml:space="preserve"> Reporter </w:t>
      </w:r>
      <w:r w:rsidR="00DF2875">
        <w:rPr>
          <w:rFonts w:hint="eastAsia"/>
          <w:i/>
          <w:iCs/>
          <w:snapToGrid/>
          <w:color w:val="0000C0"/>
        </w:rPr>
        <w:t>p</w:t>
      </w:r>
      <w:r>
        <w:rPr>
          <w:i/>
          <w:iCs/>
          <w:snapToGrid/>
          <w:color w:val="0000C0"/>
        </w:rPr>
        <w:t>rintException</w:t>
      </w:r>
      <w:r>
        <w:rPr>
          <w:snapToGrid/>
        </w:rPr>
        <w:t xml:space="preserve"> = </w:t>
      </w:r>
      <w:r>
        <w:rPr>
          <w:b/>
          <w:snapToGrid/>
          <w:color w:val="7F0055"/>
        </w:rPr>
        <w:t>new</w:t>
      </w:r>
      <w:r>
        <w:rPr>
          <w:snapToGrid/>
        </w:rPr>
        <w:t xml:space="preserve"> Reporter()</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r>
        <w:rPr>
          <w:b/>
          <w:snapToGrid/>
          <w:color w:val="7F0055"/>
        </w:rPr>
        <w:t>public</w:t>
      </w:r>
      <w:r>
        <w:rPr>
          <w:snapToGrid/>
        </w:rPr>
        <w:t xml:space="preserve"> </w:t>
      </w:r>
      <w:r>
        <w:rPr>
          <w:b/>
          <w:snapToGrid/>
          <w:color w:val="7F0055"/>
        </w:rPr>
        <w:t>void</w:t>
      </w:r>
      <w:r>
        <w:rPr>
          <w:snapToGrid/>
        </w:rPr>
        <w:t xml:space="preserve"> report(Throwable t)</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System.</w:t>
      </w:r>
      <w:r>
        <w:rPr>
          <w:i/>
          <w:iCs/>
          <w:snapToGrid/>
          <w:color w:val="0000C0"/>
        </w:rPr>
        <w:t>err</w:t>
      </w:r>
      <w:r>
        <w:rPr>
          <w:snapToGrid/>
        </w:rPr>
        <w:t>.println(t.toString());</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r>
        <w:rPr>
          <w:snapToGrid/>
          <w:color w:val="3F7F5F"/>
        </w:rPr>
        <w:t>// Stores the default reporter.</w:t>
      </w:r>
    </w:p>
    <w:p w:rsidR="00271D74" w:rsidRDefault="00271D74" w:rsidP="005A684D">
      <w:pPr>
        <w:pStyle w:val="aff"/>
        <w:rPr>
          <w:snapToGrid/>
        </w:rPr>
      </w:pPr>
      <w:r>
        <w:rPr>
          <w:snapToGrid/>
        </w:rPr>
        <w:t xml:space="preserve">    </w:t>
      </w:r>
      <w:r>
        <w:rPr>
          <w:snapToGrid/>
          <w:color w:val="3F7F5F"/>
        </w:rPr>
        <w:t>// The default reporter can be changed by the user.</w:t>
      </w:r>
    </w:p>
    <w:p w:rsidR="00271D74" w:rsidRDefault="00271D74" w:rsidP="005A684D">
      <w:pPr>
        <w:pStyle w:val="aff"/>
        <w:rPr>
          <w:snapToGrid/>
        </w:rPr>
      </w:pPr>
      <w:r>
        <w:rPr>
          <w:snapToGrid/>
        </w:rPr>
        <w:t xml:space="preserve">    </w:t>
      </w:r>
      <w:r>
        <w:rPr>
          <w:b/>
          <w:snapToGrid/>
          <w:color w:val="7F0055"/>
        </w:rPr>
        <w:t>private</w:t>
      </w:r>
      <w:r>
        <w:rPr>
          <w:snapToGrid/>
        </w:rPr>
        <w:t xml:space="preserve"> </w:t>
      </w:r>
      <w:r>
        <w:rPr>
          <w:b/>
          <w:snapToGrid/>
          <w:color w:val="7F0055"/>
        </w:rPr>
        <w:t>static</w:t>
      </w:r>
      <w:r>
        <w:rPr>
          <w:snapToGrid/>
        </w:rPr>
        <w:t xml:space="preserve"> Reporter </w:t>
      </w:r>
      <w:r w:rsidR="00A740FB">
        <w:rPr>
          <w:rFonts w:hint="eastAsia"/>
          <w:i/>
          <w:iCs/>
          <w:snapToGrid/>
          <w:color w:val="0000C0"/>
        </w:rPr>
        <w:t>d</w:t>
      </w:r>
      <w:r>
        <w:rPr>
          <w:i/>
          <w:iCs/>
          <w:snapToGrid/>
          <w:color w:val="0000C0"/>
        </w:rPr>
        <w:t>efault</w:t>
      </w:r>
      <w:r>
        <w:rPr>
          <w:snapToGrid/>
        </w:rPr>
        <w:t xml:space="preserve"> = </w:t>
      </w:r>
      <w:r w:rsidR="00412FBC">
        <w:rPr>
          <w:rFonts w:hint="eastAsia"/>
          <w:i/>
          <w:iCs/>
          <w:snapToGrid/>
          <w:color w:val="0000C0"/>
        </w:rPr>
        <w:t>p</w:t>
      </w:r>
      <w:r>
        <w:rPr>
          <w:i/>
          <w:iCs/>
          <w:snapToGrid/>
          <w:color w:val="0000C0"/>
        </w:rPr>
        <w:t>rintException</w:t>
      </w:r>
      <w:r>
        <w:rPr>
          <w:snapToGrid/>
        </w:rPr>
        <w:t>;</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r>
        <w:rPr>
          <w:snapToGrid/>
          <w:color w:val="3F7F5F"/>
        </w:rPr>
        <w:t xml:space="preserve">// Helps change the default reporter back to </w:t>
      </w:r>
    </w:p>
    <w:p w:rsidR="00271D74" w:rsidRDefault="00271D74" w:rsidP="005A684D">
      <w:pPr>
        <w:pStyle w:val="aff"/>
        <w:rPr>
          <w:snapToGrid/>
        </w:rPr>
      </w:pPr>
      <w:r>
        <w:rPr>
          <w:snapToGrid/>
        </w:rPr>
        <w:t xml:space="preserve">    </w:t>
      </w:r>
      <w:r>
        <w:rPr>
          <w:snapToGrid/>
          <w:color w:val="3F7F5F"/>
        </w:rPr>
        <w:t>// PrintException in the future</w:t>
      </w:r>
    </w:p>
    <w:p w:rsidR="00271D74" w:rsidRDefault="00271D74" w:rsidP="005A684D">
      <w:pPr>
        <w:pStyle w:val="aff"/>
        <w:rPr>
          <w:snapToGrid/>
        </w:rPr>
      </w:pPr>
      <w:r>
        <w:rPr>
          <w:snapToGrid/>
        </w:rPr>
        <w:t xml:space="preserve">    </w:t>
      </w:r>
      <w:r>
        <w:rPr>
          <w:b/>
          <w:snapToGrid/>
          <w:color w:val="7F0055"/>
        </w:rPr>
        <w:t>public</w:t>
      </w:r>
      <w:r>
        <w:rPr>
          <w:snapToGrid/>
        </w:rPr>
        <w:t xml:space="preserve"> </w:t>
      </w:r>
      <w:r>
        <w:rPr>
          <w:b/>
          <w:snapToGrid/>
          <w:color w:val="7F0055"/>
        </w:rPr>
        <w:t>static</w:t>
      </w:r>
      <w:r>
        <w:rPr>
          <w:snapToGrid/>
        </w:rPr>
        <w:t xml:space="preserve"> Reporter getPrintException()</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r>
        <w:rPr>
          <w:b/>
          <w:snapToGrid/>
          <w:color w:val="7F0055"/>
        </w:rPr>
        <w:t>return</w:t>
      </w:r>
      <w:r>
        <w:rPr>
          <w:snapToGrid/>
        </w:rPr>
        <w:t xml:space="preserve"> </w:t>
      </w:r>
      <w:r w:rsidR="00B80E2D">
        <w:rPr>
          <w:rFonts w:hint="eastAsia"/>
          <w:i/>
          <w:iCs/>
          <w:snapToGrid/>
          <w:color w:val="0000C0"/>
        </w:rPr>
        <w:t>p</w:t>
      </w:r>
      <w:r>
        <w:rPr>
          <w:i/>
          <w:iCs/>
          <w:snapToGrid/>
          <w:color w:val="0000C0"/>
        </w:rPr>
        <w:t>rintException</w:t>
      </w:r>
      <w:r>
        <w:rPr>
          <w:snapToGrid/>
        </w:rPr>
        <w:t>;</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r>
        <w:rPr>
          <w:b/>
          <w:snapToGrid/>
          <w:color w:val="7F0055"/>
        </w:rPr>
        <w:t>public</w:t>
      </w:r>
      <w:r>
        <w:rPr>
          <w:snapToGrid/>
        </w:rPr>
        <w:t xml:space="preserve"> </w:t>
      </w:r>
      <w:r>
        <w:rPr>
          <w:b/>
          <w:snapToGrid/>
          <w:color w:val="7F0055"/>
        </w:rPr>
        <w:t>static</w:t>
      </w:r>
      <w:r>
        <w:rPr>
          <w:snapToGrid/>
        </w:rPr>
        <w:t xml:space="preserve"> Reporter getExceptionReporter()</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r>
        <w:rPr>
          <w:b/>
          <w:snapToGrid/>
          <w:color w:val="7F0055"/>
        </w:rPr>
        <w:t>return</w:t>
      </w:r>
      <w:r>
        <w:rPr>
          <w:snapToGrid/>
        </w:rPr>
        <w:t xml:space="preserve"> </w:t>
      </w:r>
      <w:r w:rsidR="0040169C">
        <w:rPr>
          <w:rFonts w:hint="eastAsia"/>
          <w:i/>
          <w:iCs/>
          <w:snapToGrid/>
          <w:color w:val="0000C0"/>
        </w:rPr>
        <w:t>d</w:t>
      </w:r>
      <w:r>
        <w:rPr>
          <w:i/>
          <w:iCs/>
          <w:snapToGrid/>
          <w:color w:val="0000C0"/>
        </w:rPr>
        <w:t>efault</w:t>
      </w:r>
      <w:r>
        <w:rPr>
          <w:snapToGrid/>
        </w:rPr>
        <w:t>;</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r>
        <w:rPr>
          <w:snapToGrid/>
          <w:color w:val="3F7F5F"/>
        </w:rPr>
        <w:t>// May throw a SecurityException (which is unchecked)</w:t>
      </w:r>
    </w:p>
    <w:p w:rsidR="00271D74" w:rsidRDefault="00271D74" w:rsidP="005A684D">
      <w:pPr>
        <w:pStyle w:val="aff"/>
        <w:rPr>
          <w:snapToGrid/>
        </w:rPr>
      </w:pPr>
      <w:r>
        <w:rPr>
          <w:snapToGrid/>
        </w:rPr>
        <w:t xml:space="preserve">    </w:t>
      </w:r>
      <w:r>
        <w:rPr>
          <w:b/>
          <w:snapToGrid/>
          <w:color w:val="7F0055"/>
        </w:rPr>
        <w:t>public</w:t>
      </w:r>
      <w:r>
        <w:rPr>
          <w:snapToGrid/>
        </w:rPr>
        <w:t xml:space="preserve"> </w:t>
      </w:r>
      <w:r>
        <w:rPr>
          <w:b/>
          <w:snapToGrid/>
          <w:color w:val="7F0055"/>
        </w:rPr>
        <w:t>static</w:t>
      </w:r>
      <w:r>
        <w:rPr>
          <w:snapToGrid/>
        </w:rPr>
        <w:t xml:space="preserve"> </w:t>
      </w:r>
      <w:r>
        <w:rPr>
          <w:b/>
          <w:snapToGrid/>
          <w:color w:val="7F0055"/>
        </w:rPr>
        <w:t>void</w:t>
      </w:r>
      <w:r>
        <w:rPr>
          <w:snapToGrid/>
        </w:rPr>
        <w:t xml:space="preserve"> setExceptionReporter(Reporter reporter)</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r>
        <w:rPr>
          <w:snapToGrid/>
          <w:color w:val="3F7F5F"/>
        </w:rPr>
        <w:t>// Custom permission</w:t>
      </w:r>
    </w:p>
    <w:p w:rsidR="00271D74" w:rsidRDefault="00271D74" w:rsidP="005A684D">
      <w:pPr>
        <w:pStyle w:val="aff"/>
        <w:rPr>
          <w:snapToGrid/>
        </w:rPr>
      </w:pPr>
      <w:r>
        <w:rPr>
          <w:snapToGrid/>
        </w:rPr>
        <w:t xml:space="preserve">        </w:t>
      </w:r>
      <w:r w:rsidRPr="00271D74">
        <w:rPr>
          <w:snapToGrid/>
        </w:rPr>
        <w:t>ExceptionReporterPermission</w:t>
      </w:r>
      <w:r>
        <w:rPr>
          <w:snapToGrid/>
        </w:rPr>
        <w:t xml:space="preserve"> perm = </w:t>
      </w:r>
      <w:r>
        <w:rPr>
          <w:b/>
          <w:snapToGrid/>
          <w:color w:val="7F0055"/>
        </w:rPr>
        <w:t>new</w:t>
      </w:r>
      <w:r>
        <w:rPr>
          <w:snapToGrid/>
        </w:rPr>
        <w:t xml:space="preserve"> </w:t>
      </w:r>
      <w:r w:rsidRPr="00271D74">
        <w:rPr>
          <w:snapToGrid/>
        </w:rPr>
        <w:t>ExceptionReporterPermission</w:t>
      </w:r>
      <w:r>
        <w:rPr>
          <w:snapToGrid/>
        </w:rPr>
        <w:t>(</w:t>
      </w:r>
    </w:p>
    <w:p w:rsidR="00271D74" w:rsidRDefault="00271D74" w:rsidP="005A684D">
      <w:pPr>
        <w:pStyle w:val="aff"/>
        <w:rPr>
          <w:snapToGrid/>
        </w:rPr>
      </w:pPr>
      <w:r>
        <w:rPr>
          <w:snapToGrid/>
        </w:rPr>
        <w:t xml:space="preserve">                </w:t>
      </w:r>
      <w:r>
        <w:rPr>
          <w:snapToGrid/>
          <w:color w:val="2A00FF"/>
        </w:rPr>
        <w:t>"exc.reporter"</w:t>
      </w:r>
      <w:r>
        <w:rPr>
          <w:snapToGrid/>
        </w:rPr>
        <w:t>);</w:t>
      </w:r>
    </w:p>
    <w:p w:rsidR="00271D74" w:rsidRDefault="00271D74" w:rsidP="005A684D">
      <w:pPr>
        <w:pStyle w:val="aff"/>
        <w:rPr>
          <w:snapToGrid/>
        </w:rPr>
      </w:pPr>
      <w:r>
        <w:rPr>
          <w:snapToGrid/>
        </w:rPr>
        <w:t xml:space="preserve">        SecurityManager sm = System.</w:t>
      </w:r>
      <w:r>
        <w:rPr>
          <w:i/>
          <w:iCs/>
          <w:snapToGrid/>
        </w:rPr>
        <w:t>getSecurityManager</w:t>
      </w:r>
      <w:r>
        <w:rPr>
          <w:snapToGrid/>
        </w:rPr>
        <w:t>();</w:t>
      </w:r>
    </w:p>
    <w:p w:rsidR="00271D74" w:rsidRDefault="00271D74" w:rsidP="005A684D">
      <w:pPr>
        <w:pStyle w:val="aff"/>
        <w:rPr>
          <w:snapToGrid/>
        </w:rPr>
      </w:pPr>
      <w:r>
        <w:rPr>
          <w:snapToGrid/>
        </w:rPr>
        <w:t xml:space="preserve">        </w:t>
      </w:r>
      <w:r>
        <w:rPr>
          <w:b/>
          <w:snapToGrid/>
          <w:color w:val="7F0055"/>
        </w:rPr>
        <w:t>if</w:t>
      </w:r>
      <w:r>
        <w:rPr>
          <w:snapToGrid/>
        </w:rPr>
        <w:t xml:space="preserve"> (sm != </w:t>
      </w:r>
      <w:r>
        <w:rPr>
          <w:b/>
          <w:snapToGrid/>
          <w:color w:val="7F0055"/>
        </w:rPr>
        <w:t>null</w:t>
      </w:r>
      <w:r>
        <w:rPr>
          <w:snapToGrid/>
        </w:rPr>
        <w:t>)</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r>
        <w:rPr>
          <w:snapToGrid/>
          <w:color w:val="3F7F5F"/>
        </w:rPr>
        <w:t>// Check whether the caller has appropriate permissions</w:t>
      </w:r>
    </w:p>
    <w:p w:rsidR="00271D74" w:rsidRDefault="00271D74" w:rsidP="005A684D">
      <w:pPr>
        <w:pStyle w:val="aff"/>
        <w:rPr>
          <w:snapToGrid/>
        </w:rPr>
      </w:pPr>
      <w:r>
        <w:rPr>
          <w:snapToGrid/>
        </w:rPr>
        <w:t xml:space="preserve">            sm.checkPermission(perm);</w:t>
      </w:r>
    </w:p>
    <w:p w:rsidR="00271D74" w:rsidRDefault="00271D74" w:rsidP="005A684D">
      <w:pPr>
        <w:pStyle w:val="aff"/>
        <w:rPr>
          <w:snapToGrid/>
        </w:rPr>
      </w:pPr>
      <w:r>
        <w:rPr>
          <w:snapToGrid/>
        </w:rPr>
        <w:t xml:space="preserve">        }</w:t>
      </w:r>
    </w:p>
    <w:p w:rsidR="00271D74" w:rsidRDefault="00271D74" w:rsidP="005A684D">
      <w:pPr>
        <w:pStyle w:val="aff"/>
        <w:rPr>
          <w:snapToGrid/>
        </w:rPr>
      </w:pPr>
      <w:r>
        <w:rPr>
          <w:snapToGrid/>
        </w:rPr>
        <w:t xml:space="preserve">        </w:t>
      </w:r>
      <w:r>
        <w:rPr>
          <w:snapToGrid/>
          <w:color w:val="3F7F5F"/>
        </w:rPr>
        <w:t>// Change the default exception reporter</w:t>
      </w:r>
    </w:p>
    <w:p w:rsidR="00271D74" w:rsidRDefault="00271D74" w:rsidP="005A684D">
      <w:pPr>
        <w:pStyle w:val="aff"/>
        <w:rPr>
          <w:snapToGrid/>
        </w:rPr>
      </w:pPr>
      <w:r>
        <w:rPr>
          <w:snapToGrid/>
        </w:rPr>
        <w:t xml:space="preserve">        </w:t>
      </w:r>
      <w:r w:rsidR="00A50248">
        <w:rPr>
          <w:rFonts w:hint="eastAsia"/>
          <w:i/>
          <w:iCs/>
          <w:snapToGrid/>
          <w:color w:val="0000C0"/>
        </w:rPr>
        <w:t>d</w:t>
      </w:r>
      <w:r>
        <w:rPr>
          <w:i/>
          <w:iCs/>
          <w:snapToGrid/>
          <w:color w:val="0000C0"/>
        </w:rPr>
        <w:t>efault</w:t>
      </w:r>
      <w:r>
        <w:rPr>
          <w:snapToGrid/>
        </w:rPr>
        <w:t xml:space="preserve"> = reporter;</w:t>
      </w:r>
    </w:p>
    <w:p w:rsidR="00271D74" w:rsidRDefault="00271D74" w:rsidP="005A684D">
      <w:pPr>
        <w:pStyle w:val="aff"/>
        <w:rPr>
          <w:snapToGrid/>
        </w:rPr>
      </w:pPr>
      <w:r>
        <w:rPr>
          <w:snapToGrid/>
        </w:rPr>
        <w:t xml:space="preserve">    }</w:t>
      </w:r>
    </w:p>
    <w:p w:rsidR="00B62AD2" w:rsidRDefault="00271D74" w:rsidP="005A684D">
      <w:pPr>
        <w:pStyle w:val="aff"/>
        <w:rPr>
          <w:snapToGrid/>
        </w:rPr>
      </w:pPr>
      <w:r>
        <w:rPr>
          <w:snapToGrid/>
        </w:rPr>
        <w:t>}</w:t>
      </w:r>
    </w:p>
    <w:p w:rsidR="004923BD" w:rsidRDefault="00F9341E" w:rsidP="00170AB7">
      <w:pPr>
        <w:rPr>
          <w:rFonts w:eastAsiaTheme="minorEastAsia"/>
        </w:rPr>
      </w:pPr>
      <w:r w:rsidRPr="00834B61">
        <w:rPr>
          <w:rFonts w:eastAsiaTheme="minorEastAsia" w:hint="eastAsia"/>
        </w:rPr>
        <w:t>如何恰当的报告异常情况依赖与具体的上下文。例如，对于</w:t>
      </w:r>
      <w:r w:rsidRPr="00834B61">
        <w:rPr>
          <w:rFonts w:eastAsiaTheme="minorEastAsia" w:hint="eastAsia"/>
        </w:rPr>
        <w:t>GUI</w:t>
      </w:r>
      <w:r w:rsidRPr="00834B61">
        <w:rPr>
          <w:rFonts w:eastAsiaTheme="minorEastAsia" w:hint="eastAsia"/>
        </w:rPr>
        <w:t>应用应该以图形界面的方式报告异常</w:t>
      </w:r>
      <w:r w:rsidR="00F110DC" w:rsidRPr="00834B61">
        <w:rPr>
          <w:rFonts w:eastAsiaTheme="minorEastAsia" w:hint="eastAsia"/>
        </w:rPr>
        <w:t>，例如弹出一个错误对话框。</w:t>
      </w:r>
      <w:r w:rsidR="008A2CA6" w:rsidRPr="00834B61">
        <w:rPr>
          <w:rFonts w:eastAsiaTheme="minorEastAsia" w:hint="eastAsia"/>
        </w:rPr>
        <w:t>对于大部分库中的类应该能够客观的决定该如何报告一个异常来保持模块化</w:t>
      </w:r>
      <w:r w:rsidR="00EC2AF3" w:rsidRPr="00834B61">
        <w:rPr>
          <w:rFonts w:eastAsiaTheme="minorEastAsia" w:hint="eastAsia"/>
        </w:rPr>
        <w:t>；</w:t>
      </w:r>
      <w:r w:rsidR="00860C4F" w:rsidRPr="00834B61">
        <w:rPr>
          <w:rFonts w:eastAsiaTheme="minorEastAsia" w:hint="eastAsia"/>
        </w:rPr>
        <w:t>它们不能依赖于</w:t>
      </w:r>
      <w:r w:rsidR="00860C4F" w:rsidRPr="006C2848">
        <w:rPr>
          <w:rStyle w:val="Char6"/>
        </w:rPr>
        <w:t>System.err</w:t>
      </w:r>
      <w:r w:rsidR="002C40E4">
        <w:rPr>
          <w:rStyle w:val="Char6"/>
          <w:rFonts w:eastAsiaTheme="minorEastAsia" w:hint="eastAsia"/>
        </w:rPr>
        <w:t>、</w:t>
      </w:r>
      <w:r w:rsidR="00860C4F" w:rsidRPr="00834B61">
        <w:rPr>
          <w:rFonts w:eastAsiaTheme="minorEastAsia" w:hint="eastAsia"/>
        </w:rPr>
        <w:t>特定的</w:t>
      </w:r>
      <w:r w:rsidR="00860C4F" w:rsidRPr="00834B61">
        <w:rPr>
          <w:rFonts w:eastAsiaTheme="minorEastAsia"/>
        </w:rPr>
        <w:t>logger</w:t>
      </w:r>
      <w:r w:rsidR="002C40E4">
        <w:rPr>
          <w:rFonts w:eastAsiaTheme="minorEastAsia" w:hint="eastAsia"/>
        </w:rPr>
        <w:t>，或者</w:t>
      </w:r>
      <w:r w:rsidR="00860C4F" w:rsidRPr="00834B61">
        <w:rPr>
          <w:rFonts w:eastAsiaTheme="minorEastAsia" w:hint="eastAsia"/>
        </w:rPr>
        <w:t>windowing</w:t>
      </w:r>
      <w:r w:rsidR="00860C4F" w:rsidRPr="00834B61">
        <w:rPr>
          <w:rFonts w:eastAsiaTheme="minorEastAsia" w:hint="eastAsia"/>
        </w:rPr>
        <w:t>环境</w:t>
      </w:r>
      <w:r w:rsidR="002C40E4">
        <w:rPr>
          <w:rFonts w:eastAsiaTheme="minorEastAsia" w:hint="eastAsia"/>
        </w:rPr>
        <w:t>的可用性</w:t>
      </w:r>
      <w:r w:rsidR="00860C4F" w:rsidRPr="00834B61">
        <w:rPr>
          <w:rFonts w:eastAsiaTheme="minorEastAsia" w:hint="eastAsia"/>
        </w:rPr>
        <w:t>。</w:t>
      </w:r>
      <w:r w:rsidR="0086542E" w:rsidRPr="00C70419">
        <w:rPr>
          <w:rFonts w:eastAsiaTheme="minorEastAsia" w:hint="eastAsia"/>
          <w:highlight w:val="yellow"/>
        </w:rPr>
        <w:t>因此，对于</w:t>
      </w:r>
      <w:r w:rsidR="0016224B" w:rsidRPr="00C70419">
        <w:rPr>
          <w:rFonts w:eastAsiaTheme="minorEastAsia" w:hint="eastAsia"/>
          <w:highlight w:val="yellow"/>
        </w:rPr>
        <w:t>报告异常的库类，应该指定一个用来报告</w:t>
      </w:r>
      <w:r w:rsidR="0086542E" w:rsidRPr="00C70419">
        <w:rPr>
          <w:rFonts w:eastAsiaTheme="minorEastAsia" w:hint="eastAsia"/>
          <w:highlight w:val="yellow"/>
        </w:rPr>
        <w:t>此类</w:t>
      </w:r>
      <w:r w:rsidR="0016224B" w:rsidRPr="00C70419">
        <w:rPr>
          <w:rFonts w:eastAsiaTheme="minorEastAsia" w:hint="eastAsia"/>
          <w:highlight w:val="yellow"/>
        </w:rPr>
        <w:t>异常的</w:t>
      </w:r>
      <w:r w:rsidR="0016224B" w:rsidRPr="00C70419">
        <w:rPr>
          <w:rFonts w:eastAsiaTheme="minorEastAsia" w:hint="eastAsia"/>
          <w:highlight w:val="yellow"/>
        </w:rPr>
        <w:t>API</w:t>
      </w:r>
      <w:r w:rsidR="0016224B" w:rsidRPr="00834B61">
        <w:rPr>
          <w:rFonts w:eastAsiaTheme="minorEastAsia" w:hint="eastAsia"/>
        </w:rPr>
        <w:t>。正确示例中，指定了一个包含</w:t>
      </w:r>
      <w:r w:rsidR="0016224B" w:rsidRPr="006C2848">
        <w:rPr>
          <w:rStyle w:val="Char6"/>
        </w:rPr>
        <w:t>report()</w:t>
      </w:r>
      <w:r w:rsidR="0030501E">
        <w:rPr>
          <w:rFonts w:eastAsiaTheme="minorEastAsia" w:hint="eastAsia"/>
        </w:rPr>
        <w:t>方法的</w:t>
      </w:r>
      <w:r w:rsidR="0016224B" w:rsidRPr="00834B61">
        <w:rPr>
          <w:rFonts w:eastAsiaTheme="minorEastAsia" w:hint="eastAsia"/>
        </w:rPr>
        <w:t>用来报告异常的接口，以及一个默认的</w:t>
      </w:r>
      <w:r w:rsidR="00783E53" w:rsidRPr="00834B61">
        <w:rPr>
          <w:rFonts w:eastAsiaTheme="minorEastAsia" w:hint="eastAsia"/>
        </w:rPr>
        <w:t>异常</w:t>
      </w:r>
      <w:r w:rsidR="00783E53" w:rsidRPr="00834B61">
        <w:rPr>
          <w:rFonts w:eastAsiaTheme="minorEastAsia" w:hint="eastAsia"/>
        </w:rPr>
        <w:t>reporter</w:t>
      </w:r>
      <w:r w:rsidR="00834B61">
        <w:rPr>
          <w:rFonts w:eastAsiaTheme="minorEastAsia" w:hint="eastAsia"/>
        </w:rPr>
        <w:t>类</w:t>
      </w:r>
      <w:r w:rsidR="0016224B" w:rsidRPr="00834B61">
        <w:rPr>
          <w:rFonts w:eastAsiaTheme="minorEastAsia" w:hint="eastAsia"/>
        </w:rPr>
        <w:t>供库类使用</w:t>
      </w:r>
      <w:r w:rsidR="00ED1EF2">
        <w:rPr>
          <w:rFonts w:eastAsiaTheme="minorEastAsia" w:hint="eastAsia"/>
        </w:rPr>
        <w:t>。</w:t>
      </w:r>
      <w:r w:rsidR="00206C62">
        <w:rPr>
          <w:rFonts w:eastAsiaTheme="minorEastAsia" w:hint="eastAsia"/>
        </w:rPr>
        <w:t>可以定义子类来覆盖这个异常</w:t>
      </w:r>
      <w:r w:rsidR="00206C62">
        <w:rPr>
          <w:rFonts w:eastAsiaTheme="minorEastAsia" w:hint="eastAsia"/>
        </w:rPr>
        <w:t>reporter</w:t>
      </w:r>
      <w:r w:rsidR="00206C62">
        <w:rPr>
          <w:rFonts w:eastAsiaTheme="minorEastAsia" w:hint="eastAsia"/>
        </w:rPr>
        <w:t>类。</w:t>
      </w:r>
    </w:p>
    <w:p w:rsidR="00A97A1B" w:rsidRPr="00A97A1B" w:rsidRDefault="004923BD" w:rsidP="00A97A1B">
      <w:pPr>
        <w:rPr>
          <w:rFonts w:eastAsiaTheme="minorEastAsia"/>
        </w:rPr>
      </w:pPr>
      <w:r>
        <w:rPr>
          <w:rFonts w:eastAsiaTheme="minorEastAsia" w:hint="eastAsia"/>
        </w:rPr>
        <w:t>库中的类</w:t>
      </w:r>
      <w:r w:rsidR="007C6D76">
        <w:rPr>
          <w:rFonts w:eastAsiaTheme="minorEastAsia" w:hint="eastAsia"/>
        </w:rPr>
        <w:t>后续</w:t>
      </w:r>
      <w:r w:rsidR="009668AC">
        <w:rPr>
          <w:rFonts w:eastAsiaTheme="minorEastAsia" w:hint="eastAsia"/>
        </w:rPr>
        <w:t>便</w:t>
      </w:r>
      <w:r>
        <w:rPr>
          <w:rFonts w:eastAsiaTheme="minorEastAsia" w:hint="eastAsia"/>
        </w:rPr>
        <w:t>可以在</w:t>
      </w:r>
      <w:r>
        <w:rPr>
          <w:rFonts w:eastAsiaTheme="minorEastAsia" w:hint="eastAsia"/>
        </w:rPr>
        <w:t>catch</w:t>
      </w:r>
      <w:r>
        <w:rPr>
          <w:rFonts w:eastAsiaTheme="minorEastAsia" w:hint="eastAsia"/>
        </w:rPr>
        <w:t>子句中使用这个异常</w:t>
      </w:r>
      <w:r>
        <w:rPr>
          <w:rFonts w:eastAsiaTheme="minorEastAsia" w:hint="eastAsia"/>
        </w:rPr>
        <w:t>reptorter</w:t>
      </w:r>
      <w:r>
        <w:rPr>
          <w:rFonts w:eastAsiaTheme="minorEastAsia" w:hint="eastAsia"/>
        </w:rPr>
        <w:t>类：</w:t>
      </w:r>
    </w:p>
    <w:p w:rsidR="00CF3591" w:rsidRDefault="00CF3591" w:rsidP="00CF3591">
      <w:pPr>
        <w:pStyle w:val="aff"/>
        <w:rPr>
          <w:snapToGrid/>
        </w:rPr>
      </w:pPr>
      <w:r>
        <w:rPr>
          <w:b/>
          <w:snapToGrid/>
          <w:color w:val="7F0055"/>
        </w:rPr>
        <w:t>try</w:t>
      </w:r>
    </w:p>
    <w:p w:rsidR="00CF3591" w:rsidRDefault="00CF3591" w:rsidP="00CF3591">
      <w:pPr>
        <w:pStyle w:val="aff"/>
        <w:rPr>
          <w:snapToGrid/>
        </w:rPr>
      </w:pPr>
      <w:r>
        <w:rPr>
          <w:snapToGrid/>
        </w:rPr>
        <w:t>{</w:t>
      </w:r>
    </w:p>
    <w:p w:rsidR="00CF3591" w:rsidRDefault="00CF3591" w:rsidP="00CF3591">
      <w:pPr>
        <w:pStyle w:val="aff"/>
        <w:rPr>
          <w:snapToGrid/>
        </w:rPr>
      </w:pPr>
      <w:r>
        <w:rPr>
          <w:snapToGrid/>
        </w:rPr>
        <w:t xml:space="preserve">    </w:t>
      </w:r>
      <w:r>
        <w:rPr>
          <w:snapToGrid/>
          <w:color w:val="3F7F5F"/>
        </w:rPr>
        <w:t>// ...</w:t>
      </w:r>
    </w:p>
    <w:p w:rsidR="00CF3591" w:rsidRDefault="00CF3591" w:rsidP="00CF3591">
      <w:pPr>
        <w:pStyle w:val="aff"/>
        <w:rPr>
          <w:snapToGrid/>
        </w:rPr>
      </w:pPr>
      <w:r>
        <w:rPr>
          <w:snapToGrid/>
        </w:rPr>
        <w:t>}</w:t>
      </w:r>
    </w:p>
    <w:p w:rsidR="00CF3591" w:rsidRDefault="00CF3591" w:rsidP="00CF3591">
      <w:pPr>
        <w:pStyle w:val="aff"/>
        <w:rPr>
          <w:snapToGrid/>
        </w:rPr>
      </w:pPr>
      <w:r>
        <w:rPr>
          <w:b/>
          <w:snapToGrid/>
          <w:color w:val="7F0055"/>
        </w:rPr>
        <w:t>catch</w:t>
      </w:r>
      <w:r>
        <w:rPr>
          <w:snapToGrid/>
        </w:rPr>
        <w:t xml:space="preserve"> (IOException warning)</w:t>
      </w:r>
    </w:p>
    <w:p w:rsidR="00CF3591" w:rsidRDefault="00CF3591" w:rsidP="00CF3591">
      <w:pPr>
        <w:pStyle w:val="aff"/>
        <w:rPr>
          <w:snapToGrid/>
        </w:rPr>
      </w:pPr>
      <w:r>
        <w:rPr>
          <w:snapToGrid/>
        </w:rPr>
        <w:t>{</w:t>
      </w:r>
    </w:p>
    <w:p w:rsidR="00CF3591" w:rsidRDefault="00CF3591" w:rsidP="00CF3591">
      <w:pPr>
        <w:pStyle w:val="aff"/>
        <w:rPr>
          <w:snapToGrid/>
        </w:rPr>
      </w:pPr>
      <w:r>
        <w:rPr>
          <w:snapToGrid/>
        </w:rPr>
        <w:t xml:space="preserve">    ExceptionReporter.</w:t>
      </w:r>
      <w:r w:rsidRPr="00CF3591">
        <w:rPr>
          <w:snapToGrid/>
        </w:rPr>
        <w:t>getExceptionReporter</w:t>
      </w:r>
      <w:r>
        <w:rPr>
          <w:snapToGrid/>
        </w:rPr>
        <w:t>().report(warning);</w:t>
      </w:r>
    </w:p>
    <w:p w:rsidR="00CF3591" w:rsidRDefault="00CF3591" w:rsidP="00CF3591">
      <w:pPr>
        <w:pStyle w:val="aff"/>
        <w:rPr>
          <w:snapToGrid/>
        </w:rPr>
      </w:pPr>
      <w:r>
        <w:rPr>
          <w:snapToGrid/>
        </w:rPr>
        <w:t xml:space="preserve">    </w:t>
      </w:r>
      <w:r>
        <w:rPr>
          <w:snapToGrid/>
          <w:color w:val="3F7F5F"/>
        </w:rPr>
        <w:t>// Recover from the exception...</w:t>
      </w:r>
    </w:p>
    <w:p w:rsidR="008A67E2" w:rsidRDefault="00CF3591" w:rsidP="00CF3591">
      <w:pPr>
        <w:pStyle w:val="aff"/>
        <w:rPr>
          <w:snapToGrid/>
        </w:rPr>
      </w:pPr>
      <w:r>
        <w:rPr>
          <w:snapToGrid/>
        </w:rPr>
        <w:lastRenderedPageBreak/>
        <w:t>}</w:t>
      </w:r>
    </w:p>
    <w:p w:rsidR="006172CF" w:rsidRPr="006172CF" w:rsidRDefault="00C167ED" w:rsidP="006172CF">
      <w:pPr>
        <w:rPr>
          <w:rFonts w:eastAsiaTheme="minorEastAsia"/>
        </w:rPr>
      </w:pPr>
      <w:r>
        <w:rPr>
          <w:rFonts w:eastAsiaTheme="minorEastAsia" w:hint="eastAsia"/>
        </w:rPr>
        <w:t>任何使用这个异常</w:t>
      </w:r>
      <w:r>
        <w:rPr>
          <w:rFonts w:eastAsiaTheme="minorEastAsia" w:hint="eastAsia"/>
        </w:rPr>
        <w:t>reporter</w:t>
      </w:r>
      <w:r>
        <w:rPr>
          <w:rFonts w:eastAsiaTheme="minorEastAsia" w:hint="eastAsia"/>
        </w:rPr>
        <w:t>类的客户代码，只要</w:t>
      </w:r>
      <w:r w:rsidR="00CF24DB">
        <w:rPr>
          <w:rFonts w:eastAsiaTheme="minorEastAsia" w:hint="eastAsia"/>
        </w:rPr>
        <w:t>具备</w:t>
      </w:r>
      <w:r>
        <w:rPr>
          <w:rFonts w:eastAsiaTheme="minorEastAsia" w:hint="eastAsia"/>
        </w:rPr>
        <w:t>所需的权限</w:t>
      </w:r>
      <w:r w:rsidR="00E24792">
        <w:rPr>
          <w:rFonts w:eastAsiaTheme="minorEastAsia" w:hint="eastAsia"/>
        </w:rPr>
        <w:t>许可</w:t>
      </w:r>
      <w:r>
        <w:rPr>
          <w:rFonts w:eastAsiaTheme="minorEastAsia" w:hint="eastAsia"/>
        </w:rPr>
        <w:t>，</w:t>
      </w:r>
      <w:r w:rsidR="00E57A03">
        <w:rPr>
          <w:rFonts w:eastAsiaTheme="minorEastAsia" w:hint="eastAsia"/>
        </w:rPr>
        <w:t>就</w:t>
      </w:r>
      <w:r>
        <w:rPr>
          <w:rFonts w:eastAsiaTheme="minorEastAsia" w:hint="eastAsia"/>
        </w:rPr>
        <w:t>能够覆写这个</w:t>
      </w:r>
      <w:r w:rsidR="00171B8E" w:rsidRPr="00C167ED">
        <w:rPr>
          <w:rStyle w:val="Char6"/>
          <w:rFonts w:eastAsiaTheme="minorEastAsia"/>
        </w:rPr>
        <w:t>ExceptionReporter</w:t>
      </w:r>
      <w:r w:rsidR="00C3199E" w:rsidRPr="002E306E">
        <w:rPr>
          <w:rFonts w:eastAsiaTheme="minorEastAsia" w:hint="eastAsia"/>
        </w:rPr>
        <w:t>，</w:t>
      </w:r>
      <w:r w:rsidR="005955C9">
        <w:rPr>
          <w:rFonts w:eastAsiaTheme="minorEastAsia" w:hint="eastAsia"/>
        </w:rPr>
        <w:t>使</w:t>
      </w:r>
      <w:r w:rsidR="00083669">
        <w:rPr>
          <w:rFonts w:eastAsiaTheme="minorEastAsia" w:hint="eastAsia"/>
        </w:rPr>
        <w:t>用一个</w:t>
      </w:r>
      <w:r w:rsidR="00083669">
        <w:rPr>
          <w:rFonts w:eastAsiaTheme="minorEastAsia" w:hint="eastAsia"/>
        </w:rPr>
        <w:t>logger</w:t>
      </w:r>
      <w:r w:rsidR="00083669">
        <w:rPr>
          <w:rFonts w:eastAsiaTheme="minorEastAsia" w:hint="eastAsia"/>
        </w:rPr>
        <w:t>或者提供一个对话框来</w:t>
      </w:r>
      <w:r w:rsidR="00C60F7C">
        <w:rPr>
          <w:rFonts w:eastAsiaTheme="minorEastAsia" w:hint="eastAsia"/>
        </w:rPr>
        <w:t>报告</w:t>
      </w:r>
      <w:r w:rsidR="00083669">
        <w:rPr>
          <w:rFonts w:eastAsiaTheme="minorEastAsia" w:hint="eastAsia"/>
        </w:rPr>
        <w:t>异常。</w:t>
      </w:r>
      <w:r w:rsidR="005C27B4">
        <w:rPr>
          <w:rFonts w:eastAsiaTheme="minorEastAsia" w:hint="eastAsia"/>
        </w:rPr>
        <w:t>例如，一个使用</w:t>
      </w:r>
      <w:r w:rsidR="005C27B4">
        <w:rPr>
          <w:rFonts w:eastAsiaTheme="minorEastAsia" w:hint="eastAsia"/>
        </w:rPr>
        <w:t>Swing</w:t>
      </w:r>
      <w:r w:rsidR="005C27B4">
        <w:rPr>
          <w:rFonts w:eastAsiaTheme="minorEastAsia" w:hint="eastAsia"/>
        </w:rPr>
        <w:t>的</w:t>
      </w:r>
      <w:r w:rsidR="005C27B4">
        <w:rPr>
          <w:rFonts w:eastAsiaTheme="minorEastAsia" w:hint="eastAsia"/>
        </w:rPr>
        <w:t>GUI</w:t>
      </w:r>
      <w:r w:rsidR="005C27B4">
        <w:rPr>
          <w:rFonts w:eastAsiaTheme="minorEastAsia" w:hint="eastAsia"/>
        </w:rPr>
        <w:t>客户代码，要求使用对话框来报告异常：</w:t>
      </w:r>
    </w:p>
    <w:p w:rsidR="00016D91" w:rsidRPr="00016D91" w:rsidRDefault="00016D91" w:rsidP="00016D91">
      <w:pPr>
        <w:pStyle w:val="aff"/>
        <w:rPr>
          <w:snapToGrid/>
        </w:rPr>
      </w:pPr>
      <w:r w:rsidRPr="00016D91">
        <w:rPr>
          <w:snapToGrid/>
        </w:rPr>
        <w:t>ExceptionReporter.setExceptionReporter(</w:t>
      </w:r>
      <w:r w:rsidRPr="00016D91">
        <w:rPr>
          <w:b/>
          <w:snapToGrid/>
          <w:color w:val="7F0055"/>
        </w:rPr>
        <w:t>new</w:t>
      </w:r>
      <w:r w:rsidRPr="00016D91">
        <w:rPr>
          <w:snapToGrid/>
        </w:rPr>
        <w:t xml:space="preserve"> ExceptionReporter()</w:t>
      </w:r>
    </w:p>
    <w:p w:rsidR="00016D91" w:rsidRPr="00016D91" w:rsidRDefault="00016D91" w:rsidP="00016D91">
      <w:pPr>
        <w:pStyle w:val="aff"/>
        <w:rPr>
          <w:snapToGrid/>
        </w:rPr>
      </w:pPr>
      <w:r w:rsidRPr="00016D91">
        <w:rPr>
          <w:snapToGrid/>
        </w:rPr>
        <w:t>{</w:t>
      </w:r>
    </w:p>
    <w:p w:rsidR="00016D91" w:rsidRPr="00016D91" w:rsidRDefault="00016D91" w:rsidP="00016D91">
      <w:pPr>
        <w:pStyle w:val="aff"/>
        <w:rPr>
          <w:snapToGrid/>
        </w:rPr>
      </w:pPr>
      <w:r>
        <w:rPr>
          <w:snapToGrid/>
        </w:rPr>
        <w:t xml:space="preserve">    </w:t>
      </w:r>
      <w:r w:rsidRPr="00016D91">
        <w:rPr>
          <w:b/>
          <w:snapToGrid/>
          <w:color w:val="7F0055"/>
        </w:rPr>
        <w:t>public</w:t>
      </w:r>
      <w:r w:rsidRPr="00016D91">
        <w:rPr>
          <w:snapToGrid/>
        </w:rPr>
        <w:t xml:space="preserve"> </w:t>
      </w:r>
      <w:r w:rsidRPr="00016D91">
        <w:rPr>
          <w:b/>
          <w:snapToGrid/>
          <w:color w:val="7F0055"/>
        </w:rPr>
        <w:t>void</w:t>
      </w:r>
      <w:r w:rsidRPr="00016D91">
        <w:rPr>
          <w:snapToGrid/>
        </w:rPr>
        <w:t xml:space="preserve"> report(Throwable exception)</w:t>
      </w:r>
    </w:p>
    <w:p w:rsidR="00016D91" w:rsidRPr="00016D91" w:rsidRDefault="00016D91" w:rsidP="00016D91">
      <w:pPr>
        <w:pStyle w:val="aff"/>
        <w:rPr>
          <w:snapToGrid/>
        </w:rPr>
      </w:pPr>
      <w:r>
        <w:rPr>
          <w:snapToGrid/>
        </w:rPr>
        <w:t xml:space="preserve">    </w:t>
      </w:r>
      <w:r w:rsidRPr="00016D91">
        <w:rPr>
          <w:snapToGrid/>
        </w:rPr>
        <w:t>{</w:t>
      </w:r>
    </w:p>
    <w:p w:rsidR="00016D91" w:rsidRPr="00016D91" w:rsidRDefault="00016D91" w:rsidP="00016D91">
      <w:pPr>
        <w:pStyle w:val="aff"/>
        <w:rPr>
          <w:snapToGrid/>
        </w:rPr>
      </w:pPr>
      <w:r w:rsidRPr="00016D91">
        <w:rPr>
          <w:snapToGrid/>
        </w:rPr>
        <w:t xml:space="preserve">     </w:t>
      </w:r>
      <w:r>
        <w:rPr>
          <w:snapToGrid/>
        </w:rPr>
        <w:t xml:space="preserve">   </w:t>
      </w:r>
      <w:r w:rsidRPr="00016D91">
        <w:rPr>
          <w:snapToGrid/>
        </w:rPr>
        <w:t>JOptionPane.showMessageDialog(frame,</w:t>
      </w:r>
    </w:p>
    <w:p w:rsidR="00016D91" w:rsidRPr="00016D91" w:rsidRDefault="00016D91" w:rsidP="00016D91">
      <w:pPr>
        <w:pStyle w:val="aff"/>
        <w:rPr>
          <w:snapToGrid/>
        </w:rPr>
      </w:pPr>
      <w:r>
        <w:rPr>
          <w:snapToGrid/>
        </w:rPr>
        <w:t xml:space="preserve">               </w:t>
      </w:r>
      <w:r w:rsidRPr="00016D91">
        <w:rPr>
          <w:snapToGrid/>
        </w:rPr>
        <w:t>exception.toString,</w:t>
      </w:r>
      <w:r>
        <w:rPr>
          <w:rFonts w:hint="eastAsia"/>
          <w:snapToGrid/>
        </w:rPr>
        <w:t xml:space="preserve"> </w:t>
      </w:r>
      <w:r w:rsidRPr="00016D91">
        <w:rPr>
          <w:snapToGrid/>
        </w:rPr>
        <w:t>exception.getClass().getName(),</w:t>
      </w:r>
    </w:p>
    <w:p w:rsidR="00016D91" w:rsidRPr="00016D91" w:rsidRDefault="00016D91" w:rsidP="00016D91">
      <w:pPr>
        <w:pStyle w:val="aff"/>
        <w:rPr>
          <w:snapToGrid/>
        </w:rPr>
      </w:pPr>
      <w:r>
        <w:rPr>
          <w:snapToGrid/>
        </w:rPr>
        <w:t xml:space="preserve">                    </w:t>
      </w:r>
      <w:r w:rsidRPr="00016D91">
        <w:rPr>
          <w:snapToGrid/>
        </w:rPr>
        <w:t>JOptionPane.ERROR_MESSAGE);</w:t>
      </w:r>
    </w:p>
    <w:p w:rsidR="00016D91" w:rsidRPr="00016D91" w:rsidRDefault="008F01F8" w:rsidP="00016D91">
      <w:pPr>
        <w:pStyle w:val="aff"/>
        <w:rPr>
          <w:snapToGrid/>
        </w:rPr>
      </w:pPr>
      <w:r>
        <w:rPr>
          <w:snapToGrid/>
        </w:rPr>
        <w:t xml:space="preserve">    </w:t>
      </w:r>
      <w:r w:rsidR="00016D91" w:rsidRPr="00016D91">
        <w:rPr>
          <w:snapToGrid/>
        </w:rPr>
        <w:t>}</w:t>
      </w:r>
    </w:p>
    <w:p w:rsidR="002151AA" w:rsidRDefault="00016D91" w:rsidP="008F01F8">
      <w:pPr>
        <w:pStyle w:val="aff"/>
        <w:rPr>
          <w:snapToGrid/>
        </w:rPr>
      </w:pPr>
      <w:r w:rsidRPr="00016D91">
        <w:rPr>
          <w:snapToGrid/>
        </w:rPr>
        <w:t>});</w:t>
      </w:r>
    </w:p>
    <w:p w:rsidR="00E3208F" w:rsidRDefault="00636B55" w:rsidP="003954CC">
      <w:pPr>
        <w:pStyle w:val="aff0"/>
      </w:pPr>
      <w:r>
        <w:rPr>
          <w:rFonts w:hint="eastAsia"/>
        </w:rPr>
        <w:t>正确示例（</w:t>
      </w:r>
      <w:r w:rsidR="00EB2E8A">
        <w:rPr>
          <w:rFonts w:hint="eastAsia"/>
        </w:rPr>
        <w:t>继承</w:t>
      </w:r>
      <w:r w:rsidR="00EB2E8A">
        <w:t>Exception Reporter</w:t>
      </w:r>
      <w:r w:rsidR="00EB2E8A">
        <w:rPr>
          <w:rFonts w:hint="eastAsia"/>
        </w:rPr>
        <w:t>并过滤敏感异常</w:t>
      </w:r>
      <w:r>
        <w:rPr>
          <w:rFonts w:hint="eastAsia"/>
        </w:rPr>
        <w:t>）：</w:t>
      </w:r>
    </w:p>
    <w:p w:rsidR="00A85295" w:rsidRPr="00A85295" w:rsidRDefault="00A85295" w:rsidP="00A85295">
      <w:pPr>
        <w:pStyle w:val="aff"/>
        <w:rPr>
          <w:snapToGrid/>
        </w:rPr>
      </w:pPr>
      <w:r w:rsidRPr="00A85295">
        <w:rPr>
          <w:b/>
          <w:snapToGrid/>
          <w:color w:val="7F0055"/>
        </w:rPr>
        <w:t>class</w:t>
      </w:r>
      <w:r w:rsidRPr="00A85295">
        <w:rPr>
          <w:snapToGrid/>
        </w:rPr>
        <w:t xml:space="preserve"> MyExceptionReporter </w:t>
      </w:r>
      <w:r w:rsidRPr="00A85295">
        <w:rPr>
          <w:b/>
          <w:snapToGrid/>
          <w:color w:val="7F0055"/>
        </w:rPr>
        <w:t>extends</w:t>
      </w:r>
      <w:r w:rsidRPr="00A85295">
        <w:rPr>
          <w:snapToGrid/>
        </w:rPr>
        <w:t xml:space="preserve"> ExceptionReporter</w:t>
      </w:r>
    </w:p>
    <w:p w:rsidR="00A85295" w:rsidRPr="00A85295" w:rsidRDefault="00A85295" w:rsidP="00A85295">
      <w:pPr>
        <w:pStyle w:val="aff"/>
        <w:rPr>
          <w:snapToGrid/>
        </w:rPr>
      </w:pPr>
      <w:r w:rsidRPr="00A85295">
        <w:rPr>
          <w:snapToGrid/>
        </w:rPr>
        <w:t>{</w:t>
      </w:r>
    </w:p>
    <w:p w:rsidR="00A85295" w:rsidRPr="00A85295" w:rsidRDefault="00A85295" w:rsidP="00A85295">
      <w:pPr>
        <w:pStyle w:val="aff"/>
        <w:rPr>
          <w:snapToGrid/>
        </w:rPr>
      </w:pPr>
      <w:r w:rsidRPr="00A85295">
        <w:rPr>
          <w:snapToGrid/>
        </w:rPr>
        <w:t xml:space="preserve">    </w:t>
      </w:r>
      <w:r w:rsidRPr="00A85295">
        <w:rPr>
          <w:b/>
          <w:snapToGrid/>
          <w:color w:val="7F0055"/>
        </w:rPr>
        <w:t>public</w:t>
      </w:r>
      <w:r w:rsidRPr="00A85295">
        <w:rPr>
          <w:snapToGrid/>
        </w:rPr>
        <w:t xml:space="preserve"> </w:t>
      </w:r>
      <w:r w:rsidRPr="00A85295">
        <w:rPr>
          <w:b/>
          <w:snapToGrid/>
          <w:color w:val="7F0055"/>
        </w:rPr>
        <w:t>static</w:t>
      </w:r>
      <w:r w:rsidRPr="00A85295">
        <w:rPr>
          <w:snapToGrid/>
        </w:rPr>
        <w:t xml:space="preserve"> </w:t>
      </w:r>
      <w:r w:rsidRPr="00A85295">
        <w:rPr>
          <w:b/>
          <w:snapToGrid/>
          <w:color w:val="7F0055"/>
        </w:rPr>
        <w:t>void</w:t>
      </w:r>
      <w:r w:rsidRPr="00A85295">
        <w:rPr>
          <w:snapToGrid/>
        </w:rPr>
        <w:t xml:space="preserve"> report(Throwable t)</w:t>
      </w:r>
    </w:p>
    <w:p w:rsidR="00A85295" w:rsidRPr="00A85295" w:rsidRDefault="00A85295" w:rsidP="00A85295">
      <w:pPr>
        <w:pStyle w:val="aff"/>
        <w:rPr>
          <w:snapToGrid/>
        </w:rPr>
      </w:pPr>
      <w:r w:rsidRPr="00A85295">
        <w:rPr>
          <w:snapToGrid/>
        </w:rPr>
        <w:t xml:space="preserve">    {</w:t>
      </w:r>
    </w:p>
    <w:p w:rsidR="00A85295" w:rsidRPr="00B43F6A" w:rsidRDefault="00D81775" w:rsidP="00A85295">
      <w:pPr>
        <w:pStyle w:val="aff"/>
        <w:rPr>
          <w:i/>
          <w:iCs/>
          <w:snapToGrid/>
        </w:rPr>
      </w:pPr>
      <w:r>
        <w:rPr>
          <w:snapToGrid/>
        </w:rPr>
        <w:t xml:space="preserve">        </w:t>
      </w:r>
      <w:r w:rsidR="008E7C41">
        <w:rPr>
          <w:rFonts w:hint="eastAsia"/>
          <w:snapToGrid/>
        </w:rPr>
        <w:t>t</w:t>
      </w:r>
      <w:r w:rsidR="00A85295" w:rsidRPr="00A85295">
        <w:rPr>
          <w:snapToGrid/>
        </w:rPr>
        <w:t xml:space="preserve"> = </w:t>
      </w:r>
      <w:r w:rsidR="00A85295" w:rsidRPr="00A85295">
        <w:rPr>
          <w:i/>
          <w:iCs/>
          <w:snapToGrid/>
        </w:rPr>
        <w:t>filter</w:t>
      </w:r>
      <w:r w:rsidR="00A85295" w:rsidRPr="00A85295">
        <w:rPr>
          <w:snapToGrid/>
        </w:rPr>
        <w:t>(t);</w:t>
      </w:r>
    </w:p>
    <w:p w:rsidR="00A85295" w:rsidRPr="00A85295" w:rsidRDefault="00B43F6A" w:rsidP="00A85295">
      <w:pPr>
        <w:pStyle w:val="aff"/>
        <w:rPr>
          <w:snapToGrid/>
        </w:rPr>
      </w:pPr>
      <w:r>
        <w:rPr>
          <w:snapToGrid/>
        </w:rPr>
        <w:t xml:space="preserve">        </w:t>
      </w:r>
      <w:r w:rsidR="00A85295" w:rsidRPr="00A85295">
        <w:rPr>
          <w:snapToGrid/>
          <w:color w:val="3F7F5F"/>
        </w:rPr>
        <w:t>// Do any necessary user reporting</w:t>
      </w:r>
      <w:r w:rsidR="00051BC9">
        <w:rPr>
          <w:rFonts w:hint="eastAsia"/>
          <w:snapToGrid/>
        </w:rPr>
        <w:t xml:space="preserve"> </w:t>
      </w:r>
      <w:r w:rsidR="00A85295" w:rsidRPr="00A85295">
        <w:rPr>
          <w:snapToGrid/>
          <w:color w:val="3F7F5F"/>
        </w:rPr>
        <w:t>(show dialog box or send to console)</w:t>
      </w:r>
    </w:p>
    <w:p w:rsidR="00A85295" w:rsidRPr="00A85295" w:rsidRDefault="00A85295" w:rsidP="00A85295">
      <w:pPr>
        <w:pStyle w:val="aff"/>
        <w:rPr>
          <w:snapToGrid/>
        </w:rPr>
      </w:pPr>
      <w:r w:rsidRPr="00A85295">
        <w:rPr>
          <w:snapToGrid/>
        </w:rPr>
        <w:t xml:space="preserve">    }</w:t>
      </w:r>
    </w:p>
    <w:p w:rsidR="00A85295" w:rsidRPr="00A85295" w:rsidRDefault="00A85295" w:rsidP="00A85295">
      <w:pPr>
        <w:pStyle w:val="aff"/>
        <w:rPr>
          <w:snapToGrid/>
        </w:rPr>
      </w:pPr>
      <w:r w:rsidRPr="00A85295">
        <w:rPr>
          <w:snapToGrid/>
        </w:rPr>
        <w:t xml:space="preserve">    </w:t>
      </w:r>
    </w:p>
    <w:p w:rsidR="00A85295" w:rsidRPr="00A85295" w:rsidRDefault="00A85295" w:rsidP="00A85295">
      <w:pPr>
        <w:pStyle w:val="aff"/>
        <w:rPr>
          <w:snapToGrid/>
        </w:rPr>
      </w:pPr>
      <w:r w:rsidRPr="00A85295">
        <w:rPr>
          <w:snapToGrid/>
        </w:rPr>
        <w:t xml:space="preserve">    </w:t>
      </w:r>
      <w:r w:rsidRPr="00A85295">
        <w:rPr>
          <w:b/>
          <w:snapToGrid/>
          <w:color w:val="7F0055"/>
        </w:rPr>
        <w:t>public</w:t>
      </w:r>
      <w:r w:rsidRPr="00A85295">
        <w:rPr>
          <w:snapToGrid/>
        </w:rPr>
        <w:t xml:space="preserve"> </w:t>
      </w:r>
      <w:r w:rsidRPr="00A85295">
        <w:rPr>
          <w:b/>
          <w:snapToGrid/>
          <w:color w:val="7F0055"/>
        </w:rPr>
        <w:t>static</w:t>
      </w:r>
      <w:r w:rsidRPr="00A85295">
        <w:rPr>
          <w:snapToGrid/>
        </w:rPr>
        <w:t xml:space="preserve"> Exception filter(Throwable t)</w:t>
      </w:r>
    </w:p>
    <w:p w:rsidR="00A85295" w:rsidRPr="00A85295" w:rsidRDefault="00A85295" w:rsidP="00A85295">
      <w:pPr>
        <w:pStyle w:val="aff"/>
        <w:rPr>
          <w:snapToGrid/>
        </w:rPr>
      </w:pPr>
      <w:r w:rsidRPr="00A85295">
        <w:rPr>
          <w:snapToGrid/>
        </w:rPr>
        <w:t xml:space="preserve">    {</w:t>
      </w:r>
    </w:p>
    <w:p w:rsidR="00C82582" w:rsidRPr="00C43BE7" w:rsidRDefault="00C82582" w:rsidP="00C82582">
      <w:pPr>
        <w:pStyle w:val="aff"/>
      </w:pPr>
      <w:r w:rsidRPr="00A85295">
        <w:rPr>
          <w:snapToGrid/>
        </w:rPr>
        <w:t xml:space="preserve">        </w:t>
      </w:r>
      <w:r>
        <w:rPr>
          <w:color w:val="3F7F5F"/>
        </w:rPr>
        <w:t>/</w:t>
      </w:r>
      <w:r>
        <w:rPr>
          <w:rFonts w:hint="eastAsia"/>
          <w:color w:val="3F7F5F"/>
        </w:rPr>
        <w:t>/</w:t>
      </w:r>
      <w:r w:rsidR="006674AD">
        <w:rPr>
          <w:rFonts w:hint="eastAsia"/>
          <w:color w:val="3F7F5F"/>
        </w:rPr>
        <w:t xml:space="preserve"> </w:t>
      </w:r>
      <w:r w:rsidRPr="00C43BE7">
        <w:rPr>
          <w:color w:val="3F7F5F"/>
        </w:rPr>
        <w:t>Sanitize</w:t>
      </w:r>
      <w:r>
        <w:rPr>
          <w:rFonts w:hint="eastAsia"/>
          <w:color w:val="3F7F5F"/>
        </w:rPr>
        <w:t xml:space="preserve"> sensitive data or replace sensitive exceptions with non</w:t>
      </w:r>
      <w:r w:rsidR="00D93EEF">
        <w:rPr>
          <w:rFonts w:hint="eastAsia"/>
          <w:color w:val="3F7F5F"/>
        </w:rPr>
        <w:t>-</w:t>
      </w:r>
      <w:r>
        <w:rPr>
          <w:rFonts w:hint="eastAsia"/>
          <w:color w:val="3F7F5F"/>
        </w:rPr>
        <w:t xml:space="preserve">sensitive exceptions </w:t>
      </w:r>
      <w:r w:rsidRPr="00A85295">
        <w:rPr>
          <w:snapToGrid/>
          <w:color w:val="3F7F5F"/>
        </w:rPr>
        <w:t>(whitelist)</w:t>
      </w:r>
    </w:p>
    <w:p w:rsidR="00A85295" w:rsidRPr="00A85295" w:rsidRDefault="00A85295" w:rsidP="00A85295">
      <w:pPr>
        <w:pStyle w:val="aff"/>
        <w:rPr>
          <w:snapToGrid/>
        </w:rPr>
      </w:pPr>
      <w:r w:rsidRPr="00A85295">
        <w:rPr>
          <w:snapToGrid/>
        </w:rPr>
        <w:t xml:space="preserve">        </w:t>
      </w:r>
      <w:r w:rsidRPr="00A85295">
        <w:rPr>
          <w:snapToGrid/>
          <w:color w:val="3F7F5F"/>
        </w:rPr>
        <w:t xml:space="preserve">// Return </w:t>
      </w:r>
      <w:r w:rsidR="009A1154">
        <w:rPr>
          <w:rFonts w:hint="eastAsia"/>
          <w:snapToGrid/>
          <w:color w:val="3F7F5F"/>
        </w:rPr>
        <w:t>non</w:t>
      </w:r>
      <w:r w:rsidR="007968E2">
        <w:rPr>
          <w:rFonts w:hint="eastAsia"/>
          <w:snapToGrid/>
          <w:color w:val="3F7F5F"/>
        </w:rPr>
        <w:t>-</w:t>
      </w:r>
      <w:r w:rsidR="009A1154">
        <w:rPr>
          <w:rFonts w:hint="eastAsia"/>
          <w:snapToGrid/>
          <w:color w:val="3F7F5F"/>
        </w:rPr>
        <w:t>sensitive exception</w:t>
      </w:r>
    </w:p>
    <w:p w:rsidR="00A85295" w:rsidRPr="00A85295" w:rsidRDefault="00A85295" w:rsidP="00A85295">
      <w:pPr>
        <w:pStyle w:val="aff"/>
        <w:rPr>
          <w:snapToGrid/>
        </w:rPr>
      </w:pPr>
      <w:r w:rsidRPr="00A85295">
        <w:rPr>
          <w:snapToGrid/>
        </w:rPr>
        <w:t xml:space="preserve">    }</w:t>
      </w:r>
    </w:p>
    <w:p w:rsidR="003954CC" w:rsidRDefault="00A85295" w:rsidP="00A85295">
      <w:pPr>
        <w:pStyle w:val="aff"/>
        <w:rPr>
          <w:snapToGrid/>
        </w:rPr>
      </w:pPr>
      <w:r w:rsidRPr="00A85295">
        <w:rPr>
          <w:snapToGrid/>
        </w:rPr>
        <w:t>}</w:t>
      </w:r>
    </w:p>
    <w:p w:rsidR="00B86A36" w:rsidRDefault="00A12C11" w:rsidP="00B86A36">
      <w:pPr>
        <w:rPr>
          <w:rFonts w:eastAsiaTheme="minorEastAsia"/>
        </w:rPr>
      </w:pPr>
      <w:r>
        <w:rPr>
          <w:rFonts w:eastAsiaTheme="minorEastAsia" w:hint="eastAsia"/>
        </w:rPr>
        <w:t>出于安全原因（参考</w:t>
      </w:r>
      <w:hyperlink w:anchor="_Rule_2.1_Do" w:history="1">
        <w:r w:rsidRPr="00A12C11">
          <w:rPr>
            <w:rStyle w:val="aff7"/>
            <w:rFonts w:eastAsiaTheme="minorEastAsia" w:hint="eastAsia"/>
          </w:rPr>
          <w:t>规则</w:t>
        </w:r>
        <w:r w:rsidRPr="00A12C11">
          <w:rPr>
            <w:rStyle w:val="aff7"/>
            <w:rFonts w:eastAsiaTheme="minorEastAsia" w:hint="eastAsia"/>
          </w:rPr>
          <w:t xml:space="preserve"> 2.2 </w:t>
        </w:r>
        <w:r w:rsidRPr="00A12C11">
          <w:rPr>
            <w:rStyle w:val="aff7"/>
            <w:rFonts w:eastAsiaTheme="minorEastAsia" w:hint="eastAsia"/>
          </w:rPr>
          <w:t>禁止在异常中泄露敏感信息</w:t>
        </w:r>
      </w:hyperlink>
      <w:r w:rsidR="00167A68">
        <w:rPr>
          <w:rFonts w:eastAsiaTheme="minorEastAsia" w:hint="eastAsia"/>
        </w:rPr>
        <w:t>），有时候</w:t>
      </w:r>
      <w:r>
        <w:rPr>
          <w:rFonts w:eastAsiaTheme="minorEastAsia" w:hint="eastAsia"/>
        </w:rPr>
        <w:t>必须对用户隐藏</w:t>
      </w:r>
      <w:r w:rsidR="00167A68">
        <w:rPr>
          <w:rFonts w:eastAsiaTheme="minorEastAsia" w:hint="eastAsia"/>
        </w:rPr>
        <w:t>异常</w:t>
      </w:r>
      <w:r>
        <w:rPr>
          <w:rFonts w:eastAsiaTheme="minorEastAsia" w:hint="eastAsia"/>
        </w:rPr>
        <w:t>。</w:t>
      </w:r>
      <w:r w:rsidR="00B8084D">
        <w:rPr>
          <w:rFonts w:eastAsiaTheme="minorEastAsia" w:hint="eastAsia"/>
        </w:rPr>
        <w:t>在这种情况下，一种可行的方式是继承</w:t>
      </w:r>
      <w:r w:rsidR="00B8084D" w:rsidRPr="008825DB">
        <w:rPr>
          <w:rStyle w:val="Char6"/>
          <w:rFonts w:eastAsiaTheme="minorEastAsia"/>
        </w:rPr>
        <w:t>ExceptionReporter</w:t>
      </w:r>
      <w:r w:rsidR="00B8084D" w:rsidRPr="00B8084D">
        <w:rPr>
          <w:rFonts w:eastAsiaTheme="minorEastAsia" w:hint="eastAsia"/>
        </w:rPr>
        <w:t>类</w:t>
      </w:r>
      <w:r w:rsidR="00B8084D">
        <w:rPr>
          <w:rFonts w:eastAsiaTheme="minorEastAsia" w:hint="eastAsia"/>
        </w:rPr>
        <w:t>，并且在重写默认</w:t>
      </w:r>
      <w:r w:rsidR="00B8084D" w:rsidRPr="00C34F51">
        <w:rPr>
          <w:rStyle w:val="Char6"/>
          <w:rFonts w:eastAsiaTheme="minorEastAsia"/>
        </w:rPr>
        <w:t>report()</w:t>
      </w:r>
      <w:r w:rsidR="00B8084D" w:rsidRPr="00777FA6">
        <w:rPr>
          <w:rFonts w:eastAsiaTheme="minorEastAsia" w:hint="eastAsia"/>
        </w:rPr>
        <w:t>方法的基础上，增加一个</w:t>
      </w:r>
      <w:r w:rsidR="00B8084D" w:rsidRPr="008825DB">
        <w:rPr>
          <w:rStyle w:val="Char6"/>
          <w:rFonts w:eastAsiaTheme="minorEastAsia"/>
        </w:rPr>
        <w:t>filter()</w:t>
      </w:r>
      <w:r w:rsidR="00B8084D" w:rsidRPr="00777FA6">
        <w:rPr>
          <w:rFonts w:eastAsiaTheme="minorEastAsia" w:hint="eastAsia"/>
        </w:rPr>
        <w:t>方法。</w:t>
      </w:r>
    </w:p>
    <w:p w:rsidR="00296328" w:rsidRPr="00590E7A" w:rsidRDefault="00D15B10" w:rsidP="00590E7A">
      <w:pPr>
        <w:pStyle w:val="aff0"/>
      </w:pPr>
      <w:r>
        <w:rPr>
          <w:rFonts w:hint="eastAsia"/>
        </w:rPr>
        <w:t>例外</w:t>
      </w:r>
      <w:r w:rsidR="001F61D2">
        <w:rPr>
          <w:rFonts w:hint="eastAsia"/>
        </w:rPr>
        <w:t>情况</w:t>
      </w:r>
      <w:r>
        <w:rPr>
          <w:rFonts w:hint="eastAsia"/>
        </w:rPr>
        <w:t>：</w:t>
      </w:r>
    </w:p>
    <w:p w:rsidR="00D264A5" w:rsidRPr="00D264A5" w:rsidRDefault="0086542E" w:rsidP="00D264A5">
      <w:pPr>
        <w:pStyle w:val="aff5"/>
        <w:numPr>
          <w:ilvl w:val="0"/>
          <w:numId w:val="19"/>
        </w:numPr>
        <w:ind w:firstLineChars="0"/>
        <w:rPr>
          <w:rFonts w:eastAsiaTheme="minorEastAsia"/>
        </w:rPr>
      </w:pPr>
      <w:r w:rsidRPr="0086542E">
        <w:rPr>
          <w:rFonts w:eastAsiaTheme="minorEastAsia" w:hint="eastAsia"/>
        </w:rPr>
        <w:t>在资源释放失败不会影响程序后续行为的情况下，释放资源时发生的异常可以被抑制。释放资源的例子包括关闭文件、网络套接字、线程等等。这些资源通常是在</w:t>
      </w:r>
      <w:r w:rsidRPr="0086542E">
        <w:rPr>
          <w:rFonts w:eastAsiaTheme="minorEastAsia" w:hint="eastAsia"/>
        </w:rPr>
        <w:t>finally</w:t>
      </w:r>
      <w:r w:rsidRPr="0086542E">
        <w:rPr>
          <w:rFonts w:eastAsiaTheme="minorEastAsia"/>
        </w:rPr>
        <w:t>块</w:t>
      </w:r>
      <w:r w:rsidRPr="0086542E">
        <w:rPr>
          <w:rFonts w:eastAsiaTheme="minorEastAsia" w:hint="eastAsia"/>
        </w:rPr>
        <w:t>内</w:t>
      </w:r>
      <w:r w:rsidRPr="0086542E">
        <w:rPr>
          <w:rFonts w:eastAsiaTheme="minorEastAsia"/>
        </w:rPr>
        <w:t>的</w:t>
      </w:r>
      <w:r w:rsidRPr="0086542E">
        <w:rPr>
          <w:rFonts w:eastAsiaTheme="minorEastAsia" w:hint="eastAsia"/>
        </w:rPr>
        <w:t>try-catch</w:t>
      </w:r>
      <w:r w:rsidRPr="0086542E">
        <w:rPr>
          <w:rFonts w:eastAsiaTheme="minorEastAsia" w:hint="eastAsia"/>
        </w:rPr>
        <w:t>块中被释放，并且在后续的程序运行中都不会再被使用。因此，除非资源被耗尽，否则不会有其他途径使得这些异常会影响程序后续的行为。在充分处理了资源耗尽问题的情况下，只需对异常进行净化和记录日志（以备日后改进）就足够了；在这种情况下没必要做其他额外的错误处理</w:t>
      </w:r>
      <w:r w:rsidR="00FE523D">
        <w:rPr>
          <w:rFonts w:eastAsiaTheme="minorEastAsia" w:hint="eastAsia"/>
        </w:rPr>
        <w:t>。</w:t>
      </w:r>
    </w:p>
    <w:p w:rsidR="00B31152" w:rsidRPr="000E535C" w:rsidRDefault="0086542E" w:rsidP="00B31152">
      <w:pPr>
        <w:pStyle w:val="aff5"/>
        <w:numPr>
          <w:ilvl w:val="0"/>
          <w:numId w:val="19"/>
        </w:numPr>
        <w:ind w:firstLineChars="0"/>
        <w:rPr>
          <w:rFonts w:eastAsiaTheme="minorEastAsia"/>
        </w:rPr>
      </w:pPr>
      <w:r>
        <w:rPr>
          <w:rFonts w:eastAsiaTheme="minorEastAsia" w:hint="eastAsia"/>
        </w:rPr>
        <w:t>如果在特定的抽象层次上不可能从异常情况中恢复过来，则在那个层级的代码就不用处理这个异常，而是应该抛出一个合适的异常，让更高层次的代码去捕获处理，并尝试恢复。对于这种情况，最通常的实现方法是省略掉</w:t>
      </w:r>
      <w:r>
        <w:rPr>
          <w:rFonts w:eastAsiaTheme="minorEastAsia" w:hint="eastAsia"/>
        </w:rPr>
        <w:t>catch</w:t>
      </w:r>
      <w:r>
        <w:rPr>
          <w:rFonts w:eastAsiaTheme="minorEastAsia" w:hint="eastAsia"/>
        </w:rPr>
        <w:t>语句块，允许异常被广播出去</w:t>
      </w:r>
      <w:r w:rsidR="008E57F5">
        <w:rPr>
          <w:rFonts w:eastAsiaTheme="minorEastAsia" w:hint="eastAsia"/>
        </w:rPr>
        <w:t>。</w:t>
      </w:r>
    </w:p>
    <w:p w:rsidR="00BA210E" w:rsidRPr="006954FE" w:rsidRDefault="006954FE" w:rsidP="001C122A">
      <w:pPr>
        <w:pStyle w:val="2"/>
        <w:rPr>
          <w:rFonts w:eastAsiaTheme="minorEastAsia"/>
        </w:rPr>
      </w:pPr>
      <w:bookmarkStart w:id="41" w:name="_Rule_2.1_Do"/>
      <w:bookmarkStart w:id="42" w:name="_规则_2.2_禁止在异常中泄露敏感信息"/>
      <w:bookmarkStart w:id="43" w:name="_Toc376550017"/>
      <w:bookmarkStart w:id="44" w:name="_Ref378166759"/>
      <w:bookmarkStart w:id="45" w:name="_Ref378166797"/>
      <w:bookmarkStart w:id="46" w:name="_Toc435437898"/>
      <w:bookmarkEnd w:id="41"/>
      <w:bookmarkEnd w:id="42"/>
      <w:r>
        <w:rPr>
          <w:rFonts w:eastAsiaTheme="minorEastAsia" w:hint="eastAsia"/>
        </w:rPr>
        <w:t>规则</w:t>
      </w:r>
      <w:r w:rsidR="00115C3E">
        <w:rPr>
          <w:rFonts w:hint="eastAsia"/>
        </w:rPr>
        <w:t xml:space="preserve"> 2.</w:t>
      </w:r>
      <w:r w:rsidR="00115C3E">
        <w:rPr>
          <w:rFonts w:eastAsiaTheme="minorEastAsia" w:hint="eastAsia"/>
        </w:rPr>
        <w:t>2</w:t>
      </w:r>
      <w:bookmarkEnd w:id="43"/>
      <w:bookmarkEnd w:id="44"/>
      <w:bookmarkEnd w:id="45"/>
      <w:r w:rsidR="001C74F8">
        <w:rPr>
          <w:rFonts w:eastAsiaTheme="minorEastAsia" w:hint="eastAsia"/>
        </w:rPr>
        <w:t xml:space="preserve"> </w:t>
      </w:r>
      <w:r>
        <w:rPr>
          <w:rFonts w:eastAsiaTheme="minorEastAsia" w:hint="eastAsia"/>
        </w:rPr>
        <w:t>禁止</w:t>
      </w:r>
      <w:r w:rsidR="00DD5D5C">
        <w:rPr>
          <w:rFonts w:eastAsiaTheme="minorEastAsia" w:hint="eastAsia"/>
        </w:rPr>
        <w:t>在</w:t>
      </w:r>
      <w:r>
        <w:rPr>
          <w:rFonts w:eastAsiaTheme="minorEastAsia" w:hint="eastAsia"/>
        </w:rPr>
        <w:t>异常</w:t>
      </w:r>
      <w:r w:rsidR="00DD5D5C">
        <w:rPr>
          <w:rFonts w:eastAsiaTheme="minorEastAsia" w:hint="eastAsia"/>
        </w:rPr>
        <w:t>中</w:t>
      </w:r>
      <w:r>
        <w:rPr>
          <w:rFonts w:eastAsiaTheme="minorEastAsia" w:hint="eastAsia"/>
        </w:rPr>
        <w:t>泄露敏感信息</w:t>
      </w:r>
      <w:bookmarkEnd w:id="46"/>
    </w:p>
    <w:p w:rsidR="009207B6" w:rsidRPr="00DD01CD" w:rsidRDefault="005844B3" w:rsidP="008546F2">
      <w:pPr>
        <w:rPr>
          <w:rFonts w:eastAsiaTheme="minorEastAsia"/>
          <w:b/>
        </w:rPr>
      </w:pPr>
      <w:r>
        <w:rPr>
          <w:rFonts w:eastAsiaTheme="minorEastAsia" w:hint="eastAsia"/>
          <w:b/>
        </w:rPr>
        <w:t>说明</w:t>
      </w:r>
      <w:r w:rsidR="004525A1">
        <w:rPr>
          <w:rFonts w:eastAsiaTheme="minorEastAsia" w:hint="eastAsia"/>
          <w:b/>
        </w:rPr>
        <w:t>：</w:t>
      </w:r>
      <w:r w:rsidR="004525A1" w:rsidRPr="004525A1">
        <w:rPr>
          <w:rFonts w:eastAsiaTheme="minorEastAsia" w:hint="eastAsia"/>
        </w:rPr>
        <w:t>敏感数据</w:t>
      </w:r>
      <w:r w:rsidR="004525A1">
        <w:rPr>
          <w:rFonts w:eastAsiaTheme="minorEastAsia" w:hint="eastAsia"/>
        </w:rPr>
        <w:t>的范围</w:t>
      </w:r>
      <w:r w:rsidR="00107509">
        <w:rPr>
          <w:rFonts w:eastAsiaTheme="minorEastAsia" w:hint="eastAsia"/>
        </w:rPr>
        <w:t>应该</w:t>
      </w:r>
      <w:r w:rsidR="00DC4DAB">
        <w:rPr>
          <w:rFonts w:eastAsiaTheme="minorEastAsia" w:hint="eastAsia"/>
        </w:rPr>
        <w:t>基于</w:t>
      </w:r>
      <w:r w:rsidR="003D5F21">
        <w:rPr>
          <w:rFonts w:eastAsiaTheme="minorEastAsia" w:hint="eastAsia"/>
        </w:rPr>
        <w:t>应用场景以及产品威胁分析的结果来</w:t>
      </w:r>
      <w:r w:rsidR="004525A1">
        <w:rPr>
          <w:rFonts w:eastAsiaTheme="minorEastAsia" w:hint="eastAsia"/>
        </w:rPr>
        <w:t>确定。</w:t>
      </w:r>
      <w:r w:rsidR="005E4667">
        <w:rPr>
          <w:rFonts w:eastAsiaTheme="minorEastAsia" w:hint="eastAsia"/>
        </w:rPr>
        <w:t>典型的敏感数据包括</w:t>
      </w:r>
      <w:r w:rsidR="002524F3">
        <w:rPr>
          <w:rFonts w:eastAsiaTheme="minorEastAsia" w:hint="eastAsia"/>
        </w:rPr>
        <w:t>口令</w:t>
      </w:r>
      <w:r w:rsidR="00CF151F">
        <w:rPr>
          <w:rFonts w:eastAsiaTheme="minorEastAsia" w:hint="eastAsia"/>
        </w:rPr>
        <w:t>、银行账号、个人信息、通讯记录</w:t>
      </w:r>
      <w:r w:rsidR="005D288B">
        <w:rPr>
          <w:rFonts w:eastAsiaTheme="minorEastAsia" w:hint="eastAsia"/>
        </w:rPr>
        <w:t>、</w:t>
      </w:r>
      <w:r w:rsidR="00CF151F">
        <w:rPr>
          <w:rFonts w:eastAsiaTheme="minorEastAsia" w:hint="eastAsia"/>
        </w:rPr>
        <w:t>密钥等。</w:t>
      </w:r>
      <w:r w:rsidR="00D8763D">
        <w:rPr>
          <w:rFonts w:eastAsiaTheme="minorEastAsia" w:hint="eastAsia"/>
        </w:rPr>
        <w:t>如果在</w:t>
      </w:r>
      <w:r w:rsidR="00702BF5">
        <w:rPr>
          <w:rFonts w:eastAsiaTheme="minorEastAsia" w:hint="eastAsia"/>
        </w:rPr>
        <w:t>传递</w:t>
      </w:r>
      <w:r w:rsidR="00D8763D">
        <w:rPr>
          <w:rFonts w:eastAsiaTheme="minorEastAsia" w:hint="eastAsia"/>
        </w:rPr>
        <w:t>异常的时候未对其中的敏感信息进行过滤常常会导致信息泄露，而这可能帮助攻击者尝试发起进一步的攻击。</w:t>
      </w:r>
      <w:r w:rsidR="00F0046D">
        <w:rPr>
          <w:rFonts w:eastAsiaTheme="minorEastAsia" w:hint="eastAsia"/>
        </w:rPr>
        <w:t>攻击者可以通过构造恶意的输入参数来发掘应用的内部结构和机制。</w:t>
      </w:r>
      <w:r w:rsidR="00D963F9">
        <w:rPr>
          <w:rFonts w:eastAsiaTheme="minorEastAsia" w:hint="eastAsia"/>
        </w:rPr>
        <w:t>不管是异常中的文本</w:t>
      </w:r>
      <w:r w:rsidR="00C85F04">
        <w:rPr>
          <w:rFonts w:eastAsiaTheme="minorEastAsia" w:hint="eastAsia"/>
        </w:rPr>
        <w:t>消息</w:t>
      </w:r>
      <w:r w:rsidR="00D963F9">
        <w:rPr>
          <w:rFonts w:eastAsiaTheme="minorEastAsia" w:hint="eastAsia"/>
        </w:rPr>
        <w:t>，还是异常本身的类型都可能泄露敏感信息。例如</w:t>
      </w:r>
      <w:r w:rsidR="008D1A2E" w:rsidRPr="00AE70FB">
        <w:rPr>
          <w:rStyle w:val="Char6"/>
        </w:rPr>
        <w:t xml:space="preserve"> </w:t>
      </w:r>
      <w:r w:rsidR="00734839" w:rsidRPr="00AE70FB">
        <w:rPr>
          <w:rStyle w:val="Char6"/>
        </w:rPr>
        <w:t>FileNotFoundException</w:t>
      </w:r>
      <w:r w:rsidR="00734839" w:rsidRPr="00734839">
        <w:rPr>
          <w:rFonts w:eastAsiaTheme="minorEastAsia" w:hint="eastAsia"/>
        </w:rPr>
        <w:t>异常</w:t>
      </w:r>
      <w:r w:rsidR="00734839">
        <w:rPr>
          <w:rFonts w:eastAsiaTheme="minorEastAsia" w:hint="eastAsia"/>
        </w:rPr>
        <w:t>会透露文</w:t>
      </w:r>
      <w:r w:rsidR="00734839">
        <w:rPr>
          <w:rFonts w:eastAsiaTheme="minorEastAsia" w:hint="eastAsia"/>
        </w:rPr>
        <w:lastRenderedPageBreak/>
        <w:t>件系统的结构信息，而通过异常本身的类型，可以得知所请求的文件不存在。</w:t>
      </w:r>
      <w:r w:rsidR="00C85F04">
        <w:rPr>
          <w:rFonts w:eastAsiaTheme="minorEastAsia" w:hint="eastAsia"/>
        </w:rPr>
        <w:t>因此，当异常会被</w:t>
      </w:r>
      <w:r w:rsidR="00694292">
        <w:rPr>
          <w:rFonts w:eastAsiaTheme="minorEastAsia" w:hint="eastAsia"/>
        </w:rPr>
        <w:t>传递</w:t>
      </w:r>
      <w:r w:rsidR="00C85F04">
        <w:rPr>
          <w:rFonts w:eastAsiaTheme="minorEastAsia" w:hint="eastAsia"/>
        </w:rPr>
        <w:t>到信任边界以外时，必须同时对敏感的异常消息和敏感的异常类型进行过滤。</w:t>
      </w:r>
      <w:hyperlink w:anchor="附录C" w:history="1">
        <w:r w:rsidR="005078C6" w:rsidRPr="005078C6">
          <w:rPr>
            <w:rStyle w:val="aff7"/>
            <w:rFonts w:eastAsiaTheme="minorEastAsia" w:hint="eastAsia"/>
          </w:rPr>
          <w:t>附录</w:t>
        </w:r>
        <w:r w:rsidR="005078C6" w:rsidRPr="005078C6">
          <w:rPr>
            <w:rStyle w:val="aff7"/>
            <w:rFonts w:eastAsiaTheme="minorEastAsia" w:hint="eastAsia"/>
          </w:rPr>
          <w:t>C</w:t>
        </w:r>
      </w:hyperlink>
      <w:r w:rsidR="005078C6">
        <w:rPr>
          <w:rFonts w:eastAsiaTheme="minorEastAsia" w:hint="eastAsia"/>
        </w:rPr>
        <w:t>列出了一些常见的需要注意的异常类型。</w:t>
      </w:r>
    </w:p>
    <w:p w:rsidR="006E1790" w:rsidRPr="00503950" w:rsidRDefault="00DE24A8" w:rsidP="00364856">
      <w:pPr>
        <w:pStyle w:val="aff0"/>
      </w:pPr>
      <w:r>
        <w:rPr>
          <w:rFonts w:hint="eastAsia"/>
        </w:rPr>
        <w:t>错误示例（</w:t>
      </w:r>
      <w:r w:rsidR="00EA7CD5">
        <w:rPr>
          <w:rFonts w:hint="eastAsia"/>
        </w:rPr>
        <w:t>异常消息和类型泄露敏感信息</w:t>
      </w:r>
      <w:r w:rsidR="00DC461A">
        <w:rPr>
          <w:rFonts w:hint="eastAsia"/>
        </w:rPr>
        <w:t>）：</w:t>
      </w:r>
    </w:p>
    <w:p w:rsidR="00DA49FA" w:rsidRPr="00602047" w:rsidRDefault="00DA49FA" w:rsidP="00830C56">
      <w:pPr>
        <w:pStyle w:val="aff"/>
      </w:pPr>
      <w:r w:rsidRPr="00602047">
        <w:rPr>
          <w:b/>
          <w:color w:val="7F0055"/>
        </w:rPr>
        <w:t>public</w:t>
      </w:r>
      <w:r w:rsidRPr="00602047">
        <w:t xml:space="preserve"> </w:t>
      </w:r>
      <w:r w:rsidRPr="00602047">
        <w:rPr>
          <w:b/>
          <w:color w:val="7F0055"/>
        </w:rPr>
        <w:t>class</w:t>
      </w:r>
      <w:r w:rsidRPr="00602047">
        <w:t xml:space="preserve"> ExceptionExample</w:t>
      </w:r>
    </w:p>
    <w:p w:rsidR="00DA49FA" w:rsidRPr="00602047" w:rsidRDefault="00DA49FA" w:rsidP="00830C56">
      <w:pPr>
        <w:pStyle w:val="aff"/>
      </w:pPr>
      <w:r w:rsidRPr="00602047">
        <w:t>{</w:t>
      </w:r>
    </w:p>
    <w:p w:rsidR="00DA49FA" w:rsidRPr="00602047" w:rsidRDefault="00DA49FA" w:rsidP="00830C56">
      <w:pPr>
        <w:pStyle w:val="aff"/>
      </w:pPr>
      <w:r w:rsidRPr="00602047">
        <w:t xml:space="preserve">    </w:t>
      </w:r>
      <w:r w:rsidRPr="00602047">
        <w:rPr>
          <w:b/>
          <w:color w:val="7F0055"/>
        </w:rPr>
        <w:t>public</w:t>
      </w:r>
      <w:r w:rsidRPr="00602047">
        <w:t xml:space="preserve"> </w:t>
      </w:r>
      <w:r w:rsidRPr="00602047">
        <w:rPr>
          <w:b/>
          <w:color w:val="7F0055"/>
        </w:rPr>
        <w:t>static</w:t>
      </w:r>
      <w:r w:rsidRPr="00602047">
        <w:t xml:space="preserve"> </w:t>
      </w:r>
      <w:r w:rsidRPr="00602047">
        <w:rPr>
          <w:b/>
          <w:color w:val="7F0055"/>
        </w:rPr>
        <w:t>void</w:t>
      </w:r>
      <w:r w:rsidRPr="00602047">
        <w:t xml:space="preserve"> main(String[] args) </w:t>
      </w:r>
      <w:r w:rsidRPr="00602047">
        <w:rPr>
          <w:b/>
          <w:color w:val="7F0055"/>
        </w:rPr>
        <w:t>throws</w:t>
      </w:r>
      <w:r w:rsidRPr="00602047">
        <w:t xml:space="preserve"> </w:t>
      </w:r>
      <w:r w:rsidRPr="00602047">
        <w:rPr>
          <w:b/>
        </w:rPr>
        <w:t>FileNotFoundException</w:t>
      </w:r>
    </w:p>
    <w:p w:rsidR="00DA49FA" w:rsidRPr="00602047" w:rsidRDefault="00DA49FA" w:rsidP="00830C56">
      <w:pPr>
        <w:pStyle w:val="aff"/>
      </w:pPr>
      <w:r w:rsidRPr="00602047">
        <w:t xml:space="preserve">    {</w:t>
      </w:r>
    </w:p>
    <w:p w:rsidR="00DA49FA" w:rsidRPr="00602047" w:rsidRDefault="00DA49FA" w:rsidP="00830C56">
      <w:pPr>
        <w:pStyle w:val="aff"/>
      </w:pPr>
      <w:r w:rsidRPr="00602047">
        <w:t xml:space="preserve">        </w:t>
      </w:r>
      <w:r w:rsidRPr="00602047">
        <w:rPr>
          <w:color w:val="3F7F5F"/>
        </w:rPr>
        <w:t>// Linux stores a user's home directory path in</w:t>
      </w:r>
    </w:p>
    <w:p w:rsidR="00DA49FA" w:rsidRDefault="00DA49FA" w:rsidP="00830C56">
      <w:pPr>
        <w:pStyle w:val="aff"/>
        <w:rPr>
          <w:color w:val="3F7F5F"/>
        </w:rPr>
      </w:pPr>
      <w:r w:rsidRPr="00602047">
        <w:t xml:space="preserve">        </w:t>
      </w:r>
      <w:r w:rsidRPr="00602047">
        <w:rPr>
          <w:color w:val="3F7F5F"/>
        </w:rPr>
        <w:t>// the environment variable $HOME, Windows in %APPDATA%</w:t>
      </w:r>
    </w:p>
    <w:p w:rsidR="004012EB" w:rsidRPr="004012EB" w:rsidRDefault="004012EB" w:rsidP="004012EB">
      <w:pPr>
        <w:pStyle w:val="aff"/>
        <w:rPr>
          <w:color w:val="3F7F5F"/>
        </w:rPr>
      </w:pPr>
      <w:r w:rsidRPr="00602047">
        <w:t xml:space="preserve">        </w:t>
      </w:r>
      <w:r w:rsidR="00245DC8">
        <w:rPr>
          <w:color w:val="3F7F5F"/>
        </w:rPr>
        <w:t>//</w:t>
      </w:r>
      <w:r>
        <w:rPr>
          <w:rFonts w:hint="eastAsia"/>
          <w:color w:val="3F7F5F"/>
        </w:rPr>
        <w:t xml:space="preserve"> </w:t>
      </w:r>
      <w:r w:rsidR="00245DC8">
        <w:rPr>
          <w:rFonts w:hint="eastAsia"/>
          <w:color w:val="3F7F5F"/>
        </w:rPr>
        <w:t xml:space="preserve">... </w:t>
      </w:r>
      <w:r>
        <w:rPr>
          <w:rFonts w:hint="eastAsia"/>
          <w:color w:val="3F7F5F"/>
        </w:rPr>
        <w:t>Other omitted code</w:t>
      </w:r>
    </w:p>
    <w:p w:rsidR="00DA49FA" w:rsidRPr="00602047" w:rsidRDefault="00DA49FA" w:rsidP="00830C56">
      <w:pPr>
        <w:pStyle w:val="aff"/>
      </w:pPr>
      <w:r w:rsidRPr="00602047">
        <w:t xml:space="preserve">        FileInputStream fis = </w:t>
      </w:r>
      <w:r w:rsidRPr="00602047">
        <w:rPr>
          <w:b/>
          <w:color w:val="7F0055"/>
        </w:rPr>
        <w:t>new</w:t>
      </w:r>
      <w:r w:rsidRPr="00602047">
        <w:t xml:space="preserve"> FileInputStream(System.</w:t>
      </w:r>
      <w:r w:rsidRPr="00602047">
        <w:rPr>
          <w:i/>
          <w:iCs/>
        </w:rPr>
        <w:t>getenv</w:t>
      </w:r>
      <w:r w:rsidRPr="00602047">
        <w:t>(</w:t>
      </w:r>
      <w:r w:rsidRPr="00602047">
        <w:rPr>
          <w:color w:val="2A00FF"/>
        </w:rPr>
        <w:t>"APPDATA"</w:t>
      </w:r>
      <w:r w:rsidRPr="00602047">
        <w:t>)</w:t>
      </w:r>
    </w:p>
    <w:p w:rsidR="00DA49FA" w:rsidRPr="00602047" w:rsidRDefault="00DA49FA" w:rsidP="00830C56">
      <w:pPr>
        <w:pStyle w:val="aff"/>
      </w:pPr>
      <w:r w:rsidRPr="00602047">
        <w:t xml:space="preserve">                + args[0]);</w:t>
      </w:r>
    </w:p>
    <w:p w:rsidR="00DA49FA" w:rsidRPr="00602047" w:rsidRDefault="00DA49FA" w:rsidP="00830C56">
      <w:pPr>
        <w:pStyle w:val="aff"/>
      </w:pPr>
      <w:r w:rsidRPr="00602047">
        <w:t xml:space="preserve">    }  </w:t>
      </w:r>
    </w:p>
    <w:p w:rsidR="00DA49FA" w:rsidRPr="00602047" w:rsidRDefault="00DA49FA" w:rsidP="00830C56">
      <w:pPr>
        <w:pStyle w:val="aff"/>
      </w:pPr>
      <w:r w:rsidRPr="00602047">
        <w:t>}</w:t>
      </w:r>
    </w:p>
    <w:p w:rsidR="0062787C" w:rsidRPr="00792CC1" w:rsidRDefault="00DF7BFB" w:rsidP="002D3D51">
      <w:pPr>
        <w:rPr>
          <w:rFonts w:eastAsiaTheme="minorEastAsia"/>
        </w:rPr>
      </w:pPr>
      <w:r>
        <w:rPr>
          <w:rFonts w:eastAsiaTheme="minorEastAsia" w:hint="eastAsia"/>
        </w:rPr>
        <w:t>此错误示例</w:t>
      </w:r>
      <w:r w:rsidR="00864C60">
        <w:rPr>
          <w:rFonts w:eastAsiaTheme="minorEastAsia" w:hint="eastAsia"/>
        </w:rPr>
        <w:t>代码</w:t>
      </w:r>
      <w:r>
        <w:rPr>
          <w:rFonts w:eastAsiaTheme="minorEastAsia" w:hint="eastAsia"/>
        </w:rPr>
        <w:t>中，</w:t>
      </w:r>
      <w:r w:rsidR="00A867FE">
        <w:rPr>
          <w:rFonts w:eastAsiaTheme="minorEastAsia" w:hint="eastAsia"/>
        </w:rPr>
        <w:t>当</w:t>
      </w:r>
      <w:r w:rsidR="007201CA">
        <w:rPr>
          <w:rFonts w:eastAsiaTheme="minorEastAsia" w:hint="eastAsia"/>
        </w:rPr>
        <w:t>请求的文件不存在时</w:t>
      </w:r>
      <w:r w:rsidR="00A867FE">
        <w:rPr>
          <w:rFonts w:eastAsiaTheme="minorEastAsia" w:hint="eastAsia"/>
        </w:rPr>
        <w:t>，</w:t>
      </w:r>
      <w:r w:rsidR="00A867FE" w:rsidRPr="00FC3BBD">
        <w:rPr>
          <w:rStyle w:val="Char6"/>
        </w:rPr>
        <w:t>FileInputStream</w:t>
      </w:r>
      <w:r w:rsidR="00A867FE" w:rsidRPr="007314AB">
        <w:rPr>
          <w:rFonts w:eastAsiaTheme="minorEastAsia" w:hint="eastAsia"/>
        </w:rPr>
        <w:t>的构造器会抛出</w:t>
      </w:r>
      <w:r w:rsidR="00A867FE" w:rsidRPr="00FC3BBD">
        <w:rPr>
          <w:rStyle w:val="Char6"/>
        </w:rPr>
        <w:t>FileNotFoundException</w:t>
      </w:r>
      <w:r w:rsidR="00A867FE" w:rsidRPr="00A867FE">
        <w:rPr>
          <w:rFonts w:eastAsiaTheme="minorEastAsia" w:hint="eastAsia"/>
        </w:rPr>
        <w:t>异常</w:t>
      </w:r>
      <w:r w:rsidR="00A867FE">
        <w:rPr>
          <w:rFonts w:eastAsiaTheme="minorEastAsia" w:hint="eastAsia"/>
        </w:rPr>
        <w:t>。这使得攻击者可以不断传入伪造的路径名称来重现出底层文件系统结构。</w:t>
      </w:r>
    </w:p>
    <w:p w:rsidR="00E74600" w:rsidRPr="00176230" w:rsidRDefault="00952C65" w:rsidP="00176230">
      <w:pPr>
        <w:pStyle w:val="aff0"/>
      </w:pPr>
      <w:r>
        <w:rPr>
          <w:rFonts w:hint="eastAsia"/>
          <w:u w:color="000000"/>
        </w:rPr>
        <w:t>错误示例</w:t>
      </w:r>
      <w:r>
        <w:rPr>
          <w:rFonts w:hint="eastAsia"/>
        </w:rPr>
        <w:t>（</w:t>
      </w:r>
      <w:r w:rsidR="00EC4D3A">
        <w:rPr>
          <w:rFonts w:hint="eastAsia"/>
        </w:rPr>
        <w:t>封装后重新抛出敏感异常）</w:t>
      </w:r>
      <w:r>
        <w:rPr>
          <w:rFonts w:hint="eastAsia"/>
        </w:rPr>
        <w:t>：</w:t>
      </w:r>
    </w:p>
    <w:p w:rsidR="000417C0" w:rsidRPr="003B225C" w:rsidRDefault="000417C0" w:rsidP="00D14A7B">
      <w:pPr>
        <w:pStyle w:val="aff"/>
      </w:pPr>
      <w:r w:rsidRPr="00415F6F">
        <w:rPr>
          <w:b/>
          <w:color w:val="7F0055"/>
        </w:rPr>
        <w:t>try</w:t>
      </w:r>
    </w:p>
    <w:p w:rsidR="000417C0" w:rsidRPr="003B225C" w:rsidRDefault="000417C0" w:rsidP="00D14A7B">
      <w:pPr>
        <w:pStyle w:val="aff"/>
      </w:pPr>
      <w:r w:rsidRPr="003B225C">
        <w:rPr>
          <w:color w:val="000000"/>
        </w:rPr>
        <w:t>{</w:t>
      </w:r>
    </w:p>
    <w:p w:rsidR="000417C0" w:rsidRPr="003B225C" w:rsidRDefault="000417C0" w:rsidP="00D14A7B">
      <w:pPr>
        <w:pStyle w:val="aff"/>
      </w:pPr>
      <w:r w:rsidRPr="003B225C">
        <w:rPr>
          <w:color w:val="000000"/>
        </w:rPr>
        <w:t xml:space="preserve">    FileInputStream fis = </w:t>
      </w:r>
      <w:r w:rsidRPr="00122384">
        <w:rPr>
          <w:b/>
          <w:color w:val="7F0055"/>
        </w:rPr>
        <w:t>new</w:t>
      </w:r>
      <w:r w:rsidRPr="003B225C">
        <w:rPr>
          <w:color w:val="000000"/>
        </w:rPr>
        <w:t xml:space="preserve"> FileInputStream(System.getenv(</w:t>
      </w:r>
      <w:r w:rsidRPr="003B225C">
        <w:rPr>
          <w:color w:val="2A00FF"/>
        </w:rPr>
        <w:t>"APPDATA"</w:t>
      </w:r>
      <w:r w:rsidRPr="003B225C">
        <w:rPr>
          <w:color w:val="000000"/>
        </w:rPr>
        <w:t>)</w:t>
      </w:r>
    </w:p>
    <w:p w:rsidR="000417C0" w:rsidRPr="003B225C" w:rsidRDefault="000417C0" w:rsidP="00D14A7B">
      <w:pPr>
        <w:pStyle w:val="aff"/>
      </w:pPr>
      <w:r w:rsidRPr="003B225C">
        <w:rPr>
          <w:color w:val="000000"/>
        </w:rPr>
        <w:t xml:space="preserve">                    + args[0]);</w:t>
      </w:r>
    </w:p>
    <w:p w:rsidR="000417C0" w:rsidRPr="003B225C" w:rsidRDefault="000417C0" w:rsidP="00D14A7B">
      <w:pPr>
        <w:pStyle w:val="aff"/>
      </w:pPr>
      <w:r w:rsidRPr="003B225C">
        <w:rPr>
          <w:color w:val="000000"/>
        </w:rPr>
        <w:t>}</w:t>
      </w:r>
    </w:p>
    <w:p w:rsidR="000417C0" w:rsidRPr="003B225C" w:rsidRDefault="000417C0" w:rsidP="00D14A7B">
      <w:pPr>
        <w:pStyle w:val="aff"/>
      </w:pPr>
      <w:r w:rsidRPr="00284D63">
        <w:rPr>
          <w:b/>
          <w:color w:val="7F0055"/>
        </w:rPr>
        <w:t>catch</w:t>
      </w:r>
      <w:r w:rsidRPr="003B225C">
        <w:rPr>
          <w:color w:val="000000"/>
        </w:rPr>
        <w:t xml:space="preserve"> (FileNotFoundException e)</w:t>
      </w:r>
    </w:p>
    <w:p w:rsidR="000417C0" w:rsidRPr="003B225C" w:rsidRDefault="000417C0" w:rsidP="00D14A7B">
      <w:pPr>
        <w:pStyle w:val="aff"/>
      </w:pPr>
      <w:r w:rsidRPr="003B225C">
        <w:rPr>
          <w:color w:val="000000"/>
        </w:rPr>
        <w:t>{</w:t>
      </w:r>
    </w:p>
    <w:p w:rsidR="000417C0" w:rsidRPr="003B225C" w:rsidRDefault="000417C0" w:rsidP="00D14A7B">
      <w:pPr>
        <w:pStyle w:val="aff"/>
      </w:pPr>
      <w:r w:rsidRPr="003B225C">
        <w:rPr>
          <w:color w:val="000000"/>
        </w:rPr>
        <w:t xml:space="preserve">    </w:t>
      </w:r>
      <w:r w:rsidRPr="003B225C">
        <w:rPr>
          <w:color w:val="3F7F5F"/>
        </w:rPr>
        <w:t>// Log the exception</w:t>
      </w:r>
    </w:p>
    <w:p w:rsidR="000417C0" w:rsidRPr="003B225C" w:rsidRDefault="000417C0" w:rsidP="00D14A7B">
      <w:pPr>
        <w:pStyle w:val="aff"/>
      </w:pPr>
      <w:r w:rsidRPr="003B225C">
        <w:rPr>
          <w:color w:val="000000"/>
        </w:rPr>
        <w:t xml:space="preserve">    </w:t>
      </w:r>
      <w:r w:rsidRPr="005F3778">
        <w:rPr>
          <w:b/>
          <w:color w:val="7F0055"/>
        </w:rPr>
        <w:t>throw</w:t>
      </w:r>
      <w:r w:rsidRPr="003B225C">
        <w:rPr>
          <w:color w:val="000000"/>
        </w:rPr>
        <w:t xml:space="preserve"> </w:t>
      </w:r>
      <w:r w:rsidRPr="00CC58D2">
        <w:rPr>
          <w:b/>
          <w:color w:val="7F0055"/>
        </w:rPr>
        <w:t>new</w:t>
      </w:r>
      <w:r w:rsidRPr="003B225C">
        <w:rPr>
          <w:color w:val="000000"/>
        </w:rPr>
        <w:t xml:space="preserve"> IOException(</w:t>
      </w:r>
      <w:r w:rsidRPr="003B225C">
        <w:rPr>
          <w:color w:val="2A00FF"/>
        </w:rPr>
        <w:t>"Unable to retrieve file"</w:t>
      </w:r>
      <w:r w:rsidRPr="003B225C">
        <w:rPr>
          <w:color w:val="000000"/>
        </w:rPr>
        <w:t>, e);</w:t>
      </w:r>
    </w:p>
    <w:p w:rsidR="000417C0" w:rsidRDefault="000417C0" w:rsidP="00D14A7B">
      <w:pPr>
        <w:pStyle w:val="aff"/>
        <w:rPr>
          <w:color w:val="000000"/>
        </w:rPr>
      </w:pPr>
      <w:r w:rsidRPr="00564C11">
        <w:rPr>
          <w:color w:val="000000"/>
        </w:rPr>
        <w:t>}</w:t>
      </w:r>
    </w:p>
    <w:p w:rsidR="00756A12" w:rsidRPr="00ED7C41" w:rsidRDefault="008D1A2E" w:rsidP="002D3D51">
      <w:pPr>
        <w:rPr>
          <w:rFonts w:eastAsiaTheme="minorEastAsia"/>
        </w:rPr>
      </w:pPr>
      <w:r w:rsidRPr="008D1A2E">
        <w:rPr>
          <w:rFonts w:eastAsiaTheme="minorEastAsia" w:hint="eastAsia"/>
        </w:rPr>
        <w:t>即使用户无法访问到日志中记录的异常，但是原始异常仍然会有大量有用信息，攻击者可以借此来发现文件系统结构信息</w:t>
      </w:r>
      <w:r w:rsidR="00486D5B">
        <w:rPr>
          <w:rFonts w:eastAsiaTheme="minorEastAsia" w:hint="eastAsia"/>
        </w:rPr>
        <w:t>。</w:t>
      </w:r>
    </w:p>
    <w:p w:rsidR="009B279B" w:rsidRPr="009F309F" w:rsidRDefault="007314AB" w:rsidP="009F309F">
      <w:pPr>
        <w:pStyle w:val="aff0"/>
      </w:pPr>
      <w:r>
        <w:rPr>
          <w:rFonts w:hint="eastAsia"/>
          <w:u w:color="000000"/>
        </w:rPr>
        <w:t>错误示例</w:t>
      </w:r>
      <w:r w:rsidR="009B279B" w:rsidRPr="009F309F">
        <w:rPr>
          <w:rFonts w:hint="eastAsia"/>
        </w:rPr>
        <w:t xml:space="preserve"> </w:t>
      </w:r>
      <w:r>
        <w:rPr>
          <w:rFonts w:hint="eastAsia"/>
        </w:rPr>
        <w:t>（异常</w:t>
      </w:r>
      <w:r w:rsidR="00B556BE">
        <w:rPr>
          <w:rFonts w:hint="eastAsia"/>
        </w:rPr>
        <w:t>净化</w:t>
      </w:r>
      <w:r>
        <w:rPr>
          <w:rFonts w:hint="eastAsia"/>
        </w:rPr>
        <w:t>）：</w:t>
      </w:r>
    </w:p>
    <w:p w:rsidR="003D0719" w:rsidRPr="003B225C" w:rsidRDefault="003D0719" w:rsidP="00587006">
      <w:pPr>
        <w:pStyle w:val="aff"/>
      </w:pPr>
      <w:r w:rsidRPr="003B225C">
        <w:rPr>
          <w:b/>
          <w:color w:val="7F0055"/>
        </w:rPr>
        <w:t>class</w:t>
      </w:r>
      <w:r w:rsidRPr="003B225C">
        <w:t xml:space="preserve"> SecurityIOException </w:t>
      </w:r>
      <w:r w:rsidRPr="003B225C">
        <w:rPr>
          <w:b/>
          <w:color w:val="7F0055"/>
        </w:rPr>
        <w:t>extends</w:t>
      </w:r>
      <w:r w:rsidRPr="003B225C">
        <w:t xml:space="preserve"> IOException</w:t>
      </w:r>
    </w:p>
    <w:p w:rsidR="00A44C4C" w:rsidRDefault="003D0719" w:rsidP="00587006">
      <w:pPr>
        <w:pStyle w:val="aff"/>
      </w:pPr>
      <w:r w:rsidRPr="003B225C">
        <w:t>{</w:t>
      </w:r>
    </w:p>
    <w:p w:rsidR="003D0719" w:rsidRPr="003B225C" w:rsidRDefault="00603F35" w:rsidP="00603F35">
      <w:pPr>
        <w:pStyle w:val="aff"/>
      </w:pPr>
      <w:r w:rsidRPr="003B225C">
        <w:rPr>
          <w:b/>
        </w:rPr>
        <w:t xml:space="preserve">    </w:t>
      </w:r>
      <w:r w:rsidR="003D0719" w:rsidRPr="003B225C">
        <w:rPr>
          <w:color w:val="3F7F5F"/>
        </w:rPr>
        <w:t>/* ... */</w:t>
      </w:r>
    </w:p>
    <w:p w:rsidR="003D0719" w:rsidRPr="00564C11" w:rsidRDefault="003D0719" w:rsidP="00587006">
      <w:pPr>
        <w:pStyle w:val="aff"/>
      </w:pPr>
      <w:r w:rsidRPr="00564C11">
        <w:t>};</w:t>
      </w:r>
    </w:p>
    <w:p w:rsidR="003D0719" w:rsidRPr="003B225C" w:rsidRDefault="003D0719" w:rsidP="00587006">
      <w:pPr>
        <w:pStyle w:val="aff"/>
      </w:pPr>
    </w:p>
    <w:p w:rsidR="003D0719" w:rsidRPr="003B225C" w:rsidRDefault="003D0719" w:rsidP="00587006">
      <w:pPr>
        <w:pStyle w:val="aff"/>
      </w:pPr>
      <w:r w:rsidRPr="003B225C">
        <w:rPr>
          <w:color w:val="3F7F5F"/>
        </w:rPr>
        <w:t>//</w:t>
      </w:r>
      <w:r w:rsidRPr="003B225C">
        <w:rPr>
          <w:rFonts w:hint="eastAsia"/>
          <w:color w:val="3F7F5F"/>
        </w:rPr>
        <w:t xml:space="preserve"> </w:t>
      </w:r>
      <w:r w:rsidRPr="003B225C">
        <w:rPr>
          <w:color w:val="3F7F5F"/>
        </w:rPr>
        <w:t>...</w:t>
      </w:r>
    </w:p>
    <w:p w:rsidR="003D0719" w:rsidRPr="003B225C" w:rsidRDefault="003D0719" w:rsidP="00587006">
      <w:pPr>
        <w:pStyle w:val="aff"/>
      </w:pPr>
      <w:r w:rsidRPr="003B225C">
        <w:rPr>
          <w:b/>
          <w:color w:val="7F0055"/>
        </w:rPr>
        <w:t>try</w:t>
      </w:r>
    </w:p>
    <w:p w:rsidR="003D0719" w:rsidRPr="003B225C" w:rsidRDefault="003D0719" w:rsidP="00587006">
      <w:pPr>
        <w:pStyle w:val="aff"/>
      </w:pPr>
      <w:r w:rsidRPr="003B225C">
        <w:t>{</w:t>
      </w:r>
    </w:p>
    <w:p w:rsidR="003D0719" w:rsidRPr="003B225C" w:rsidRDefault="001F1F89" w:rsidP="00587006">
      <w:pPr>
        <w:pStyle w:val="aff"/>
      </w:pPr>
      <w:r w:rsidRPr="003B225C">
        <w:rPr>
          <w:b/>
        </w:rPr>
        <w:t xml:space="preserve">    </w:t>
      </w:r>
      <w:r w:rsidR="003D0719" w:rsidRPr="003B225C">
        <w:t xml:space="preserve">FileInputStream fis = </w:t>
      </w:r>
      <w:r w:rsidR="003D0719" w:rsidRPr="003B225C">
        <w:rPr>
          <w:b/>
          <w:color w:val="7F0055"/>
        </w:rPr>
        <w:t>new</w:t>
      </w:r>
      <w:r w:rsidR="003D0719" w:rsidRPr="003B225C">
        <w:t xml:space="preserve"> FileInputStream(System.</w:t>
      </w:r>
      <w:r w:rsidR="003D0719" w:rsidRPr="003B225C">
        <w:rPr>
          <w:i/>
          <w:iCs/>
        </w:rPr>
        <w:t>getenv</w:t>
      </w:r>
      <w:r w:rsidR="003D0719" w:rsidRPr="003B225C">
        <w:t>(</w:t>
      </w:r>
      <w:r w:rsidR="003D0719" w:rsidRPr="003B225C">
        <w:rPr>
          <w:color w:val="2A00FF"/>
        </w:rPr>
        <w:t>"APPDATA"</w:t>
      </w:r>
      <w:r w:rsidR="003D0719" w:rsidRPr="003B225C">
        <w:t>)</w:t>
      </w:r>
      <w:r w:rsidR="003D0719">
        <w:rPr>
          <w:rFonts w:hint="eastAsia"/>
        </w:rPr>
        <w:t xml:space="preserve"> </w:t>
      </w:r>
      <w:r w:rsidR="003D0719" w:rsidRPr="003B225C">
        <w:t>+ args[0]);</w:t>
      </w:r>
    </w:p>
    <w:p w:rsidR="003D0719" w:rsidRPr="003B225C" w:rsidRDefault="003D0719" w:rsidP="00587006">
      <w:pPr>
        <w:pStyle w:val="aff"/>
      </w:pPr>
      <w:r w:rsidRPr="003B225C">
        <w:t>}</w:t>
      </w:r>
    </w:p>
    <w:p w:rsidR="003D0719" w:rsidRPr="003B225C" w:rsidRDefault="003D0719" w:rsidP="00587006">
      <w:pPr>
        <w:pStyle w:val="aff"/>
        <w:rPr>
          <w:b/>
        </w:rPr>
      </w:pPr>
      <w:r w:rsidRPr="003B225C">
        <w:rPr>
          <w:b/>
          <w:color w:val="7F0055"/>
        </w:rPr>
        <w:t>catch</w:t>
      </w:r>
      <w:r w:rsidRPr="003B225C">
        <w:rPr>
          <w:b/>
        </w:rPr>
        <w:t xml:space="preserve"> (FileNotFoundException e)</w:t>
      </w:r>
    </w:p>
    <w:p w:rsidR="003D0719" w:rsidRPr="003B225C" w:rsidRDefault="003D0719" w:rsidP="00587006">
      <w:pPr>
        <w:pStyle w:val="aff"/>
        <w:rPr>
          <w:b/>
        </w:rPr>
      </w:pPr>
      <w:r w:rsidRPr="003B225C">
        <w:rPr>
          <w:b/>
        </w:rPr>
        <w:t>{</w:t>
      </w:r>
    </w:p>
    <w:p w:rsidR="003D0719" w:rsidRPr="003B225C" w:rsidRDefault="00E523F6" w:rsidP="00E523F6">
      <w:pPr>
        <w:pStyle w:val="aff"/>
        <w:rPr>
          <w:b/>
        </w:rPr>
      </w:pPr>
      <w:r w:rsidRPr="003B225C">
        <w:rPr>
          <w:b/>
        </w:rPr>
        <w:t xml:space="preserve">    </w:t>
      </w:r>
      <w:r w:rsidR="003D0719" w:rsidRPr="003B225C">
        <w:rPr>
          <w:b/>
          <w:color w:val="3F7F5F"/>
        </w:rPr>
        <w:t>// Log the exception</w:t>
      </w:r>
    </w:p>
    <w:p w:rsidR="003D0719" w:rsidRPr="003B225C" w:rsidRDefault="003D0719" w:rsidP="00587006">
      <w:pPr>
        <w:pStyle w:val="aff"/>
        <w:rPr>
          <w:b/>
        </w:rPr>
      </w:pPr>
      <w:r w:rsidRPr="003B225C">
        <w:rPr>
          <w:b/>
        </w:rPr>
        <w:t xml:space="preserve">    </w:t>
      </w:r>
      <w:r w:rsidRPr="003B225C">
        <w:rPr>
          <w:b/>
          <w:color w:val="7F0055"/>
        </w:rPr>
        <w:t>throw</w:t>
      </w:r>
      <w:r w:rsidRPr="003B225C">
        <w:rPr>
          <w:b/>
        </w:rPr>
        <w:t xml:space="preserve"> </w:t>
      </w:r>
      <w:r w:rsidRPr="003B225C">
        <w:rPr>
          <w:b/>
          <w:color w:val="7F0055"/>
        </w:rPr>
        <w:t>new</w:t>
      </w:r>
      <w:r w:rsidRPr="003B225C">
        <w:rPr>
          <w:b/>
        </w:rPr>
        <w:t xml:space="preserve"> SecurityIOException();</w:t>
      </w:r>
    </w:p>
    <w:p w:rsidR="003D0719" w:rsidRDefault="003D0719" w:rsidP="00587006">
      <w:pPr>
        <w:pStyle w:val="aff"/>
      </w:pPr>
      <w:r w:rsidRPr="00564C11">
        <w:t>}</w:t>
      </w:r>
    </w:p>
    <w:p w:rsidR="004652A0" w:rsidRDefault="008D1A2E" w:rsidP="002D3D51">
      <w:pPr>
        <w:rPr>
          <w:rFonts w:eastAsiaTheme="minorEastAsia"/>
        </w:rPr>
      </w:pPr>
      <w:r w:rsidRPr="008D1A2E">
        <w:rPr>
          <w:rFonts w:eastAsiaTheme="minorEastAsia" w:hint="eastAsia"/>
        </w:rPr>
        <w:t>相比前面几个错误示例，此示例抛出的异常中泄露的有用信息较少，但是它仍然会透露出指定的文件不可读。程序对于有效的文件路径和不存在的文件路径会有不同的反应，攻击者可以根据程序的行为推断出有关文件系统的敏感信息。未对用户输入做限制，使得系统面临暴力攻击的风险，攻击者可以多次传入所有可能的文件名进行查询来发现有效文件。</w:t>
      </w:r>
      <w:r w:rsidRPr="006417DD">
        <w:rPr>
          <w:rFonts w:eastAsiaTheme="minorEastAsia" w:hint="eastAsia"/>
          <w:highlight w:val="yellow"/>
        </w:rPr>
        <w:t>如果传入一个文件名后程序返回一个净化后的异常，则表明该文件不存在，而如果不抛出异常则说明该文件是存在的</w:t>
      </w:r>
      <w:r w:rsidR="00FA2795" w:rsidRPr="006417DD">
        <w:rPr>
          <w:rFonts w:eastAsiaTheme="minorEastAsia" w:hint="eastAsia"/>
          <w:highlight w:val="yellow"/>
        </w:rPr>
        <w:t>。</w:t>
      </w:r>
    </w:p>
    <w:p w:rsidR="0006687A" w:rsidRPr="00B67D1F" w:rsidRDefault="00051270" w:rsidP="00166EB0">
      <w:pPr>
        <w:pStyle w:val="aff0"/>
      </w:pPr>
      <w:r>
        <w:rPr>
          <w:rFonts w:hint="eastAsia"/>
        </w:rPr>
        <w:lastRenderedPageBreak/>
        <w:t>正确示例（安全策略）</w:t>
      </w:r>
      <w:r w:rsidR="0006687A" w:rsidRPr="00E5057D">
        <w:t>:</w:t>
      </w:r>
    </w:p>
    <w:p w:rsidR="00A5573B" w:rsidRPr="003B5DE3" w:rsidRDefault="00A5573B" w:rsidP="0051346D">
      <w:pPr>
        <w:pStyle w:val="aff"/>
      </w:pPr>
      <w:r w:rsidRPr="003B5DE3">
        <w:rPr>
          <w:b/>
          <w:color w:val="7F0055"/>
        </w:rPr>
        <w:t>public</w:t>
      </w:r>
      <w:r w:rsidRPr="003B5DE3">
        <w:t xml:space="preserve"> </w:t>
      </w:r>
      <w:r w:rsidRPr="003B5DE3">
        <w:rPr>
          <w:b/>
          <w:color w:val="7F0055"/>
        </w:rPr>
        <w:t>class</w:t>
      </w:r>
      <w:r w:rsidRPr="003B5DE3">
        <w:t xml:space="preserve"> ExceptionExample</w:t>
      </w:r>
    </w:p>
    <w:p w:rsidR="00A5573B" w:rsidRPr="003B5DE3" w:rsidRDefault="00A5573B" w:rsidP="0051346D">
      <w:pPr>
        <w:pStyle w:val="aff"/>
      </w:pPr>
      <w:r w:rsidRPr="003B5DE3">
        <w:t>{</w:t>
      </w:r>
    </w:p>
    <w:p w:rsidR="00A5573B" w:rsidRPr="003B5DE3" w:rsidRDefault="00A5573B" w:rsidP="0051346D">
      <w:pPr>
        <w:pStyle w:val="aff"/>
      </w:pPr>
      <w:r w:rsidRPr="003B5DE3">
        <w:t xml:space="preserve">    </w:t>
      </w:r>
      <w:r w:rsidRPr="003B5DE3">
        <w:rPr>
          <w:b/>
          <w:color w:val="7F0055"/>
        </w:rPr>
        <w:t>public</w:t>
      </w:r>
      <w:r w:rsidRPr="003B5DE3">
        <w:t xml:space="preserve"> </w:t>
      </w:r>
      <w:r w:rsidRPr="003B5DE3">
        <w:rPr>
          <w:b/>
          <w:color w:val="7F0055"/>
        </w:rPr>
        <w:t>static</w:t>
      </w:r>
      <w:r w:rsidRPr="003B5DE3">
        <w:t xml:space="preserve"> </w:t>
      </w:r>
      <w:r w:rsidRPr="003B5DE3">
        <w:rPr>
          <w:b/>
          <w:color w:val="7F0055"/>
        </w:rPr>
        <w:t>void</w:t>
      </w:r>
      <w:r w:rsidRPr="003B5DE3">
        <w:t xml:space="preserve"> main(String[] args)</w:t>
      </w:r>
    </w:p>
    <w:p w:rsidR="00A5573B" w:rsidRPr="003B5DE3" w:rsidRDefault="00A5573B" w:rsidP="0051346D">
      <w:pPr>
        <w:pStyle w:val="aff"/>
      </w:pPr>
      <w:r w:rsidRPr="003B5DE3">
        <w:t xml:space="preserve">    {</w:t>
      </w:r>
    </w:p>
    <w:p w:rsidR="00A5573B" w:rsidRPr="003B5DE3" w:rsidRDefault="00A5573B" w:rsidP="0051346D">
      <w:pPr>
        <w:pStyle w:val="aff"/>
      </w:pPr>
      <w:r w:rsidRPr="003B5DE3">
        <w:t xml:space="preserve">        File file = </w:t>
      </w:r>
      <w:r w:rsidRPr="003B5DE3">
        <w:rPr>
          <w:b/>
          <w:color w:val="7F0055"/>
        </w:rPr>
        <w:t>null</w:t>
      </w:r>
      <w:r w:rsidRPr="003B5DE3">
        <w:t>;</w:t>
      </w:r>
    </w:p>
    <w:p w:rsidR="00A5573B" w:rsidRPr="003B5DE3" w:rsidRDefault="00A5573B" w:rsidP="0051346D">
      <w:pPr>
        <w:pStyle w:val="aff"/>
      </w:pPr>
      <w:r w:rsidRPr="003B5DE3">
        <w:t xml:space="preserve">        </w:t>
      </w:r>
      <w:r w:rsidRPr="003B5DE3">
        <w:rPr>
          <w:b/>
          <w:color w:val="7F0055"/>
        </w:rPr>
        <w:t>try</w:t>
      </w:r>
    </w:p>
    <w:p w:rsidR="00A5573B" w:rsidRPr="003B5DE3" w:rsidRDefault="00A5573B" w:rsidP="0051346D">
      <w:pPr>
        <w:pStyle w:val="aff"/>
      </w:pPr>
      <w:r w:rsidRPr="003B5DE3">
        <w:t xml:space="preserve">        {</w:t>
      </w:r>
    </w:p>
    <w:p w:rsidR="00A5573B" w:rsidRPr="003B5DE3" w:rsidRDefault="00A5573B" w:rsidP="0051346D">
      <w:pPr>
        <w:pStyle w:val="aff"/>
      </w:pPr>
      <w:r w:rsidRPr="003B5DE3">
        <w:t xml:space="preserve">            file = </w:t>
      </w:r>
      <w:r w:rsidRPr="003B5DE3">
        <w:rPr>
          <w:b/>
          <w:color w:val="7F0055"/>
        </w:rPr>
        <w:t>new</w:t>
      </w:r>
      <w:r w:rsidRPr="003B5DE3">
        <w:t xml:space="preserve"> File(System.</w:t>
      </w:r>
      <w:r w:rsidRPr="003B5DE3">
        <w:rPr>
          <w:i/>
          <w:iCs/>
        </w:rPr>
        <w:t>getenv</w:t>
      </w:r>
      <w:r w:rsidRPr="003B5DE3">
        <w:t>(</w:t>
      </w:r>
      <w:r w:rsidRPr="003B5DE3">
        <w:rPr>
          <w:color w:val="2A00FF"/>
        </w:rPr>
        <w:t>"APPDATA"</w:t>
      </w:r>
      <w:r w:rsidR="007007EC">
        <w:t>) +</w:t>
      </w:r>
      <w:r w:rsidR="007007EC">
        <w:rPr>
          <w:rFonts w:hint="eastAsia"/>
        </w:rPr>
        <w:t xml:space="preserve"> </w:t>
      </w:r>
      <w:r w:rsidRPr="003B5DE3">
        <w:t>args[0]).getCanonicalFile();</w:t>
      </w:r>
    </w:p>
    <w:p w:rsidR="00A5573B" w:rsidRPr="003B5DE3" w:rsidRDefault="00A5573B" w:rsidP="0051346D">
      <w:pPr>
        <w:pStyle w:val="aff"/>
      </w:pPr>
      <w:r w:rsidRPr="003B5DE3">
        <w:t xml:space="preserve">            </w:t>
      </w:r>
      <w:r w:rsidRPr="003B5DE3">
        <w:rPr>
          <w:b/>
          <w:color w:val="7F0055"/>
        </w:rPr>
        <w:t>if</w:t>
      </w:r>
      <w:r w:rsidRPr="003B5DE3">
        <w:t xml:space="preserve"> (!file.getPath().startsWith(</w:t>
      </w:r>
      <w:r w:rsidRPr="003B5DE3">
        <w:rPr>
          <w:color w:val="2A00FF"/>
        </w:rPr>
        <w:t>"c:\\homepath"</w:t>
      </w:r>
      <w:r w:rsidRPr="003B5DE3">
        <w:t>))</w:t>
      </w:r>
    </w:p>
    <w:p w:rsidR="00A5573B" w:rsidRPr="003B5DE3" w:rsidRDefault="00A5573B" w:rsidP="0051346D">
      <w:pPr>
        <w:pStyle w:val="aff"/>
      </w:pPr>
      <w:r w:rsidRPr="003B5DE3">
        <w:t xml:space="preserve">            {</w:t>
      </w:r>
    </w:p>
    <w:p w:rsidR="00A5573B" w:rsidRPr="003B5DE3" w:rsidRDefault="00A5573B" w:rsidP="0051346D">
      <w:pPr>
        <w:pStyle w:val="aff"/>
      </w:pPr>
      <w:r w:rsidRPr="003B5DE3">
        <w:t xml:space="preserve">                System.</w:t>
      </w:r>
      <w:r w:rsidRPr="003B5DE3">
        <w:rPr>
          <w:i/>
          <w:iCs/>
          <w:color w:val="0000C0"/>
        </w:rPr>
        <w:t>out</w:t>
      </w:r>
      <w:r w:rsidRPr="003B5DE3">
        <w:t>.println(</w:t>
      </w:r>
      <w:r w:rsidRPr="003B5DE3">
        <w:rPr>
          <w:color w:val="2A00FF"/>
        </w:rPr>
        <w:t>"Invalid file"</w:t>
      </w:r>
      <w:r w:rsidRPr="003B5DE3">
        <w:t>);</w:t>
      </w:r>
    </w:p>
    <w:p w:rsidR="00A5573B" w:rsidRPr="003B5DE3" w:rsidRDefault="00A5573B" w:rsidP="0051346D">
      <w:pPr>
        <w:pStyle w:val="aff"/>
      </w:pPr>
      <w:r w:rsidRPr="003B5DE3">
        <w:t xml:space="preserve">                </w:t>
      </w:r>
      <w:r w:rsidRPr="003B5DE3">
        <w:rPr>
          <w:b/>
          <w:color w:val="7F0055"/>
        </w:rPr>
        <w:t>return</w:t>
      </w:r>
      <w:r w:rsidRPr="003B5DE3">
        <w:t>;</w:t>
      </w:r>
    </w:p>
    <w:p w:rsidR="00A5573B" w:rsidRPr="003B5DE3" w:rsidRDefault="00A5573B" w:rsidP="0051346D">
      <w:pPr>
        <w:pStyle w:val="aff"/>
      </w:pPr>
      <w:r w:rsidRPr="003B5DE3">
        <w:t xml:space="preserve">            }</w:t>
      </w:r>
    </w:p>
    <w:p w:rsidR="00A5573B" w:rsidRPr="003B5DE3" w:rsidRDefault="00A5573B" w:rsidP="0051346D">
      <w:pPr>
        <w:pStyle w:val="aff"/>
      </w:pPr>
      <w:r w:rsidRPr="003B5DE3">
        <w:t xml:space="preserve">        }</w:t>
      </w:r>
    </w:p>
    <w:p w:rsidR="00A5573B" w:rsidRPr="003B5DE3" w:rsidRDefault="00A5573B" w:rsidP="0051346D">
      <w:pPr>
        <w:pStyle w:val="aff"/>
        <w:rPr>
          <w:b/>
        </w:rPr>
      </w:pPr>
      <w:r w:rsidRPr="003B5DE3">
        <w:rPr>
          <w:b/>
        </w:rPr>
        <w:t xml:space="preserve">        </w:t>
      </w:r>
      <w:r w:rsidRPr="003B5DE3">
        <w:rPr>
          <w:b/>
          <w:color w:val="7F0055"/>
        </w:rPr>
        <w:t>catch</w:t>
      </w:r>
      <w:r w:rsidRPr="003B5DE3">
        <w:rPr>
          <w:b/>
        </w:rPr>
        <w:t xml:space="preserve"> (IOException x)</w:t>
      </w:r>
    </w:p>
    <w:p w:rsidR="00A5573B" w:rsidRPr="003B5DE3" w:rsidRDefault="00A5573B" w:rsidP="0051346D">
      <w:pPr>
        <w:pStyle w:val="aff"/>
        <w:rPr>
          <w:b/>
        </w:rPr>
      </w:pPr>
      <w:r w:rsidRPr="003B5DE3">
        <w:rPr>
          <w:b/>
        </w:rPr>
        <w:t xml:space="preserve">        {</w:t>
      </w:r>
    </w:p>
    <w:p w:rsidR="00A5573B" w:rsidRPr="003B5DE3" w:rsidRDefault="00A5573B" w:rsidP="0051346D">
      <w:pPr>
        <w:pStyle w:val="aff"/>
        <w:rPr>
          <w:b/>
        </w:rPr>
      </w:pPr>
      <w:r w:rsidRPr="003B5DE3">
        <w:rPr>
          <w:b/>
        </w:rPr>
        <w:t xml:space="preserve">            System.</w:t>
      </w:r>
      <w:r w:rsidRPr="003B5DE3">
        <w:rPr>
          <w:b/>
          <w:i/>
          <w:iCs/>
          <w:color w:val="0000C0"/>
        </w:rPr>
        <w:t>out</w:t>
      </w:r>
      <w:r w:rsidRPr="003B5DE3">
        <w:rPr>
          <w:b/>
        </w:rPr>
        <w:t>.println(</w:t>
      </w:r>
      <w:r w:rsidRPr="003B5DE3">
        <w:rPr>
          <w:b/>
          <w:color w:val="2A00FF"/>
        </w:rPr>
        <w:t>"Invalid file"</w:t>
      </w:r>
      <w:r w:rsidRPr="003B5DE3">
        <w:rPr>
          <w:b/>
        </w:rPr>
        <w:t>);</w:t>
      </w:r>
    </w:p>
    <w:p w:rsidR="00A5573B" w:rsidRPr="003B5DE3" w:rsidRDefault="00A5573B" w:rsidP="0051346D">
      <w:pPr>
        <w:pStyle w:val="aff"/>
        <w:rPr>
          <w:b/>
        </w:rPr>
      </w:pPr>
      <w:r w:rsidRPr="003B5DE3">
        <w:rPr>
          <w:b/>
        </w:rPr>
        <w:t xml:space="preserve">            </w:t>
      </w:r>
      <w:r w:rsidRPr="003B5DE3">
        <w:rPr>
          <w:b/>
          <w:color w:val="7F0055"/>
        </w:rPr>
        <w:t>return</w:t>
      </w:r>
      <w:r w:rsidRPr="003B5DE3">
        <w:rPr>
          <w:b/>
        </w:rPr>
        <w:t>;</w:t>
      </w:r>
    </w:p>
    <w:p w:rsidR="00A5573B" w:rsidRPr="003B5DE3" w:rsidRDefault="00A5573B" w:rsidP="0051346D">
      <w:pPr>
        <w:pStyle w:val="aff"/>
        <w:rPr>
          <w:b/>
        </w:rPr>
      </w:pPr>
      <w:r w:rsidRPr="003B5DE3">
        <w:rPr>
          <w:b/>
        </w:rPr>
        <w:t xml:space="preserve">        }</w:t>
      </w:r>
    </w:p>
    <w:p w:rsidR="00A5573B" w:rsidRPr="003B5DE3" w:rsidRDefault="00A5573B" w:rsidP="0051346D">
      <w:pPr>
        <w:pStyle w:val="aff"/>
      </w:pPr>
      <w:r w:rsidRPr="003B5DE3">
        <w:t xml:space="preserve">        </w:t>
      </w:r>
      <w:r w:rsidRPr="003B5DE3">
        <w:rPr>
          <w:b/>
          <w:color w:val="7F0055"/>
        </w:rPr>
        <w:t>try</w:t>
      </w:r>
    </w:p>
    <w:p w:rsidR="00A5573B" w:rsidRPr="003B5DE3" w:rsidRDefault="00A5573B" w:rsidP="0051346D">
      <w:pPr>
        <w:pStyle w:val="aff"/>
      </w:pPr>
      <w:r w:rsidRPr="003B5DE3">
        <w:t xml:space="preserve">        {</w:t>
      </w:r>
    </w:p>
    <w:p w:rsidR="00A5573B" w:rsidRPr="003B5DE3" w:rsidRDefault="00A5573B" w:rsidP="0051346D">
      <w:pPr>
        <w:pStyle w:val="aff"/>
      </w:pPr>
      <w:r w:rsidRPr="003B5DE3">
        <w:t xml:space="preserve">            FileInputStream fis = </w:t>
      </w:r>
      <w:r w:rsidRPr="003B5DE3">
        <w:rPr>
          <w:b/>
          <w:color w:val="7F0055"/>
        </w:rPr>
        <w:t>new</w:t>
      </w:r>
      <w:r w:rsidRPr="003B5DE3">
        <w:t xml:space="preserve"> FileInputStream(file);</w:t>
      </w:r>
    </w:p>
    <w:p w:rsidR="00A5573B" w:rsidRPr="003B5DE3" w:rsidRDefault="00A5573B" w:rsidP="0051346D">
      <w:pPr>
        <w:pStyle w:val="aff"/>
      </w:pPr>
      <w:r w:rsidRPr="003B5DE3">
        <w:t xml:space="preserve">        }</w:t>
      </w:r>
    </w:p>
    <w:p w:rsidR="00A5573B" w:rsidRPr="003B5DE3" w:rsidRDefault="00A5573B" w:rsidP="0051346D">
      <w:pPr>
        <w:pStyle w:val="aff"/>
        <w:rPr>
          <w:b/>
        </w:rPr>
      </w:pPr>
      <w:r w:rsidRPr="003B5DE3">
        <w:rPr>
          <w:b/>
        </w:rPr>
        <w:t xml:space="preserve">        </w:t>
      </w:r>
      <w:r w:rsidRPr="003B5DE3">
        <w:rPr>
          <w:b/>
          <w:color w:val="7F0055"/>
        </w:rPr>
        <w:t>catch</w:t>
      </w:r>
      <w:r w:rsidRPr="003B5DE3">
        <w:rPr>
          <w:b/>
        </w:rPr>
        <w:t xml:space="preserve"> (FileNotFoundException x)</w:t>
      </w:r>
    </w:p>
    <w:p w:rsidR="00A5573B" w:rsidRPr="003B5DE3" w:rsidRDefault="00A5573B" w:rsidP="0051346D">
      <w:pPr>
        <w:pStyle w:val="aff"/>
        <w:rPr>
          <w:b/>
        </w:rPr>
      </w:pPr>
      <w:r w:rsidRPr="003B5DE3">
        <w:rPr>
          <w:b/>
        </w:rPr>
        <w:t xml:space="preserve">        {</w:t>
      </w:r>
    </w:p>
    <w:p w:rsidR="00A5573B" w:rsidRPr="003B5DE3" w:rsidRDefault="00A5573B" w:rsidP="0051346D">
      <w:pPr>
        <w:pStyle w:val="aff"/>
        <w:rPr>
          <w:b/>
        </w:rPr>
      </w:pPr>
      <w:r w:rsidRPr="003B5DE3">
        <w:rPr>
          <w:b/>
        </w:rPr>
        <w:t xml:space="preserve">            System.</w:t>
      </w:r>
      <w:r w:rsidRPr="003B5DE3">
        <w:rPr>
          <w:b/>
          <w:i/>
          <w:iCs/>
          <w:color w:val="0000C0"/>
        </w:rPr>
        <w:t>out</w:t>
      </w:r>
      <w:r w:rsidRPr="003B5DE3">
        <w:rPr>
          <w:b/>
        </w:rPr>
        <w:t>.println(</w:t>
      </w:r>
      <w:r w:rsidRPr="003B5DE3">
        <w:rPr>
          <w:b/>
          <w:color w:val="2A00FF"/>
        </w:rPr>
        <w:t>"Invalid file"</w:t>
      </w:r>
      <w:r w:rsidRPr="003B5DE3">
        <w:rPr>
          <w:b/>
        </w:rPr>
        <w:t>);</w:t>
      </w:r>
    </w:p>
    <w:p w:rsidR="00A5573B" w:rsidRPr="003B5DE3" w:rsidRDefault="00A5573B" w:rsidP="0051346D">
      <w:pPr>
        <w:pStyle w:val="aff"/>
        <w:rPr>
          <w:b/>
        </w:rPr>
      </w:pPr>
      <w:r w:rsidRPr="003B5DE3">
        <w:rPr>
          <w:b/>
        </w:rPr>
        <w:t xml:space="preserve">            </w:t>
      </w:r>
      <w:r w:rsidRPr="003B5DE3">
        <w:rPr>
          <w:b/>
          <w:color w:val="7F0055"/>
        </w:rPr>
        <w:t>return</w:t>
      </w:r>
      <w:r w:rsidRPr="003B5DE3">
        <w:rPr>
          <w:b/>
        </w:rPr>
        <w:t>;</w:t>
      </w:r>
    </w:p>
    <w:p w:rsidR="00A5573B" w:rsidRPr="003B5DE3" w:rsidRDefault="00A5573B" w:rsidP="0051346D">
      <w:pPr>
        <w:pStyle w:val="aff"/>
        <w:rPr>
          <w:b/>
        </w:rPr>
      </w:pPr>
      <w:r w:rsidRPr="003B5DE3">
        <w:rPr>
          <w:b/>
        </w:rPr>
        <w:t xml:space="preserve">        }</w:t>
      </w:r>
    </w:p>
    <w:p w:rsidR="00A5573B" w:rsidRPr="003B5DE3" w:rsidRDefault="00A5573B" w:rsidP="0051346D">
      <w:pPr>
        <w:pStyle w:val="aff"/>
      </w:pPr>
      <w:r w:rsidRPr="003B5DE3">
        <w:t xml:space="preserve">    }</w:t>
      </w:r>
    </w:p>
    <w:p w:rsidR="00A5573B" w:rsidRDefault="00A5573B" w:rsidP="0051346D">
      <w:pPr>
        <w:pStyle w:val="aff"/>
      </w:pPr>
      <w:r w:rsidRPr="00F67EC6">
        <w:t>}</w:t>
      </w:r>
    </w:p>
    <w:p w:rsidR="00031AD1" w:rsidRPr="00A279D5" w:rsidRDefault="006354E0" w:rsidP="002D3D51">
      <w:pPr>
        <w:rPr>
          <w:rFonts w:eastAsiaTheme="minorEastAsia"/>
        </w:rPr>
      </w:pPr>
      <w:r>
        <w:rPr>
          <w:rFonts w:eastAsiaTheme="minorEastAsia" w:hint="eastAsia"/>
        </w:rPr>
        <w:t>正确示例中，</w:t>
      </w:r>
      <w:r w:rsidR="00696115">
        <w:rPr>
          <w:rFonts w:eastAsiaTheme="minorEastAsia" w:hint="eastAsia"/>
        </w:rPr>
        <w:t>规定用户只能打开</w:t>
      </w:r>
      <w:r w:rsidR="00696115" w:rsidRPr="00FC3BBD">
        <w:rPr>
          <w:rStyle w:val="Char6"/>
        </w:rPr>
        <w:t>c:\homepath</w:t>
      </w:r>
      <w:r w:rsidR="00696115" w:rsidRPr="00696115">
        <w:rPr>
          <w:rFonts w:eastAsiaTheme="minorEastAsia" w:hint="eastAsia"/>
        </w:rPr>
        <w:t>目录下的文件</w:t>
      </w:r>
      <w:r w:rsidR="009E6DE8">
        <w:rPr>
          <w:rFonts w:eastAsiaTheme="minorEastAsia" w:hint="eastAsia"/>
        </w:rPr>
        <w:t>，用户不可能发现这个目录以外的任何信息。在这个方案中，如果无法打开文件，或者文件不在合法的目录下，则会产生一条简洁的错误消息。</w:t>
      </w:r>
      <w:r w:rsidR="00F44808">
        <w:rPr>
          <w:rFonts w:eastAsiaTheme="minorEastAsia" w:hint="eastAsia"/>
        </w:rPr>
        <w:t>任何</w:t>
      </w:r>
      <w:r w:rsidR="00F44808" w:rsidRPr="00FC3BBD">
        <w:rPr>
          <w:rStyle w:val="Char6"/>
        </w:rPr>
        <w:t>c:\homepath</w:t>
      </w:r>
      <w:r w:rsidR="00F44808" w:rsidRPr="00F44808">
        <w:rPr>
          <w:rFonts w:eastAsiaTheme="minorEastAsia" w:hint="eastAsia"/>
        </w:rPr>
        <w:t>目录以外的</w:t>
      </w:r>
      <w:r w:rsidR="00F44808">
        <w:rPr>
          <w:rFonts w:eastAsiaTheme="minorEastAsia" w:hint="eastAsia"/>
        </w:rPr>
        <w:t>文件信息都被会隐蔽起来。</w:t>
      </w:r>
    </w:p>
    <w:p w:rsidR="006750C3" w:rsidRPr="009B279B" w:rsidRDefault="0080768B" w:rsidP="00CE2AFE">
      <w:pPr>
        <w:pStyle w:val="aff0"/>
      </w:pPr>
      <w:r>
        <w:rPr>
          <w:rFonts w:hint="eastAsia"/>
        </w:rPr>
        <w:t>正确示例（限制输入）：</w:t>
      </w:r>
    </w:p>
    <w:p w:rsidR="00EE081D" w:rsidRPr="00C43BE7" w:rsidRDefault="00EE081D" w:rsidP="007B2307">
      <w:pPr>
        <w:pStyle w:val="aff"/>
      </w:pPr>
      <w:r w:rsidRPr="00C43BE7">
        <w:rPr>
          <w:b/>
          <w:color w:val="7F0055"/>
        </w:rPr>
        <w:t>public</w:t>
      </w:r>
      <w:r w:rsidRPr="00C43BE7">
        <w:t xml:space="preserve"> </w:t>
      </w:r>
      <w:r w:rsidRPr="00C43BE7">
        <w:rPr>
          <w:b/>
          <w:color w:val="7F0055"/>
        </w:rPr>
        <w:t>class</w:t>
      </w:r>
      <w:r w:rsidRPr="00C43BE7">
        <w:t xml:space="preserve"> ExceptionExample</w:t>
      </w:r>
    </w:p>
    <w:p w:rsidR="00EE081D" w:rsidRPr="00C43BE7" w:rsidRDefault="00EE081D" w:rsidP="007B2307">
      <w:pPr>
        <w:pStyle w:val="aff"/>
      </w:pPr>
      <w:r w:rsidRPr="00C43BE7">
        <w:t>{</w:t>
      </w:r>
    </w:p>
    <w:p w:rsidR="00EE081D" w:rsidRPr="00C43BE7" w:rsidRDefault="00EE081D" w:rsidP="007B2307">
      <w:pPr>
        <w:pStyle w:val="aff"/>
      </w:pPr>
      <w:r w:rsidRPr="00C43BE7">
        <w:t xml:space="preserve">    </w:t>
      </w:r>
      <w:r w:rsidRPr="00C43BE7">
        <w:rPr>
          <w:b/>
          <w:color w:val="7F0055"/>
        </w:rPr>
        <w:t>public</w:t>
      </w:r>
      <w:r w:rsidRPr="00C43BE7">
        <w:t xml:space="preserve"> </w:t>
      </w:r>
      <w:r w:rsidRPr="00C43BE7">
        <w:rPr>
          <w:b/>
          <w:color w:val="7F0055"/>
        </w:rPr>
        <w:t>static</w:t>
      </w:r>
      <w:r w:rsidRPr="00C43BE7">
        <w:t xml:space="preserve"> </w:t>
      </w:r>
      <w:r w:rsidRPr="00C43BE7">
        <w:rPr>
          <w:b/>
          <w:color w:val="7F0055"/>
        </w:rPr>
        <w:t>void</w:t>
      </w:r>
      <w:r w:rsidRPr="00C43BE7">
        <w:t xml:space="preserve"> main(String[] args)</w:t>
      </w:r>
    </w:p>
    <w:p w:rsidR="00EE081D" w:rsidRPr="00C43BE7" w:rsidRDefault="00EE081D" w:rsidP="007B2307">
      <w:pPr>
        <w:pStyle w:val="aff"/>
      </w:pPr>
      <w:r w:rsidRPr="00C43BE7">
        <w:t xml:space="preserve">    {</w:t>
      </w:r>
    </w:p>
    <w:p w:rsidR="00EE081D" w:rsidRPr="00C43BE7" w:rsidRDefault="00EE081D" w:rsidP="007B2307">
      <w:pPr>
        <w:pStyle w:val="aff"/>
      </w:pPr>
      <w:r w:rsidRPr="00C43BE7">
        <w:t xml:space="preserve">        FileInputStream fis = </w:t>
      </w:r>
      <w:r w:rsidRPr="00C43BE7">
        <w:rPr>
          <w:b/>
          <w:color w:val="7F0055"/>
        </w:rPr>
        <w:t>null</w:t>
      </w:r>
      <w:r w:rsidRPr="00C43BE7">
        <w:t>;</w:t>
      </w:r>
    </w:p>
    <w:p w:rsidR="00EE081D" w:rsidRPr="00C43BE7" w:rsidRDefault="00EE081D" w:rsidP="007B2307">
      <w:pPr>
        <w:pStyle w:val="aff"/>
      </w:pPr>
      <w:r w:rsidRPr="00C43BE7">
        <w:t xml:space="preserve">        </w:t>
      </w:r>
      <w:r w:rsidRPr="00C43BE7">
        <w:rPr>
          <w:b/>
          <w:color w:val="7F0055"/>
        </w:rPr>
        <w:t>try</w:t>
      </w:r>
    </w:p>
    <w:p w:rsidR="00EE081D" w:rsidRPr="00C43BE7" w:rsidRDefault="00EE081D" w:rsidP="007B2307">
      <w:pPr>
        <w:pStyle w:val="aff"/>
      </w:pPr>
      <w:r w:rsidRPr="00C43BE7">
        <w:t xml:space="preserve">        {</w:t>
      </w:r>
    </w:p>
    <w:p w:rsidR="00EE081D" w:rsidRPr="00C43BE7" w:rsidRDefault="00EE081D" w:rsidP="007B2307">
      <w:pPr>
        <w:pStyle w:val="aff"/>
        <w:rPr>
          <w:b/>
        </w:rPr>
      </w:pPr>
      <w:r w:rsidRPr="00C43BE7">
        <w:rPr>
          <w:b/>
        </w:rPr>
        <w:t xml:space="preserve">            </w:t>
      </w:r>
      <w:r w:rsidRPr="00C43BE7">
        <w:rPr>
          <w:b/>
          <w:color w:val="7F0055"/>
        </w:rPr>
        <w:t>switch</w:t>
      </w:r>
      <w:r w:rsidRPr="00C43BE7">
        <w:rPr>
          <w:b/>
        </w:rPr>
        <w:t xml:space="preserve"> (Integer.</w:t>
      </w:r>
      <w:r w:rsidRPr="00C43BE7">
        <w:rPr>
          <w:b/>
          <w:i/>
          <w:iCs/>
        </w:rPr>
        <w:t>valueOf</w:t>
      </w:r>
      <w:r w:rsidRPr="00C43BE7">
        <w:rPr>
          <w:b/>
        </w:rPr>
        <w:t>(args[0]))</w:t>
      </w:r>
    </w:p>
    <w:p w:rsidR="00EE081D" w:rsidRPr="00C43BE7" w:rsidRDefault="00EE081D" w:rsidP="007B2307">
      <w:pPr>
        <w:pStyle w:val="aff"/>
        <w:rPr>
          <w:b/>
        </w:rPr>
      </w:pPr>
      <w:r w:rsidRPr="00C43BE7">
        <w:rPr>
          <w:b/>
        </w:rPr>
        <w:t xml:space="preserve">            {</w:t>
      </w:r>
    </w:p>
    <w:p w:rsidR="00EE081D" w:rsidRPr="00C43BE7" w:rsidRDefault="00EE081D" w:rsidP="007B2307">
      <w:pPr>
        <w:pStyle w:val="aff"/>
        <w:rPr>
          <w:b/>
        </w:rPr>
      </w:pPr>
      <w:r w:rsidRPr="00C43BE7">
        <w:rPr>
          <w:b/>
        </w:rPr>
        <w:t xml:space="preserve">                </w:t>
      </w:r>
      <w:r w:rsidRPr="00C43BE7">
        <w:rPr>
          <w:b/>
          <w:color w:val="7F0055"/>
        </w:rPr>
        <w:t>case</w:t>
      </w:r>
      <w:r w:rsidRPr="00C43BE7">
        <w:rPr>
          <w:b/>
        </w:rPr>
        <w:t xml:space="preserve"> 1:</w:t>
      </w:r>
    </w:p>
    <w:p w:rsidR="00EE081D" w:rsidRPr="00C43BE7" w:rsidRDefault="00EE081D" w:rsidP="007B2307">
      <w:pPr>
        <w:pStyle w:val="aff"/>
        <w:rPr>
          <w:b/>
        </w:rPr>
      </w:pPr>
      <w:r w:rsidRPr="00C43BE7">
        <w:rPr>
          <w:b/>
        </w:rPr>
        <w:t xml:space="preserve">                    fis = </w:t>
      </w:r>
      <w:r w:rsidRPr="00C43BE7">
        <w:rPr>
          <w:b/>
          <w:color w:val="7F0055"/>
        </w:rPr>
        <w:t>new</w:t>
      </w:r>
      <w:r w:rsidRPr="00C43BE7">
        <w:rPr>
          <w:b/>
        </w:rPr>
        <w:t xml:space="preserve"> FileInputStream(</w:t>
      </w:r>
      <w:r w:rsidRPr="00C43BE7">
        <w:rPr>
          <w:b/>
          <w:color w:val="2A00FF"/>
        </w:rPr>
        <w:t>"c:\\homepath\\file1"</w:t>
      </w:r>
      <w:r w:rsidRPr="00C43BE7">
        <w:rPr>
          <w:b/>
        </w:rPr>
        <w:t>);</w:t>
      </w:r>
    </w:p>
    <w:p w:rsidR="00EE081D" w:rsidRPr="00C43BE7" w:rsidRDefault="00EE081D" w:rsidP="007B2307">
      <w:pPr>
        <w:pStyle w:val="aff"/>
        <w:rPr>
          <w:b/>
        </w:rPr>
      </w:pPr>
      <w:r w:rsidRPr="00C43BE7">
        <w:rPr>
          <w:b/>
        </w:rPr>
        <w:t xml:space="preserve">                    </w:t>
      </w:r>
      <w:r w:rsidRPr="00C43BE7">
        <w:rPr>
          <w:b/>
          <w:color w:val="7F0055"/>
        </w:rPr>
        <w:t>break</w:t>
      </w:r>
      <w:r w:rsidRPr="00C43BE7">
        <w:rPr>
          <w:b/>
        </w:rPr>
        <w:t>;</w:t>
      </w:r>
    </w:p>
    <w:p w:rsidR="00EE081D" w:rsidRPr="00C43BE7" w:rsidRDefault="00EE081D" w:rsidP="007B2307">
      <w:pPr>
        <w:pStyle w:val="aff"/>
        <w:rPr>
          <w:b/>
        </w:rPr>
      </w:pPr>
      <w:r w:rsidRPr="00C43BE7">
        <w:rPr>
          <w:b/>
        </w:rPr>
        <w:t xml:space="preserve">                </w:t>
      </w:r>
      <w:r w:rsidRPr="00C43BE7">
        <w:rPr>
          <w:b/>
          <w:color w:val="7F0055"/>
        </w:rPr>
        <w:t>case</w:t>
      </w:r>
      <w:r w:rsidRPr="00C43BE7">
        <w:rPr>
          <w:b/>
        </w:rPr>
        <w:t xml:space="preserve"> 2:</w:t>
      </w:r>
    </w:p>
    <w:p w:rsidR="00EE081D" w:rsidRPr="00C43BE7" w:rsidRDefault="00EE081D" w:rsidP="007B2307">
      <w:pPr>
        <w:pStyle w:val="aff"/>
        <w:rPr>
          <w:b/>
        </w:rPr>
      </w:pPr>
      <w:r w:rsidRPr="00C43BE7">
        <w:rPr>
          <w:b/>
        </w:rPr>
        <w:t xml:space="preserve">                    fis = </w:t>
      </w:r>
      <w:r w:rsidRPr="00C43BE7">
        <w:rPr>
          <w:b/>
          <w:color w:val="7F0055"/>
        </w:rPr>
        <w:t>new</w:t>
      </w:r>
      <w:r w:rsidRPr="00C43BE7">
        <w:rPr>
          <w:b/>
        </w:rPr>
        <w:t xml:space="preserve"> FileInputStream(</w:t>
      </w:r>
      <w:r w:rsidRPr="00C43BE7">
        <w:rPr>
          <w:b/>
          <w:color w:val="2A00FF"/>
        </w:rPr>
        <w:t>"c:\\homepath\\file2"</w:t>
      </w:r>
      <w:r w:rsidRPr="00C43BE7">
        <w:rPr>
          <w:b/>
        </w:rPr>
        <w:t>);</w:t>
      </w:r>
    </w:p>
    <w:p w:rsidR="00EE081D" w:rsidRPr="00C43BE7" w:rsidRDefault="00EE081D" w:rsidP="007B2307">
      <w:pPr>
        <w:pStyle w:val="aff"/>
        <w:rPr>
          <w:b/>
        </w:rPr>
      </w:pPr>
      <w:r w:rsidRPr="00C43BE7">
        <w:rPr>
          <w:b/>
        </w:rPr>
        <w:t xml:space="preserve">                    </w:t>
      </w:r>
      <w:r w:rsidRPr="00C43BE7">
        <w:rPr>
          <w:b/>
          <w:color w:val="7F0055"/>
        </w:rPr>
        <w:t>break</w:t>
      </w:r>
      <w:r w:rsidRPr="00C43BE7">
        <w:rPr>
          <w:b/>
        </w:rPr>
        <w:t>;</w:t>
      </w:r>
    </w:p>
    <w:p w:rsidR="00EE081D" w:rsidRPr="00C43BE7" w:rsidRDefault="00EE081D" w:rsidP="007B2307">
      <w:pPr>
        <w:pStyle w:val="aff"/>
        <w:rPr>
          <w:b/>
        </w:rPr>
      </w:pPr>
      <w:r w:rsidRPr="00C43BE7">
        <w:rPr>
          <w:b/>
        </w:rPr>
        <w:t xml:space="preserve">                </w:t>
      </w:r>
      <w:r w:rsidRPr="00C43BE7">
        <w:rPr>
          <w:b/>
          <w:color w:val="3F7F5F"/>
        </w:rPr>
        <w:t>//</w:t>
      </w:r>
      <w:r w:rsidR="007B0ECC">
        <w:rPr>
          <w:rFonts w:hint="eastAsia"/>
          <w:b/>
          <w:color w:val="3F7F5F"/>
        </w:rPr>
        <w:t xml:space="preserve"> </w:t>
      </w:r>
      <w:r w:rsidRPr="00C43BE7">
        <w:rPr>
          <w:b/>
          <w:color w:val="3F7F5F"/>
        </w:rPr>
        <w:t>...</w:t>
      </w:r>
    </w:p>
    <w:p w:rsidR="00EE081D" w:rsidRPr="00C43BE7" w:rsidRDefault="00EE081D" w:rsidP="007B2307">
      <w:pPr>
        <w:pStyle w:val="aff"/>
        <w:rPr>
          <w:b/>
        </w:rPr>
      </w:pPr>
      <w:r w:rsidRPr="00C43BE7">
        <w:rPr>
          <w:b/>
        </w:rPr>
        <w:t xml:space="preserve">                </w:t>
      </w:r>
      <w:r w:rsidRPr="00C43BE7">
        <w:rPr>
          <w:b/>
          <w:color w:val="7F0055"/>
        </w:rPr>
        <w:t>default</w:t>
      </w:r>
      <w:r w:rsidRPr="00C43BE7">
        <w:rPr>
          <w:b/>
        </w:rPr>
        <w:t>:</w:t>
      </w:r>
    </w:p>
    <w:p w:rsidR="00EE081D" w:rsidRPr="00C43BE7" w:rsidRDefault="00EE081D" w:rsidP="007B2307">
      <w:pPr>
        <w:pStyle w:val="aff"/>
        <w:rPr>
          <w:b/>
        </w:rPr>
      </w:pPr>
      <w:r w:rsidRPr="00C43BE7">
        <w:rPr>
          <w:b/>
        </w:rPr>
        <w:t xml:space="preserve">                    System.</w:t>
      </w:r>
      <w:r w:rsidRPr="00C43BE7">
        <w:rPr>
          <w:b/>
          <w:i/>
          <w:iCs/>
          <w:color w:val="0000C0"/>
        </w:rPr>
        <w:t>out</w:t>
      </w:r>
      <w:r w:rsidRPr="00C43BE7">
        <w:rPr>
          <w:b/>
        </w:rPr>
        <w:t>.println(</w:t>
      </w:r>
      <w:r w:rsidRPr="00C43BE7">
        <w:rPr>
          <w:b/>
          <w:color w:val="2A00FF"/>
        </w:rPr>
        <w:t>"Invalid option"</w:t>
      </w:r>
      <w:r w:rsidRPr="00C43BE7">
        <w:rPr>
          <w:b/>
        </w:rPr>
        <w:t>);</w:t>
      </w:r>
    </w:p>
    <w:p w:rsidR="00EE081D" w:rsidRPr="00C43BE7" w:rsidRDefault="00EE081D" w:rsidP="007B2307">
      <w:pPr>
        <w:pStyle w:val="aff"/>
        <w:rPr>
          <w:b/>
        </w:rPr>
      </w:pPr>
      <w:r w:rsidRPr="00C43BE7">
        <w:rPr>
          <w:b/>
        </w:rPr>
        <w:t xml:space="preserve">                    </w:t>
      </w:r>
      <w:r w:rsidRPr="00C43BE7">
        <w:rPr>
          <w:b/>
          <w:color w:val="7F0055"/>
        </w:rPr>
        <w:t>break</w:t>
      </w:r>
      <w:r w:rsidRPr="00C43BE7">
        <w:rPr>
          <w:b/>
        </w:rPr>
        <w:t>;</w:t>
      </w:r>
    </w:p>
    <w:p w:rsidR="00EE081D" w:rsidRPr="00C43BE7" w:rsidRDefault="00EE081D" w:rsidP="007B2307">
      <w:pPr>
        <w:pStyle w:val="aff"/>
        <w:rPr>
          <w:b/>
        </w:rPr>
      </w:pPr>
      <w:r w:rsidRPr="00C43BE7">
        <w:rPr>
          <w:b/>
        </w:rPr>
        <w:t xml:space="preserve">            }</w:t>
      </w:r>
    </w:p>
    <w:p w:rsidR="00EE081D" w:rsidRPr="00C43BE7" w:rsidRDefault="00EE081D" w:rsidP="007B2307">
      <w:pPr>
        <w:pStyle w:val="aff"/>
      </w:pPr>
      <w:r w:rsidRPr="00C43BE7">
        <w:t xml:space="preserve">        }</w:t>
      </w:r>
    </w:p>
    <w:p w:rsidR="00EE081D" w:rsidRPr="00C43BE7" w:rsidRDefault="00EE081D" w:rsidP="007B2307">
      <w:pPr>
        <w:pStyle w:val="aff"/>
      </w:pPr>
      <w:r w:rsidRPr="00C43BE7">
        <w:t xml:space="preserve">        </w:t>
      </w:r>
      <w:r w:rsidRPr="00C43BE7">
        <w:rPr>
          <w:b/>
          <w:color w:val="7F0055"/>
        </w:rPr>
        <w:t>catch</w:t>
      </w:r>
      <w:r w:rsidRPr="00C43BE7">
        <w:t xml:space="preserve"> (Throwable t)</w:t>
      </w:r>
    </w:p>
    <w:p w:rsidR="00EE081D" w:rsidRPr="00C43BE7" w:rsidRDefault="00EE081D" w:rsidP="007B2307">
      <w:pPr>
        <w:pStyle w:val="aff"/>
      </w:pPr>
      <w:r w:rsidRPr="00C43BE7">
        <w:t xml:space="preserve">        {</w:t>
      </w:r>
    </w:p>
    <w:p w:rsidR="009070DF" w:rsidRPr="009070DF" w:rsidRDefault="009070DF" w:rsidP="007B2307">
      <w:pPr>
        <w:pStyle w:val="aff"/>
        <w:rPr>
          <w:snapToGrid/>
        </w:rPr>
      </w:pPr>
      <w:r>
        <w:rPr>
          <w:snapToGrid/>
        </w:rPr>
        <w:t xml:space="preserve">            MyExceptionReporter.</w:t>
      </w:r>
      <w:r w:rsidRPr="00B63653">
        <w:rPr>
          <w:snapToGrid/>
        </w:rPr>
        <w:t>report</w:t>
      </w:r>
      <w:r>
        <w:rPr>
          <w:snapToGrid/>
        </w:rPr>
        <w:t xml:space="preserve">(t); </w:t>
      </w:r>
      <w:r>
        <w:rPr>
          <w:snapToGrid/>
          <w:color w:val="3F7F5F"/>
        </w:rPr>
        <w:t>// Sanitize</w:t>
      </w:r>
      <w:r>
        <w:rPr>
          <w:rFonts w:hint="eastAsia"/>
          <w:snapToGrid/>
          <w:color w:val="3F7F5F"/>
        </w:rPr>
        <w:t xml:space="preserve"> any sensitive data</w:t>
      </w:r>
    </w:p>
    <w:p w:rsidR="00EE081D" w:rsidRPr="00C43BE7" w:rsidRDefault="00EE081D" w:rsidP="007B2307">
      <w:pPr>
        <w:pStyle w:val="aff"/>
      </w:pPr>
      <w:r w:rsidRPr="00C43BE7">
        <w:t xml:space="preserve">        }</w:t>
      </w:r>
    </w:p>
    <w:p w:rsidR="00EE081D" w:rsidRPr="00C43BE7" w:rsidRDefault="00EE081D" w:rsidP="007B2307">
      <w:pPr>
        <w:pStyle w:val="aff"/>
      </w:pPr>
      <w:r w:rsidRPr="00C43BE7">
        <w:t xml:space="preserve">    }</w:t>
      </w:r>
    </w:p>
    <w:p w:rsidR="002355D2" w:rsidRPr="002355D2" w:rsidRDefault="00EE081D" w:rsidP="00EF0EA6">
      <w:pPr>
        <w:pStyle w:val="aff"/>
      </w:pPr>
      <w:r w:rsidRPr="00F67EC6">
        <w:lastRenderedPageBreak/>
        <w:t>}</w:t>
      </w:r>
    </w:p>
    <w:p w:rsidR="000A36E2" w:rsidRPr="00A52FB3" w:rsidRDefault="00DD08DD" w:rsidP="002D3D51">
      <w:pPr>
        <w:rPr>
          <w:rFonts w:eastAsiaTheme="minorEastAsia"/>
        </w:rPr>
      </w:pPr>
      <w:r>
        <w:rPr>
          <w:rFonts w:eastAsiaTheme="minorEastAsia" w:hint="eastAsia"/>
        </w:rPr>
        <w:t>这个正确示例限制用户只能打开</w:t>
      </w:r>
      <w:r w:rsidRPr="00FC3BBD">
        <w:rPr>
          <w:rStyle w:val="Char6"/>
        </w:rPr>
        <w:t>c:\homepath\file1</w:t>
      </w:r>
      <w:r w:rsidRPr="00DD08DD">
        <w:rPr>
          <w:rFonts w:eastAsiaTheme="minorEastAsia" w:hint="eastAsia"/>
        </w:rPr>
        <w:t>与</w:t>
      </w:r>
      <w:r w:rsidRPr="00FC3BBD">
        <w:rPr>
          <w:rStyle w:val="Char6"/>
        </w:rPr>
        <w:t>c:\homepath\file2</w:t>
      </w:r>
      <w:r w:rsidR="00FF2808">
        <w:rPr>
          <w:rFonts w:eastAsiaTheme="minorEastAsia" w:hint="eastAsia"/>
        </w:rPr>
        <w:t>。</w:t>
      </w:r>
      <w:r w:rsidRPr="00DD08DD">
        <w:rPr>
          <w:rFonts w:eastAsiaTheme="minorEastAsia" w:hint="eastAsia"/>
        </w:rPr>
        <w:t>同时</w:t>
      </w:r>
      <w:r w:rsidR="00FF2808">
        <w:rPr>
          <w:rFonts w:eastAsiaTheme="minorEastAsia" w:hint="eastAsia"/>
        </w:rPr>
        <w:t>，它</w:t>
      </w:r>
      <w:r w:rsidR="00403616">
        <w:rPr>
          <w:rFonts w:eastAsiaTheme="minorEastAsia" w:hint="eastAsia"/>
        </w:rPr>
        <w:t>也会过滤</w:t>
      </w:r>
      <w:r w:rsidR="00731473">
        <w:rPr>
          <w:rFonts w:eastAsiaTheme="minorEastAsia" w:hint="eastAsia"/>
        </w:rPr>
        <w:t>在</w:t>
      </w:r>
      <w:r w:rsidRPr="00DD08DD">
        <w:rPr>
          <w:rFonts w:eastAsiaTheme="minorEastAsia" w:hint="eastAsia"/>
        </w:rPr>
        <w:t>catch</w:t>
      </w:r>
      <w:r w:rsidR="00403616">
        <w:rPr>
          <w:rFonts w:eastAsiaTheme="minorEastAsia" w:hint="eastAsia"/>
        </w:rPr>
        <w:t>块中捕获的异常中的敏感信息</w:t>
      </w:r>
      <w:r>
        <w:rPr>
          <w:rFonts w:eastAsiaTheme="minorEastAsia" w:hint="eastAsia"/>
        </w:rPr>
        <w:t>。</w:t>
      </w:r>
    </w:p>
    <w:p w:rsidR="00AE550A" w:rsidRPr="00305B6C" w:rsidRDefault="00A224C0" w:rsidP="001C122A">
      <w:pPr>
        <w:pStyle w:val="2"/>
        <w:rPr>
          <w:rFonts w:ascii="Arial" w:eastAsiaTheme="minorEastAsia" w:hAnsi="Arial" w:cs="Arial"/>
        </w:rPr>
      </w:pPr>
      <w:bookmarkStart w:id="47" w:name="_Toc376550018"/>
      <w:bookmarkStart w:id="48" w:name="_Toc435437899"/>
      <w:r>
        <w:rPr>
          <w:rFonts w:eastAsiaTheme="minorEastAsia" w:hint="eastAsia"/>
        </w:rPr>
        <w:t>规则</w:t>
      </w:r>
      <w:r w:rsidR="001E49FE" w:rsidRPr="005D0007">
        <w:t xml:space="preserve"> </w:t>
      </w:r>
      <w:r w:rsidR="00F12110">
        <w:rPr>
          <w:rFonts w:hint="eastAsia"/>
        </w:rPr>
        <w:t>2.</w:t>
      </w:r>
      <w:r w:rsidR="00D72F60">
        <w:rPr>
          <w:rFonts w:eastAsia="宋体" w:hint="eastAsia"/>
        </w:rPr>
        <w:t>3</w:t>
      </w:r>
      <w:bookmarkEnd w:id="47"/>
      <w:r w:rsidR="004D76F5">
        <w:rPr>
          <w:rFonts w:eastAsia="宋体" w:hint="eastAsia"/>
        </w:rPr>
        <w:t xml:space="preserve"> </w:t>
      </w:r>
      <w:r w:rsidR="00305B6C">
        <w:rPr>
          <w:rFonts w:eastAsiaTheme="minorEastAsia" w:hint="eastAsia"/>
        </w:rPr>
        <w:t>方法发生异常时要恢复到之前的对象状态</w:t>
      </w:r>
      <w:bookmarkEnd w:id="48"/>
    </w:p>
    <w:p w:rsidR="000F7883" w:rsidRDefault="00604B0C" w:rsidP="00434E9B">
      <w:pPr>
        <w:rPr>
          <w:rFonts w:eastAsiaTheme="minorEastAsia"/>
          <w:b/>
        </w:rPr>
      </w:pPr>
      <w:r>
        <w:rPr>
          <w:rFonts w:eastAsiaTheme="minorEastAsia" w:hint="eastAsia"/>
          <w:b/>
        </w:rPr>
        <w:t>说明：</w:t>
      </w:r>
      <w:r w:rsidR="00C60856" w:rsidRPr="00C60856">
        <w:rPr>
          <w:rFonts w:eastAsiaTheme="minorEastAsia" w:hint="eastAsia"/>
        </w:rPr>
        <w:t>当发生异常的时候，</w:t>
      </w:r>
      <w:r w:rsidR="000F7883" w:rsidRPr="000F7883">
        <w:rPr>
          <w:rFonts w:eastAsiaTheme="minorEastAsia" w:hint="eastAsia"/>
        </w:rPr>
        <w:t>对象</w:t>
      </w:r>
      <w:r w:rsidR="000F7883">
        <w:rPr>
          <w:rFonts w:eastAsiaTheme="minorEastAsia" w:hint="eastAsia"/>
        </w:rPr>
        <w:t>一般需要</w:t>
      </w:r>
      <w:r w:rsidR="00DD4213">
        <w:rPr>
          <w:rFonts w:eastAsiaTheme="minorEastAsia" w:hint="eastAsia"/>
        </w:rPr>
        <w:t>（</w:t>
      </w:r>
      <w:r w:rsidR="000F7883">
        <w:rPr>
          <w:rFonts w:eastAsiaTheme="minorEastAsia" w:hint="eastAsia"/>
        </w:rPr>
        <w:t>关键的安全对象则必须</w:t>
      </w:r>
      <w:r w:rsidR="00DD4213">
        <w:rPr>
          <w:rFonts w:eastAsiaTheme="minorEastAsia" w:hint="eastAsia"/>
        </w:rPr>
        <w:t>）</w:t>
      </w:r>
      <w:r w:rsidR="000F7883">
        <w:rPr>
          <w:rFonts w:eastAsiaTheme="minorEastAsia" w:hint="eastAsia"/>
        </w:rPr>
        <w:t>维持其状态的一致性。</w:t>
      </w:r>
      <w:r w:rsidR="00CE52C1">
        <w:rPr>
          <w:rFonts w:eastAsiaTheme="minorEastAsia" w:hint="eastAsia"/>
        </w:rPr>
        <w:t>常用的可用来维持对象状态一致性的手段</w:t>
      </w:r>
      <w:r w:rsidR="00C60856">
        <w:rPr>
          <w:rFonts w:eastAsiaTheme="minorEastAsia" w:hint="eastAsia"/>
        </w:rPr>
        <w:t>包括：</w:t>
      </w:r>
    </w:p>
    <w:p w:rsidR="005D628B" w:rsidRPr="000051DD" w:rsidRDefault="00056FB1" w:rsidP="000051DD">
      <w:pPr>
        <w:pStyle w:val="aff5"/>
        <w:numPr>
          <w:ilvl w:val="0"/>
          <w:numId w:val="18"/>
        </w:numPr>
        <w:ind w:left="284" w:firstLineChars="0" w:hanging="284"/>
        <w:rPr>
          <w:rFonts w:eastAsiaTheme="minorEastAsia"/>
        </w:rPr>
      </w:pPr>
      <w:r>
        <w:rPr>
          <w:rFonts w:eastAsiaTheme="minorEastAsia" w:hint="eastAsia"/>
        </w:rPr>
        <w:t>输入校验（如校验方法的</w:t>
      </w:r>
      <w:r w:rsidR="00152C00">
        <w:rPr>
          <w:rFonts w:eastAsiaTheme="minorEastAsia" w:hint="eastAsia"/>
        </w:rPr>
        <w:t>调用参数</w:t>
      </w:r>
      <w:r>
        <w:rPr>
          <w:rFonts w:eastAsiaTheme="minorEastAsia" w:hint="eastAsia"/>
        </w:rPr>
        <w:t>）</w:t>
      </w:r>
    </w:p>
    <w:p w:rsidR="005D628B" w:rsidRPr="000051DD" w:rsidRDefault="00546222" w:rsidP="000051DD">
      <w:pPr>
        <w:pStyle w:val="aff5"/>
        <w:numPr>
          <w:ilvl w:val="0"/>
          <w:numId w:val="18"/>
        </w:numPr>
        <w:ind w:left="284" w:firstLineChars="0" w:hanging="284"/>
        <w:rPr>
          <w:rFonts w:eastAsiaTheme="minorEastAsia"/>
        </w:rPr>
      </w:pPr>
      <w:r>
        <w:rPr>
          <w:rFonts w:eastAsiaTheme="minorEastAsia" w:hint="eastAsia"/>
        </w:rPr>
        <w:t>调整逻辑顺序，使可能发生异常的代码在对象被修改之前执行</w:t>
      </w:r>
    </w:p>
    <w:p w:rsidR="005D628B" w:rsidRPr="000051DD" w:rsidRDefault="0030501E" w:rsidP="000051DD">
      <w:pPr>
        <w:pStyle w:val="aff5"/>
        <w:numPr>
          <w:ilvl w:val="0"/>
          <w:numId w:val="18"/>
        </w:numPr>
        <w:ind w:left="284" w:firstLineChars="0" w:hanging="284"/>
        <w:rPr>
          <w:rFonts w:eastAsiaTheme="minorEastAsia"/>
        </w:rPr>
      </w:pPr>
      <w:r>
        <w:rPr>
          <w:rFonts w:eastAsiaTheme="minorEastAsia" w:hint="eastAsia"/>
        </w:rPr>
        <w:t>当业务</w:t>
      </w:r>
      <w:r w:rsidR="00D621BC">
        <w:rPr>
          <w:rFonts w:eastAsiaTheme="minorEastAsia" w:hint="eastAsia"/>
        </w:rPr>
        <w:t>操作</w:t>
      </w:r>
      <w:r>
        <w:rPr>
          <w:rFonts w:eastAsiaTheme="minorEastAsia" w:hint="eastAsia"/>
        </w:rPr>
        <w:t>失败时</w:t>
      </w:r>
      <w:r w:rsidR="00E74368">
        <w:rPr>
          <w:rFonts w:eastAsiaTheme="minorEastAsia" w:hint="eastAsia"/>
        </w:rPr>
        <w:t>，进行回滚</w:t>
      </w:r>
    </w:p>
    <w:p w:rsidR="005D628B" w:rsidRPr="000051DD" w:rsidRDefault="005A5195" w:rsidP="000051DD">
      <w:pPr>
        <w:pStyle w:val="aff5"/>
        <w:numPr>
          <w:ilvl w:val="0"/>
          <w:numId w:val="18"/>
        </w:numPr>
        <w:ind w:left="284" w:firstLineChars="0" w:hanging="284"/>
        <w:rPr>
          <w:rFonts w:eastAsiaTheme="minorEastAsia"/>
        </w:rPr>
      </w:pPr>
      <w:r>
        <w:rPr>
          <w:rFonts w:eastAsiaTheme="minorEastAsia" w:hint="eastAsia"/>
        </w:rPr>
        <w:t>对一个临时的副本对象进行</w:t>
      </w:r>
      <w:r w:rsidR="00A6221A">
        <w:rPr>
          <w:rFonts w:eastAsiaTheme="minorEastAsia" w:hint="eastAsia"/>
        </w:rPr>
        <w:t>必要的</w:t>
      </w:r>
      <w:r>
        <w:rPr>
          <w:rFonts w:eastAsiaTheme="minorEastAsia" w:hint="eastAsia"/>
        </w:rPr>
        <w:t>操作，直到成功完成这些操作后，才把更新提交到原始的对象</w:t>
      </w:r>
    </w:p>
    <w:p w:rsidR="00B06696" w:rsidRPr="00D56403" w:rsidRDefault="004F2918" w:rsidP="002D3D51">
      <w:pPr>
        <w:pStyle w:val="aff5"/>
        <w:numPr>
          <w:ilvl w:val="0"/>
          <w:numId w:val="18"/>
        </w:numPr>
        <w:ind w:left="284" w:firstLineChars="0" w:hanging="284"/>
        <w:rPr>
          <w:rFonts w:eastAsiaTheme="minorEastAsia"/>
        </w:rPr>
      </w:pPr>
      <w:r>
        <w:rPr>
          <w:rFonts w:eastAsiaTheme="minorEastAsia" w:hint="eastAsia"/>
        </w:rPr>
        <w:t>避免去修改</w:t>
      </w:r>
      <w:r w:rsidR="00850BE8">
        <w:rPr>
          <w:rFonts w:eastAsiaTheme="minorEastAsia" w:hint="eastAsia"/>
        </w:rPr>
        <w:t>对象状态</w:t>
      </w:r>
    </w:p>
    <w:p w:rsidR="00B91A5C" w:rsidRDefault="00F02CAE" w:rsidP="002745AA">
      <w:pPr>
        <w:pStyle w:val="aff0"/>
      </w:pPr>
      <w:r>
        <w:rPr>
          <w:rFonts w:hint="eastAsia"/>
        </w:rPr>
        <w:t>错误示例：</w:t>
      </w:r>
    </w:p>
    <w:p w:rsidR="00DF4E2C" w:rsidRDefault="00DF4E2C" w:rsidP="00DF4E2C">
      <w:pPr>
        <w:pStyle w:val="aff"/>
        <w:rPr>
          <w:snapToGrid/>
        </w:rPr>
      </w:pPr>
      <w:r>
        <w:rPr>
          <w:b/>
          <w:snapToGrid/>
          <w:color w:val="7F0055"/>
        </w:rPr>
        <w:t>public</w:t>
      </w:r>
      <w:r>
        <w:rPr>
          <w:snapToGrid/>
        </w:rPr>
        <w:t xml:space="preserve"> </w:t>
      </w:r>
      <w:r>
        <w:rPr>
          <w:b/>
          <w:snapToGrid/>
          <w:color w:val="7F0055"/>
        </w:rPr>
        <w:t>class</w:t>
      </w:r>
      <w:r>
        <w:rPr>
          <w:snapToGrid/>
        </w:rPr>
        <w:t xml:space="preserve"> Dimensions</w:t>
      </w:r>
    </w:p>
    <w:p w:rsidR="00DF4E2C" w:rsidRDefault="00DF4E2C" w:rsidP="00DF4E2C">
      <w:pPr>
        <w:pStyle w:val="aff"/>
        <w:rPr>
          <w:snapToGrid/>
        </w:rPr>
      </w:pPr>
      <w:r>
        <w:rPr>
          <w:snapToGrid/>
        </w:rPr>
        <w:t>{</w:t>
      </w:r>
    </w:p>
    <w:p w:rsidR="00DF4E2C" w:rsidRDefault="00DF4E2C" w:rsidP="00DF4E2C">
      <w:pPr>
        <w:pStyle w:val="aff"/>
        <w:rPr>
          <w:snapToGrid/>
        </w:rPr>
      </w:pPr>
      <w:r>
        <w:rPr>
          <w:snapToGrid/>
        </w:rPr>
        <w:t xml:space="preserve">    </w:t>
      </w:r>
      <w:r>
        <w:rPr>
          <w:b/>
          <w:snapToGrid/>
          <w:color w:val="7F0055"/>
        </w:rPr>
        <w:t>private</w:t>
      </w:r>
      <w:r>
        <w:rPr>
          <w:snapToGrid/>
        </w:rPr>
        <w:t xml:space="preserve"> </w:t>
      </w:r>
      <w:r>
        <w:rPr>
          <w:b/>
          <w:snapToGrid/>
          <w:color w:val="7F0055"/>
        </w:rPr>
        <w:t>int</w:t>
      </w:r>
      <w:r>
        <w:rPr>
          <w:snapToGrid/>
        </w:rPr>
        <w:t xml:space="preserve"> </w:t>
      </w:r>
      <w:r>
        <w:rPr>
          <w:snapToGrid/>
          <w:color w:val="0000C0"/>
        </w:rPr>
        <w:t>length</w:t>
      </w:r>
      <w:r>
        <w:rPr>
          <w:snapToGrid/>
        </w:rPr>
        <w:t>;</w:t>
      </w:r>
    </w:p>
    <w:p w:rsidR="00DF4E2C" w:rsidRDefault="00DF4E2C" w:rsidP="00DF4E2C">
      <w:pPr>
        <w:pStyle w:val="aff"/>
        <w:rPr>
          <w:snapToGrid/>
        </w:rPr>
      </w:pPr>
      <w:r>
        <w:rPr>
          <w:snapToGrid/>
        </w:rPr>
        <w:t xml:space="preserve">    </w:t>
      </w:r>
      <w:r>
        <w:rPr>
          <w:b/>
          <w:snapToGrid/>
          <w:color w:val="7F0055"/>
        </w:rPr>
        <w:t>private</w:t>
      </w:r>
      <w:r>
        <w:rPr>
          <w:snapToGrid/>
        </w:rPr>
        <w:t xml:space="preserve"> </w:t>
      </w:r>
      <w:r>
        <w:rPr>
          <w:b/>
          <w:snapToGrid/>
          <w:color w:val="7F0055"/>
        </w:rPr>
        <w:t>int</w:t>
      </w:r>
      <w:r>
        <w:rPr>
          <w:snapToGrid/>
        </w:rPr>
        <w:t xml:space="preserve"> </w:t>
      </w:r>
      <w:r>
        <w:rPr>
          <w:snapToGrid/>
          <w:color w:val="0000C0"/>
        </w:rPr>
        <w:t>width</w:t>
      </w:r>
      <w:r>
        <w:rPr>
          <w:snapToGrid/>
        </w:rPr>
        <w:t>;</w:t>
      </w:r>
    </w:p>
    <w:p w:rsidR="00DF4E2C" w:rsidRDefault="00DF4E2C" w:rsidP="00DF4E2C">
      <w:pPr>
        <w:pStyle w:val="aff"/>
        <w:rPr>
          <w:snapToGrid/>
        </w:rPr>
      </w:pPr>
      <w:r>
        <w:rPr>
          <w:snapToGrid/>
        </w:rPr>
        <w:t xml:space="preserve">    </w:t>
      </w:r>
      <w:r>
        <w:rPr>
          <w:b/>
          <w:snapToGrid/>
          <w:color w:val="7F0055"/>
        </w:rPr>
        <w:t>private</w:t>
      </w:r>
      <w:r>
        <w:rPr>
          <w:snapToGrid/>
        </w:rPr>
        <w:t xml:space="preserve"> </w:t>
      </w:r>
      <w:r>
        <w:rPr>
          <w:b/>
          <w:snapToGrid/>
          <w:color w:val="7F0055"/>
        </w:rPr>
        <w:t>int</w:t>
      </w:r>
      <w:r>
        <w:rPr>
          <w:snapToGrid/>
        </w:rPr>
        <w:t xml:space="preserve"> </w:t>
      </w:r>
      <w:r>
        <w:rPr>
          <w:snapToGrid/>
          <w:color w:val="0000C0"/>
        </w:rPr>
        <w:t>height</w:t>
      </w:r>
      <w:r>
        <w:rPr>
          <w:snapToGrid/>
        </w:rPr>
        <w:t>;</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w:t>
      </w:r>
      <w:r>
        <w:rPr>
          <w:b/>
          <w:snapToGrid/>
          <w:color w:val="7F0055"/>
        </w:rPr>
        <w:t>public</w:t>
      </w:r>
      <w:r>
        <w:rPr>
          <w:snapToGrid/>
        </w:rPr>
        <w:t xml:space="preserve"> </w:t>
      </w:r>
      <w:r>
        <w:rPr>
          <w:b/>
          <w:snapToGrid/>
          <w:color w:val="7F0055"/>
        </w:rPr>
        <w:t>static</w:t>
      </w:r>
      <w:r>
        <w:rPr>
          <w:snapToGrid/>
        </w:rPr>
        <w:t xml:space="preserve"> </w:t>
      </w:r>
      <w:r>
        <w:rPr>
          <w:b/>
          <w:snapToGrid/>
          <w:color w:val="7F0055"/>
        </w:rPr>
        <w:t>final</w:t>
      </w:r>
      <w:r>
        <w:rPr>
          <w:snapToGrid/>
        </w:rPr>
        <w:t xml:space="preserve"> </w:t>
      </w:r>
      <w:r>
        <w:rPr>
          <w:b/>
          <w:snapToGrid/>
          <w:color w:val="7F0055"/>
        </w:rPr>
        <w:t>int</w:t>
      </w:r>
      <w:r>
        <w:rPr>
          <w:snapToGrid/>
        </w:rPr>
        <w:t xml:space="preserve"> </w:t>
      </w:r>
      <w:r>
        <w:rPr>
          <w:i/>
          <w:iCs/>
          <w:snapToGrid/>
          <w:color w:val="0000C0"/>
        </w:rPr>
        <w:t>PADDING</w:t>
      </w:r>
      <w:r>
        <w:rPr>
          <w:snapToGrid/>
        </w:rPr>
        <w:t xml:space="preserve"> = 2;</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w:t>
      </w:r>
      <w:r>
        <w:rPr>
          <w:b/>
          <w:snapToGrid/>
          <w:color w:val="7F0055"/>
        </w:rPr>
        <w:t>public</w:t>
      </w:r>
      <w:r>
        <w:rPr>
          <w:snapToGrid/>
        </w:rPr>
        <w:t xml:space="preserve"> </w:t>
      </w:r>
      <w:r>
        <w:rPr>
          <w:b/>
          <w:snapToGrid/>
          <w:color w:val="7F0055"/>
        </w:rPr>
        <w:t>static</w:t>
      </w:r>
      <w:r>
        <w:rPr>
          <w:snapToGrid/>
        </w:rPr>
        <w:t xml:space="preserve"> </w:t>
      </w:r>
      <w:r>
        <w:rPr>
          <w:b/>
          <w:snapToGrid/>
          <w:color w:val="7F0055"/>
        </w:rPr>
        <w:t>final</w:t>
      </w:r>
      <w:r>
        <w:rPr>
          <w:snapToGrid/>
        </w:rPr>
        <w:t xml:space="preserve"> </w:t>
      </w:r>
      <w:r>
        <w:rPr>
          <w:b/>
          <w:snapToGrid/>
          <w:color w:val="7F0055"/>
        </w:rPr>
        <w:t>int</w:t>
      </w:r>
      <w:r>
        <w:rPr>
          <w:snapToGrid/>
        </w:rPr>
        <w:t xml:space="preserve"> </w:t>
      </w:r>
      <w:r>
        <w:rPr>
          <w:i/>
          <w:iCs/>
          <w:snapToGrid/>
          <w:color w:val="0000C0"/>
        </w:rPr>
        <w:t>MAX_DIMENSION</w:t>
      </w:r>
      <w:r>
        <w:rPr>
          <w:snapToGrid/>
        </w:rPr>
        <w:t xml:space="preserve"> = 10;</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w:t>
      </w:r>
      <w:r>
        <w:rPr>
          <w:b/>
          <w:snapToGrid/>
          <w:color w:val="7F0055"/>
        </w:rPr>
        <w:t>public</w:t>
      </w:r>
      <w:r>
        <w:rPr>
          <w:snapToGrid/>
        </w:rPr>
        <w:t xml:space="preserve"> Dimensions(</w:t>
      </w:r>
      <w:r>
        <w:rPr>
          <w:b/>
          <w:snapToGrid/>
          <w:color w:val="7F0055"/>
        </w:rPr>
        <w:t>int</w:t>
      </w:r>
      <w:r>
        <w:rPr>
          <w:snapToGrid/>
        </w:rPr>
        <w:t xml:space="preserve"> length, </w:t>
      </w:r>
      <w:r>
        <w:rPr>
          <w:b/>
          <w:snapToGrid/>
          <w:color w:val="7F0055"/>
        </w:rPr>
        <w:t>int</w:t>
      </w:r>
      <w:r>
        <w:rPr>
          <w:snapToGrid/>
        </w:rPr>
        <w:t xml:space="preserve"> width, </w:t>
      </w:r>
      <w:r>
        <w:rPr>
          <w:b/>
          <w:snapToGrid/>
          <w:color w:val="7F0055"/>
        </w:rPr>
        <w:t>int</w:t>
      </w:r>
      <w:r>
        <w:rPr>
          <w:snapToGrid/>
        </w:rPr>
        <w:t xml:space="preserve"> height)</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w:t>
      </w:r>
      <w:r>
        <w:rPr>
          <w:b/>
          <w:snapToGrid/>
          <w:color w:val="7F0055"/>
        </w:rPr>
        <w:t>this</w:t>
      </w:r>
      <w:r>
        <w:rPr>
          <w:snapToGrid/>
        </w:rPr>
        <w:t>.</w:t>
      </w:r>
      <w:r>
        <w:rPr>
          <w:snapToGrid/>
          <w:color w:val="0000C0"/>
        </w:rPr>
        <w:t>length</w:t>
      </w:r>
      <w:r>
        <w:rPr>
          <w:snapToGrid/>
        </w:rPr>
        <w:t xml:space="preserve"> = length;</w:t>
      </w:r>
    </w:p>
    <w:p w:rsidR="00DF4E2C" w:rsidRDefault="00DF4E2C" w:rsidP="00DF4E2C">
      <w:pPr>
        <w:pStyle w:val="aff"/>
        <w:rPr>
          <w:snapToGrid/>
        </w:rPr>
      </w:pPr>
      <w:r>
        <w:rPr>
          <w:snapToGrid/>
        </w:rPr>
        <w:t xml:space="preserve">        </w:t>
      </w:r>
      <w:r>
        <w:rPr>
          <w:b/>
          <w:snapToGrid/>
          <w:color w:val="7F0055"/>
        </w:rPr>
        <w:t>this</w:t>
      </w:r>
      <w:r>
        <w:rPr>
          <w:snapToGrid/>
        </w:rPr>
        <w:t>.</w:t>
      </w:r>
      <w:r>
        <w:rPr>
          <w:snapToGrid/>
          <w:color w:val="0000C0"/>
        </w:rPr>
        <w:t>width</w:t>
      </w:r>
      <w:r>
        <w:rPr>
          <w:snapToGrid/>
        </w:rPr>
        <w:t xml:space="preserve"> = width;</w:t>
      </w:r>
    </w:p>
    <w:p w:rsidR="00DF4E2C" w:rsidRDefault="00DF4E2C" w:rsidP="00DF4E2C">
      <w:pPr>
        <w:pStyle w:val="aff"/>
        <w:rPr>
          <w:snapToGrid/>
        </w:rPr>
      </w:pPr>
      <w:r>
        <w:rPr>
          <w:snapToGrid/>
        </w:rPr>
        <w:t xml:space="preserve">        </w:t>
      </w:r>
      <w:r>
        <w:rPr>
          <w:b/>
          <w:snapToGrid/>
          <w:color w:val="7F0055"/>
        </w:rPr>
        <w:t>this</w:t>
      </w:r>
      <w:r>
        <w:rPr>
          <w:snapToGrid/>
        </w:rPr>
        <w:t>.</w:t>
      </w:r>
      <w:r>
        <w:rPr>
          <w:snapToGrid/>
          <w:color w:val="0000C0"/>
        </w:rPr>
        <w:t>height</w:t>
      </w:r>
      <w:r>
        <w:rPr>
          <w:snapToGrid/>
        </w:rPr>
        <w:t xml:space="preserve"> = height;</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w:t>
      </w:r>
      <w:r w:rsidR="009450FA">
        <w:rPr>
          <w:rFonts w:hint="eastAsia"/>
          <w:b/>
          <w:snapToGrid/>
          <w:color w:val="7F0055"/>
        </w:rPr>
        <w:t>public</w:t>
      </w:r>
      <w:r>
        <w:rPr>
          <w:snapToGrid/>
        </w:rPr>
        <w:t xml:space="preserve"> </w:t>
      </w:r>
      <w:r>
        <w:rPr>
          <w:b/>
          <w:snapToGrid/>
          <w:color w:val="7F0055"/>
        </w:rPr>
        <w:t>int</w:t>
      </w:r>
      <w:r>
        <w:rPr>
          <w:snapToGrid/>
        </w:rPr>
        <w:t xml:space="preserve"> getVolumePackage(</w:t>
      </w:r>
      <w:r>
        <w:rPr>
          <w:b/>
          <w:snapToGrid/>
          <w:color w:val="7F0055"/>
        </w:rPr>
        <w:t>int</w:t>
      </w:r>
      <w:r>
        <w:rPr>
          <w:snapToGrid/>
        </w:rPr>
        <w:t xml:space="preserve"> weight)</w:t>
      </w:r>
    </w:p>
    <w:p w:rsidR="00DF4E2C" w:rsidRDefault="00DF4E2C" w:rsidP="00DF4E2C">
      <w:pPr>
        <w:pStyle w:val="aff"/>
        <w:rPr>
          <w:snapToGrid/>
        </w:rPr>
      </w:pPr>
      <w:r>
        <w:rPr>
          <w:snapToGrid/>
        </w:rPr>
        <w:t xml:space="preserve">    {</w:t>
      </w:r>
    </w:p>
    <w:p w:rsidR="00C37512" w:rsidRDefault="00DF4E2C" w:rsidP="00DF4E2C">
      <w:pPr>
        <w:pStyle w:val="aff"/>
        <w:rPr>
          <w:snapToGrid/>
        </w:rPr>
      </w:pPr>
      <w:r>
        <w:rPr>
          <w:snapToGrid/>
        </w:rPr>
        <w:t xml:space="preserve">        </w:t>
      </w:r>
      <w:r>
        <w:rPr>
          <w:snapToGrid/>
          <w:color w:val="0000C0"/>
        </w:rPr>
        <w:t>length</w:t>
      </w:r>
      <w:r>
        <w:rPr>
          <w:snapToGrid/>
        </w:rPr>
        <w:t xml:space="preserve"> += </w:t>
      </w:r>
      <w:r>
        <w:rPr>
          <w:i/>
          <w:iCs/>
          <w:snapToGrid/>
          <w:color w:val="0000C0"/>
        </w:rPr>
        <w:t>PADDING</w:t>
      </w:r>
      <w:r>
        <w:rPr>
          <w:snapToGrid/>
        </w:rPr>
        <w:t>;</w:t>
      </w:r>
    </w:p>
    <w:p w:rsidR="00C37512" w:rsidRDefault="00C37512" w:rsidP="00DF4E2C">
      <w:pPr>
        <w:pStyle w:val="aff"/>
        <w:rPr>
          <w:snapToGrid/>
        </w:rPr>
      </w:pPr>
      <w:r>
        <w:rPr>
          <w:rFonts w:hint="eastAsia"/>
          <w:snapToGrid/>
        </w:rPr>
        <w:t xml:space="preserve">        </w:t>
      </w:r>
      <w:r w:rsidR="00DF4E2C">
        <w:rPr>
          <w:snapToGrid/>
          <w:color w:val="0000C0"/>
        </w:rPr>
        <w:t>width</w:t>
      </w:r>
      <w:r w:rsidR="00DF4E2C">
        <w:rPr>
          <w:snapToGrid/>
        </w:rPr>
        <w:t xml:space="preserve"> += </w:t>
      </w:r>
      <w:r w:rsidR="00DF4E2C">
        <w:rPr>
          <w:i/>
          <w:iCs/>
          <w:snapToGrid/>
          <w:color w:val="0000C0"/>
        </w:rPr>
        <w:t>PADDING</w:t>
      </w:r>
      <w:r w:rsidR="00DF4E2C">
        <w:rPr>
          <w:snapToGrid/>
        </w:rPr>
        <w:t>;</w:t>
      </w:r>
    </w:p>
    <w:p w:rsidR="00DF4E2C" w:rsidRDefault="00C37512" w:rsidP="00DF4E2C">
      <w:pPr>
        <w:pStyle w:val="aff"/>
        <w:rPr>
          <w:snapToGrid/>
        </w:rPr>
      </w:pPr>
      <w:r>
        <w:rPr>
          <w:rFonts w:hint="eastAsia"/>
          <w:snapToGrid/>
        </w:rPr>
        <w:t xml:space="preserve">        </w:t>
      </w:r>
      <w:r w:rsidR="00DF4E2C">
        <w:rPr>
          <w:snapToGrid/>
          <w:color w:val="0000C0"/>
        </w:rPr>
        <w:t>height</w:t>
      </w:r>
      <w:r w:rsidR="00DF4E2C">
        <w:rPr>
          <w:snapToGrid/>
        </w:rPr>
        <w:t xml:space="preserve"> += </w:t>
      </w:r>
      <w:r w:rsidR="00DF4E2C">
        <w:rPr>
          <w:i/>
          <w:iCs/>
          <w:snapToGrid/>
          <w:color w:val="0000C0"/>
        </w:rPr>
        <w:t>PADDING</w:t>
      </w:r>
      <w:r w:rsidR="00DF4E2C">
        <w:rPr>
          <w:snapToGrid/>
        </w:rPr>
        <w:t>;</w:t>
      </w:r>
    </w:p>
    <w:p w:rsidR="00DF4E2C" w:rsidRDefault="00DF4E2C" w:rsidP="00DF4E2C">
      <w:pPr>
        <w:pStyle w:val="aff"/>
        <w:rPr>
          <w:snapToGrid/>
        </w:rPr>
      </w:pPr>
      <w:r>
        <w:rPr>
          <w:snapToGrid/>
        </w:rPr>
        <w:t xml:space="preserve">        </w:t>
      </w:r>
      <w:r>
        <w:rPr>
          <w:b/>
          <w:snapToGrid/>
          <w:color w:val="7F0055"/>
        </w:rPr>
        <w:t>try</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w:t>
      </w:r>
      <w:r w:rsidR="00B2490F">
        <w:rPr>
          <w:rFonts w:hint="eastAsia"/>
          <w:snapToGrid/>
        </w:rPr>
        <w:t>validate(weight);</w:t>
      </w:r>
    </w:p>
    <w:p w:rsidR="00DF4E2C" w:rsidRDefault="00DF4E2C" w:rsidP="00DF4E2C">
      <w:pPr>
        <w:pStyle w:val="aff"/>
        <w:rPr>
          <w:snapToGrid/>
        </w:rPr>
      </w:pPr>
      <w:r>
        <w:rPr>
          <w:snapToGrid/>
        </w:rPr>
        <w:t xml:space="preserve">            </w:t>
      </w:r>
      <w:r>
        <w:rPr>
          <w:b/>
          <w:snapToGrid/>
          <w:color w:val="7F0055"/>
        </w:rPr>
        <w:t>int</w:t>
      </w:r>
      <w:r>
        <w:rPr>
          <w:snapToGrid/>
        </w:rPr>
        <w:t xml:space="preserve"> volume = </w:t>
      </w:r>
      <w:r>
        <w:rPr>
          <w:snapToGrid/>
          <w:color w:val="0000C0"/>
        </w:rPr>
        <w:t>length</w:t>
      </w:r>
      <w:r>
        <w:rPr>
          <w:snapToGrid/>
        </w:rPr>
        <w:t xml:space="preserve"> * </w:t>
      </w:r>
      <w:r>
        <w:rPr>
          <w:snapToGrid/>
          <w:color w:val="0000C0"/>
        </w:rPr>
        <w:t>width</w:t>
      </w:r>
      <w:r>
        <w:rPr>
          <w:snapToGrid/>
        </w:rPr>
        <w:t xml:space="preserve"> * </w:t>
      </w:r>
      <w:r>
        <w:rPr>
          <w:snapToGrid/>
          <w:color w:val="0000C0"/>
        </w:rPr>
        <w:t>height</w:t>
      </w:r>
      <w:r>
        <w:rPr>
          <w:snapToGrid/>
        </w:rPr>
        <w:t xml:space="preserve">; </w:t>
      </w:r>
      <w:r>
        <w:rPr>
          <w:snapToGrid/>
          <w:color w:val="3F7F5F"/>
        </w:rPr>
        <w:t>// 12 * 12 * 12 = 1728</w:t>
      </w:r>
    </w:p>
    <w:p w:rsidR="009E5981" w:rsidRDefault="00050FC9" w:rsidP="00050FC9">
      <w:pPr>
        <w:pStyle w:val="aff"/>
        <w:rPr>
          <w:snapToGrid/>
        </w:rPr>
      </w:pPr>
      <w:r>
        <w:rPr>
          <w:snapToGrid/>
        </w:rPr>
        <w:t xml:space="preserve">    </w:t>
      </w:r>
      <w:r>
        <w:rPr>
          <w:rFonts w:hint="eastAsia"/>
          <w:snapToGrid/>
        </w:rPr>
        <w:t xml:space="preserve">        </w:t>
      </w:r>
      <w:r w:rsidR="009E5981">
        <w:rPr>
          <w:snapToGrid/>
          <w:color w:val="3F7F5F"/>
        </w:rPr>
        <w:t>// Revert</w:t>
      </w:r>
    </w:p>
    <w:p w:rsidR="009E5981" w:rsidRDefault="009E5981" w:rsidP="009E5981">
      <w:pPr>
        <w:pStyle w:val="aff"/>
        <w:rPr>
          <w:snapToGrid/>
        </w:rPr>
      </w:pPr>
      <w:r>
        <w:rPr>
          <w:snapToGrid/>
        </w:rPr>
        <w:t xml:space="preserve">    </w:t>
      </w:r>
      <w:r>
        <w:rPr>
          <w:rFonts w:hint="eastAsia"/>
          <w:snapToGrid/>
        </w:rPr>
        <w:t xml:space="preserve">        </w:t>
      </w:r>
      <w:r w:rsidR="00050FC9">
        <w:rPr>
          <w:snapToGrid/>
          <w:color w:val="0000C0"/>
        </w:rPr>
        <w:t>length</w:t>
      </w:r>
      <w:r w:rsidR="00050FC9">
        <w:rPr>
          <w:snapToGrid/>
        </w:rPr>
        <w:t xml:space="preserve"> -= </w:t>
      </w:r>
      <w:r w:rsidR="00050FC9">
        <w:rPr>
          <w:i/>
          <w:iCs/>
          <w:snapToGrid/>
          <w:color w:val="0000C0"/>
        </w:rPr>
        <w:t>PADDING</w:t>
      </w:r>
      <w:r w:rsidR="00050FC9">
        <w:rPr>
          <w:snapToGrid/>
        </w:rPr>
        <w:t xml:space="preserve">; </w:t>
      </w:r>
    </w:p>
    <w:p w:rsidR="009E5981" w:rsidRDefault="009E5981" w:rsidP="009E5981">
      <w:pPr>
        <w:pStyle w:val="aff"/>
        <w:rPr>
          <w:snapToGrid/>
        </w:rPr>
      </w:pPr>
      <w:r>
        <w:rPr>
          <w:snapToGrid/>
        </w:rPr>
        <w:t xml:space="preserve">    </w:t>
      </w:r>
      <w:r>
        <w:rPr>
          <w:rFonts w:hint="eastAsia"/>
          <w:snapToGrid/>
        </w:rPr>
        <w:t xml:space="preserve">        </w:t>
      </w:r>
      <w:r w:rsidR="00050FC9">
        <w:rPr>
          <w:snapToGrid/>
          <w:color w:val="0000C0"/>
        </w:rPr>
        <w:t>width</w:t>
      </w:r>
      <w:r w:rsidR="00050FC9">
        <w:rPr>
          <w:snapToGrid/>
        </w:rPr>
        <w:t xml:space="preserve"> -= </w:t>
      </w:r>
      <w:r w:rsidR="00050FC9">
        <w:rPr>
          <w:i/>
          <w:iCs/>
          <w:snapToGrid/>
          <w:color w:val="0000C0"/>
        </w:rPr>
        <w:t>PADDING</w:t>
      </w:r>
      <w:r w:rsidR="00050FC9">
        <w:rPr>
          <w:snapToGrid/>
        </w:rPr>
        <w:t xml:space="preserve">; </w:t>
      </w:r>
    </w:p>
    <w:p w:rsidR="00050FC9" w:rsidRDefault="009E5981" w:rsidP="009E5981">
      <w:pPr>
        <w:pStyle w:val="aff"/>
        <w:rPr>
          <w:snapToGrid/>
        </w:rPr>
      </w:pPr>
      <w:r>
        <w:rPr>
          <w:snapToGrid/>
        </w:rPr>
        <w:t xml:space="preserve">    </w:t>
      </w:r>
      <w:r>
        <w:rPr>
          <w:rFonts w:hint="eastAsia"/>
          <w:snapToGrid/>
        </w:rPr>
        <w:t xml:space="preserve">        </w:t>
      </w:r>
      <w:r w:rsidR="00050FC9">
        <w:rPr>
          <w:snapToGrid/>
          <w:color w:val="0000C0"/>
        </w:rPr>
        <w:t>height</w:t>
      </w:r>
      <w:r w:rsidR="00050FC9">
        <w:rPr>
          <w:snapToGrid/>
        </w:rPr>
        <w:t xml:space="preserve"> -= </w:t>
      </w:r>
      <w:r w:rsidR="00050FC9">
        <w:rPr>
          <w:i/>
          <w:iCs/>
          <w:snapToGrid/>
          <w:color w:val="0000C0"/>
        </w:rPr>
        <w:t>PADDING</w:t>
      </w:r>
      <w:r w:rsidR="00050FC9">
        <w:rPr>
          <w:snapToGrid/>
        </w:rPr>
        <w:t xml:space="preserve">; </w:t>
      </w:r>
    </w:p>
    <w:p w:rsidR="00DF4E2C" w:rsidRDefault="00DF4E2C" w:rsidP="00DF4E2C">
      <w:pPr>
        <w:pStyle w:val="aff"/>
        <w:rPr>
          <w:snapToGrid/>
        </w:rPr>
      </w:pPr>
      <w:r>
        <w:rPr>
          <w:snapToGrid/>
        </w:rPr>
        <w:t xml:space="preserve">            </w:t>
      </w:r>
      <w:r>
        <w:rPr>
          <w:b/>
          <w:snapToGrid/>
          <w:color w:val="7F0055"/>
        </w:rPr>
        <w:t>return</w:t>
      </w:r>
      <w:r>
        <w:rPr>
          <w:snapToGrid/>
        </w:rPr>
        <w:t xml:space="preserve"> volume;</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w:t>
      </w:r>
      <w:r>
        <w:rPr>
          <w:b/>
          <w:snapToGrid/>
          <w:color w:val="7F0055"/>
        </w:rPr>
        <w:t>catch</w:t>
      </w:r>
      <w:r>
        <w:rPr>
          <w:snapToGrid/>
        </w:rPr>
        <w:t xml:space="preserve"> (</w:t>
      </w:r>
      <w:r w:rsidR="009B6BAD">
        <w:rPr>
          <w:rFonts w:hint="eastAsia"/>
          <w:snapToGrid/>
        </w:rPr>
        <w:t>Exception</w:t>
      </w:r>
      <w:r>
        <w:rPr>
          <w:snapToGrid/>
        </w:rPr>
        <w:t xml:space="preserve"> t)</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w:t>
      </w:r>
      <w:r w:rsidR="0072798D">
        <w:rPr>
          <w:snapToGrid/>
        </w:rPr>
        <w:t>MyExceptionReporter</w:t>
      </w:r>
      <w:r>
        <w:rPr>
          <w:snapToGrid/>
        </w:rPr>
        <w:t>.</w:t>
      </w:r>
      <w:r w:rsidRPr="00B63653">
        <w:rPr>
          <w:snapToGrid/>
        </w:rPr>
        <w:t>report</w:t>
      </w:r>
      <w:r>
        <w:rPr>
          <w:snapToGrid/>
        </w:rPr>
        <w:t xml:space="preserve">(t); </w:t>
      </w:r>
      <w:r>
        <w:rPr>
          <w:snapToGrid/>
          <w:color w:val="3F7F5F"/>
        </w:rPr>
        <w:t xml:space="preserve">// </w:t>
      </w:r>
      <w:r w:rsidR="008F24D9">
        <w:rPr>
          <w:snapToGrid/>
          <w:color w:val="3F7F5F"/>
        </w:rPr>
        <w:t>Sanitize</w:t>
      </w:r>
      <w:r w:rsidR="008F24D9">
        <w:rPr>
          <w:rFonts w:hint="eastAsia"/>
          <w:snapToGrid/>
          <w:color w:val="3F7F5F"/>
        </w:rPr>
        <w:t xml:space="preserve"> any sensitive data</w:t>
      </w:r>
    </w:p>
    <w:p w:rsidR="00DF4E2C" w:rsidRDefault="00DF4E2C" w:rsidP="00DF4E2C">
      <w:pPr>
        <w:pStyle w:val="aff"/>
        <w:rPr>
          <w:snapToGrid/>
        </w:rPr>
      </w:pPr>
      <w:r>
        <w:rPr>
          <w:snapToGrid/>
        </w:rPr>
        <w:t xml:space="preserve">            </w:t>
      </w:r>
      <w:r>
        <w:rPr>
          <w:b/>
          <w:snapToGrid/>
          <w:color w:val="7F0055"/>
        </w:rPr>
        <w:t>return</w:t>
      </w:r>
      <w:r>
        <w:rPr>
          <w:snapToGrid/>
        </w:rPr>
        <w:t xml:space="preserve"> -1; </w:t>
      </w:r>
      <w:r>
        <w:rPr>
          <w:snapToGrid/>
          <w:color w:val="3F7F5F"/>
        </w:rPr>
        <w:t>// Non-positive error code</w:t>
      </w:r>
    </w:p>
    <w:p w:rsidR="00DF4E2C" w:rsidRDefault="00DF4E2C" w:rsidP="00DF4E2C">
      <w:pPr>
        <w:pStyle w:val="aff"/>
        <w:rPr>
          <w:snapToGrid/>
        </w:rPr>
      </w:pPr>
      <w:r>
        <w:rPr>
          <w:snapToGrid/>
        </w:rPr>
        <w:t xml:space="preserve">        }</w:t>
      </w:r>
    </w:p>
    <w:p w:rsidR="000D338B" w:rsidRDefault="000D338B" w:rsidP="000D338B">
      <w:pPr>
        <w:pStyle w:val="aff"/>
        <w:rPr>
          <w:snapToGrid/>
        </w:rPr>
      </w:pPr>
      <w:r>
        <w:rPr>
          <w:snapToGrid/>
        </w:rPr>
        <w:t xml:space="preserve">    </w:t>
      </w:r>
      <w:r w:rsidR="00DF4E2C">
        <w:rPr>
          <w:snapToGrid/>
        </w:rPr>
        <w:t>}</w:t>
      </w:r>
    </w:p>
    <w:p w:rsidR="000D338B" w:rsidRPr="000D338B" w:rsidRDefault="000D338B" w:rsidP="000D338B">
      <w:pPr>
        <w:pStyle w:val="aff"/>
        <w:rPr>
          <w:snapToGrid/>
        </w:rPr>
      </w:pPr>
      <w:r>
        <w:rPr>
          <w:snapToGrid/>
        </w:rPr>
        <w:t xml:space="preserve">    </w:t>
      </w:r>
    </w:p>
    <w:p w:rsidR="000D338B" w:rsidRDefault="000D338B" w:rsidP="000D338B">
      <w:pPr>
        <w:pStyle w:val="aff"/>
        <w:rPr>
          <w:snapToGrid/>
        </w:rPr>
      </w:pPr>
      <w:r>
        <w:rPr>
          <w:snapToGrid/>
        </w:rPr>
        <w:t xml:space="preserve">    </w:t>
      </w:r>
      <w:r>
        <w:rPr>
          <w:b/>
          <w:snapToGrid/>
          <w:color w:val="7F0055"/>
        </w:rPr>
        <w:t>private</w:t>
      </w:r>
      <w:r>
        <w:rPr>
          <w:snapToGrid/>
        </w:rPr>
        <w:t xml:space="preserve"> </w:t>
      </w:r>
      <w:r>
        <w:rPr>
          <w:b/>
          <w:snapToGrid/>
          <w:color w:val="7F0055"/>
        </w:rPr>
        <w:t>void</w:t>
      </w:r>
      <w:r>
        <w:rPr>
          <w:snapToGrid/>
        </w:rPr>
        <w:t xml:space="preserve"> validate(</w:t>
      </w:r>
      <w:r>
        <w:rPr>
          <w:b/>
          <w:snapToGrid/>
          <w:color w:val="7F0055"/>
        </w:rPr>
        <w:t>int</w:t>
      </w:r>
      <w:r>
        <w:rPr>
          <w:snapToGrid/>
        </w:rPr>
        <w:t xml:space="preserve"> weight) </w:t>
      </w:r>
      <w:r>
        <w:rPr>
          <w:b/>
          <w:snapToGrid/>
          <w:color w:val="7F0055"/>
        </w:rPr>
        <w:t>throws</w:t>
      </w:r>
      <w:r>
        <w:rPr>
          <w:snapToGrid/>
        </w:rPr>
        <w:t xml:space="preserve"> </w:t>
      </w:r>
      <w:r w:rsidRPr="00B63653">
        <w:rPr>
          <w:snapToGrid/>
        </w:rPr>
        <w:t>InvalidArgumentException</w:t>
      </w:r>
    </w:p>
    <w:p w:rsidR="000D338B" w:rsidRDefault="000D338B" w:rsidP="000D338B">
      <w:pPr>
        <w:pStyle w:val="aff"/>
        <w:rPr>
          <w:snapToGrid/>
        </w:rPr>
      </w:pPr>
      <w:r>
        <w:rPr>
          <w:snapToGrid/>
        </w:rPr>
        <w:t xml:space="preserve">    {</w:t>
      </w:r>
    </w:p>
    <w:p w:rsidR="000D338B" w:rsidRDefault="000D338B" w:rsidP="000D338B">
      <w:pPr>
        <w:pStyle w:val="aff"/>
        <w:rPr>
          <w:snapToGrid/>
        </w:rPr>
      </w:pPr>
      <w:r>
        <w:rPr>
          <w:snapToGrid/>
        </w:rPr>
        <w:t xml:space="preserve">        </w:t>
      </w:r>
      <w:r>
        <w:rPr>
          <w:snapToGrid/>
          <w:color w:val="3F7F5F"/>
        </w:rPr>
        <w:t>//</w:t>
      </w:r>
      <w:r w:rsidR="00A10B97">
        <w:rPr>
          <w:rFonts w:hint="eastAsia"/>
          <w:snapToGrid/>
          <w:color w:val="3F7F5F"/>
        </w:rPr>
        <w:t xml:space="preserve"> </w:t>
      </w:r>
      <w:r w:rsidR="00A10B97">
        <w:rPr>
          <w:snapToGrid/>
          <w:color w:val="3F7F5F"/>
        </w:rPr>
        <w:t>do</w:t>
      </w:r>
      <w:r w:rsidR="008837C4">
        <w:rPr>
          <w:rFonts w:hint="eastAsia"/>
          <w:snapToGrid/>
          <w:color w:val="3F7F5F"/>
        </w:rPr>
        <w:t xml:space="preserve"> some validation and may throw</w:t>
      </w:r>
      <w:r w:rsidR="00A10B97">
        <w:rPr>
          <w:rFonts w:hint="eastAsia"/>
          <w:snapToGrid/>
          <w:color w:val="3F7F5F"/>
        </w:rPr>
        <w:t xml:space="preserve"> a exception</w:t>
      </w:r>
    </w:p>
    <w:p w:rsidR="000D338B" w:rsidRPr="000D338B" w:rsidRDefault="000D338B" w:rsidP="000D338B">
      <w:pPr>
        <w:pStyle w:val="aff"/>
        <w:rPr>
          <w:rFonts w:eastAsiaTheme="minorEastAsia"/>
        </w:rPr>
      </w:pPr>
      <w:r>
        <w:rPr>
          <w:snapToGrid/>
        </w:rPr>
        <w:lastRenderedPageBreak/>
        <w:t xml:space="preserve">    }</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w:t>
      </w:r>
      <w:r>
        <w:rPr>
          <w:b/>
          <w:snapToGrid/>
          <w:color w:val="7F0055"/>
        </w:rPr>
        <w:t>public</w:t>
      </w:r>
      <w:r>
        <w:rPr>
          <w:snapToGrid/>
        </w:rPr>
        <w:t xml:space="preserve"> </w:t>
      </w:r>
      <w:r>
        <w:rPr>
          <w:b/>
          <w:snapToGrid/>
          <w:color w:val="7F0055"/>
        </w:rPr>
        <w:t>static</w:t>
      </w:r>
      <w:r>
        <w:rPr>
          <w:snapToGrid/>
        </w:rPr>
        <w:t xml:space="preserve"> </w:t>
      </w:r>
      <w:r>
        <w:rPr>
          <w:b/>
          <w:snapToGrid/>
          <w:color w:val="7F0055"/>
        </w:rPr>
        <w:t>void</w:t>
      </w:r>
      <w:r>
        <w:rPr>
          <w:snapToGrid/>
        </w:rPr>
        <w:t xml:space="preserve"> main(String[] args)</w:t>
      </w:r>
    </w:p>
    <w:p w:rsidR="00DF4E2C" w:rsidRDefault="00DF4E2C" w:rsidP="00DF4E2C">
      <w:pPr>
        <w:pStyle w:val="aff"/>
        <w:rPr>
          <w:snapToGrid/>
        </w:rPr>
      </w:pPr>
      <w:r>
        <w:rPr>
          <w:snapToGrid/>
        </w:rPr>
        <w:t xml:space="preserve">    {</w:t>
      </w:r>
    </w:p>
    <w:p w:rsidR="00DF4E2C" w:rsidRDefault="00DF4E2C" w:rsidP="00DF4E2C">
      <w:pPr>
        <w:pStyle w:val="aff"/>
        <w:rPr>
          <w:snapToGrid/>
        </w:rPr>
      </w:pPr>
      <w:r>
        <w:rPr>
          <w:snapToGrid/>
        </w:rPr>
        <w:t xml:space="preserve">        Dimensions d = </w:t>
      </w:r>
      <w:r>
        <w:rPr>
          <w:b/>
          <w:snapToGrid/>
          <w:color w:val="7F0055"/>
        </w:rPr>
        <w:t>new</w:t>
      </w:r>
      <w:r>
        <w:rPr>
          <w:snapToGrid/>
        </w:rPr>
        <w:t xml:space="preserve"> Dimensions(10, 10, 10);</w:t>
      </w:r>
    </w:p>
    <w:p w:rsidR="00DF4E2C" w:rsidRDefault="00DF4E2C" w:rsidP="00DF4E2C">
      <w:pPr>
        <w:pStyle w:val="aff"/>
        <w:rPr>
          <w:snapToGrid/>
        </w:rPr>
      </w:pPr>
      <w:r>
        <w:rPr>
          <w:snapToGrid/>
        </w:rPr>
        <w:t xml:space="preserve">        System.</w:t>
      </w:r>
      <w:r>
        <w:rPr>
          <w:i/>
          <w:iCs/>
          <w:snapToGrid/>
          <w:color w:val="0000C0"/>
        </w:rPr>
        <w:t>out</w:t>
      </w:r>
      <w:r>
        <w:rPr>
          <w:snapToGrid/>
        </w:rPr>
        <w:t xml:space="preserve">.println(d.getVolumePackage(21)); </w:t>
      </w:r>
      <w:r>
        <w:rPr>
          <w:snapToGrid/>
          <w:color w:val="3F7F5F"/>
        </w:rPr>
        <w:t>// Prints -1 (error)</w:t>
      </w:r>
    </w:p>
    <w:p w:rsidR="00DF4E2C" w:rsidRDefault="00DF4E2C" w:rsidP="00DF4E2C">
      <w:pPr>
        <w:pStyle w:val="aff"/>
        <w:rPr>
          <w:snapToGrid/>
        </w:rPr>
      </w:pPr>
      <w:r>
        <w:rPr>
          <w:snapToGrid/>
        </w:rPr>
        <w:t xml:space="preserve">        System.</w:t>
      </w:r>
      <w:r>
        <w:rPr>
          <w:i/>
          <w:iCs/>
          <w:snapToGrid/>
          <w:color w:val="0000C0"/>
        </w:rPr>
        <w:t>out</w:t>
      </w:r>
      <w:r>
        <w:rPr>
          <w:snapToGrid/>
        </w:rPr>
        <w:t xml:space="preserve">.println(d.getVolumePackage(19)); </w:t>
      </w:r>
      <w:r>
        <w:rPr>
          <w:snapToGrid/>
          <w:color w:val="3F7F5F"/>
        </w:rPr>
        <w:t>// Prints 2744 instead of 1728</w:t>
      </w:r>
    </w:p>
    <w:p w:rsidR="00DF4E2C" w:rsidRDefault="00DF4E2C" w:rsidP="00DF4E2C">
      <w:pPr>
        <w:pStyle w:val="aff"/>
        <w:rPr>
          <w:snapToGrid/>
        </w:rPr>
      </w:pPr>
      <w:r>
        <w:rPr>
          <w:snapToGrid/>
        </w:rPr>
        <w:t xml:space="preserve">    }</w:t>
      </w:r>
    </w:p>
    <w:p w:rsidR="00DB48F2" w:rsidRDefault="00DF4E2C" w:rsidP="00DF4E2C">
      <w:pPr>
        <w:pStyle w:val="aff"/>
        <w:rPr>
          <w:snapToGrid/>
        </w:rPr>
      </w:pPr>
      <w:r>
        <w:rPr>
          <w:snapToGrid/>
        </w:rPr>
        <w:t>}</w:t>
      </w:r>
    </w:p>
    <w:p w:rsidR="001C3F8E" w:rsidRPr="001C3F8E" w:rsidRDefault="000D4A69" w:rsidP="001C3F8E">
      <w:pPr>
        <w:rPr>
          <w:rFonts w:eastAsiaTheme="minorEastAsia"/>
        </w:rPr>
      </w:pPr>
      <w:r>
        <w:rPr>
          <w:rFonts w:eastAsiaTheme="minorEastAsia" w:hint="eastAsia"/>
        </w:rPr>
        <w:t>错误示例中，未有异常发生时，代码逻辑会恢复对象的原始状态。但是如果出现异常</w:t>
      </w:r>
      <w:r w:rsidR="00A6221A">
        <w:rPr>
          <w:rFonts w:eastAsiaTheme="minorEastAsia" w:hint="eastAsia"/>
        </w:rPr>
        <w:t>时</w:t>
      </w:r>
      <w:r>
        <w:rPr>
          <w:rFonts w:eastAsiaTheme="minorEastAsia" w:hint="eastAsia"/>
        </w:rPr>
        <w:t>，回滚代码不会被执行</w:t>
      </w:r>
      <w:r w:rsidR="00146335">
        <w:rPr>
          <w:rFonts w:eastAsiaTheme="minorEastAsia" w:hint="eastAsia"/>
        </w:rPr>
        <w:t>，从而导致后续</w:t>
      </w:r>
      <w:r w:rsidR="00A6221A">
        <w:rPr>
          <w:rFonts w:eastAsiaTheme="minorEastAsia" w:hint="eastAsia"/>
        </w:rPr>
        <w:t>调用</w:t>
      </w:r>
      <w:r w:rsidR="00146335" w:rsidRPr="00F57715">
        <w:rPr>
          <w:rStyle w:val="Char6"/>
          <w:rFonts w:eastAsiaTheme="minorEastAsia"/>
        </w:rPr>
        <w:t>getVolumePackage()</w:t>
      </w:r>
      <w:r w:rsidR="00A6221A">
        <w:rPr>
          <w:rFonts w:eastAsiaTheme="minorEastAsia" w:hint="eastAsia"/>
        </w:rPr>
        <w:t>但</w:t>
      </w:r>
      <w:r w:rsidR="00146335" w:rsidRPr="00687C62">
        <w:rPr>
          <w:rFonts w:eastAsiaTheme="minorEastAsia" w:hint="eastAsia"/>
        </w:rPr>
        <w:t>不返回正确的结果。</w:t>
      </w:r>
    </w:p>
    <w:p w:rsidR="00B252F2" w:rsidRDefault="00DC6C18" w:rsidP="001F65BD">
      <w:pPr>
        <w:pStyle w:val="aff0"/>
      </w:pPr>
      <w:r>
        <w:rPr>
          <w:rFonts w:hint="eastAsia"/>
        </w:rPr>
        <w:t>正确示例（回滚）：</w:t>
      </w:r>
    </w:p>
    <w:p w:rsidR="00F23A2F" w:rsidRDefault="00F23A2F" w:rsidP="00946B90">
      <w:pPr>
        <w:pStyle w:val="aff"/>
        <w:rPr>
          <w:snapToGrid/>
        </w:rPr>
      </w:pPr>
      <w:r>
        <w:rPr>
          <w:snapToGrid/>
          <w:color w:val="3F7F5F"/>
        </w:rPr>
        <w:t>// ...</w:t>
      </w:r>
    </w:p>
    <w:p w:rsidR="00F23A2F" w:rsidRPr="000740A1" w:rsidRDefault="00D464AB" w:rsidP="000740A1">
      <w:pPr>
        <w:pStyle w:val="aff"/>
        <w:rPr>
          <w:snapToGrid/>
        </w:rPr>
      </w:pPr>
      <w:r>
        <w:rPr>
          <w:snapToGrid/>
        </w:rPr>
        <w:t>}</w:t>
      </w:r>
    </w:p>
    <w:p w:rsidR="00D464AB" w:rsidRDefault="00D464AB" w:rsidP="00D464AB">
      <w:pPr>
        <w:pStyle w:val="aff"/>
        <w:rPr>
          <w:snapToGrid/>
        </w:rPr>
      </w:pPr>
      <w:r>
        <w:rPr>
          <w:b/>
          <w:snapToGrid/>
          <w:color w:val="7F0055"/>
        </w:rPr>
        <w:t>catch</w:t>
      </w:r>
      <w:r>
        <w:rPr>
          <w:snapToGrid/>
        </w:rPr>
        <w:t xml:space="preserve"> (</w:t>
      </w:r>
      <w:r w:rsidR="00BE13BA">
        <w:rPr>
          <w:rFonts w:hint="eastAsia"/>
          <w:snapToGrid/>
        </w:rPr>
        <w:t>Exception</w:t>
      </w:r>
      <w:r>
        <w:rPr>
          <w:snapToGrid/>
        </w:rPr>
        <w:t xml:space="preserve"> t)</w:t>
      </w:r>
    </w:p>
    <w:p w:rsidR="00D464AB" w:rsidRDefault="00D464AB" w:rsidP="00D464AB">
      <w:pPr>
        <w:pStyle w:val="aff"/>
        <w:rPr>
          <w:snapToGrid/>
        </w:rPr>
      </w:pPr>
      <w:r>
        <w:rPr>
          <w:snapToGrid/>
        </w:rPr>
        <w:t>{</w:t>
      </w:r>
    </w:p>
    <w:p w:rsidR="00C37512" w:rsidRDefault="00C637FB" w:rsidP="00C637FB">
      <w:pPr>
        <w:pStyle w:val="aff"/>
        <w:rPr>
          <w:snapToGrid/>
        </w:rPr>
      </w:pPr>
      <w:r>
        <w:rPr>
          <w:snapToGrid/>
        </w:rPr>
        <w:t xml:space="preserve">    </w:t>
      </w:r>
      <w:r w:rsidR="00720D46">
        <w:rPr>
          <w:snapToGrid/>
        </w:rPr>
        <w:t>MyExceptionReporter.</w:t>
      </w:r>
      <w:r w:rsidR="00720D46" w:rsidRPr="00B63653">
        <w:rPr>
          <w:snapToGrid/>
        </w:rPr>
        <w:t>report</w:t>
      </w:r>
      <w:r w:rsidR="00720D46">
        <w:rPr>
          <w:snapToGrid/>
        </w:rPr>
        <w:t xml:space="preserve">(t); </w:t>
      </w:r>
      <w:r w:rsidR="00720D46">
        <w:rPr>
          <w:snapToGrid/>
          <w:color w:val="3F7F5F"/>
        </w:rPr>
        <w:t>// Sanitize</w:t>
      </w:r>
      <w:r w:rsidR="00720D46">
        <w:rPr>
          <w:rFonts w:hint="eastAsia"/>
          <w:snapToGrid/>
          <w:color w:val="3F7F5F"/>
        </w:rPr>
        <w:t xml:space="preserve"> any sensitive data</w:t>
      </w:r>
    </w:p>
    <w:p w:rsidR="00C637FB" w:rsidRDefault="00C637FB" w:rsidP="00C637FB">
      <w:pPr>
        <w:pStyle w:val="aff"/>
        <w:rPr>
          <w:snapToGrid/>
        </w:rPr>
      </w:pPr>
      <w:r>
        <w:rPr>
          <w:snapToGrid/>
        </w:rPr>
        <w:t xml:space="preserve">    </w:t>
      </w:r>
      <w:r>
        <w:rPr>
          <w:snapToGrid/>
          <w:color w:val="3F7F5F"/>
        </w:rPr>
        <w:t>// Revert</w:t>
      </w:r>
    </w:p>
    <w:p w:rsidR="00C37512" w:rsidRDefault="00C637FB" w:rsidP="00C637FB">
      <w:pPr>
        <w:pStyle w:val="aff"/>
        <w:rPr>
          <w:snapToGrid/>
        </w:rPr>
      </w:pPr>
      <w:r>
        <w:rPr>
          <w:snapToGrid/>
        </w:rPr>
        <w:t xml:space="preserve">    </w:t>
      </w:r>
      <w:r w:rsidR="00D464AB">
        <w:rPr>
          <w:snapToGrid/>
          <w:color w:val="0000C0"/>
        </w:rPr>
        <w:t>length</w:t>
      </w:r>
      <w:r w:rsidR="00D464AB">
        <w:rPr>
          <w:snapToGrid/>
        </w:rPr>
        <w:t xml:space="preserve"> -= </w:t>
      </w:r>
      <w:r w:rsidR="00D464AB">
        <w:rPr>
          <w:i/>
          <w:iCs/>
          <w:snapToGrid/>
          <w:color w:val="0000C0"/>
        </w:rPr>
        <w:t>PADDING</w:t>
      </w:r>
      <w:r w:rsidR="00D464AB">
        <w:rPr>
          <w:snapToGrid/>
        </w:rPr>
        <w:t xml:space="preserve">; </w:t>
      </w:r>
    </w:p>
    <w:p w:rsidR="00C37512" w:rsidRDefault="00C637FB" w:rsidP="00C637FB">
      <w:pPr>
        <w:pStyle w:val="aff"/>
        <w:rPr>
          <w:snapToGrid/>
        </w:rPr>
      </w:pPr>
      <w:r>
        <w:rPr>
          <w:snapToGrid/>
        </w:rPr>
        <w:t xml:space="preserve">    </w:t>
      </w:r>
      <w:r w:rsidR="00D464AB">
        <w:rPr>
          <w:snapToGrid/>
          <w:color w:val="0000C0"/>
        </w:rPr>
        <w:t>width</w:t>
      </w:r>
      <w:r w:rsidR="00D464AB">
        <w:rPr>
          <w:snapToGrid/>
        </w:rPr>
        <w:t xml:space="preserve"> -= </w:t>
      </w:r>
      <w:r w:rsidR="00D464AB">
        <w:rPr>
          <w:i/>
          <w:iCs/>
          <w:snapToGrid/>
          <w:color w:val="0000C0"/>
        </w:rPr>
        <w:t>PADDING</w:t>
      </w:r>
      <w:r w:rsidR="00D464AB">
        <w:rPr>
          <w:snapToGrid/>
        </w:rPr>
        <w:t xml:space="preserve">; </w:t>
      </w:r>
    </w:p>
    <w:p w:rsidR="00D464AB" w:rsidRDefault="00C637FB" w:rsidP="00C637FB">
      <w:pPr>
        <w:pStyle w:val="aff"/>
        <w:rPr>
          <w:snapToGrid/>
        </w:rPr>
      </w:pPr>
      <w:r>
        <w:rPr>
          <w:snapToGrid/>
        </w:rPr>
        <w:t xml:space="preserve">    </w:t>
      </w:r>
      <w:r w:rsidR="00D464AB">
        <w:rPr>
          <w:snapToGrid/>
          <w:color w:val="0000C0"/>
        </w:rPr>
        <w:t>height</w:t>
      </w:r>
      <w:r w:rsidR="00D464AB">
        <w:rPr>
          <w:snapToGrid/>
        </w:rPr>
        <w:t xml:space="preserve"> -= </w:t>
      </w:r>
      <w:r w:rsidR="00D464AB">
        <w:rPr>
          <w:i/>
          <w:iCs/>
          <w:snapToGrid/>
          <w:color w:val="0000C0"/>
        </w:rPr>
        <w:t>PADDING</w:t>
      </w:r>
      <w:r w:rsidR="00D464AB">
        <w:rPr>
          <w:snapToGrid/>
        </w:rPr>
        <w:t xml:space="preserve">; </w:t>
      </w:r>
    </w:p>
    <w:p w:rsidR="00D464AB" w:rsidRDefault="00A10B97" w:rsidP="00D464AB">
      <w:pPr>
        <w:pStyle w:val="aff"/>
        <w:rPr>
          <w:snapToGrid/>
        </w:rPr>
      </w:pPr>
      <w:r>
        <w:rPr>
          <w:snapToGrid/>
        </w:rPr>
        <w:t xml:space="preserve">    </w:t>
      </w:r>
      <w:r w:rsidR="00D464AB">
        <w:rPr>
          <w:b/>
          <w:snapToGrid/>
          <w:color w:val="7F0055"/>
        </w:rPr>
        <w:t>return</w:t>
      </w:r>
      <w:r w:rsidR="00D464AB">
        <w:rPr>
          <w:snapToGrid/>
        </w:rPr>
        <w:t xml:space="preserve"> -1;</w:t>
      </w:r>
    </w:p>
    <w:p w:rsidR="002322D9" w:rsidRDefault="00D464AB" w:rsidP="00D464AB">
      <w:pPr>
        <w:pStyle w:val="aff"/>
        <w:rPr>
          <w:snapToGrid/>
        </w:rPr>
      </w:pPr>
      <w:r>
        <w:rPr>
          <w:snapToGrid/>
        </w:rPr>
        <w:t>}</w:t>
      </w:r>
    </w:p>
    <w:p w:rsidR="003061DE" w:rsidRDefault="00804772" w:rsidP="004A018C">
      <w:pPr>
        <w:rPr>
          <w:rFonts w:eastAsiaTheme="minorEastAsia"/>
        </w:rPr>
      </w:pPr>
      <w:r>
        <w:rPr>
          <w:rFonts w:eastAsiaTheme="minorEastAsia" w:hint="eastAsia"/>
        </w:rPr>
        <w:t>正确示例</w:t>
      </w:r>
      <w:r w:rsidR="00C92E52">
        <w:rPr>
          <w:rFonts w:eastAsiaTheme="minorEastAsia" w:hint="eastAsia"/>
        </w:rPr>
        <w:t>中，</w:t>
      </w:r>
      <w:r w:rsidRPr="002519FA">
        <w:rPr>
          <w:rStyle w:val="Char6"/>
          <w:rFonts w:eastAsiaTheme="minorEastAsia"/>
        </w:rPr>
        <w:t>getVolumePackage()</w:t>
      </w:r>
      <w:r w:rsidRPr="00804772">
        <w:rPr>
          <w:rFonts w:eastAsiaTheme="minorEastAsia" w:hint="eastAsia"/>
        </w:rPr>
        <w:t>方法</w:t>
      </w:r>
      <w:r>
        <w:rPr>
          <w:rFonts w:eastAsiaTheme="minorEastAsia" w:hint="eastAsia"/>
        </w:rPr>
        <w:t>的</w:t>
      </w:r>
      <w:r>
        <w:rPr>
          <w:rFonts w:eastAsiaTheme="minorEastAsia" w:hint="eastAsia"/>
        </w:rPr>
        <w:t>catch</w:t>
      </w:r>
      <w:r w:rsidR="00C92E52">
        <w:rPr>
          <w:rFonts w:eastAsiaTheme="minorEastAsia" w:hint="eastAsia"/>
        </w:rPr>
        <w:t>块</w:t>
      </w:r>
      <w:r w:rsidR="00CB1FA0">
        <w:rPr>
          <w:rFonts w:eastAsiaTheme="minorEastAsia" w:hint="eastAsia"/>
        </w:rPr>
        <w:t>会</w:t>
      </w:r>
      <w:r w:rsidR="001C3462">
        <w:rPr>
          <w:rFonts w:eastAsiaTheme="minorEastAsia" w:hint="eastAsia"/>
        </w:rPr>
        <w:t>恢复对象状态</w:t>
      </w:r>
      <w:r w:rsidR="004035E4">
        <w:rPr>
          <w:rFonts w:eastAsiaTheme="minorEastAsia" w:hint="eastAsia"/>
        </w:rPr>
        <w:t>。</w:t>
      </w:r>
    </w:p>
    <w:p w:rsidR="002653BA" w:rsidRPr="003061DE" w:rsidRDefault="00227904" w:rsidP="002653BA">
      <w:pPr>
        <w:pStyle w:val="aff0"/>
      </w:pPr>
      <w:r>
        <w:rPr>
          <w:rFonts w:hint="eastAsia"/>
        </w:rPr>
        <w:t>正确示例（</w:t>
      </w:r>
      <w:r w:rsidR="009A1E33" w:rsidRPr="00F763F5">
        <w:rPr>
          <w:rStyle w:val="Char6"/>
          <w:rFonts w:hint="eastAsia"/>
        </w:rPr>
        <w:t>finally</w:t>
      </w:r>
      <w:r>
        <w:rPr>
          <w:rFonts w:hint="eastAsia"/>
        </w:rPr>
        <w:t>子句）：</w:t>
      </w:r>
    </w:p>
    <w:p w:rsidR="00C2325B" w:rsidRDefault="00C2325B" w:rsidP="00C2325B">
      <w:pPr>
        <w:pStyle w:val="aff"/>
        <w:rPr>
          <w:snapToGrid/>
        </w:rPr>
      </w:pPr>
      <w:r>
        <w:rPr>
          <w:rFonts w:hint="eastAsia"/>
          <w:b/>
          <w:snapToGrid/>
          <w:color w:val="7F0055"/>
        </w:rPr>
        <w:t>public</w:t>
      </w:r>
      <w:r>
        <w:rPr>
          <w:snapToGrid/>
        </w:rPr>
        <w:t xml:space="preserve"> </w:t>
      </w:r>
      <w:r>
        <w:rPr>
          <w:b/>
          <w:snapToGrid/>
          <w:color w:val="7F0055"/>
        </w:rPr>
        <w:t>int</w:t>
      </w:r>
      <w:r>
        <w:rPr>
          <w:snapToGrid/>
        </w:rPr>
        <w:t xml:space="preserve"> getVolumePackage(</w:t>
      </w:r>
      <w:r>
        <w:rPr>
          <w:b/>
          <w:snapToGrid/>
          <w:color w:val="7F0055"/>
        </w:rPr>
        <w:t>int</w:t>
      </w:r>
      <w:r>
        <w:rPr>
          <w:snapToGrid/>
        </w:rPr>
        <w:t xml:space="preserve"> weight)</w:t>
      </w:r>
    </w:p>
    <w:p w:rsidR="00C2325B" w:rsidRDefault="00C2325B" w:rsidP="00C2325B">
      <w:pPr>
        <w:pStyle w:val="aff"/>
        <w:rPr>
          <w:snapToGrid/>
        </w:rPr>
      </w:pPr>
      <w:r>
        <w:rPr>
          <w:snapToGrid/>
        </w:rPr>
        <w:t>{</w:t>
      </w:r>
    </w:p>
    <w:p w:rsidR="00B713DB" w:rsidRDefault="0080012A" w:rsidP="0080012A">
      <w:pPr>
        <w:pStyle w:val="aff"/>
        <w:rPr>
          <w:snapToGrid/>
        </w:rPr>
      </w:pPr>
      <w:r>
        <w:rPr>
          <w:snapToGrid/>
        </w:rPr>
        <w:t xml:space="preserve">    </w:t>
      </w:r>
      <w:r w:rsidR="00C2325B">
        <w:rPr>
          <w:snapToGrid/>
          <w:color w:val="0000C0"/>
        </w:rPr>
        <w:t>length</w:t>
      </w:r>
      <w:r w:rsidR="00C2325B">
        <w:rPr>
          <w:snapToGrid/>
        </w:rPr>
        <w:t xml:space="preserve"> += </w:t>
      </w:r>
      <w:r w:rsidR="00C2325B">
        <w:rPr>
          <w:i/>
          <w:iCs/>
          <w:snapToGrid/>
          <w:color w:val="0000C0"/>
        </w:rPr>
        <w:t>PADDING</w:t>
      </w:r>
      <w:r w:rsidR="00C2325B">
        <w:rPr>
          <w:snapToGrid/>
        </w:rPr>
        <w:t>;</w:t>
      </w:r>
      <w:r w:rsidR="00BD0AE2">
        <w:rPr>
          <w:rFonts w:hint="eastAsia"/>
          <w:snapToGrid/>
        </w:rPr>
        <w:t xml:space="preserve"> </w:t>
      </w:r>
    </w:p>
    <w:p w:rsidR="00B713DB" w:rsidRDefault="0080012A" w:rsidP="0080012A">
      <w:pPr>
        <w:pStyle w:val="aff"/>
        <w:rPr>
          <w:snapToGrid/>
        </w:rPr>
      </w:pPr>
      <w:r>
        <w:rPr>
          <w:snapToGrid/>
        </w:rPr>
        <w:t xml:space="preserve">    </w:t>
      </w:r>
      <w:r w:rsidR="00C2325B">
        <w:rPr>
          <w:snapToGrid/>
          <w:color w:val="0000C0"/>
        </w:rPr>
        <w:t>width</w:t>
      </w:r>
      <w:r w:rsidR="00C2325B">
        <w:rPr>
          <w:snapToGrid/>
        </w:rPr>
        <w:t xml:space="preserve"> += </w:t>
      </w:r>
      <w:r w:rsidR="00C2325B">
        <w:rPr>
          <w:i/>
          <w:iCs/>
          <w:snapToGrid/>
          <w:color w:val="0000C0"/>
        </w:rPr>
        <w:t>PADDING</w:t>
      </w:r>
      <w:r w:rsidR="00C2325B">
        <w:rPr>
          <w:snapToGrid/>
        </w:rPr>
        <w:t>;</w:t>
      </w:r>
      <w:r w:rsidR="00BD0AE2">
        <w:rPr>
          <w:rFonts w:hint="eastAsia"/>
          <w:snapToGrid/>
        </w:rPr>
        <w:t xml:space="preserve"> </w:t>
      </w:r>
    </w:p>
    <w:p w:rsidR="00C2325B" w:rsidRDefault="0080012A" w:rsidP="0080012A">
      <w:pPr>
        <w:pStyle w:val="aff"/>
        <w:rPr>
          <w:snapToGrid/>
        </w:rPr>
      </w:pPr>
      <w:r>
        <w:rPr>
          <w:snapToGrid/>
        </w:rPr>
        <w:t xml:space="preserve">    </w:t>
      </w:r>
      <w:r w:rsidR="00C2325B">
        <w:rPr>
          <w:snapToGrid/>
          <w:color w:val="0000C0"/>
        </w:rPr>
        <w:t>height</w:t>
      </w:r>
      <w:r w:rsidR="00C2325B">
        <w:rPr>
          <w:snapToGrid/>
        </w:rPr>
        <w:t xml:space="preserve"> += </w:t>
      </w:r>
      <w:r w:rsidR="00C2325B">
        <w:rPr>
          <w:i/>
          <w:iCs/>
          <w:snapToGrid/>
          <w:color w:val="0000C0"/>
        </w:rPr>
        <w:t>PADDING</w:t>
      </w:r>
      <w:r w:rsidR="00C2325B">
        <w:rPr>
          <w:snapToGrid/>
        </w:rPr>
        <w:t>;</w:t>
      </w:r>
    </w:p>
    <w:p w:rsidR="00C2325B" w:rsidRDefault="00D778AE" w:rsidP="00C2325B">
      <w:pPr>
        <w:pStyle w:val="aff"/>
        <w:rPr>
          <w:snapToGrid/>
        </w:rPr>
      </w:pPr>
      <w:r>
        <w:rPr>
          <w:snapToGrid/>
        </w:rPr>
        <w:t xml:space="preserve">    </w:t>
      </w:r>
      <w:r w:rsidR="00C2325B">
        <w:rPr>
          <w:b/>
          <w:snapToGrid/>
          <w:color w:val="7F0055"/>
        </w:rPr>
        <w:t>try</w:t>
      </w:r>
    </w:p>
    <w:p w:rsidR="00C2325B" w:rsidRDefault="00D778AE" w:rsidP="00C2325B">
      <w:pPr>
        <w:pStyle w:val="aff"/>
        <w:rPr>
          <w:snapToGrid/>
        </w:rPr>
      </w:pPr>
      <w:r>
        <w:rPr>
          <w:snapToGrid/>
        </w:rPr>
        <w:t xml:space="preserve">    </w:t>
      </w:r>
      <w:r w:rsidR="00C2325B">
        <w:rPr>
          <w:snapToGrid/>
        </w:rPr>
        <w:t>{</w:t>
      </w:r>
    </w:p>
    <w:p w:rsidR="00C2325B" w:rsidRDefault="00D778AE" w:rsidP="00C2325B">
      <w:pPr>
        <w:pStyle w:val="aff"/>
        <w:rPr>
          <w:snapToGrid/>
        </w:rPr>
      </w:pPr>
      <w:r>
        <w:rPr>
          <w:snapToGrid/>
        </w:rPr>
        <w:t xml:space="preserve">        </w:t>
      </w:r>
      <w:r w:rsidR="00C2325B">
        <w:rPr>
          <w:rFonts w:hint="eastAsia"/>
          <w:snapToGrid/>
        </w:rPr>
        <w:t>validate(weight);</w:t>
      </w:r>
    </w:p>
    <w:p w:rsidR="00C2325B" w:rsidRDefault="00D778AE" w:rsidP="00C2325B">
      <w:pPr>
        <w:pStyle w:val="aff"/>
        <w:rPr>
          <w:snapToGrid/>
        </w:rPr>
      </w:pPr>
      <w:r>
        <w:rPr>
          <w:snapToGrid/>
        </w:rPr>
        <w:t xml:space="preserve">        </w:t>
      </w:r>
      <w:r w:rsidR="00C2325B">
        <w:rPr>
          <w:b/>
          <w:snapToGrid/>
          <w:color w:val="7F0055"/>
        </w:rPr>
        <w:t>int</w:t>
      </w:r>
      <w:r w:rsidR="00C2325B">
        <w:rPr>
          <w:snapToGrid/>
        </w:rPr>
        <w:t xml:space="preserve"> volume = </w:t>
      </w:r>
      <w:r w:rsidR="00C2325B">
        <w:rPr>
          <w:snapToGrid/>
          <w:color w:val="0000C0"/>
        </w:rPr>
        <w:t>length</w:t>
      </w:r>
      <w:r w:rsidR="00C2325B">
        <w:rPr>
          <w:snapToGrid/>
        </w:rPr>
        <w:t xml:space="preserve"> * </w:t>
      </w:r>
      <w:r w:rsidR="00C2325B">
        <w:rPr>
          <w:snapToGrid/>
          <w:color w:val="0000C0"/>
        </w:rPr>
        <w:t>width</w:t>
      </w:r>
      <w:r w:rsidR="00C2325B">
        <w:rPr>
          <w:snapToGrid/>
        </w:rPr>
        <w:t xml:space="preserve"> * </w:t>
      </w:r>
      <w:r w:rsidR="00C2325B">
        <w:rPr>
          <w:snapToGrid/>
          <w:color w:val="0000C0"/>
        </w:rPr>
        <w:t>height</w:t>
      </w:r>
      <w:r w:rsidR="00C2325B">
        <w:rPr>
          <w:snapToGrid/>
        </w:rPr>
        <w:t xml:space="preserve">; </w:t>
      </w:r>
      <w:r w:rsidR="00C2325B">
        <w:rPr>
          <w:snapToGrid/>
          <w:color w:val="3F7F5F"/>
        </w:rPr>
        <w:t>// 12 * 12 * 12 = 1728</w:t>
      </w:r>
    </w:p>
    <w:p w:rsidR="00C2325B" w:rsidRDefault="00D778AE" w:rsidP="00C2325B">
      <w:pPr>
        <w:pStyle w:val="aff"/>
        <w:rPr>
          <w:snapToGrid/>
        </w:rPr>
      </w:pPr>
      <w:r>
        <w:rPr>
          <w:snapToGrid/>
        </w:rPr>
        <w:t xml:space="preserve">        </w:t>
      </w:r>
      <w:r w:rsidR="00C2325B">
        <w:rPr>
          <w:b/>
          <w:snapToGrid/>
          <w:color w:val="7F0055"/>
        </w:rPr>
        <w:t>return</w:t>
      </w:r>
      <w:r w:rsidR="00C2325B">
        <w:rPr>
          <w:snapToGrid/>
        </w:rPr>
        <w:t xml:space="preserve"> volume;</w:t>
      </w:r>
    </w:p>
    <w:p w:rsidR="00C2325B" w:rsidRDefault="00D778AE" w:rsidP="00C2325B">
      <w:pPr>
        <w:pStyle w:val="aff"/>
        <w:rPr>
          <w:snapToGrid/>
        </w:rPr>
      </w:pPr>
      <w:r>
        <w:rPr>
          <w:snapToGrid/>
        </w:rPr>
        <w:t xml:space="preserve">    </w:t>
      </w:r>
      <w:r w:rsidR="00C2325B">
        <w:rPr>
          <w:snapToGrid/>
        </w:rPr>
        <w:t>}</w:t>
      </w:r>
    </w:p>
    <w:p w:rsidR="00C2325B" w:rsidRDefault="00D778AE" w:rsidP="00C2325B">
      <w:pPr>
        <w:pStyle w:val="aff"/>
        <w:rPr>
          <w:snapToGrid/>
        </w:rPr>
      </w:pPr>
      <w:r>
        <w:rPr>
          <w:snapToGrid/>
        </w:rPr>
        <w:t xml:space="preserve">    </w:t>
      </w:r>
      <w:r w:rsidR="00C2325B">
        <w:rPr>
          <w:b/>
          <w:snapToGrid/>
          <w:color w:val="7F0055"/>
        </w:rPr>
        <w:t>catch</w:t>
      </w:r>
      <w:r w:rsidR="00C2325B">
        <w:rPr>
          <w:snapToGrid/>
        </w:rPr>
        <w:t xml:space="preserve"> (</w:t>
      </w:r>
      <w:r w:rsidR="00C2325B">
        <w:rPr>
          <w:rFonts w:hint="eastAsia"/>
          <w:snapToGrid/>
        </w:rPr>
        <w:t>Exception</w:t>
      </w:r>
      <w:r w:rsidR="00C2325B">
        <w:rPr>
          <w:snapToGrid/>
        </w:rPr>
        <w:t xml:space="preserve"> t)</w:t>
      </w:r>
    </w:p>
    <w:p w:rsidR="00C2325B" w:rsidRDefault="00D778AE" w:rsidP="00C2325B">
      <w:pPr>
        <w:pStyle w:val="aff"/>
        <w:rPr>
          <w:snapToGrid/>
        </w:rPr>
      </w:pPr>
      <w:r>
        <w:rPr>
          <w:snapToGrid/>
        </w:rPr>
        <w:t xml:space="preserve">    </w:t>
      </w:r>
      <w:r w:rsidR="00C2325B">
        <w:rPr>
          <w:snapToGrid/>
        </w:rPr>
        <w:t>{</w:t>
      </w:r>
    </w:p>
    <w:p w:rsidR="00720D46" w:rsidRDefault="00720D46" w:rsidP="00720D46">
      <w:pPr>
        <w:pStyle w:val="aff"/>
        <w:rPr>
          <w:snapToGrid/>
        </w:rPr>
      </w:pPr>
      <w:r>
        <w:rPr>
          <w:snapToGrid/>
        </w:rPr>
        <w:t xml:space="preserve">        MyExceptionReporter.</w:t>
      </w:r>
      <w:r w:rsidRPr="00B63653">
        <w:rPr>
          <w:snapToGrid/>
        </w:rPr>
        <w:t>report</w:t>
      </w:r>
      <w:r>
        <w:rPr>
          <w:snapToGrid/>
        </w:rPr>
        <w:t xml:space="preserve">(t); </w:t>
      </w:r>
      <w:r>
        <w:rPr>
          <w:snapToGrid/>
          <w:color w:val="3F7F5F"/>
        </w:rPr>
        <w:t>// Sanitize</w:t>
      </w:r>
      <w:r>
        <w:rPr>
          <w:rFonts w:hint="eastAsia"/>
          <w:snapToGrid/>
          <w:color w:val="3F7F5F"/>
        </w:rPr>
        <w:t xml:space="preserve"> any sensitive data</w:t>
      </w:r>
    </w:p>
    <w:p w:rsidR="00C2325B" w:rsidRDefault="00D778AE" w:rsidP="00C2325B">
      <w:pPr>
        <w:pStyle w:val="aff"/>
        <w:rPr>
          <w:snapToGrid/>
        </w:rPr>
      </w:pPr>
      <w:r>
        <w:rPr>
          <w:snapToGrid/>
        </w:rPr>
        <w:t xml:space="preserve">        </w:t>
      </w:r>
      <w:r w:rsidR="00C2325B">
        <w:rPr>
          <w:b/>
          <w:snapToGrid/>
          <w:color w:val="7F0055"/>
        </w:rPr>
        <w:t>return</w:t>
      </w:r>
      <w:r w:rsidR="00C2325B">
        <w:rPr>
          <w:snapToGrid/>
        </w:rPr>
        <w:t xml:space="preserve"> -1; </w:t>
      </w:r>
      <w:r w:rsidR="00C2325B">
        <w:rPr>
          <w:snapToGrid/>
          <w:color w:val="3F7F5F"/>
        </w:rPr>
        <w:t>// Non-positive error code</w:t>
      </w:r>
    </w:p>
    <w:p w:rsidR="00C2325B" w:rsidRDefault="00D778AE" w:rsidP="00C2325B">
      <w:pPr>
        <w:pStyle w:val="aff"/>
        <w:rPr>
          <w:snapToGrid/>
        </w:rPr>
      </w:pPr>
      <w:r>
        <w:rPr>
          <w:snapToGrid/>
        </w:rPr>
        <w:t xml:space="preserve">    </w:t>
      </w:r>
      <w:r w:rsidR="00C2325B">
        <w:rPr>
          <w:snapToGrid/>
        </w:rPr>
        <w:t>}</w:t>
      </w:r>
    </w:p>
    <w:p w:rsidR="00924830" w:rsidRDefault="00D778AE" w:rsidP="00924830">
      <w:pPr>
        <w:pStyle w:val="aff"/>
        <w:rPr>
          <w:snapToGrid/>
        </w:rPr>
      </w:pPr>
      <w:r>
        <w:rPr>
          <w:snapToGrid/>
        </w:rPr>
        <w:t xml:space="preserve">    </w:t>
      </w:r>
      <w:r w:rsidR="00D73B2A">
        <w:rPr>
          <w:rFonts w:hint="eastAsia"/>
          <w:b/>
          <w:snapToGrid/>
          <w:color w:val="7F0055"/>
        </w:rPr>
        <w:t>finally</w:t>
      </w:r>
    </w:p>
    <w:p w:rsidR="00924830" w:rsidRDefault="00D778AE" w:rsidP="00924830">
      <w:pPr>
        <w:pStyle w:val="aff"/>
        <w:rPr>
          <w:snapToGrid/>
        </w:rPr>
      </w:pPr>
      <w:r>
        <w:rPr>
          <w:snapToGrid/>
        </w:rPr>
        <w:t xml:space="preserve">    </w:t>
      </w:r>
      <w:r w:rsidR="00924830">
        <w:rPr>
          <w:snapToGrid/>
        </w:rPr>
        <w:t>{</w:t>
      </w:r>
    </w:p>
    <w:p w:rsidR="000B49E8" w:rsidRDefault="00050FC9" w:rsidP="00050FC9">
      <w:pPr>
        <w:pStyle w:val="aff"/>
        <w:rPr>
          <w:snapToGrid/>
        </w:rPr>
      </w:pPr>
      <w:r>
        <w:rPr>
          <w:snapToGrid/>
        </w:rPr>
        <w:t xml:space="preserve">    </w:t>
      </w:r>
      <w:r w:rsidR="00D778AE">
        <w:rPr>
          <w:rFonts w:hint="eastAsia"/>
          <w:snapToGrid/>
        </w:rPr>
        <w:t xml:space="preserve">    </w:t>
      </w:r>
      <w:r>
        <w:rPr>
          <w:snapToGrid/>
          <w:color w:val="0000C0"/>
        </w:rPr>
        <w:t>length</w:t>
      </w:r>
      <w:r>
        <w:rPr>
          <w:snapToGrid/>
        </w:rPr>
        <w:t xml:space="preserve"> -= </w:t>
      </w:r>
      <w:r>
        <w:rPr>
          <w:i/>
          <w:iCs/>
          <w:snapToGrid/>
          <w:color w:val="0000C0"/>
        </w:rPr>
        <w:t>PADDING</w:t>
      </w:r>
      <w:r>
        <w:rPr>
          <w:snapToGrid/>
        </w:rPr>
        <w:t xml:space="preserve">; </w:t>
      </w:r>
    </w:p>
    <w:p w:rsidR="000B49E8" w:rsidRDefault="000B49E8" w:rsidP="00050FC9">
      <w:pPr>
        <w:pStyle w:val="aff"/>
        <w:rPr>
          <w:snapToGrid/>
        </w:rPr>
      </w:pPr>
      <w:r>
        <w:rPr>
          <w:snapToGrid/>
        </w:rPr>
        <w:t xml:space="preserve">    </w:t>
      </w:r>
      <w:r>
        <w:rPr>
          <w:rFonts w:hint="eastAsia"/>
          <w:snapToGrid/>
        </w:rPr>
        <w:t xml:space="preserve">    </w:t>
      </w:r>
      <w:r w:rsidR="00050FC9">
        <w:rPr>
          <w:snapToGrid/>
          <w:color w:val="0000C0"/>
        </w:rPr>
        <w:t>width</w:t>
      </w:r>
      <w:r w:rsidR="00050FC9">
        <w:rPr>
          <w:snapToGrid/>
        </w:rPr>
        <w:t xml:space="preserve"> -= </w:t>
      </w:r>
      <w:r w:rsidR="00050FC9">
        <w:rPr>
          <w:i/>
          <w:iCs/>
          <w:snapToGrid/>
          <w:color w:val="0000C0"/>
        </w:rPr>
        <w:t>PADDING</w:t>
      </w:r>
      <w:r w:rsidR="00050FC9">
        <w:rPr>
          <w:snapToGrid/>
        </w:rPr>
        <w:t xml:space="preserve">; </w:t>
      </w:r>
    </w:p>
    <w:p w:rsidR="00050FC9" w:rsidRDefault="000B49E8" w:rsidP="00050FC9">
      <w:pPr>
        <w:pStyle w:val="aff"/>
        <w:rPr>
          <w:snapToGrid/>
        </w:rPr>
      </w:pPr>
      <w:r>
        <w:rPr>
          <w:snapToGrid/>
        </w:rPr>
        <w:t xml:space="preserve">    </w:t>
      </w:r>
      <w:r>
        <w:rPr>
          <w:rFonts w:hint="eastAsia"/>
          <w:snapToGrid/>
        </w:rPr>
        <w:t xml:space="preserve">    </w:t>
      </w:r>
      <w:r w:rsidR="00050FC9">
        <w:rPr>
          <w:snapToGrid/>
          <w:color w:val="0000C0"/>
        </w:rPr>
        <w:t>height</w:t>
      </w:r>
      <w:r w:rsidR="00050FC9">
        <w:rPr>
          <w:snapToGrid/>
        </w:rPr>
        <w:t xml:space="preserve"> -= </w:t>
      </w:r>
      <w:r w:rsidR="00050FC9">
        <w:rPr>
          <w:i/>
          <w:iCs/>
          <w:snapToGrid/>
          <w:color w:val="0000C0"/>
        </w:rPr>
        <w:t>PADDING</w:t>
      </w:r>
      <w:r w:rsidR="00050FC9">
        <w:rPr>
          <w:snapToGrid/>
        </w:rPr>
        <w:t xml:space="preserve">; </w:t>
      </w:r>
      <w:r w:rsidR="00050FC9">
        <w:rPr>
          <w:snapToGrid/>
          <w:color w:val="3F7F5F"/>
        </w:rPr>
        <w:t>// Revert</w:t>
      </w:r>
    </w:p>
    <w:p w:rsidR="00924830" w:rsidRPr="00924830" w:rsidRDefault="00D778AE" w:rsidP="00924830">
      <w:pPr>
        <w:pStyle w:val="aff"/>
        <w:rPr>
          <w:snapToGrid/>
        </w:rPr>
      </w:pPr>
      <w:r>
        <w:rPr>
          <w:snapToGrid/>
        </w:rPr>
        <w:t xml:space="preserve">    </w:t>
      </w:r>
      <w:r w:rsidR="00924830">
        <w:rPr>
          <w:snapToGrid/>
        </w:rPr>
        <w:t>}</w:t>
      </w:r>
    </w:p>
    <w:p w:rsidR="00C2325B" w:rsidRDefault="00C2325B" w:rsidP="00C2325B">
      <w:pPr>
        <w:pStyle w:val="aff"/>
        <w:rPr>
          <w:snapToGrid/>
        </w:rPr>
      </w:pPr>
      <w:r>
        <w:rPr>
          <w:snapToGrid/>
        </w:rPr>
        <w:t>}</w:t>
      </w:r>
    </w:p>
    <w:p w:rsidR="005359B1" w:rsidRPr="00DC03BA" w:rsidRDefault="009E1CC4" w:rsidP="005359B1">
      <w:pPr>
        <w:rPr>
          <w:rFonts w:eastAsiaTheme="minorEastAsia"/>
        </w:rPr>
      </w:pPr>
      <w:r>
        <w:rPr>
          <w:rFonts w:eastAsiaTheme="minorEastAsia" w:hint="eastAsia"/>
        </w:rPr>
        <w:t>正确示例使用一个</w:t>
      </w:r>
      <w:r w:rsidRPr="00DC03BA">
        <w:rPr>
          <w:rStyle w:val="Char6"/>
        </w:rPr>
        <w:t>finally</w:t>
      </w:r>
      <w:r w:rsidRPr="009E1CC4">
        <w:rPr>
          <w:rFonts w:eastAsiaTheme="minorEastAsia" w:hint="eastAsia"/>
        </w:rPr>
        <w:t>子句</w:t>
      </w:r>
      <w:r>
        <w:rPr>
          <w:rFonts w:eastAsiaTheme="minorEastAsia" w:hint="eastAsia"/>
        </w:rPr>
        <w:t>来执行回滚操作，以保证不管是否发生异常，都会进行回滚。</w:t>
      </w:r>
    </w:p>
    <w:p w:rsidR="008C73BD" w:rsidRDefault="00C1752D" w:rsidP="008C73BD">
      <w:pPr>
        <w:pStyle w:val="aff0"/>
      </w:pPr>
      <w:r>
        <w:rPr>
          <w:rFonts w:hint="eastAsia"/>
        </w:rPr>
        <w:t>正确示例（输入校验）：</w:t>
      </w:r>
    </w:p>
    <w:p w:rsidR="0032104A" w:rsidRDefault="0032104A" w:rsidP="0032104A">
      <w:pPr>
        <w:pStyle w:val="aff"/>
        <w:rPr>
          <w:snapToGrid/>
        </w:rPr>
      </w:pPr>
      <w:r>
        <w:rPr>
          <w:b/>
          <w:snapToGrid/>
          <w:color w:val="7F0055"/>
        </w:rPr>
        <w:t>public</w:t>
      </w:r>
      <w:r>
        <w:rPr>
          <w:snapToGrid/>
        </w:rPr>
        <w:t xml:space="preserve"> </w:t>
      </w:r>
      <w:r>
        <w:rPr>
          <w:b/>
          <w:snapToGrid/>
          <w:color w:val="7F0055"/>
        </w:rPr>
        <w:t>int</w:t>
      </w:r>
      <w:r>
        <w:rPr>
          <w:snapToGrid/>
        </w:rPr>
        <w:t xml:space="preserve"> getVolumePackage(</w:t>
      </w:r>
      <w:r>
        <w:rPr>
          <w:b/>
          <w:snapToGrid/>
          <w:color w:val="7F0055"/>
        </w:rPr>
        <w:t>int</w:t>
      </w:r>
      <w:r>
        <w:rPr>
          <w:snapToGrid/>
        </w:rPr>
        <w:t xml:space="preserve"> weight)</w:t>
      </w:r>
    </w:p>
    <w:p w:rsidR="0032104A" w:rsidRDefault="0032104A" w:rsidP="0032104A">
      <w:pPr>
        <w:pStyle w:val="aff"/>
        <w:rPr>
          <w:snapToGrid/>
        </w:rPr>
      </w:pPr>
      <w:r>
        <w:rPr>
          <w:snapToGrid/>
        </w:rPr>
        <w:t>{</w:t>
      </w:r>
    </w:p>
    <w:p w:rsidR="0032104A" w:rsidRDefault="0032104A" w:rsidP="0032104A">
      <w:pPr>
        <w:pStyle w:val="aff"/>
        <w:rPr>
          <w:snapToGrid/>
        </w:rPr>
      </w:pPr>
      <w:r>
        <w:rPr>
          <w:snapToGrid/>
        </w:rPr>
        <w:t xml:space="preserve">    </w:t>
      </w:r>
      <w:r>
        <w:rPr>
          <w:b/>
          <w:snapToGrid/>
          <w:color w:val="7F0055"/>
        </w:rPr>
        <w:t>try</w:t>
      </w:r>
    </w:p>
    <w:p w:rsidR="0032104A" w:rsidRDefault="0032104A" w:rsidP="0032104A">
      <w:pPr>
        <w:pStyle w:val="aff"/>
        <w:rPr>
          <w:snapToGrid/>
        </w:rPr>
      </w:pPr>
      <w:r>
        <w:rPr>
          <w:snapToGrid/>
        </w:rPr>
        <w:t xml:space="preserve">    {</w:t>
      </w:r>
    </w:p>
    <w:p w:rsidR="0032104A" w:rsidRDefault="0032104A" w:rsidP="0032104A">
      <w:pPr>
        <w:pStyle w:val="aff"/>
        <w:rPr>
          <w:snapToGrid/>
        </w:rPr>
      </w:pPr>
      <w:r>
        <w:rPr>
          <w:snapToGrid/>
        </w:rPr>
        <w:t xml:space="preserve">        validate(weight); </w:t>
      </w:r>
      <w:r>
        <w:rPr>
          <w:snapToGrid/>
          <w:color w:val="3F7F5F"/>
        </w:rPr>
        <w:t>// Validate first</w:t>
      </w:r>
    </w:p>
    <w:p w:rsidR="0032104A" w:rsidRDefault="0032104A" w:rsidP="0032104A">
      <w:pPr>
        <w:pStyle w:val="aff"/>
        <w:rPr>
          <w:snapToGrid/>
        </w:rPr>
      </w:pPr>
      <w:r>
        <w:rPr>
          <w:snapToGrid/>
        </w:rPr>
        <w:t xml:space="preserve">    }</w:t>
      </w:r>
    </w:p>
    <w:p w:rsidR="0032104A" w:rsidRDefault="0032104A" w:rsidP="0032104A">
      <w:pPr>
        <w:pStyle w:val="aff"/>
        <w:rPr>
          <w:snapToGrid/>
        </w:rPr>
      </w:pPr>
      <w:r>
        <w:rPr>
          <w:snapToGrid/>
        </w:rPr>
        <w:t xml:space="preserve">    </w:t>
      </w:r>
      <w:r>
        <w:rPr>
          <w:b/>
          <w:snapToGrid/>
          <w:color w:val="7F0055"/>
        </w:rPr>
        <w:t>catch</w:t>
      </w:r>
      <w:r>
        <w:rPr>
          <w:snapToGrid/>
        </w:rPr>
        <w:t xml:space="preserve"> (Exception t)</w:t>
      </w:r>
    </w:p>
    <w:p w:rsidR="0032104A" w:rsidRDefault="0032104A" w:rsidP="0032104A">
      <w:pPr>
        <w:pStyle w:val="aff"/>
        <w:rPr>
          <w:snapToGrid/>
        </w:rPr>
      </w:pPr>
      <w:r>
        <w:rPr>
          <w:snapToGrid/>
        </w:rPr>
        <w:t xml:space="preserve">    {</w:t>
      </w:r>
    </w:p>
    <w:p w:rsidR="0055197E" w:rsidRDefault="0055197E" w:rsidP="0055197E">
      <w:pPr>
        <w:pStyle w:val="aff"/>
        <w:rPr>
          <w:snapToGrid/>
        </w:rPr>
      </w:pPr>
      <w:r>
        <w:rPr>
          <w:snapToGrid/>
        </w:rPr>
        <w:lastRenderedPageBreak/>
        <w:t xml:space="preserve">        MyExceptionReporter.</w:t>
      </w:r>
      <w:r w:rsidRPr="00B63653">
        <w:rPr>
          <w:snapToGrid/>
        </w:rPr>
        <w:t>report</w:t>
      </w:r>
      <w:r>
        <w:rPr>
          <w:snapToGrid/>
        </w:rPr>
        <w:t xml:space="preserve">(t); </w:t>
      </w:r>
      <w:r>
        <w:rPr>
          <w:snapToGrid/>
          <w:color w:val="3F7F5F"/>
        </w:rPr>
        <w:t>// Sanitize</w:t>
      </w:r>
      <w:r>
        <w:rPr>
          <w:rFonts w:hint="eastAsia"/>
          <w:snapToGrid/>
          <w:color w:val="3F7F5F"/>
        </w:rPr>
        <w:t xml:space="preserve"> any sensitive data</w:t>
      </w:r>
    </w:p>
    <w:p w:rsidR="0032104A" w:rsidRDefault="0032104A" w:rsidP="0032104A">
      <w:pPr>
        <w:pStyle w:val="aff"/>
        <w:rPr>
          <w:snapToGrid/>
        </w:rPr>
      </w:pPr>
      <w:r>
        <w:rPr>
          <w:snapToGrid/>
        </w:rPr>
        <w:t xml:space="preserve">        </w:t>
      </w:r>
      <w:r>
        <w:rPr>
          <w:b/>
          <w:snapToGrid/>
          <w:color w:val="7F0055"/>
        </w:rPr>
        <w:t>return</w:t>
      </w:r>
      <w:r>
        <w:rPr>
          <w:snapToGrid/>
        </w:rPr>
        <w:t xml:space="preserve"> -1;</w:t>
      </w:r>
    </w:p>
    <w:p w:rsidR="0032104A" w:rsidRDefault="0032104A" w:rsidP="0032104A">
      <w:pPr>
        <w:pStyle w:val="aff"/>
        <w:rPr>
          <w:snapToGrid/>
        </w:rPr>
      </w:pPr>
      <w:r>
        <w:rPr>
          <w:snapToGrid/>
        </w:rPr>
        <w:t xml:space="preserve">    }</w:t>
      </w:r>
    </w:p>
    <w:p w:rsidR="0032104A" w:rsidRDefault="0032104A" w:rsidP="0032104A">
      <w:pPr>
        <w:pStyle w:val="aff"/>
        <w:rPr>
          <w:snapToGrid/>
        </w:rPr>
      </w:pPr>
      <w:r>
        <w:rPr>
          <w:snapToGrid/>
        </w:rPr>
        <w:t xml:space="preserve">    </w:t>
      </w:r>
      <w:r>
        <w:rPr>
          <w:rFonts w:hint="eastAsia"/>
          <w:snapToGrid/>
        </w:rPr>
        <w:t xml:space="preserve"> </w:t>
      </w:r>
    </w:p>
    <w:p w:rsidR="00E80B17" w:rsidRDefault="00E80B17" w:rsidP="00E80B17">
      <w:pPr>
        <w:pStyle w:val="aff"/>
        <w:rPr>
          <w:snapToGrid/>
        </w:rPr>
      </w:pPr>
      <w:r>
        <w:rPr>
          <w:snapToGrid/>
        </w:rPr>
        <w:t xml:space="preserve">    </w:t>
      </w:r>
      <w:r w:rsidR="0032104A">
        <w:rPr>
          <w:snapToGrid/>
          <w:color w:val="0000C0"/>
        </w:rPr>
        <w:t>length</w:t>
      </w:r>
      <w:r w:rsidR="0032104A">
        <w:rPr>
          <w:snapToGrid/>
        </w:rPr>
        <w:t xml:space="preserve"> += </w:t>
      </w:r>
      <w:r w:rsidR="0032104A">
        <w:rPr>
          <w:i/>
          <w:iCs/>
          <w:snapToGrid/>
          <w:color w:val="0000C0"/>
        </w:rPr>
        <w:t>PADDING</w:t>
      </w:r>
      <w:r w:rsidR="0032104A">
        <w:rPr>
          <w:snapToGrid/>
        </w:rPr>
        <w:t xml:space="preserve">; </w:t>
      </w:r>
    </w:p>
    <w:p w:rsidR="00E80B17" w:rsidRDefault="00E80B17" w:rsidP="00E80B17">
      <w:pPr>
        <w:pStyle w:val="aff"/>
        <w:rPr>
          <w:snapToGrid/>
        </w:rPr>
      </w:pPr>
      <w:r>
        <w:rPr>
          <w:snapToGrid/>
        </w:rPr>
        <w:t xml:space="preserve">    </w:t>
      </w:r>
      <w:r w:rsidR="0032104A">
        <w:rPr>
          <w:snapToGrid/>
          <w:color w:val="0000C0"/>
        </w:rPr>
        <w:t>width</w:t>
      </w:r>
      <w:r w:rsidR="0032104A">
        <w:rPr>
          <w:snapToGrid/>
        </w:rPr>
        <w:t xml:space="preserve"> += </w:t>
      </w:r>
      <w:r w:rsidR="0032104A">
        <w:rPr>
          <w:i/>
          <w:iCs/>
          <w:snapToGrid/>
          <w:color w:val="0000C0"/>
        </w:rPr>
        <w:t>PADDING</w:t>
      </w:r>
      <w:r w:rsidR="0032104A">
        <w:rPr>
          <w:snapToGrid/>
        </w:rPr>
        <w:t xml:space="preserve">; </w:t>
      </w:r>
    </w:p>
    <w:p w:rsidR="0032104A" w:rsidRDefault="00E80B17" w:rsidP="00E80B17">
      <w:pPr>
        <w:pStyle w:val="aff"/>
        <w:rPr>
          <w:snapToGrid/>
        </w:rPr>
      </w:pPr>
      <w:r>
        <w:rPr>
          <w:snapToGrid/>
        </w:rPr>
        <w:t xml:space="preserve">    </w:t>
      </w:r>
      <w:r w:rsidR="0032104A">
        <w:rPr>
          <w:snapToGrid/>
          <w:color w:val="0000C0"/>
        </w:rPr>
        <w:t>height</w:t>
      </w:r>
      <w:r w:rsidR="0032104A">
        <w:rPr>
          <w:snapToGrid/>
        </w:rPr>
        <w:t xml:space="preserve"> += </w:t>
      </w:r>
      <w:r w:rsidR="0032104A">
        <w:rPr>
          <w:i/>
          <w:iCs/>
          <w:snapToGrid/>
          <w:color w:val="0000C0"/>
        </w:rPr>
        <w:t>PADDING</w:t>
      </w:r>
      <w:r w:rsidR="0032104A">
        <w:rPr>
          <w:snapToGrid/>
        </w:rPr>
        <w:t xml:space="preserve">;        </w:t>
      </w:r>
    </w:p>
    <w:p w:rsidR="0032104A" w:rsidRDefault="0032104A" w:rsidP="0032104A">
      <w:pPr>
        <w:pStyle w:val="aff"/>
        <w:rPr>
          <w:snapToGrid/>
        </w:rPr>
      </w:pPr>
      <w:r>
        <w:rPr>
          <w:snapToGrid/>
        </w:rPr>
        <w:t xml:space="preserve">    </w:t>
      </w:r>
      <w:r>
        <w:rPr>
          <w:b/>
          <w:snapToGrid/>
          <w:color w:val="7F0055"/>
        </w:rPr>
        <w:t>int</w:t>
      </w:r>
      <w:r>
        <w:rPr>
          <w:snapToGrid/>
        </w:rPr>
        <w:t xml:space="preserve"> volume = </w:t>
      </w:r>
      <w:r>
        <w:rPr>
          <w:snapToGrid/>
          <w:color w:val="0000C0"/>
        </w:rPr>
        <w:t>length</w:t>
      </w:r>
      <w:r>
        <w:rPr>
          <w:snapToGrid/>
        </w:rPr>
        <w:t xml:space="preserve"> * </w:t>
      </w:r>
      <w:r>
        <w:rPr>
          <w:snapToGrid/>
          <w:color w:val="0000C0"/>
        </w:rPr>
        <w:t>width</w:t>
      </w:r>
      <w:r>
        <w:rPr>
          <w:snapToGrid/>
        </w:rPr>
        <w:t xml:space="preserve"> * </w:t>
      </w:r>
      <w:r>
        <w:rPr>
          <w:snapToGrid/>
          <w:color w:val="0000C0"/>
        </w:rPr>
        <w:t>height</w:t>
      </w:r>
      <w:r>
        <w:rPr>
          <w:snapToGrid/>
        </w:rPr>
        <w:t>;</w:t>
      </w:r>
    </w:p>
    <w:p w:rsidR="00A557DA" w:rsidRDefault="00556031" w:rsidP="00556031">
      <w:pPr>
        <w:pStyle w:val="aff"/>
        <w:rPr>
          <w:snapToGrid/>
        </w:rPr>
      </w:pPr>
      <w:r>
        <w:rPr>
          <w:snapToGrid/>
        </w:rPr>
        <w:t xml:space="preserve">    </w:t>
      </w:r>
      <w:r w:rsidR="0032104A">
        <w:rPr>
          <w:snapToGrid/>
          <w:color w:val="0000C0"/>
        </w:rPr>
        <w:t>length</w:t>
      </w:r>
      <w:r w:rsidR="0032104A">
        <w:rPr>
          <w:snapToGrid/>
        </w:rPr>
        <w:t xml:space="preserve"> -= </w:t>
      </w:r>
      <w:r w:rsidR="0032104A">
        <w:rPr>
          <w:i/>
          <w:iCs/>
          <w:snapToGrid/>
          <w:color w:val="0000C0"/>
        </w:rPr>
        <w:t>PADDING</w:t>
      </w:r>
      <w:r w:rsidR="0032104A">
        <w:rPr>
          <w:snapToGrid/>
        </w:rPr>
        <w:t xml:space="preserve">; </w:t>
      </w:r>
    </w:p>
    <w:p w:rsidR="00A557DA" w:rsidRDefault="00556031" w:rsidP="00556031">
      <w:pPr>
        <w:pStyle w:val="aff"/>
        <w:rPr>
          <w:snapToGrid/>
        </w:rPr>
      </w:pPr>
      <w:r>
        <w:rPr>
          <w:snapToGrid/>
        </w:rPr>
        <w:t xml:space="preserve">    </w:t>
      </w:r>
      <w:r w:rsidR="0032104A">
        <w:rPr>
          <w:snapToGrid/>
          <w:color w:val="0000C0"/>
        </w:rPr>
        <w:t>width</w:t>
      </w:r>
      <w:r w:rsidR="0032104A">
        <w:rPr>
          <w:snapToGrid/>
        </w:rPr>
        <w:t xml:space="preserve"> -= </w:t>
      </w:r>
      <w:r w:rsidR="0032104A">
        <w:rPr>
          <w:i/>
          <w:iCs/>
          <w:snapToGrid/>
          <w:color w:val="0000C0"/>
        </w:rPr>
        <w:t>PADDING</w:t>
      </w:r>
      <w:r w:rsidR="0032104A">
        <w:rPr>
          <w:snapToGrid/>
        </w:rPr>
        <w:t xml:space="preserve">; </w:t>
      </w:r>
    </w:p>
    <w:p w:rsidR="0032104A" w:rsidRDefault="00556031" w:rsidP="00556031">
      <w:pPr>
        <w:pStyle w:val="aff"/>
        <w:rPr>
          <w:snapToGrid/>
        </w:rPr>
      </w:pPr>
      <w:r>
        <w:rPr>
          <w:snapToGrid/>
        </w:rPr>
        <w:t xml:space="preserve">    </w:t>
      </w:r>
      <w:r w:rsidR="0032104A">
        <w:rPr>
          <w:snapToGrid/>
          <w:color w:val="0000C0"/>
        </w:rPr>
        <w:t>height</w:t>
      </w:r>
      <w:r w:rsidR="0032104A">
        <w:rPr>
          <w:snapToGrid/>
        </w:rPr>
        <w:t xml:space="preserve"> -= </w:t>
      </w:r>
      <w:r w:rsidR="0032104A">
        <w:rPr>
          <w:i/>
          <w:iCs/>
          <w:snapToGrid/>
          <w:color w:val="0000C0"/>
        </w:rPr>
        <w:t>PADDING</w:t>
      </w:r>
      <w:r w:rsidR="0032104A">
        <w:rPr>
          <w:snapToGrid/>
        </w:rPr>
        <w:t>;</w:t>
      </w:r>
    </w:p>
    <w:p w:rsidR="0032104A" w:rsidRDefault="0032104A" w:rsidP="0032104A">
      <w:pPr>
        <w:pStyle w:val="aff"/>
        <w:rPr>
          <w:snapToGrid/>
        </w:rPr>
      </w:pPr>
      <w:r>
        <w:rPr>
          <w:snapToGrid/>
        </w:rPr>
        <w:t xml:space="preserve">    </w:t>
      </w:r>
      <w:r>
        <w:rPr>
          <w:b/>
          <w:snapToGrid/>
          <w:color w:val="7F0055"/>
        </w:rPr>
        <w:t>return</w:t>
      </w:r>
      <w:r>
        <w:rPr>
          <w:snapToGrid/>
        </w:rPr>
        <w:t xml:space="preserve"> volume;</w:t>
      </w:r>
    </w:p>
    <w:p w:rsidR="008C73BD" w:rsidRPr="008C73BD" w:rsidRDefault="0032104A" w:rsidP="0032104A">
      <w:pPr>
        <w:pStyle w:val="aff"/>
      </w:pPr>
      <w:r>
        <w:rPr>
          <w:snapToGrid/>
        </w:rPr>
        <w:t>}</w:t>
      </w:r>
    </w:p>
    <w:p w:rsidR="00D165B2" w:rsidRDefault="007D7C48" w:rsidP="00D165B2">
      <w:pPr>
        <w:rPr>
          <w:rFonts w:eastAsiaTheme="minorEastAsia"/>
        </w:rPr>
      </w:pPr>
      <w:r>
        <w:rPr>
          <w:rFonts w:eastAsiaTheme="minorEastAsia" w:hint="eastAsia"/>
        </w:rPr>
        <w:t>正确示例在修改对象状态之前执行输入校验。注意，</w:t>
      </w:r>
      <w:r w:rsidRPr="004C0A27">
        <w:t>try</w:t>
      </w:r>
      <w:r w:rsidRPr="007D7C48">
        <w:rPr>
          <w:rFonts w:eastAsiaTheme="minorEastAsia" w:hint="eastAsia"/>
        </w:rPr>
        <w:t>代码块中</w:t>
      </w:r>
      <w:r>
        <w:rPr>
          <w:rFonts w:eastAsiaTheme="minorEastAsia" w:hint="eastAsia"/>
        </w:rPr>
        <w:t>只包含可能会抛出异常的代码，而其他代码都被移到</w:t>
      </w:r>
      <w:r w:rsidRPr="004C0A27">
        <w:t>try</w:t>
      </w:r>
      <w:r w:rsidRPr="00B36FB7">
        <w:rPr>
          <w:rFonts w:eastAsiaTheme="minorEastAsia" w:hint="eastAsia"/>
        </w:rPr>
        <w:t>块之外</w:t>
      </w:r>
      <w:r>
        <w:rPr>
          <w:rStyle w:val="Char6"/>
          <w:rFonts w:eastAsiaTheme="minorEastAsia" w:hint="eastAsia"/>
        </w:rPr>
        <w:t>。</w:t>
      </w:r>
    </w:p>
    <w:p w:rsidR="00243278" w:rsidRDefault="00131BD8" w:rsidP="00243278">
      <w:pPr>
        <w:pStyle w:val="aff0"/>
      </w:pPr>
      <w:r>
        <w:rPr>
          <w:rFonts w:hint="eastAsia"/>
        </w:rPr>
        <w:t>正确示例（未修改的对象）</w:t>
      </w:r>
      <w:r>
        <w:rPr>
          <w:rFonts w:hint="eastAsia"/>
        </w:rPr>
        <w:t>:</w:t>
      </w:r>
    </w:p>
    <w:p w:rsidR="009252C5" w:rsidRDefault="009252C5" w:rsidP="009252C5">
      <w:pPr>
        <w:pStyle w:val="aff"/>
        <w:rPr>
          <w:snapToGrid/>
        </w:rPr>
      </w:pPr>
      <w:r>
        <w:rPr>
          <w:b/>
          <w:snapToGrid/>
          <w:color w:val="7F0055"/>
        </w:rPr>
        <w:t>public</w:t>
      </w:r>
      <w:r>
        <w:rPr>
          <w:snapToGrid/>
        </w:rPr>
        <w:t xml:space="preserve"> </w:t>
      </w:r>
      <w:r>
        <w:rPr>
          <w:b/>
          <w:snapToGrid/>
          <w:color w:val="7F0055"/>
        </w:rPr>
        <w:t>int</w:t>
      </w:r>
      <w:r>
        <w:rPr>
          <w:snapToGrid/>
        </w:rPr>
        <w:t xml:space="preserve"> getVolumePackage(</w:t>
      </w:r>
      <w:r>
        <w:rPr>
          <w:b/>
          <w:snapToGrid/>
          <w:color w:val="7F0055"/>
        </w:rPr>
        <w:t>int</w:t>
      </w:r>
      <w:r>
        <w:rPr>
          <w:snapToGrid/>
        </w:rPr>
        <w:t xml:space="preserve"> weight)</w:t>
      </w:r>
    </w:p>
    <w:p w:rsidR="009252C5" w:rsidRDefault="009252C5" w:rsidP="009252C5">
      <w:pPr>
        <w:pStyle w:val="aff"/>
        <w:rPr>
          <w:snapToGrid/>
        </w:rPr>
      </w:pPr>
      <w:r>
        <w:rPr>
          <w:snapToGrid/>
        </w:rPr>
        <w:t>{</w:t>
      </w:r>
    </w:p>
    <w:p w:rsidR="009252C5" w:rsidRDefault="009252C5" w:rsidP="009252C5">
      <w:pPr>
        <w:pStyle w:val="aff"/>
        <w:rPr>
          <w:snapToGrid/>
        </w:rPr>
      </w:pPr>
      <w:r>
        <w:rPr>
          <w:snapToGrid/>
        </w:rPr>
        <w:t xml:space="preserve">    </w:t>
      </w:r>
      <w:r>
        <w:rPr>
          <w:b/>
          <w:snapToGrid/>
          <w:color w:val="7F0055"/>
        </w:rPr>
        <w:t>try</w:t>
      </w:r>
    </w:p>
    <w:p w:rsidR="009252C5" w:rsidRDefault="009252C5" w:rsidP="009252C5">
      <w:pPr>
        <w:pStyle w:val="aff"/>
        <w:rPr>
          <w:snapToGrid/>
        </w:rPr>
      </w:pPr>
      <w:r>
        <w:rPr>
          <w:snapToGrid/>
        </w:rPr>
        <w:t xml:space="preserve">    {</w:t>
      </w:r>
    </w:p>
    <w:p w:rsidR="009252C5" w:rsidRDefault="009252C5" w:rsidP="009252C5">
      <w:pPr>
        <w:pStyle w:val="aff"/>
        <w:rPr>
          <w:snapToGrid/>
        </w:rPr>
      </w:pPr>
      <w:r>
        <w:rPr>
          <w:snapToGrid/>
        </w:rPr>
        <w:t xml:space="preserve">        validate(weight);</w:t>
      </w:r>
    </w:p>
    <w:p w:rsidR="009252C5" w:rsidRDefault="009252C5" w:rsidP="009252C5">
      <w:pPr>
        <w:pStyle w:val="aff"/>
        <w:rPr>
          <w:snapToGrid/>
        </w:rPr>
      </w:pPr>
      <w:r>
        <w:rPr>
          <w:snapToGrid/>
        </w:rPr>
        <w:t xml:space="preserve">    }</w:t>
      </w:r>
    </w:p>
    <w:p w:rsidR="009252C5" w:rsidRDefault="009252C5" w:rsidP="009252C5">
      <w:pPr>
        <w:pStyle w:val="aff"/>
        <w:rPr>
          <w:snapToGrid/>
        </w:rPr>
      </w:pPr>
      <w:r>
        <w:rPr>
          <w:snapToGrid/>
        </w:rPr>
        <w:t xml:space="preserve">    </w:t>
      </w:r>
      <w:r>
        <w:rPr>
          <w:b/>
          <w:snapToGrid/>
          <w:color w:val="7F0055"/>
        </w:rPr>
        <w:t>catch</w:t>
      </w:r>
      <w:r>
        <w:rPr>
          <w:snapToGrid/>
        </w:rPr>
        <w:t xml:space="preserve"> (Exception t)</w:t>
      </w:r>
    </w:p>
    <w:p w:rsidR="009252C5" w:rsidRDefault="009252C5" w:rsidP="009252C5">
      <w:pPr>
        <w:pStyle w:val="aff"/>
        <w:rPr>
          <w:snapToGrid/>
        </w:rPr>
      </w:pPr>
      <w:r>
        <w:rPr>
          <w:snapToGrid/>
        </w:rPr>
        <w:t xml:space="preserve">    {</w:t>
      </w:r>
    </w:p>
    <w:p w:rsidR="00742FEC" w:rsidRDefault="00742FEC" w:rsidP="00742FEC">
      <w:pPr>
        <w:pStyle w:val="aff"/>
        <w:rPr>
          <w:snapToGrid/>
        </w:rPr>
      </w:pPr>
      <w:r>
        <w:rPr>
          <w:snapToGrid/>
        </w:rPr>
        <w:t xml:space="preserve">        MyExceptionReporter.</w:t>
      </w:r>
      <w:r w:rsidRPr="00B63653">
        <w:rPr>
          <w:snapToGrid/>
        </w:rPr>
        <w:t>report</w:t>
      </w:r>
      <w:r>
        <w:rPr>
          <w:snapToGrid/>
        </w:rPr>
        <w:t xml:space="preserve">(t); </w:t>
      </w:r>
      <w:r>
        <w:rPr>
          <w:snapToGrid/>
          <w:color w:val="3F7F5F"/>
        </w:rPr>
        <w:t>// Sanitize</w:t>
      </w:r>
      <w:r>
        <w:rPr>
          <w:rFonts w:hint="eastAsia"/>
          <w:snapToGrid/>
          <w:color w:val="3F7F5F"/>
        </w:rPr>
        <w:t xml:space="preserve"> any sensitive data</w:t>
      </w:r>
    </w:p>
    <w:p w:rsidR="009252C5" w:rsidRDefault="009252C5" w:rsidP="009252C5">
      <w:pPr>
        <w:pStyle w:val="aff"/>
        <w:rPr>
          <w:snapToGrid/>
        </w:rPr>
      </w:pPr>
      <w:r>
        <w:rPr>
          <w:snapToGrid/>
        </w:rPr>
        <w:t xml:space="preserve">        </w:t>
      </w:r>
      <w:r>
        <w:rPr>
          <w:b/>
          <w:snapToGrid/>
          <w:color w:val="7F0055"/>
        </w:rPr>
        <w:t>return</w:t>
      </w:r>
      <w:r>
        <w:rPr>
          <w:snapToGrid/>
        </w:rPr>
        <w:t xml:space="preserve"> -1;</w:t>
      </w:r>
    </w:p>
    <w:p w:rsidR="009252C5" w:rsidRDefault="009252C5" w:rsidP="009252C5">
      <w:pPr>
        <w:pStyle w:val="aff"/>
        <w:rPr>
          <w:snapToGrid/>
        </w:rPr>
      </w:pPr>
      <w:r>
        <w:rPr>
          <w:snapToGrid/>
        </w:rPr>
        <w:t xml:space="preserve">    </w:t>
      </w:r>
      <w:r>
        <w:rPr>
          <w:rFonts w:hint="eastAsia"/>
          <w:snapToGrid/>
        </w:rPr>
        <w:t xml:space="preserve"> </w:t>
      </w:r>
      <w:r>
        <w:rPr>
          <w:snapToGrid/>
        </w:rPr>
        <w:t>}</w:t>
      </w:r>
    </w:p>
    <w:p w:rsidR="009252C5" w:rsidRDefault="009252C5" w:rsidP="009252C5">
      <w:pPr>
        <w:pStyle w:val="aff"/>
        <w:rPr>
          <w:snapToGrid/>
        </w:rPr>
      </w:pPr>
      <w:r>
        <w:rPr>
          <w:snapToGrid/>
        </w:rPr>
        <w:t xml:space="preserve">     </w:t>
      </w:r>
    </w:p>
    <w:p w:rsidR="009252C5" w:rsidRDefault="009252C5" w:rsidP="009252C5">
      <w:pPr>
        <w:pStyle w:val="aff"/>
        <w:rPr>
          <w:snapToGrid/>
        </w:rPr>
      </w:pPr>
      <w:r>
        <w:rPr>
          <w:snapToGrid/>
        </w:rPr>
        <w:t xml:space="preserve">    </w:t>
      </w:r>
      <w:r>
        <w:rPr>
          <w:b/>
          <w:snapToGrid/>
          <w:color w:val="7F0055"/>
        </w:rPr>
        <w:t>int</w:t>
      </w:r>
      <w:r>
        <w:rPr>
          <w:snapToGrid/>
        </w:rPr>
        <w:t xml:space="preserve"> volume = (</w:t>
      </w:r>
      <w:r>
        <w:rPr>
          <w:snapToGrid/>
          <w:color w:val="0000C0"/>
        </w:rPr>
        <w:t>length</w:t>
      </w:r>
      <w:r>
        <w:rPr>
          <w:snapToGrid/>
        </w:rPr>
        <w:t xml:space="preserve"> + </w:t>
      </w:r>
      <w:r>
        <w:rPr>
          <w:i/>
          <w:iCs/>
          <w:snapToGrid/>
          <w:color w:val="0000C0"/>
        </w:rPr>
        <w:t>PADDING</w:t>
      </w:r>
      <w:r>
        <w:rPr>
          <w:snapToGrid/>
        </w:rPr>
        <w:t>) * (</w:t>
      </w:r>
      <w:r>
        <w:rPr>
          <w:snapToGrid/>
          <w:color w:val="0000C0"/>
        </w:rPr>
        <w:t>width</w:t>
      </w:r>
      <w:r>
        <w:rPr>
          <w:snapToGrid/>
        </w:rPr>
        <w:t xml:space="preserve"> + </w:t>
      </w:r>
      <w:r>
        <w:rPr>
          <w:i/>
          <w:iCs/>
          <w:snapToGrid/>
          <w:color w:val="0000C0"/>
        </w:rPr>
        <w:t>PADDING</w:t>
      </w:r>
      <w:r>
        <w:rPr>
          <w:snapToGrid/>
        </w:rPr>
        <w:t>)</w:t>
      </w:r>
      <w:r w:rsidR="00816880">
        <w:rPr>
          <w:rFonts w:hint="eastAsia"/>
          <w:snapToGrid/>
        </w:rPr>
        <w:t xml:space="preserve"> </w:t>
      </w:r>
      <w:r>
        <w:rPr>
          <w:snapToGrid/>
        </w:rPr>
        <w:t>* (</w:t>
      </w:r>
      <w:r>
        <w:rPr>
          <w:snapToGrid/>
          <w:color w:val="0000C0"/>
        </w:rPr>
        <w:t>height</w:t>
      </w:r>
      <w:r>
        <w:rPr>
          <w:snapToGrid/>
        </w:rPr>
        <w:t xml:space="preserve"> + </w:t>
      </w:r>
      <w:r>
        <w:rPr>
          <w:i/>
          <w:iCs/>
          <w:snapToGrid/>
          <w:color w:val="0000C0"/>
        </w:rPr>
        <w:t>PADDING</w:t>
      </w:r>
      <w:r>
        <w:rPr>
          <w:snapToGrid/>
        </w:rPr>
        <w:t>);</w:t>
      </w:r>
    </w:p>
    <w:p w:rsidR="009252C5" w:rsidRDefault="009252C5" w:rsidP="009252C5">
      <w:pPr>
        <w:pStyle w:val="aff"/>
        <w:rPr>
          <w:snapToGrid/>
        </w:rPr>
      </w:pPr>
      <w:r>
        <w:rPr>
          <w:snapToGrid/>
        </w:rPr>
        <w:t xml:space="preserve">    </w:t>
      </w:r>
      <w:r>
        <w:rPr>
          <w:b/>
          <w:snapToGrid/>
          <w:color w:val="7F0055"/>
        </w:rPr>
        <w:t>return</w:t>
      </w:r>
      <w:r>
        <w:rPr>
          <w:snapToGrid/>
        </w:rPr>
        <w:t xml:space="preserve"> volume;</w:t>
      </w:r>
    </w:p>
    <w:p w:rsidR="00401948" w:rsidRDefault="009252C5" w:rsidP="009252C5">
      <w:pPr>
        <w:pStyle w:val="aff"/>
        <w:rPr>
          <w:snapToGrid/>
        </w:rPr>
      </w:pPr>
      <w:r>
        <w:rPr>
          <w:snapToGrid/>
        </w:rPr>
        <w:t>}</w:t>
      </w:r>
    </w:p>
    <w:p w:rsidR="002E4F1E" w:rsidRDefault="00A57C2A" w:rsidP="002E4F1E">
      <w:pPr>
        <w:rPr>
          <w:rFonts w:eastAsiaTheme="minorEastAsia"/>
        </w:rPr>
      </w:pPr>
      <w:r>
        <w:rPr>
          <w:rFonts w:eastAsiaTheme="minorEastAsia" w:hint="eastAsia"/>
        </w:rPr>
        <w:t>正确示例避免了修改对象</w:t>
      </w:r>
      <w:r w:rsidR="00FB3D79">
        <w:rPr>
          <w:rFonts w:eastAsiaTheme="minorEastAsia" w:hint="eastAsia"/>
        </w:rPr>
        <w:t>状态</w:t>
      </w:r>
      <w:r>
        <w:rPr>
          <w:rFonts w:eastAsiaTheme="minorEastAsia" w:hint="eastAsia"/>
        </w:rPr>
        <w:t>，</w:t>
      </w:r>
      <w:r w:rsidR="008421B1">
        <w:rPr>
          <w:rFonts w:eastAsiaTheme="minorEastAsia" w:hint="eastAsia"/>
        </w:rPr>
        <w:t>从而</w:t>
      </w:r>
      <w:r w:rsidR="0092745C">
        <w:rPr>
          <w:rFonts w:eastAsiaTheme="minorEastAsia" w:hint="eastAsia"/>
        </w:rPr>
        <w:t>使得对象状态总是</w:t>
      </w:r>
      <w:r>
        <w:rPr>
          <w:rFonts w:eastAsiaTheme="minorEastAsia" w:hint="eastAsia"/>
        </w:rPr>
        <w:t>一致</w:t>
      </w:r>
      <w:r w:rsidR="0092745C">
        <w:rPr>
          <w:rFonts w:eastAsiaTheme="minorEastAsia" w:hint="eastAsia"/>
        </w:rPr>
        <w:t>的</w:t>
      </w:r>
      <w:r w:rsidR="007B2D65">
        <w:rPr>
          <w:rFonts w:eastAsiaTheme="minorEastAsia" w:hint="eastAsia"/>
        </w:rPr>
        <w:t>。</w:t>
      </w:r>
      <w:r w:rsidR="00AC0DAD">
        <w:rPr>
          <w:rFonts w:eastAsiaTheme="minorEastAsia" w:hint="eastAsia"/>
        </w:rPr>
        <w:t>因此没有必要</w:t>
      </w:r>
      <w:r w:rsidR="00494E0E">
        <w:rPr>
          <w:rFonts w:eastAsiaTheme="minorEastAsia" w:hint="eastAsia"/>
        </w:rPr>
        <w:t>再</w:t>
      </w:r>
      <w:r w:rsidR="00AC0DAD">
        <w:rPr>
          <w:rFonts w:eastAsiaTheme="minorEastAsia" w:hint="eastAsia"/>
        </w:rPr>
        <w:t>进行回滚操作</w:t>
      </w:r>
      <w:r>
        <w:rPr>
          <w:rFonts w:eastAsiaTheme="minorEastAsia" w:hint="eastAsia"/>
        </w:rPr>
        <w:t>。相比之前的解决方案，更推荐使用这种方式</w:t>
      </w:r>
      <w:r w:rsidR="007A52D3">
        <w:rPr>
          <w:rFonts w:eastAsiaTheme="minorEastAsia" w:hint="eastAsia"/>
        </w:rPr>
        <w:t>。</w:t>
      </w:r>
      <w:r>
        <w:rPr>
          <w:rFonts w:eastAsiaTheme="minorEastAsia" w:hint="eastAsia"/>
        </w:rPr>
        <w:t>但是对于一些复杂的代码，</w:t>
      </w:r>
      <w:r w:rsidR="000664FA">
        <w:rPr>
          <w:rFonts w:eastAsiaTheme="minorEastAsia" w:hint="eastAsia"/>
        </w:rPr>
        <w:t>这种方式</w:t>
      </w:r>
      <w:r>
        <w:rPr>
          <w:rFonts w:eastAsiaTheme="minorEastAsia" w:hint="eastAsia"/>
        </w:rPr>
        <w:t>可能无法实行。</w:t>
      </w:r>
    </w:p>
    <w:p w:rsidR="002A162D" w:rsidRPr="00F94A10" w:rsidRDefault="002A162D" w:rsidP="002E4F1E">
      <w:pPr>
        <w:rPr>
          <w:rFonts w:eastAsiaTheme="minorEastAsia"/>
        </w:rPr>
      </w:pPr>
    </w:p>
    <w:p w:rsidR="00B24800" w:rsidRPr="00B24800" w:rsidRDefault="00B24800" w:rsidP="00B24800">
      <w:pPr>
        <w:pStyle w:val="aff1"/>
      </w:pPr>
      <w:bookmarkStart w:id="49" w:name="_Toc358023495"/>
      <w:bookmarkStart w:id="50" w:name="_Toc373262664"/>
      <w:bookmarkStart w:id="51" w:name="_Toc376550019"/>
      <w:bookmarkStart w:id="52" w:name="_Toc435437901"/>
      <w:r>
        <w:rPr>
          <w:rFonts w:eastAsia="宋体" w:hint="eastAsia"/>
        </w:rPr>
        <w:t>I</w:t>
      </w:r>
      <w:r w:rsidR="00A11D6E">
        <w:rPr>
          <w:rFonts w:eastAsia="宋体" w:hint="eastAsia"/>
        </w:rPr>
        <w:t>/</w:t>
      </w:r>
      <w:r>
        <w:rPr>
          <w:rFonts w:eastAsia="宋体" w:hint="eastAsia"/>
        </w:rPr>
        <w:t>O</w:t>
      </w:r>
      <w:bookmarkStart w:id="53" w:name="_Toc373262665"/>
      <w:bookmarkEnd w:id="49"/>
      <w:bookmarkEnd w:id="50"/>
      <w:bookmarkEnd w:id="51"/>
      <w:r w:rsidR="00BF65FD">
        <w:rPr>
          <w:rFonts w:eastAsia="宋体" w:hint="eastAsia"/>
        </w:rPr>
        <w:t>操作</w:t>
      </w:r>
      <w:bookmarkEnd w:id="52"/>
    </w:p>
    <w:p w:rsidR="00B24800" w:rsidRDefault="00920FA5" w:rsidP="001C122A">
      <w:pPr>
        <w:pStyle w:val="2"/>
      </w:pPr>
      <w:bookmarkStart w:id="54" w:name="_Toc376550020"/>
      <w:bookmarkStart w:id="55" w:name="_Toc435437902"/>
      <w:r>
        <w:rPr>
          <w:rFonts w:eastAsiaTheme="minorEastAsia" w:hint="eastAsia"/>
        </w:rPr>
        <w:t>规则</w:t>
      </w:r>
      <w:r w:rsidR="00B24800">
        <w:rPr>
          <w:rFonts w:hint="eastAsia"/>
        </w:rPr>
        <w:t xml:space="preserve"> 3.1</w:t>
      </w:r>
      <w:r w:rsidR="00D55957">
        <w:rPr>
          <w:rFonts w:eastAsiaTheme="minorEastAsia" w:hint="eastAsia"/>
        </w:rPr>
        <w:t xml:space="preserve"> </w:t>
      </w:r>
      <w:r w:rsidR="0063583E" w:rsidRPr="0063583E">
        <w:rPr>
          <w:rFonts w:ascii="宋体" w:eastAsia="宋体" w:hAnsi="宋体" w:cs="宋体" w:hint="eastAsia"/>
        </w:rPr>
        <w:t>临时文件使用完毕应及时删除</w:t>
      </w:r>
      <w:bookmarkEnd w:id="53"/>
      <w:bookmarkEnd w:id="54"/>
      <w:bookmarkEnd w:id="55"/>
    </w:p>
    <w:p w:rsidR="00920FA5" w:rsidRDefault="00B305EB" w:rsidP="00B24800">
      <w:pPr>
        <w:rPr>
          <w:rFonts w:eastAsiaTheme="minorEastAsia"/>
        </w:rPr>
      </w:pPr>
      <w:r>
        <w:rPr>
          <w:rFonts w:eastAsiaTheme="minorEastAsia" w:hint="eastAsia"/>
          <w:b/>
        </w:rPr>
        <w:t>说明：</w:t>
      </w:r>
      <w:r w:rsidR="009B3641" w:rsidRPr="009B3641">
        <w:rPr>
          <w:rFonts w:eastAsiaTheme="minorEastAsia" w:hint="eastAsia"/>
        </w:rPr>
        <w:t>程序</w:t>
      </w:r>
      <w:r w:rsidR="009B3641">
        <w:rPr>
          <w:rFonts w:eastAsiaTheme="minorEastAsia" w:hint="eastAsia"/>
        </w:rPr>
        <w:t>员经常会在全局可写的目录中创建临时文件。例如，</w:t>
      </w:r>
      <w:r w:rsidR="009B3641">
        <w:rPr>
          <w:rFonts w:eastAsiaTheme="minorEastAsia" w:hint="eastAsia"/>
        </w:rPr>
        <w:t>POSIX</w:t>
      </w:r>
      <w:r w:rsidR="009B3641">
        <w:rPr>
          <w:rFonts w:eastAsiaTheme="minorEastAsia" w:hint="eastAsia"/>
        </w:rPr>
        <w:t>系统下的</w:t>
      </w:r>
      <w:r w:rsidR="009B3641" w:rsidRPr="003D19B8">
        <w:rPr>
          <w:rStyle w:val="Char6"/>
        </w:rPr>
        <w:t>/tmp</w:t>
      </w:r>
      <w:r w:rsidR="009B3641" w:rsidRPr="009B3641">
        <w:rPr>
          <w:rFonts w:eastAsiaTheme="minorEastAsia" w:hint="eastAsia"/>
        </w:rPr>
        <w:t>与</w:t>
      </w:r>
      <w:r w:rsidR="009B3641" w:rsidRPr="00CB1262">
        <w:rPr>
          <w:rStyle w:val="Char6"/>
        </w:rPr>
        <w:t>/var/tmp</w:t>
      </w:r>
      <w:r w:rsidR="009B3641" w:rsidRPr="009B3641">
        <w:rPr>
          <w:rFonts w:eastAsiaTheme="minorEastAsia" w:hint="eastAsia"/>
        </w:rPr>
        <w:t>目录，</w:t>
      </w:r>
      <w:r w:rsidR="009B3641">
        <w:rPr>
          <w:rFonts w:eastAsiaTheme="minorEastAsia" w:hint="eastAsia"/>
        </w:rPr>
        <w:t>Windows</w:t>
      </w:r>
      <w:r w:rsidR="009B3641">
        <w:rPr>
          <w:rFonts w:eastAsiaTheme="minorEastAsia" w:hint="eastAsia"/>
        </w:rPr>
        <w:t>系统下的</w:t>
      </w:r>
      <w:r w:rsidR="009B3641" w:rsidRPr="002B6F69">
        <w:rPr>
          <w:rStyle w:val="Char6"/>
        </w:rPr>
        <w:t>C:\TEMP</w:t>
      </w:r>
      <w:r w:rsidR="009B3641" w:rsidRPr="00A76539">
        <w:rPr>
          <w:rFonts w:eastAsiaTheme="minorEastAsia" w:hint="eastAsia"/>
        </w:rPr>
        <w:t>目录</w:t>
      </w:r>
      <w:r w:rsidR="00053654">
        <w:rPr>
          <w:rFonts w:eastAsiaTheme="minorEastAsia" w:hint="eastAsia"/>
        </w:rPr>
        <w:t>。这类目录中的文件可能会</w:t>
      </w:r>
      <w:r w:rsidR="005746B4">
        <w:rPr>
          <w:rFonts w:eastAsiaTheme="minorEastAsia" w:hint="eastAsia"/>
        </w:rPr>
        <w:t>被定期清理，例如，每天晚上或者重启时。</w:t>
      </w:r>
      <w:r w:rsidR="00CA061D">
        <w:rPr>
          <w:rFonts w:eastAsiaTheme="minorEastAsia" w:hint="eastAsia"/>
        </w:rPr>
        <w:t>然而，如果文件未被安全地创建或者</w:t>
      </w:r>
      <w:r w:rsidR="002E65D4">
        <w:rPr>
          <w:rFonts w:eastAsiaTheme="minorEastAsia" w:hint="eastAsia"/>
        </w:rPr>
        <w:t>用完后还是可访问的</w:t>
      </w:r>
      <w:r w:rsidR="005746B4">
        <w:rPr>
          <w:rFonts w:eastAsiaTheme="minorEastAsia" w:hint="eastAsia"/>
        </w:rPr>
        <w:t>，具备本地文件系统访问权限的攻击者</w:t>
      </w:r>
      <w:r w:rsidR="006A0566">
        <w:rPr>
          <w:rFonts w:eastAsiaTheme="minorEastAsia" w:hint="eastAsia"/>
        </w:rPr>
        <w:t>便</w:t>
      </w:r>
      <w:r w:rsidR="005746B4">
        <w:rPr>
          <w:rFonts w:eastAsiaTheme="minorEastAsia" w:hint="eastAsia"/>
        </w:rPr>
        <w:t>可以利用共享目录中的文件</w:t>
      </w:r>
      <w:r w:rsidR="004F6806">
        <w:rPr>
          <w:rFonts w:eastAsiaTheme="minorEastAsia" w:hint="eastAsia"/>
        </w:rPr>
        <w:t>进行恶意</w:t>
      </w:r>
      <w:r w:rsidR="005746B4">
        <w:rPr>
          <w:rFonts w:eastAsiaTheme="minorEastAsia" w:hint="eastAsia"/>
        </w:rPr>
        <w:t>操作</w:t>
      </w:r>
      <w:r w:rsidR="002E65D4">
        <w:rPr>
          <w:rFonts w:eastAsiaTheme="minorEastAsia" w:hint="eastAsia"/>
        </w:rPr>
        <w:t>。</w:t>
      </w:r>
      <w:r w:rsidR="005D5152">
        <w:rPr>
          <w:rFonts w:eastAsiaTheme="minorEastAsia" w:hint="eastAsia"/>
        </w:rPr>
        <w:t>删除已经不再需要的临时文件</w:t>
      </w:r>
      <w:r w:rsidR="001F2B3C">
        <w:rPr>
          <w:rFonts w:eastAsiaTheme="minorEastAsia" w:hint="eastAsia"/>
        </w:rPr>
        <w:t>有助</w:t>
      </w:r>
      <w:r w:rsidR="005D5152">
        <w:rPr>
          <w:rFonts w:eastAsiaTheme="minorEastAsia" w:hint="eastAsia"/>
        </w:rPr>
        <w:t>于对文件名和其他资源（如二级存储）进行回收利用。</w:t>
      </w:r>
      <w:r w:rsidR="008201E5">
        <w:rPr>
          <w:rFonts w:eastAsiaTheme="minorEastAsia" w:hint="eastAsia"/>
        </w:rPr>
        <w:t>每一个程序在正常运行过程中都有责任确保</w:t>
      </w:r>
      <w:r w:rsidR="00B75386">
        <w:rPr>
          <w:rFonts w:eastAsiaTheme="minorEastAsia" w:hint="eastAsia"/>
        </w:rPr>
        <w:t>已</w:t>
      </w:r>
      <w:r w:rsidR="008201E5">
        <w:rPr>
          <w:rFonts w:eastAsiaTheme="minorEastAsia" w:hint="eastAsia"/>
        </w:rPr>
        <w:t>使用完毕的临时文件</w:t>
      </w:r>
      <w:r w:rsidR="004F6806">
        <w:rPr>
          <w:rFonts w:eastAsiaTheme="minorEastAsia" w:hint="eastAsia"/>
        </w:rPr>
        <w:t>被删除</w:t>
      </w:r>
      <w:r w:rsidR="008201E5">
        <w:rPr>
          <w:rFonts w:eastAsiaTheme="minorEastAsia" w:hint="eastAsia"/>
        </w:rPr>
        <w:t>。</w:t>
      </w:r>
    </w:p>
    <w:p w:rsidR="00B10453" w:rsidRPr="00467090" w:rsidRDefault="00B366AB" w:rsidP="00B24800">
      <w:pPr>
        <w:rPr>
          <w:rFonts w:eastAsiaTheme="minorEastAsia"/>
          <w:b/>
        </w:rPr>
      </w:pPr>
      <w:r>
        <w:rPr>
          <w:rFonts w:eastAsiaTheme="minorEastAsia" w:hint="eastAsia"/>
        </w:rPr>
        <w:t>注意：下面的示例代码已假设文件在创建时指定了合适的访问权限</w:t>
      </w:r>
      <w:r w:rsidR="00064EBF">
        <w:rPr>
          <w:rFonts w:eastAsiaTheme="minorEastAsia" w:hint="eastAsia"/>
        </w:rPr>
        <w:t>（</w:t>
      </w:r>
      <w:r w:rsidR="004930C3">
        <w:rPr>
          <w:rFonts w:eastAsiaTheme="minorEastAsia" w:hint="eastAsia"/>
        </w:rPr>
        <w:t>遵循</w:t>
      </w:r>
      <w:hyperlink w:anchor="_规则_3.3在多用户系统中创建文件时指定合适的访问权限" w:history="1">
        <w:r w:rsidR="00712974" w:rsidRPr="00712974">
          <w:rPr>
            <w:rStyle w:val="aff7"/>
            <w:rFonts w:eastAsiaTheme="minorEastAsia" w:hint="eastAsia"/>
          </w:rPr>
          <w:t>规则</w:t>
        </w:r>
        <w:r w:rsidR="00712974" w:rsidRPr="00712974">
          <w:rPr>
            <w:rStyle w:val="aff7"/>
            <w:rFonts w:eastAsiaTheme="minorEastAsia" w:hint="eastAsia"/>
          </w:rPr>
          <w:t xml:space="preserve"> 3.3</w:t>
        </w:r>
        <w:r w:rsidR="00712974" w:rsidRPr="00712974">
          <w:rPr>
            <w:rStyle w:val="aff7"/>
            <w:rFonts w:eastAsiaTheme="minorEastAsia" w:hint="eastAsia"/>
          </w:rPr>
          <w:t>在多用户系统中创建文件时指定合适的访问权限</w:t>
        </w:r>
      </w:hyperlink>
      <w:r w:rsidR="00064EBF">
        <w:rPr>
          <w:rFonts w:eastAsiaTheme="minorEastAsia" w:hint="eastAsia"/>
        </w:rPr>
        <w:t>）</w:t>
      </w:r>
      <w:r w:rsidR="00E5032F">
        <w:rPr>
          <w:rFonts w:eastAsiaTheme="minorEastAsia" w:hint="eastAsia"/>
        </w:rPr>
        <w:t>以及被创建在安全目录中</w:t>
      </w:r>
      <w:r w:rsidR="00064EBF">
        <w:rPr>
          <w:rFonts w:eastAsiaTheme="minorEastAsia" w:hint="eastAsia"/>
        </w:rPr>
        <w:t>（</w:t>
      </w:r>
      <w:r w:rsidR="00E5032F">
        <w:rPr>
          <w:rFonts w:eastAsiaTheme="minorEastAsia" w:hint="eastAsia"/>
        </w:rPr>
        <w:t>遵循</w:t>
      </w:r>
      <w:hyperlink w:anchor="_Recommendation_3.3_Do" w:history="1">
        <w:r w:rsidR="00E5032F" w:rsidRPr="00E5032F">
          <w:rPr>
            <w:rStyle w:val="aff7"/>
            <w:rFonts w:eastAsiaTheme="minorEastAsia" w:hint="eastAsia"/>
          </w:rPr>
          <w:t>规则</w:t>
        </w:r>
        <w:r w:rsidR="00E5032F" w:rsidRPr="00E5032F">
          <w:rPr>
            <w:rStyle w:val="aff7"/>
            <w:rFonts w:eastAsiaTheme="minorEastAsia" w:hint="eastAsia"/>
          </w:rPr>
          <w:t xml:space="preserve"> 3.5 </w:t>
        </w:r>
        <w:r w:rsidR="00E5032F" w:rsidRPr="00E5032F">
          <w:rPr>
            <w:rStyle w:val="aff7"/>
            <w:rFonts w:eastAsiaTheme="minorEastAsia" w:hint="eastAsia"/>
          </w:rPr>
          <w:t>避免在共享目录操作文件</w:t>
        </w:r>
      </w:hyperlink>
      <w:r w:rsidR="00064EBF">
        <w:rPr>
          <w:rFonts w:eastAsiaTheme="minorEastAsia" w:hint="eastAsia"/>
        </w:rPr>
        <w:t>）</w:t>
      </w:r>
      <w:r w:rsidR="00E5032F">
        <w:rPr>
          <w:rFonts w:eastAsiaTheme="minorEastAsia" w:hint="eastAsia"/>
        </w:rPr>
        <w:t>。这两个</w:t>
      </w:r>
      <w:r w:rsidR="00467090">
        <w:rPr>
          <w:rFonts w:eastAsiaTheme="minorEastAsia" w:hint="eastAsia"/>
        </w:rPr>
        <w:t>要求</w:t>
      </w:r>
      <w:r w:rsidR="00E5032F">
        <w:rPr>
          <w:rFonts w:eastAsiaTheme="minorEastAsia" w:hint="eastAsia"/>
        </w:rPr>
        <w:t>都可以设法通过</w:t>
      </w:r>
      <w:r w:rsidR="00E5032F">
        <w:rPr>
          <w:rFonts w:eastAsiaTheme="minorEastAsia" w:hint="eastAsia"/>
        </w:rPr>
        <w:t>JVM</w:t>
      </w:r>
      <w:r w:rsidR="000563FC">
        <w:rPr>
          <w:rFonts w:eastAsiaTheme="minorEastAsia" w:hint="eastAsia"/>
        </w:rPr>
        <w:t>以外的手段来满足</w:t>
      </w:r>
      <w:r w:rsidR="00E5032F">
        <w:rPr>
          <w:rFonts w:eastAsiaTheme="minorEastAsia" w:hint="eastAsia"/>
        </w:rPr>
        <w:t>。</w:t>
      </w:r>
    </w:p>
    <w:p w:rsidR="00B24800" w:rsidRPr="00B67D1F" w:rsidRDefault="004E1CD7" w:rsidP="00B24800">
      <w:pPr>
        <w:pStyle w:val="aff0"/>
      </w:pPr>
      <w:r>
        <w:rPr>
          <w:rFonts w:hint="eastAsia"/>
        </w:rPr>
        <w:t>错误示例：</w:t>
      </w:r>
    </w:p>
    <w:p w:rsidR="00B24800" w:rsidRPr="00E26961" w:rsidRDefault="00B24800" w:rsidP="00B24800">
      <w:pPr>
        <w:pStyle w:val="aff"/>
      </w:pPr>
      <w:r w:rsidRPr="00EE6D96">
        <w:rPr>
          <w:rFonts w:eastAsia="Times New Roman"/>
          <w:b/>
          <w:color w:val="7F0055"/>
        </w:rPr>
        <w:t>public</w:t>
      </w:r>
      <w:r w:rsidRPr="00E26961">
        <w:rPr>
          <w:color w:val="000000"/>
        </w:rPr>
        <w:t xml:space="preserve"> </w:t>
      </w:r>
      <w:r w:rsidRPr="00B145F7">
        <w:rPr>
          <w:rFonts w:eastAsia="Times New Roman"/>
          <w:b/>
          <w:color w:val="7F0055"/>
        </w:rPr>
        <w:t>class</w:t>
      </w:r>
      <w:r w:rsidRPr="00E26961">
        <w:rPr>
          <w:color w:val="000000"/>
        </w:rPr>
        <w:t xml:space="preserve"> TempFile</w:t>
      </w:r>
    </w:p>
    <w:p w:rsidR="00B24800" w:rsidRPr="00E26961" w:rsidRDefault="00B24800" w:rsidP="00B24800">
      <w:pPr>
        <w:pStyle w:val="aff"/>
      </w:pPr>
      <w:r w:rsidRPr="00E26961">
        <w:rPr>
          <w:color w:val="000000"/>
        </w:rPr>
        <w:lastRenderedPageBreak/>
        <w:t>{</w:t>
      </w:r>
    </w:p>
    <w:p w:rsidR="00B24800" w:rsidRPr="00E26961" w:rsidRDefault="00B24800" w:rsidP="00B24800">
      <w:pPr>
        <w:pStyle w:val="aff"/>
      </w:pPr>
      <w:r w:rsidRPr="00E26961">
        <w:rPr>
          <w:color w:val="000000"/>
        </w:rPr>
        <w:t xml:space="preserve">    </w:t>
      </w:r>
      <w:r w:rsidRPr="001E5134">
        <w:rPr>
          <w:rFonts w:eastAsia="Times New Roman"/>
          <w:b/>
          <w:color w:val="7F0055"/>
        </w:rPr>
        <w:t>public</w:t>
      </w:r>
      <w:r w:rsidRPr="00E26961">
        <w:rPr>
          <w:color w:val="000000"/>
        </w:rPr>
        <w:t xml:space="preserve"> </w:t>
      </w:r>
      <w:r w:rsidRPr="00F17EEC">
        <w:rPr>
          <w:rFonts w:eastAsia="Times New Roman"/>
          <w:b/>
          <w:color w:val="7F0055"/>
        </w:rPr>
        <w:t>static</w:t>
      </w:r>
      <w:r w:rsidRPr="00E26961">
        <w:rPr>
          <w:color w:val="000000"/>
        </w:rPr>
        <w:t xml:space="preserve"> </w:t>
      </w:r>
      <w:r w:rsidRPr="008271B5">
        <w:rPr>
          <w:rFonts w:eastAsia="Times New Roman"/>
          <w:b/>
          <w:color w:val="7F0055"/>
        </w:rPr>
        <w:t>void</w:t>
      </w:r>
      <w:r w:rsidRPr="00E26961">
        <w:rPr>
          <w:color w:val="000000"/>
        </w:rPr>
        <w:t xml:space="preserve"> main(String[] args) </w:t>
      </w:r>
      <w:r w:rsidRPr="005F61AC">
        <w:rPr>
          <w:rFonts w:eastAsia="Times New Roman"/>
          <w:b/>
          <w:color w:val="7F0055"/>
        </w:rPr>
        <w:t>throws</w:t>
      </w:r>
      <w:r w:rsidRPr="00E26961">
        <w:rPr>
          <w:color w:val="000000"/>
        </w:rPr>
        <w:t xml:space="preserve"> IOException</w:t>
      </w:r>
    </w:p>
    <w:p w:rsidR="00B24800" w:rsidRPr="00E26961" w:rsidRDefault="00B24800" w:rsidP="00B24800">
      <w:pPr>
        <w:pStyle w:val="aff"/>
      </w:pPr>
      <w:r w:rsidRPr="00E26961">
        <w:rPr>
          <w:color w:val="000000"/>
        </w:rPr>
        <w:t xml:space="preserve">    {</w:t>
      </w:r>
    </w:p>
    <w:p w:rsidR="00B24800" w:rsidRPr="009A7E9D" w:rsidRDefault="00B24800" w:rsidP="00B24800">
      <w:pPr>
        <w:pStyle w:val="aff"/>
        <w:rPr>
          <w:b/>
        </w:rPr>
      </w:pPr>
      <w:r w:rsidRPr="00E26961">
        <w:rPr>
          <w:color w:val="000000"/>
        </w:rPr>
        <w:t xml:space="preserve">        </w:t>
      </w:r>
      <w:r w:rsidRPr="009A7E9D">
        <w:rPr>
          <w:b/>
          <w:color w:val="000000"/>
        </w:rPr>
        <w:t xml:space="preserve">File f = </w:t>
      </w:r>
      <w:r w:rsidRPr="009A7E9D">
        <w:rPr>
          <w:rFonts w:eastAsia="Times New Roman"/>
          <w:b/>
          <w:color w:val="7F0055"/>
        </w:rPr>
        <w:t>new</w:t>
      </w:r>
      <w:r w:rsidRPr="009A7E9D">
        <w:rPr>
          <w:b/>
          <w:color w:val="000000"/>
        </w:rPr>
        <w:t xml:space="preserve"> File(</w:t>
      </w:r>
      <w:r w:rsidRPr="009A7E9D">
        <w:rPr>
          <w:b/>
          <w:color w:val="2A00FF"/>
        </w:rPr>
        <w:t>"tempnam.tmp"</w:t>
      </w:r>
      <w:r w:rsidRPr="009A7E9D">
        <w:rPr>
          <w:b/>
          <w:color w:val="000000"/>
        </w:rPr>
        <w:t>);</w:t>
      </w:r>
    </w:p>
    <w:p w:rsidR="00B24800" w:rsidRPr="00E26961" w:rsidRDefault="00B24800" w:rsidP="00B24800">
      <w:pPr>
        <w:pStyle w:val="aff"/>
      </w:pPr>
      <w:r w:rsidRPr="00E26961">
        <w:rPr>
          <w:color w:val="000000"/>
        </w:rPr>
        <w:t xml:space="preserve">        </w:t>
      </w:r>
      <w:r w:rsidRPr="00F5291A">
        <w:rPr>
          <w:rFonts w:eastAsia="Times New Roman"/>
          <w:b/>
          <w:color w:val="7F0055"/>
        </w:rPr>
        <w:t>if</w:t>
      </w:r>
      <w:r w:rsidRPr="00E26961">
        <w:rPr>
          <w:color w:val="000000"/>
        </w:rPr>
        <w:t xml:space="preserve"> (f.exists())</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System.</w:t>
      </w:r>
      <w:r w:rsidRPr="00E26961">
        <w:rPr>
          <w:i/>
          <w:iCs/>
          <w:color w:val="0000C0"/>
        </w:rPr>
        <w:t>out</w:t>
      </w:r>
      <w:r w:rsidRPr="00E26961">
        <w:rPr>
          <w:color w:val="000000"/>
        </w:rPr>
        <w:t>.println(</w:t>
      </w:r>
      <w:r w:rsidRPr="00E26961">
        <w:rPr>
          <w:color w:val="2A00FF"/>
        </w:rPr>
        <w:t>"This file already exists"</w:t>
      </w:r>
      <w:r w:rsidRPr="00E26961">
        <w:rPr>
          <w:color w:val="000000"/>
        </w:rPr>
        <w:t>);</w:t>
      </w:r>
    </w:p>
    <w:p w:rsidR="00B24800" w:rsidRPr="00E26961" w:rsidRDefault="00B24800" w:rsidP="00B24800">
      <w:pPr>
        <w:pStyle w:val="aff"/>
      </w:pPr>
      <w:r w:rsidRPr="00E26961">
        <w:rPr>
          <w:color w:val="000000"/>
        </w:rPr>
        <w:t xml:space="preserve">            </w:t>
      </w:r>
      <w:r w:rsidRPr="009347F8">
        <w:rPr>
          <w:rFonts w:eastAsia="Times New Roman"/>
          <w:b/>
          <w:color w:val="7F0055"/>
        </w:rPr>
        <w:t>return</w:t>
      </w:r>
      <w:r w:rsidRPr="00E26961">
        <w:rPr>
          <w:color w:val="000000"/>
        </w:rPr>
        <w:t>;</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FileOutputStream fop = </w:t>
      </w:r>
      <w:r w:rsidRPr="006A1C80">
        <w:rPr>
          <w:rFonts w:eastAsia="Times New Roman"/>
          <w:b/>
          <w:color w:val="7F0055"/>
        </w:rPr>
        <w:t>null</w:t>
      </w:r>
      <w:r w:rsidRPr="00E26961">
        <w:rPr>
          <w:color w:val="000000"/>
        </w:rPr>
        <w:t>;</w:t>
      </w:r>
    </w:p>
    <w:p w:rsidR="00B24800" w:rsidRPr="00E26961" w:rsidRDefault="00B24800" w:rsidP="00B24800">
      <w:pPr>
        <w:pStyle w:val="aff"/>
      </w:pPr>
      <w:r w:rsidRPr="00E26961">
        <w:rPr>
          <w:color w:val="000000"/>
        </w:rPr>
        <w:t xml:space="preserve">        </w:t>
      </w:r>
      <w:r w:rsidRPr="00EB7996">
        <w:rPr>
          <w:rFonts w:eastAsia="Times New Roman"/>
          <w:b/>
          <w:color w:val="7F0055"/>
        </w:rPr>
        <w:t>try</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fop = </w:t>
      </w:r>
      <w:r w:rsidRPr="008F04B9">
        <w:rPr>
          <w:rFonts w:eastAsia="Times New Roman"/>
          <w:b/>
          <w:color w:val="7F0055"/>
        </w:rPr>
        <w:t>new</w:t>
      </w:r>
      <w:r w:rsidRPr="00E26961">
        <w:rPr>
          <w:color w:val="000000"/>
        </w:rPr>
        <w:t xml:space="preserve"> FileOutputStream(f);</w:t>
      </w:r>
    </w:p>
    <w:p w:rsidR="00B24800" w:rsidRPr="00E26961" w:rsidRDefault="00B24800" w:rsidP="00B24800">
      <w:pPr>
        <w:pStyle w:val="aff"/>
      </w:pPr>
      <w:r w:rsidRPr="00E26961">
        <w:rPr>
          <w:color w:val="000000"/>
        </w:rPr>
        <w:t xml:space="preserve">            String str = </w:t>
      </w:r>
      <w:r w:rsidRPr="00E26961">
        <w:rPr>
          <w:color w:val="2A00FF"/>
        </w:rPr>
        <w:t>"Data"</w:t>
      </w:r>
      <w:r w:rsidRPr="00E26961">
        <w:rPr>
          <w:color w:val="000000"/>
        </w:rPr>
        <w:t>;</w:t>
      </w:r>
    </w:p>
    <w:p w:rsidR="00B24800" w:rsidRPr="00E26961" w:rsidRDefault="00B24800" w:rsidP="00B24800">
      <w:pPr>
        <w:pStyle w:val="aff"/>
      </w:pPr>
      <w:r w:rsidRPr="00E26961">
        <w:rPr>
          <w:color w:val="000000"/>
        </w:rPr>
        <w:t xml:space="preserve">            fop.write(str.getBytes());</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r w:rsidRPr="00091E6F">
        <w:rPr>
          <w:rFonts w:eastAsia="Times New Roman"/>
          <w:b/>
          <w:color w:val="7F0055"/>
        </w:rPr>
        <w:t>finally</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r w:rsidRPr="00D64116">
        <w:rPr>
          <w:rFonts w:eastAsia="Times New Roman"/>
          <w:b/>
          <w:color w:val="7F0055"/>
        </w:rPr>
        <w:t>if</w:t>
      </w:r>
      <w:r w:rsidRPr="00E26961">
        <w:rPr>
          <w:color w:val="000000"/>
        </w:rPr>
        <w:t xml:space="preserve"> (fop != </w:t>
      </w:r>
      <w:r w:rsidRPr="006C76F4">
        <w:rPr>
          <w:rFonts w:eastAsia="Times New Roman"/>
          <w:b/>
          <w:color w:val="7F0055"/>
        </w:rPr>
        <w:t>null</w:t>
      </w:r>
      <w:r w:rsidRPr="00E26961">
        <w:rPr>
          <w:color w:val="000000"/>
        </w:rPr>
        <w:t>)</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r w:rsidRPr="00165457">
        <w:rPr>
          <w:rFonts w:eastAsia="Times New Roman"/>
          <w:b/>
          <w:color w:val="7F0055"/>
        </w:rPr>
        <w:t>try</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fop.close();</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r w:rsidRPr="00693E5B">
        <w:rPr>
          <w:rFonts w:eastAsia="Times New Roman"/>
          <w:b/>
          <w:color w:val="7F0055"/>
        </w:rPr>
        <w:t>catch</w:t>
      </w:r>
      <w:r w:rsidRPr="00E26961">
        <w:rPr>
          <w:color w:val="000000"/>
        </w:rPr>
        <w:t xml:space="preserve"> (IOException x)</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r w:rsidRPr="00E26961">
        <w:rPr>
          <w:color w:val="3F7F5F"/>
        </w:rPr>
        <w:t>// handle error</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w:t>
      </w:r>
    </w:p>
    <w:p w:rsidR="00B24800" w:rsidRPr="00C47CC8" w:rsidRDefault="00332B43" w:rsidP="00B24800">
      <w:pPr>
        <w:rPr>
          <w:rFonts w:eastAsiaTheme="minorEastAsia"/>
        </w:rPr>
      </w:pPr>
      <w:r>
        <w:rPr>
          <w:rFonts w:eastAsiaTheme="minorEastAsia" w:hint="eastAsia"/>
        </w:rPr>
        <w:t>这个错误示例</w:t>
      </w:r>
      <w:r w:rsidR="00D947B3">
        <w:rPr>
          <w:rFonts w:eastAsiaTheme="minorEastAsia" w:hint="eastAsia"/>
        </w:rPr>
        <w:t>代码</w:t>
      </w:r>
      <w:r>
        <w:rPr>
          <w:rFonts w:eastAsiaTheme="minorEastAsia" w:hint="eastAsia"/>
        </w:rPr>
        <w:t>在</w:t>
      </w:r>
      <w:r w:rsidR="00D947B3">
        <w:rPr>
          <w:rFonts w:eastAsiaTheme="minorEastAsia" w:hint="eastAsia"/>
        </w:rPr>
        <w:t>运行</w:t>
      </w:r>
      <w:r>
        <w:rPr>
          <w:rFonts w:eastAsiaTheme="minorEastAsia" w:hint="eastAsia"/>
        </w:rPr>
        <w:t>结束时未将临时文件删除。</w:t>
      </w:r>
    </w:p>
    <w:p w:rsidR="00B24800" w:rsidRPr="00B67D1F" w:rsidRDefault="00BF77F3" w:rsidP="00B24800">
      <w:pPr>
        <w:pStyle w:val="aff0"/>
      </w:pPr>
      <w:r>
        <w:rPr>
          <w:rFonts w:hint="eastAsia"/>
        </w:rPr>
        <w:t>正确示例（</w:t>
      </w:r>
      <w:r w:rsidR="00B24800" w:rsidRPr="00740B70">
        <w:t>J</w:t>
      </w:r>
      <w:r w:rsidR="007E31EA">
        <w:rPr>
          <w:rFonts w:hint="eastAsia"/>
        </w:rPr>
        <w:t>DK</w:t>
      </w:r>
      <w:r w:rsidR="00773D15">
        <w:rPr>
          <w:rFonts w:hint="eastAsia"/>
        </w:rPr>
        <w:t>1.</w:t>
      </w:r>
      <w:r w:rsidR="00B24800" w:rsidRPr="00740B70">
        <w:t xml:space="preserve">7: </w:t>
      </w:r>
      <w:r w:rsidR="00B24800">
        <w:rPr>
          <w:rFonts w:hint="eastAsia"/>
        </w:rPr>
        <w:t>DELETE_ON_CLOSE</w:t>
      </w:r>
      <w:r>
        <w:rPr>
          <w:rFonts w:hint="eastAsia"/>
        </w:rPr>
        <w:t>）：</w:t>
      </w:r>
    </w:p>
    <w:p w:rsidR="00B24800" w:rsidRPr="00E26961" w:rsidRDefault="00B24800" w:rsidP="00B24800">
      <w:pPr>
        <w:pStyle w:val="aff"/>
      </w:pPr>
      <w:r w:rsidRPr="0047727B">
        <w:rPr>
          <w:rFonts w:eastAsia="Times New Roman"/>
          <w:b/>
          <w:color w:val="7F0055"/>
        </w:rPr>
        <w:t>public</w:t>
      </w:r>
      <w:r w:rsidRPr="00E26961">
        <w:rPr>
          <w:color w:val="000000"/>
        </w:rPr>
        <w:t xml:space="preserve"> </w:t>
      </w:r>
      <w:r w:rsidRPr="00CC606C">
        <w:rPr>
          <w:rFonts w:eastAsia="Times New Roman"/>
          <w:b/>
          <w:color w:val="7F0055"/>
        </w:rPr>
        <w:t>class</w:t>
      </w:r>
      <w:r w:rsidRPr="00E26961">
        <w:rPr>
          <w:color w:val="000000"/>
        </w:rPr>
        <w:t xml:space="preserve"> TempFile</w:t>
      </w:r>
    </w:p>
    <w:p w:rsidR="00B24800" w:rsidRPr="00E26961" w:rsidRDefault="00B24800" w:rsidP="00B24800">
      <w:pPr>
        <w:pStyle w:val="aff"/>
      </w:pPr>
      <w:r w:rsidRPr="00E26961">
        <w:rPr>
          <w:color w:val="000000"/>
        </w:rPr>
        <w:t>{</w:t>
      </w:r>
    </w:p>
    <w:p w:rsidR="00B24800" w:rsidRPr="00E26961" w:rsidRDefault="00B24800" w:rsidP="00B24800">
      <w:pPr>
        <w:pStyle w:val="aff"/>
      </w:pPr>
      <w:r w:rsidRPr="00E26961">
        <w:rPr>
          <w:color w:val="000000"/>
        </w:rPr>
        <w:t xml:space="preserve">    </w:t>
      </w:r>
      <w:r w:rsidRPr="001E3598">
        <w:rPr>
          <w:rFonts w:eastAsia="Times New Roman"/>
          <w:b/>
          <w:color w:val="7F0055"/>
        </w:rPr>
        <w:t>public</w:t>
      </w:r>
      <w:r w:rsidRPr="007B4319">
        <w:rPr>
          <w:rFonts w:eastAsia="Times New Roman"/>
          <w:b/>
          <w:color w:val="7F0055"/>
        </w:rPr>
        <w:t xml:space="preserve"> static vo</w:t>
      </w:r>
      <w:r w:rsidRPr="001356E0">
        <w:rPr>
          <w:rFonts w:eastAsia="Times New Roman"/>
          <w:b/>
          <w:color w:val="7F0055"/>
        </w:rPr>
        <w:t>id</w:t>
      </w:r>
      <w:r w:rsidRPr="00E26961">
        <w:rPr>
          <w:color w:val="000000"/>
        </w:rPr>
        <w:t xml:space="preserve"> main(String[] args)</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Path tempFile = </w:t>
      </w:r>
      <w:r w:rsidRPr="00E26961">
        <w:t>null</w:t>
      </w:r>
      <w:r w:rsidRPr="00E26961">
        <w:rPr>
          <w:color w:val="000000"/>
        </w:rPr>
        <w:t>;</w:t>
      </w:r>
    </w:p>
    <w:p w:rsidR="00B24800" w:rsidRPr="00E26961" w:rsidRDefault="00B24800" w:rsidP="00B24800">
      <w:pPr>
        <w:pStyle w:val="aff"/>
      </w:pPr>
      <w:r w:rsidRPr="00E26961">
        <w:rPr>
          <w:color w:val="000000"/>
        </w:rPr>
        <w:t xml:space="preserve">        </w:t>
      </w:r>
      <w:r w:rsidRPr="0085109A">
        <w:rPr>
          <w:rFonts w:eastAsia="Times New Roman"/>
          <w:b/>
          <w:color w:val="7F0055"/>
        </w:rPr>
        <w:t>try</w:t>
      </w:r>
    </w:p>
    <w:p w:rsidR="00B24800" w:rsidRPr="00E26961" w:rsidRDefault="00B24800" w:rsidP="00B24800">
      <w:pPr>
        <w:pStyle w:val="aff"/>
      </w:pPr>
      <w:r w:rsidRPr="00E26961">
        <w:rPr>
          <w:color w:val="000000"/>
        </w:rPr>
        <w:t xml:space="preserve">        {</w:t>
      </w:r>
    </w:p>
    <w:p w:rsidR="00B24800" w:rsidRPr="002A78FA" w:rsidRDefault="00B24800" w:rsidP="00B24800">
      <w:pPr>
        <w:pStyle w:val="aff"/>
      </w:pPr>
      <w:r w:rsidRPr="00E26961">
        <w:rPr>
          <w:color w:val="000000"/>
        </w:rPr>
        <w:t xml:space="preserve">            tempFile = Files.</w:t>
      </w:r>
      <w:r w:rsidRPr="002A78FA">
        <w:rPr>
          <w:i/>
          <w:iCs/>
          <w:color w:val="000000"/>
        </w:rPr>
        <w:t>createTempFile</w:t>
      </w:r>
      <w:r w:rsidRPr="002A78FA">
        <w:rPr>
          <w:color w:val="000000"/>
        </w:rPr>
        <w:t>(</w:t>
      </w:r>
      <w:r w:rsidRPr="002A78FA">
        <w:rPr>
          <w:color w:val="2A00FF"/>
        </w:rPr>
        <w:t>"tempnam"</w:t>
      </w:r>
      <w:r w:rsidRPr="002A78FA">
        <w:rPr>
          <w:color w:val="000000"/>
        </w:rPr>
        <w:t xml:space="preserve">, </w:t>
      </w:r>
      <w:r w:rsidRPr="002A78FA">
        <w:rPr>
          <w:color w:val="2A00FF"/>
        </w:rPr>
        <w:t>".tmp"</w:t>
      </w:r>
      <w:r w:rsidRPr="002A78FA">
        <w:rPr>
          <w:color w:val="000000"/>
        </w:rPr>
        <w:t>);</w:t>
      </w:r>
    </w:p>
    <w:p w:rsidR="00B24800" w:rsidRPr="00E26961" w:rsidRDefault="00B24800" w:rsidP="00B24800">
      <w:pPr>
        <w:pStyle w:val="aff"/>
      </w:pPr>
      <w:r w:rsidRPr="002A78FA">
        <w:rPr>
          <w:color w:val="000000"/>
        </w:rPr>
        <w:t xml:space="preserve">            </w:t>
      </w:r>
      <w:r w:rsidRPr="00382EEF">
        <w:rPr>
          <w:rFonts w:eastAsia="Times New Roman"/>
          <w:b/>
          <w:color w:val="7F0055"/>
        </w:rPr>
        <w:t>try</w:t>
      </w:r>
      <w:r w:rsidRPr="002A78FA">
        <w:rPr>
          <w:color w:val="000000"/>
        </w:rPr>
        <w:t xml:space="preserve"> (BufferedWriter writer = Files.</w:t>
      </w:r>
      <w:r w:rsidRPr="002A78FA">
        <w:rPr>
          <w:i/>
          <w:iCs/>
          <w:color w:val="000000"/>
        </w:rPr>
        <w:t>newBufferedWriter</w:t>
      </w:r>
      <w:r w:rsidRPr="002A78FA">
        <w:rPr>
          <w:color w:val="000000"/>
        </w:rPr>
        <w:t>(</w:t>
      </w:r>
      <w:r w:rsidRPr="00E26961">
        <w:rPr>
          <w:color w:val="000000"/>
        </w:rPr>
        <w:t>tempFile,</w:t>
      </w:r>
    </w:p>
    <w:p w:rsidR="00B24800" w:rsidRDefault="00B24800" w:rsidP="00B24800">
      <w:pPr>
        <w:pStyle w:val="aff"/>
        <w:ind w:left="4230" w:hangingChars="2350" w:hanging="4230"/>
      </w:pPr>
      <w:r w:rsidRPr="00E26961">
        <w:rPr>
          <w:color w:val="000000"/>
        </w:rPr>
        <w:t xml:space="preserve">                    </w:t>
      </w:r>
      <w:r>
        <w:rPr>
          <w:rFonts w:hint="eastAsia"/>
          <w:color w:val="000000"/>
        </w:rPr>
        <w:t xml:space="preserve">                           </w:t>
      </w:r>
      <w:r w:rsidRPr="00E26961">
        <w:rPr>
          <w:color w:val="000000"/>
        </w:rPr>
        <w:t>Charset.</w:t>
      </w:r>
      <w:r w:rsidRPr="00E26961">
        <w:rPr>
          <w:i/>
          <w:iCs/>
          <w:color w:val="000000"/>
        </w:rPr>
        <w:t>forName</w:t>
      </w:r>
      <w:r w:rsidRPr="00E26961">
        <w:rPr>
          <w:color w:val="000000"/>
        </w:rPr>
        <w:t>(</w:t>
      </w:r>
      <w:r w:rsidRPr="00E26961">
        <w:rPr>
          <w:color w:val="2A00FF"/>
        </w:rPr>
        <w:t>"UTF8"</w:t>
      </w:r>
      <w:r w:rsidRPr="00E26961">
        <w:rPr>
          <w:color w:val="000000"/>
        </w:rPr>
        <w:t>),</w:t>
      </w:r>
      <w:r>
        <w:rPr>
          <w:rFonts w:hint="eastAsia"/>
          <w:color w:val="000000"/>
        </w:rPr>
        <w:t xml:space="preserve"> </w:t>
      </w:r>
      <w:r w:rsidRPr="00E26961">
        <w:rPr>
          <w:color w:val="000000"/>
        </w:rPr>
        <w:t>StandardOpenOption.</w:t>
      </w:r>
      <w:r w:rsidRPr="00E26961">
        <w:rPr>
          <w:i/>
          <w:iCs/>
          <w:color w:val="0000C0"/>
        </w:rPr>
        <w:t>DELETE_ON_CLOSE</w:t>
      </w:r>
      <w:r w:rsidRPr="00E26961">
        <w:rPr>
          <w:color w:val="000000"/>
        </w:rPr>
        <w:t>))</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r w:rsidRPr="00E26961">
        <w:rPr>
          <w:color w:val="3F7F5F"/>
        </w:rPr>
        <w:t>// write to</w:t>
      </w:r>
      <w:r w:rsidR="00445D70">
        <w:rPr>
          <w:rFonts w:hint="eastAsia"/>
          <w:color w:val="3F7F5F"/>
        </w:rPr>
        <w:t xml:space="preserve"> the</w:t>
      </w:r>
      <w:r w:rsidRPr="00E26961">
        <w:rPr>
          <w:color w:val="3F7F5F"/>
        </w:rPr>
        <w:t xml:space="preserve"> file</w:t>
      </w:r>
      <w:r w:rsidR="00E237A4">
        <w:rPr>
          <w:rFonts w:hint="eastAsia"/>
          <w:color w:val="3F7F5F"/>
        </w:rPr>
        <w:t xml:space="preserve"> and use it</w:t>
      </w:r>
    </w:p>
    <w:p w:rsidR="00B24800" w:rsidRPr="00E26961" w:rsidRDefault="00B24800" w:rsidP="00B24800">
      <w:pPr>
        <w:pStyle w:val="aff"/>
      </w:pPr>
      <w:r w:rsidRPr="00E26961">
        <w:rPr>
          <w:color w:val="000000"/>
        </w:rPr>
        <w:t xml:space="preserve">            </w:t>
      </w:r>
      <w:r w:rsidRPr="00E26961">
        <w:rPr>
          <w:color w:val="000000"/>
          <w:highlight w:val="lightGray"/>
        </w:rPr>
        <w:t>}</w:t>
      </w:r>
    </w:p>
    <w:p w:rsidR="00B24800" w:rsidRPr="00E26961" w:rsidRDefault="00B24800" w:rsidP="00B24800">
      <w:pPr>
        <w:pStyle w:val="aff"/>
      </w:pPr>
      <w:r w:rsidRPr="00E26961">
        <w:rPr>
          <w:color w:val="000000"/>
        </w:rPr>
        <w:t xml:space="preserve">            System.</w:t>
      </w:r>
      <w:r w:rsidRPr="00E26961">
        <w:rPr>
          <w:i/>
          <w:iCs/>
          <w:color w:val="0000C0"/>
        </w:rPr>
        <w:t>out</w:t>
      </w:r>
      <w:r w:rsidRPr="00E26961">
        <w:rPr>
          <w:color w:val="000000"/>
        </w:rPr>
        <w:t>.println(</w:t>
      </w:r>
      <w:r w:rsidRPr="00E26961">
        <w:rPr>
          <w:color w:val="2A00FF"/>
        </w:rPr>
        <w:t>"Temporary file write done, file erased"</w:t>
      </w:r>
      <w:r w:rsidRPr="00E26961">
        <w:rPr>
          <w:color w:val="000000"/>
        </w:rPr>
        <w:t>);</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r w:rsidRPr="00526569">
        <w:rPr>
          <w:rFonts w:eastAsia="Times New Roman"/>
          <w:b/>
          <w:color w:val="7F0055"/>
        </w:rPr>
        <w:t>catch</w:t>
      </w:r>
      <w:r w:rsidRPr="00E26961">
        <w:rPr>
          <w:color w:val="000000"/>
        </w:rPr>
        <w:t xml:space="preserve"> (</w:t>
      </w:r>
      <w:r w:rsidRPr="002A78FA">
        <w:rPr>
          <w:color w:val="000000"/>
        </w:rPr>
        <w:t>IOException</w:t>
      </w:r>
      <w:r w:rsidRPr="00E26961">
        <w:rPr>
          <w:color w:val="000000"/>
        </w:rPr>
        <w:t xml:space="preserve"> x)</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r w:rsidRPr="00E26961">
        <w:rPr>
          <w:color w:val="3F7F5F"/>
        </w:rPr>
        <w:t>// Some other sort of failure, such as permissions.</w:t>
      </w:r>
    </w:p>
    <w:p w:rsidR="00B24800" w:rsidRPr="00E26961" w:rsidRDefault="00B24800" w:rsidP="00B24800">
      <w:pPr>
        <w:pStyle w:val="aff"/>
      </w:pPr>
      <w:r w:rsidRPr="00E26961">
        <w:rPr>
          <w:color w:val="000000"/>
        </w:rPr>
        <w:t xml:space="preserve">            System.</w:t>
      </w:r>
      <w:r w:rsidRPr="00E26961">
        <w:rPr>
          <w:i/>
          <w:iCs/>
          <w:color w:val="0000C0"/>
        </w:rPr>
        <w:t>err</w:t>
      </w:r>
      <w:r w:rsidRPr="00E26961">
        <w:rPr>
          <w:color w:val="000000"/>
        </w:rPr>
        <w:t>.println(</w:t>
      </w:r>
      <w:r w:rsidRPr="00E26961">
        <w:rPr>
          <w:color w:val="2A00FF"/>
        </w:rPr>
        <w:t>"Error creating temporary file"</w:t>
      </w:r>
      <w:r w:rsidRPr="00E26961">
        <w:rPr>
          <w:color w:val="000000"/>
        </w:rPr>
        <w:t>);</w:t>
      </w:r>
    </w:p>
    <w:p w:rsidR="00B24800" w:rsidRPr="00E26961" w:rsidRDefault="00B24800" w:rsidP="00B24800">
      <w:pPr>
        <w:pStyle w:val="aff"/>
      </w:pPr>
      <w:r w:rsidRPr="00E26961">
        <w:rPr>
          <w:color w:val="000000"/>
        </w:rPr>
        <w:t xml:space="preserve">        }</w:t>
      </w:r>
    </w:p>
    <w:p w:rsidR="00B24800" w:rsidRPr="00E26961" w:rsidRDefault="00B24800" w:rsidP="00B24800">
      <w:pPr>
        <w:pStyle w:val="aff"/>
      </w:pPr>
      <w:r w:rsidRPr="00E26961">
        <w:rPr>
          <w:color w:val="000000"/>
        </w:rPr>
        <w:t xml:space="preserve">    }</w:t>
      </w:r>
    </w:p>
    <w:p w:rsidR="00B24800" w:rsidRDefault="00B24800" w:rsidP="00B24800">
      <w:pPr>
        <w:pStyle w:val="aff"/>
        <w:rPr>
          <w:color w:val="000000"/>
        </w:rPr>
      </w:pPr>
      <w:r w:rsidRPr="00F67EC6">
        <w:rPr>
          <w:color w:val="000000"/>
        </w:rPr>
        <w:t>}</w:t>
      </w:r>
    </w:p>
    <w:p w:rsidR="00B24800" w:rsidRPr="00937FA0" w:rsidRDefault="00BC0462" w:rsidP="00B24800">
      <w:pPr>
        <w:rPr>
          <w:rFonts w:eastAsiaTheme="minorEastAsia"/>
        </w:rPr>
      </w:pPr>
      <w:r>
        <w:rPr>
          <w:rFonts w:eastAsiaTheme="minorEastAsia" w:hint="eastAsia"/>
        </w:rPr>
        <w:t>这个正确示例创建临时文件时用到了</w:t>
      </w:r>
      <w:r w:rsidR="00653719">
        <w:rPr>
          <w:rFonts w:eastAsiaTheme="minorEastAsia" w:hint="eastAsia"/>
        </w:rPr>
        <w:t>JDK1.7</w:t>
      </w:r>
      <w:r w:rsidR="00653719">
        <w:rPr>
          <w:rFonts w:eastAsiaTheme="minorEastAsia" w:hint="eastAsia"/>
        </w:rPr>
        <w:t>的</w:t>
      </w:r>
      <w:r>
        <w:rPr>
          <w:rFonts w:eastAsiaTheme="minorEastAsia" w:hint="eastAsia"/>
        </w:rPr>
        <w:t>NIO2</w:t>
      </w:r>
      <w:r>
        <w:rPr>
          <w:rFonts w:eastAsiaTheme="minorEastAsia" w:hint="eastAsia"/>
        </w:rPr>
        <w:t>包中的几个方法。它使用</w:t>
      </w:r>
      <w:r w:rsidRPr="00AC1F40">
        <w:rPr>
          <w:rStyle w:val="Char6"/>
        </w:rPr>
        <w:t>createTempFile()</w:t>
      </w:r>
      <w:r w:rsidRPr="00BC0462">
        <w:rPr>
          <w:rFonts w:eastAsiaTheme="minorEastAsia" w:hint="eastAsia"/>
        </w:rPr>
        <w:t>方法</w:t>
      </w:r>
      <w:r>
        <w:rPr>
          <w:rFonts w:eastAsiaTheme="minorEastAsia" w:hint="eastAsia"/>
        </w:rPr>
        <w:t>新建一个随机的文件名（文件名的构造方式由具体的实现</w:t>
      </w:r>
      <w:r w:rsidR="00D53DE8">
        <w:rPr>
          <w:rFonts w:eastAsiaTheme="minorEastAsia" w:hint="eastAsia"/>
        </w:rPr>
        <w:t>所</w:t>
      </w:r>
      <w:r>
        <w:rPr>
          <w:rFonts w:eastAsiaTheme="minorEastAsia" w:hint="eastAsia"/>
        </w:rPr>
        <w:t>定义，</w:t>
      </w:r>
      <w:r w:rsidR="00B470C4">
        <w:rPr>
          <w:rFonts w:eastAsiaTheme="minorEastAsia" w:hint="eastAsia"/>
        </w:rPr>
        <w:t>JDK</w:t>
      </w:r>
      <w:r>
        <w:rPr>
          <w:rFonts w:eastAsiaTheme="minorEastAsia" w:hint="eastAsia"/>
        </w:rPr>
        <w:t>缺少相关的文档说明）</w:t>
      </w:r>
      <w:r w:rsidR="00E47379">
        <w:rPr>
          <w:rFonts w:eastAsiaTheme="minorEastAsia" w:hint="eastAsia"/>
        </w:rPr>
        <w:t>。</w:t>
      </w:r>
      <w:r w:rsidR="0041208F">
        <w:rPr>
          <w:rFonts w:eastAsiaTheme="minorEastAsia" w:hint="eastAsia"/>
        </w:rPr>
        <w:t>文件使用</w:t>
      </w:r>
      <w:r w:rsidR="0041208F" w:rsidRPr="005A39D7">
        <w:rPr>
          <w:rStyle w:val="Char6"/>
        </w:rPr>
        <w:t>try-with-resources</w:t>
      </w:r>
      <w:r w:rsidR="0041208F" w:rsidRPr="0041208F">
        <w:rPr>
          <w:rFonts w:eastAsiaTheme="minorEastAsia" w:hint="eastAsia"/>
        </w:rPr>
        <w:t>构造块来打开</w:t>
      </w:r>
      <w:r w:rsidR="0041208F">
        <w:rPr>
          <w:rFonts w:eastAsiaTheme="minorEastAsia" w:hint="eastAsia"/>
        </w:rPr>
        <w:t>，这种方式</w:t>
      </w:r>
      <w:r w:rsidR="00774515">
        <w:rPr>
          <w:rFonts w:eastAsiaTheme="minorEastAsia" w:hint="eastAsia"/>
        </w:rPr>
        <w:t>将</w:t>
      </w:r>
      <w:r w:rsidR="007C0C81">
        <w:rPr>
          <w:rFonts w:eastAsiaTheme="minorEastAsia" w:hint="eastAsia"/>
        </w:rPr>
        <w:t>会</w:t>
      </w:r>
      <w:r w:rsidR="0041208F">
        <w:rPr>
          <w:rFonts w:eastAsiaTheme="minorEastAsia" w:hint="eastAsia"/>
        </w:rPr>
        <w:t>自动关闭文件，而不管是否有异常发生</w:t>
      </w:r>
      <w:r w:rsidR="007C0C81">
        <w:rPr>
          <w:rFonts w:eastAsiaTheme="minorEastAsia" w:hint="eastAsia"/>
        </w:rPr>
        <w:t>，并且在打开文件时用到了</w:t>
      </w:r>
      <w:r w:rsidR="007C0C81" w:rsidRPr="00A44395">
        <w:rPr>
          <w:rStyle w:val="Char6"/>
        </w:rPr>
        <w:t>DELETE_ON_CLOSE</w:t>
      </w:r>
      <w:r w:rsidR="007C0C81" w:rsidRPr="007C0C81">
        <w:rPr>
          <w:rFonts w:eastAsiaTheme="minorEastAsia" w:hint="eastAsia"/>
        </w:rPr>
        <w:lastRenderedPageBreak/>
        <w:t>选项，</w:t>
      </w:r>
      <w:r w:rsidR="007C0C81">
        <w:rPr>
          <w:rFonts w:eastAsiaTheme="minorEastAsia" w:hint="eastAsia"/>
        </w:rPr>
        <w:t>使得文件在关闭时会被自动删除。</w:t>
      </w:r>
      <w:r w:rsidR="00937FA0">
        <w:rPr>
          <w:rFonts w:eastAsiaTheme="minorEastAsia" w:hint="eastAsia"/>
        </w:rPr>
        <w:t>但是这种方式只适合于</w:t>
      </w:r>
      <w:r w:rsidR="00937FA0">
        <w:rPr>
          <w:rFonts w:eastAsiaTheme="minorEastAsia" w:hint="eastAsia"/>
        </w:rPr>
        <w:t>windows</w:t>
      </w:r>
      <w:r w:rsidR="00937FA0">
        <w:rPr>
          <w:rFonts w:eastAsiaTheme="minorEastAsia" w:hint="eastAsia"/>
        </w:rPr>
        <w:t>系统，</w:t>
      </w:r>
      <w:r w:rsidR="00937FA0" w:rsidRPr="00040428">
        <w:rPr>
          <w:rFonts w:eastAsiaTheme="minorEastAsia" w:hint="eastAsia"/>
          <w:highlight w:val="yellow"/>
        </w:rPr>
        <w:t>在</w:t>
      </w:r>
      <w:r w:rsidR="00937FA0" w:rsidRPr="00040428">
        <w:rPr>
          <w:rFonts w:eastAsiaTheme="minorEastAsia" w:hint="eastAsia"/>
          <w:highlight w:val="yellow"/>
        </w:rPr>
        <w:t>linux</w:t>
      </w:r>
      <w:r w:rsidR="00937FA0" w:rsidRPr="00040428">
        <w:rPr>
          <w:rFonts w:eastAsiaTheme="minorEastAsia" w:hint="eastAsia"/>
          <w:highlight w:val="yellow"/>
        </w:rPr>
        <w:t>系统中</w:t>
      </w:r>
      <w:r w:rsidR="004B759B" w:rsidRPr="00040428">
        <w:rPr>
          <w:rFonts w:eastAsiaTheme="minorEastAsia" w:hint="eastAsia"/>
          <w:highlight w:val="yellow"/>
        </w:rPr>
        <w:t>参数</w:t>
      </w:r>
      <w:r w:rsidR="004B759B" w:rsidRPr="00040428">
        <w:rPr>
          <w:rFonts w:eastAsiaTheme="minorEastAsia"/>
          <w:highlight w:val="yellow"/>
        </w:rPr>
        <w:t>StandardOpenOption.DELETE_ON_CLOSE</w:t>
      </w:r>
      <w:r w:rsidR="00937FA0" w:rsidRPr="00040428">
        <w:rPr>
          <w:rFonts w:ascii="Arial" w:eastAsiaTheme="minorEastAsia" w:hAnsi="Arial" w:cs="Arial" w:hint="eastAsia"/>
          <w:snapToGrid/>
          <w:sz w:val="18"/>
          <w:szCs w:val="18"/>
          <w:highlight w:val="yellow"/>
        </w:rPr>
        <w:t>是无效的</w:t>
      </w:r>
      <w:r w:rsidR="00937FA0">
        <w:rPr>
          <w:rFonts w:ascii="Arial" w:eastAsiaTheme="minorEastAsia" w:hAnsi="Arial" w:cs="Arial" w:hint="eastAsia"/>
          <w:snapToGrid/>
          <w:sz w:val="18"/>
          <w:szCs w:val="18"/>
        </w:rPr>
        <w:t>，所以建议采用下面的示例，即采用手动删除临时文件：</w:t>
      </w:r>
    </w:p>
    <w:p w:rsidR="00B24800" w:rsidRPr="00B67D1F" w:rsidRDefault="007E14CF" w:rsidP="00B24800">
      <w:pPr>
        <w:pStyle w:val="aff0"/>
      </w:pPr>
      <w:r>
        <w:rPr>
          <w:rFonts w:hint="eastAsia"/>
        </w:rPr>
        <w:t>正确示例（手动删除临时文件）：</w:t>
      </w:r>
    </w:p>
    <w:p w:rsidR="00B24800" w:rsidRPr="000E7B40" w:rsidRDefault="00B24800" w:rsidP="00B24800">
      <w:pPr>
        <w:pStyle w:val="aff"/>
      </w:pPr>
      <w:r w:rsidRPr="00D0471F">
        <w:rPr>
          <w:rFonts w:eastAsia="Times New Roman"/>
          <w:b/>
          <w:color w:val="7F0055"/>
        </w:rPr>
        <w:t>public</w:t>
      </w:r>
      <w:r w:rsidRPr="000E7B40">
        <w:rPr>
          <w:color w:val="000000"/>
        </w:rPr>
        <w:t xml:space="preserve"> </w:t>
      </w:r>
      <w:r w:rsidRPr="00580FD4">
        <w:rPr>
          <w:rFonts w:eastAsia="Times New Roman"/>
          <w:b/>
          <w:color w:val="7F0055"/>
        </w:rPr>
        <w:t>class</w:t>
      </w:r>
      <w:r w:rsidRPr="000E7B40">
        <w:rPr>
          <w:color w:val="000000"/>
        </w:rPr>
        <w:t xml:space="preserve"> TempFile</w:t>
      </w:r>
    </w:p>
    <w:p w:rsidR="00B24800" w:rsidRPr="000E7B40" w:rsidRDefault="00B24800" w:rsidP="00B24800">
      <w:pPr>
        <w:pStyle w:val="aff"/>
      </w:pPr>
      <w:r w:rsidRPr="000E7B40">
        <w:rPr>
          <w:color w:val="000000"/>
        </w:rPr>
        <w:t>{</w:t>
      </w:r>
    </w:p>
    <w:p w:rsidR="00B24800" w:rsidRPr="000E7B40" w:rsidRDefault="00B24800" w:rsidP="00B24800">
      <w:pPr>
        <w:pStyle w:val="aff"/>
      </w:pPr>
      <w:r w:rsidRPr="000E7B40">
        <w:rPr>
          <w:color w:val="000000"/>
        </w:rPr>
        <w:t xml:space="preserve">    </w:t>
      </w:r>
      <w:r w:rsidRPr="00E857AE">
        <w:rPr>
          <w:rFonts w:eastAsia="Times New Roman"/>
          <w:b/>
          <w:color w:val="7F0055"/>
        </w:rPr>
        <w:t>public</w:t>
      </w:r>
      <w:r w:rsidRPr="000E7B40">
        <w:rPr>
          <w:color w:val="000000"/>
        </w:rPr>
        <w:t xml:space="preserve"> </w:t>
      </w:r>
      <w:r w:rsidRPr="001E5595">
        <w:rPr>
          <w:rFonts w:eastAsia="Times New Roman"/>
          <w:b/>
          <w:color w:val="7F0055"/>
        </w:rPr>
        <w:t>static</w:t>
      </w:r>
      <w:r w:rsidRPr="000E7B40">
        <w:rPr>
          <w:color w:val="000000"/>
        </w:rPr>
        <w:t xml:space="preserve"> </w:t>
      </w:r>
      <w:r w:rsidRPr="00274F78">
        <w:rPr>
          <w:rFonts w:eastAsia="Times New Roman"/>
          <w:b/>
          <w:color w:val="7F0055"/>
        </w:rPr>
        <w:t>void</w:t>
      </w:r>
      <w:r w:rsidRPr="000E7B40">
        <w:rPr>
          <w:color w:val="000000"/>
        </w:rPr>
        <w:t xml:space="preserve"> main(String[] args) </w:t>
      </w:r>
      <w:r w:rsidRPr="007A4239">
        <w:rPr>
          <w:rFonts w:eastAsia="Times New Roman"/>
          <w:b/>
          <w:color w:val="7F0055"/>
        </w:rPr>
        <w:t>throws</w:t>
      </w:r>
      <w:r w:rsidRPr="000E7B40">
        <w:rPr>
          <w:color w:val="000000"/>
        </w:rPr>
        <w:t xml:space="preserve"> IOException</w:t>
      </w:r>
    </w:p>
    <w:p w:rsidR="00B24800" w:rsidRPr="000E7B40" w:rsidRDefault="00B24800" w:rsidP="00B24800">
      <w:pPr>
        <w:pStyle w:val="aff"/>
      </w:pPr>
      <w:r w:rsidRPr="000E7B40">
        <w:rPr>
          <w:color w:val="000000"/>
        </w:rPr>
        <w:t xml:space="preserve">    {</w:t>
      </w:r>
    </w:p>
    <w:p w:rsidR="00B24800" w:rsidRPr="000E7B40" w:rsidRDefault="00B24800" w:rsidP="00B24800">
      <w:pPr>
        <w:pStyle w:val="aff"/>
      </w:pPr>
      <w:r w:rsidRPr="000E7B40">
        <w:rPr>
          <w:color w:val="000000"/>
        </w:rPr>
        <w:t xml:space="preserve">        File f = File.</w:t>
      </w:r>
      <w:r w:rsidRPr="000E7B40">
        <w:rPr>
          <w:i/>
          <w:iCs/>
          <w:color w:val="000000"/>
        </w:rPr>
        <w:t>createTempFile</w:t>
      </w:r>
      <w:r w:rsidRPr="000E7B40">
        <w:rPr>
          <w:color w:val="000000"/>
        </w:rPr>
        <w:t>(</w:t>
      </w:r>
      <w:r w:rsidRPr="000E7B40">
        <w:rPr>
          <w:color w:val="2A00FF"/>
        </w:rPr>
        <w:t>"tempnam"</w:t>
      </w:r>
      <w:r w:rsidRPr="000E7B40">
        <w:rPr>
          <w:color w:val="000000"/>
        </w:rPr>
        <w:t xml:space="preserve">, </w:t>
      </w:r>
      <w:r w:rsidRPr="000E7B40">
        <w:rPr>
          <w:color w:val="2A00FF"/>
        </w:rPr>
        <w:t>".tmp"</w:t>
      </w:r>
      <w:r w:rsidRPr="000E7B40">
        <w:rPr>
          <w:color w:val="000000"/>
        </w:rPr>
        <w:t>);</w:t>
      </w:r>
    </w:p>
    <w:p w:rsidR="00B24800" w:rsidRPr="000E7B40" w:rsidRDefault="00B24800" w:rsidP="00B24800">
      <w:pPr>
        <w:pStyle w:val="aff"/>
      </w:pPr>
      <w:r w:rsidRPr="000E7B40">
        <w:rPr>
          <w:color w:val="000000"/>
        </w:rPr>
        <w:t xml:space="preserve">        FileOutputStream fop = </w:t>
      </w:r>
      <w:r w:rsidRPr="000E7B40">
        <w:t>null</w:t>
      </w:r>
      <w:r w:rsidRPr="000E7B40">
        <w:rPr>
          <w:color w:val="000000"/>
        </w:rPr>
        <w:t>;</w:t>
      </w:r>
    </w:p>
    <w:p w:rsidR="00B24800" w:rsidRPr="000E7B40" w:rsidRDefault="00B24800" w:rsidP="00B24800">
      <w:pPr>
        <w:pStyle w:val="aff"/>
      </w:pPr>
      <w:r w:rsidRPr="000E7B40">
        <w:rPr>
          <w:color w:val="000000"/>
        </w:rPr>
        <w:t xml:space="preserve">        </w:t>
      </w:r>
      <w:r w:rsidRPr="007537A3">
        <w:rPr>
          <w:rFonts w:eastAsia="Times New Roman"/>
          <w:b/>
          <w:color w:val="7F0055"/>
        </w:rPr>
        <w:t>try</w:t>
      </w:r>
    </w:p>
    <w:p w:rsidR="00B24800" w:rsidRPr="000E7B40" w:rsidRDefault="00B24800" w:rsidP="00B24800">
      <w:pPr>
        <w:pStyle w:val="aff"/>
      </w:pPr>
      <w:r w:rsidRPr="000E7B40">
        <w:rPr>
          <w:color w:val="000000"/>
        </w:rPr>
        <w:t xml:space="preserve">        {</w:t>
      </w:r>
    </w:p>
    <w:p w:rsidR="00B24800" w:rsidRPr="000E7B40" w:rsidRDefault="00B24800" w:rsidP="00B24800">
      <w:pPr>
        <w:pStyle w:val="aff"/>
      </w:pPr>
      <w:r w:rsidRPr="000E7B40">
        <w:rPr>
          <w:color w:val="000000"/>
        </w:rPr>
        <w:t xml:space="preserve">            fop = </w:t>
      </w:r>
      <w:r w:rsidRPr="00721282">
        <w:rPr>
          <w:rFonts w:eastAsia="Times New Roman"/>
          <w:b/>
          <w:color w:val="7F0055"/>
        </w:rPr>
        <w:t>new</w:t>
      </w:r>
      <w:r w:rsidRPr="000E7B40">
        <w:rPr>
          <w:color w:val="000000"/>
        </w:rPr>
        <w:t xml:space="preserve"> FileOutputStream(f);</w:t>
      </w:r>
    </w:p>
    <w:p w:rsidR="00B24800" w:rsidRPr="000E7B40" w:rsidRDefault="00B24800" w:rsidP="00F82CE5">
      <w:pPr>
        <w:pStyle w:val="aff"/>
      </w:pPr>
      <w:r w:rsidRPr="000E7B40">
        <w:rPr>
          <w:color w:val="000000"/>
        </w:rPr>
        <w:t xml:space="preserve"> </w:t>
      </w:r>
      <w:r w:rsidR="00F82CE5">
        <w:rPr>
          <w:rFonts w:hint="eastAsia"/>
          <w:color w:val="000000"/>
        </w:rPr>
        <w:t xml:space="preserve">           </w:t>
      </w:r>
      <w:r w:rsidR="005A19F6">
        <w:rPr>
          <w:color w:val="3F7F5F"/>
        </w:rPr>
        <w:t>//</w:t>
      </w:r>
      <w:r w:rsidR="00816E73">
        <w:rPr>
          <w:rFonts w:hint="eastAsia"/>
          <w:color w:val="3F7F5F"/>
        </w:rPr>
        <w:t xml:space="preserve"> </w:t>
      </w:r>
      <w:r w:rsidR="00F82CE5" w:rsidRPr="00E26961">
        <w:rPr>
          <w:color w:val="3F7F5F"/>
        </w:rPr>
        <w:t>write to</w:t>
      </w:r>
      <w:r w:rsidR="005C05AF">
        <w:rPr>
          <w:rFonts w:hint="eastAsia"/>
          <w:color w:val="3F7F5F"/>
        </w:rPr>
        <w:t xml:space="preserve"> the</w:t>
      </w:r>
      <w:r w:rsidR="00F82CE5" w:rsidRPr="00E26961">
        <w:rPr>
          <w:color w:val="3F7F5F"/>
        </w:rPr>
        <w:t xml:space="preserve"> file</w:t>
      </w:r>
      <w:r w:rsidR="00F82CE5">
        <w:rPr>
          <w:rFonts w:hint="eastAsia"/>
          <w:color w:val="3F7F5F"/>
        </w:rPr>
        <w:t xml:space="preserve"> and use it</w:t>
      </w:r>
    </w:p>
    <w:p w:rsidR="00B24800" w:rsidRPr="000E7B40" w:rsidRDefault="00B24800" w:rsidP="00B24800">
      <w:pPr>
        <w:pStyle w:val="aff"/>
      </w:pPr>
      <w:r w:rsidRPr="000E7B40">
        <w:rPr>
          <w:color w:val="000000"/>
        </w:rPr>
        <w:t xml:space="preserve">        }</w:t>
      </w:r>
    </w:p>
    <w:p w:rsidR="00B24800" w:rsidRPr="000E7B40" w:rsidRDefault="00B24800" w:rsidP="00B24800">
      <w:pPr>
        <w:pStyle w:val="aff"/>
      </w:pPr>
      <w:r w:rsidRPr="000E7B40">
        <w:rPr>
          <w:color w:val="000000"/>
        </w:rPr>
        <w:t xml:space="preserve">        </w:t>
      </w:r>
      <w:r w:rsidRPr="00657126">
        <w:rPr>
          <w:rFonts w:eastAsia="Times New Roman"/>
          <w:b/>
          <w:color w:val="7F0055"/>
        </w:rPr>
        <w:t>finally</w:t>
      </w:r>
    </w:p>
    <w:p w:rsidR="00B24800" w:rsidRPr="000E7B40" w:rsidRDefault="00B24800" w:rsidP="00B24800">
      <w:pPr>
        <w:pStyle w:val="aff"/>
      </w:pPr>
      <w:r w:rsidRPr="000E7B40">
        <w:rPr>
          <w:color w:val="000000"/>
        </w:rPr>
        <w:t xml:space="preserve">        {</w:t>
      </w:r>
    </w:p>
    <w:p w:rsidR="00B24800" w:rsidRPr="000E7B40" w:rsidRDefault="00B24800" w:rsidP="00B24800">
      <w:pPr>
        <w:pStyle w:val="aff"/>
      </w:pPr>
      <w:r w:rsidRPr="000E7B40">
        <w:rPr>
          <w:color w:val="000000"/>
        </w:rPr>
        <w:t xml:space="preserve">            </w:t>
      </w:r>
      <w:r w:rsidRPr="00EF6923">
        <w:rPr>
          <w:rFonts w:eastAsia="Times New Roman"/>
          <w:b/>
          <w:color w:val="7F0055"/>
        </w:rPr>
        <w:t>if</w:t>
      </w:r>
      <w:r w:rsidRPr="000E7B40">
        <w:rPr>
          <w:color w:val="000000"/>
        </w:rPr>
        <w:t xml:space="preserve"> (fop != </w:t>
      </w:r>
      <w:r w:rsidRPr="004E646D">
        <w:rPr>
          <w:rFonts w:eastAsia="Times New Roman"/>
          <w:b/>
          <w:color w:val="7F0055"/>
        </w:rPr>
        <w:t>null</w:t>
      </w:r>
      <w:r w:rsidRPr="000E7B40">
        <w:rPr>
          <w:color w:val="000000"/>
        </w:rPr>
        <w:t>)</w:t>
      </w:r>
    </w:p>
    <w:p w:rsidR="00B24800" w:rsidRPr="000E7B40" w:rsidRDefault="00B24800" w:rsidP="00B24800">
      <w:pPr>
        <w:pStyle w:val="aff"/>
      </w:pPr>
      <w:r w:rsidRPr="000E7B40">
        <w:rPr>
          <w:color w:val="000000"/>
        </w:rPr>
        <w:t xml:space="preserve">            {</w:t>
      </w:r>
    </w:p>
    <w:p w:rsidR="00B24800" w:rsidRPr="000E7B40" w:rsidRDefault="00B24800" w:rsidP="00B24800">
      <w:pPr>
        <w:pStyle w:val="aff"/>
      </w:pPr>
      <w:r w:rsidRPr="000E7B40">
        <w:rPr>
          <w:color w:val="000000"/>
        </w:rPr>
        <w:t xml:space="preserve">                </w:t>
      </w:r>
      <w:r w:rsidRPr="00A02C24">
        <w:rPr>
          <w:rFonts w:eastAsia="Times New Roman"/>
          <w:b/>
          <w:color w:val="7F0055"/>
        </w:rPr>
        <w:t>try</w:t>
      </w:r>
    </w:p>
    <w:p w:rsidR="00B24800" w:rsidRPr="000E7B40" w:rsidRDefault="00B24800" w:rsidP="00B24800">
      <w:pPr>
        <w:pStyle w:val="aff"/>
      </w:pPr>
      <w:r w:rsidRPr="000E7B40">
        <w:rPr>
          <w:color w:val="000000"/>
        </w:rPr>
        <w:t xml:space="preserve">                {</w:t>
      </w:r>
    </w:p>
    <w:p w:rsidR="00B24800" w:rsidRDefault="00B24800" w:rsidP="00B24800">
      <w:pPr>
        <w:pStyle w:val="aff"/>
        <w:rPr>
          <w:color w:val="000000"/>
        </w:rPr>
      </w:pPr>
      <w:r w:rsidRPr="000E7B40">
        <w:rPr>
          <w:color w:val="000000"/>
        </w:rPr>
        <w:t xml:space="preserve">                    fop.close();</w:t>
      </w:r>
    </w:p>
    <w:p w:rsidR="00B24800" w:rsidRPr="000E7B40" w:rsidRDefault="00B24800" w:rsidP="00B24800">
      <w:pPr>
        <w:pStyle w:val="aff"/>
      </w:pPr>
      <w:r w:rsidRPr="000E7B40">
        <w:rPr>
          <w:color w:val="000000"/>
        </w:rPr>
        <w:t xml:space="preserve">                }</w:t>
      </w:r>
    </w:p>
    <w:p w:rsidR="00B24800" w:rsidRPr="000E7B40" w:rsidRDefault="00B24800" w:rsidP="00B24800">
      <w:pPr>
        <w:pStyle w:val="aff"/>
      </w:pPr>
      <w:r w:rsidRPr="000E7B40">
        <w:rPr>
          <w:color w:val="000000"/>
        </w:rPr>
        <w:t xml:space="preserve">                </w:t>
      </w:r>
      <w:r w:rsidRPr="009F6D99">
        <w:rPr>
          <w:rFonts w:eastAsia="Times New Roman"/>
          <w:b/>
          <w:color w:val="7F0055"/>
        </w:rPr>
        <w:t>catch</w:t>
      </w:r>
      <w:r w:rsidRPr="000E7B40">
        <w:rPr>
          <w:color w:val="000000"/>
        </w:rPr>
        <w:t xml:space="preserve"> (IOException x)</w:t>
      </w:r>
    </w:p>
    <w:p w:rsidR="00B24800" w:rsidRPr="000E7B40" w:rsidRDefault="00B24800" w:rsidP="00B24800">
      <w:pPr>
        <w:pStyle w:val="aff"/>
      </w:pPr>
      <w:r w:rsidRPr="000E7B40">
        <w:rPr>
          <w:color w:val="000000"/>
        </w:rPr>
        <w:t xml:space="preserve">                {</w:t>
      </w:r>
    </w:p>
    <w:p w:rsidR="00B24800" w:rsidRPr="000E7B40" w:rsidRDefault="00B24800" w:rsidP="00B24800">
      <w:pPr>
        <w:pStyle w:val="aff"/>
      </w:pPr>
      <w:r w:rsidRPr="000E7B40">
        <w:rPr>
          <w:color w:val="000000"/>
        </w:rPr>
        <w:t xml:space="preserve">                    </w:t>
      </w:r>
      <w:r w:rsidRPr="000E7B40">
        <w:rPr>
          <w:color w:val="3F7F5F"/>
        </w:rPr>
        <w:t>// handle error</w:t>
      </w:r>
    </w:p>
    <w:p w:rsidR="00B24800" w:rsidRDefault="00B24800" w:rsidP="00B24800">
      <w:pPr>
        <w:pStyle w:val="aff"/>
        <w:rPr>
          <w:color w:val="000000"/>
        </w:rPr>
      </w:pPr>
      <w:r w:rsidRPr="000E7B40">
        <w:rPr>
          <w:color w:val="000000"/>
        </w:rPr>
        <w:t xml:space="preserve">                }</w:t>
      </w:r>
    </w:p>
    <w:p w:rsidR="007B445E" w:rsidRDefault="007B445E" w:rsidP="007B445E">
      <w:pPr>
        <w:pStyle w:val="aff"/>
        <w:rPr>
          <w:color w:val="000000"/>
        </w:rPr>
      </w:pPr>
      <w:r w:rsidRPr="000E7B40">
        <w:rPr>
          <w:color w:val="000000"/>
        </w:rPr>
        <w:t xml:space="preserve">                </w:t>
      </w:r>
      <w:r w:rsidRPr="000E0E14">
        <w:rPr>
          <w:rFonts w:eastAsia="Times New Roman" w:hint="eastAsia"/>
          <w:b/>
          <w:color w:val="7F0055"/>
        </w:rPr>
        <w:t>if</w:t>
      </w:r>
      <w:r>
        <w:rPr>
          <w:rFonts w:hint="eastAsia"/>
          <w:color w:val="000000"/>
        </w:rPr>
        <w:t xml:space="preserve"> (!</w:t>
      </w:r>
      <w:r w:rsidRPr="000E7B40">
        <w:rPr>
          <w:color w:val="000000"/>
        </w:rPr>
        <w:t>f.delete()</w:t>
      </w:r>
      <w:r>
        <w:rPr>
          <w:rFonts w:hint="eastAsia"/>
          <w:color w:val="000000"/>
        </w:rPr>
        <w:t>)</w:t>
      </w:r>
      <w:r w:rsidRPr="000E7B40">
        <w:rPr>
          <w:color w:val="3F7F5F"/>
        </w:rPr>
        <w:t>//</w:t>
      </w:r>
      <w:r>
        <w:rPr>
          <w:rFonts w:hint="eastAsia"/>
          <w:color w:val="3F7F5F"/>
        </w:rPr>
        <w:t xml:space="preserve"> </w:t>
      </w:r>
      <w:r w:rsidRPr="000E7B40">
        <w:rPr>
          <w:color w:val="3F7F5F"/>
        </w:rPr>
        <w:t>delete file when finished</w:t>
      </w:r>
    </w:p>
    <w:p w:rsidR="007B445E" w:rsidRPr="000E7B40" w:rsidRDefault="007B445E" w:rsidP="007B445E">
      <w:pPr>
        <w:pStyle w:val="aff"/>
      </w:pPr>
      <w:r w:rsidRPr="000E7B40">
        <w:rPr>
          <w:color w:val="000000"/>
        </w:rPr>
        <w:t xml:space="preserve">                {</w:t>
      </w:r>
    </w:p>
    <w:p w:rsidR="007B445E" w:rsidRPr="000E7B40" w:rsidRDefault="007B445E" w:rsidP="007B445E">
      <w:pPr>
        <w:pStyle w:val="aff"/>
      </w:pPr>
      <w:r w:rsidRPr="000E7B40">
        <w:rPr>
          <w:color w:val="000000"/>
        </w:rPr>
        <w:t xml:space="preserve">                    </w:t>
      </w:r>
      <w:r w:rsidRPr="000E7B40">
        <w:rPr>
          <w:color w:val="3F7F5F"/>
        </w:rPr>
        <w:t>//</w:t>
      </w:r>
      <w:r w:rsidR="007B0ECC">
        <w:rPr>
          <w:rFonts w:hint="eastAsia"/>
          <w:color w:val="3F7F5F"/>
        </w:rPr>
        <w:t xml:space="preserve"> </w:t>
      </w:r>
      <w:r>
        <w:rPr>
          <w:rFonts w:hint="eastAsia"/>
          <w:color w:val="3F7F5F"/>
        </w:rPr>
        <w:t>log the error</w:t>
      </w:r>
    </w:p>
    <w:p w:rsidR="007B445E" w:rsidRPr="004B58DC" w:rsidRDefault="007B445E" w:rsidP="004B58DC">
      <w:pPr>
        <w:pStyle w:val="aff"/>
      </w:pPr>
      <w:r w:rsidRPr="000E7B40">
        <w:rPr>
          <w:color w:val="000000"/>
        </w:rPr>
        <w:t xml:space="preserve">                }</w:t>
      </w:r>
    </w:p>
    <w:p w:rsidR="00B24800" w:rsidRPr="000E7B40" w:rsidRDefault="00B24800" w:rsidP="00B24800">
      <w:pPr>
        <w:pStyle w:val="aff"/>
      </w:pPr>
      <w:r w:rsidRPr="000E7B40">
        <w:rPr>
          <w:color w:val="000000"/>
        </w:rPr>
        <w:t xml:space="preserve">            }</w:t>
      </w:r>
    </w:p>
    <w:p w:rsidR="00B24800" w:rsidRPr="000E7B40" w:rsidRDefault="00B24800" w:rsidP="00B24800">
      <w:pPr>
        <w:pStyle w:val="aff"/>
      </w:pPr>
      <w:r w:rsidRPr="000E7B40">
        <w:rPr>
          <w:color w:val="000000"/>
        </w:rPr>
        <w:t xml:space="preserve">        }</w:t>
      </w:r>
    </w:p>
    <w:p w:rsidR="00B24800" w:rsidRPr="000E7B40" w:rsidRDefault="00B24800" w:rsidP="00B24800">
      <w:pPr>
        <w:pStyle w:val="aff"/>
      </w:pPr>
      <w:r w:rsidRPr="000E7B40">
        <w:rPr>
          <w:color w:val="000000"/>
        </w:rPr>
        <w:t xml:space="preserve">    }  </w:t>
      </w:r>
    </w:p>
    <w:p w:rsidR="00B24800" w:rsidRPr="000E7B40" w:rsidRDefault="00B24800" w:rsidP="00B24800">
      <w:pPr>
        <w:pStyle w:val="aff"/>
      </w:pPr>
      <w:r w:rsidRPr="000E7B40">
        <w:rPr>
          <w:color w:val="000000"/>
        </w:rPr>
        <w:t>}</w:t>
      </w:r>
    </w:p>
    <w:p w:rsidR="00B24800" w:rsidRPr="007F1A62" w:rsidRDefault="00456F1B" w:rsidP="00B24800">
      <w:pPr>
        <w:rPr>
          <w:rFonts w:eastAsiaTheme="minorEastAsia"/>
        </w:rPr>
      </w:pPr>
      <w:r>
        <w:rPr>
          <w:rFonts w:eastAsiaTheme="minorEastAsia" w:hint="eastAsia"/>
        </w:rPr>
        <w:t>对于</w:t>
      </w:r>
      <w:r w:rsidR="00DB72F7">
        <w:rPr>
          <w:rFonts w:eastAsiaTheme="minorEastAsia" w:hint="eastAsia"/>
        </w:rPr>
        <w:t>JDK</w:t>
      </w:r>
      <w:r>
        <w:rPr>
          <w:rFonts w:eastAsiaTheme="minorEastAsia" w:hint="eastAsia"/>
        </w:rPr>
        <w:t>1.7</w:t>
      </w:r>
      <w:r w:rsidR="00C80E85">
        <w:rPr>
          <w:rFonts w:eastAsiaTheme="minorEastAsia" w:hint="eastAsia"/>
        </w:rPr>
        <w:t>之前的版本，可以</w:t>
      </w:r>
      <w:r>
        <w:rPr>
          <w:rFonts w:eastAsiaTheme="minorEastAsia" w:hint="eastAsia"/>
        </w:rPr>
        <w:t>在</w:t>
      </w:r>
      <w:r w:rsidR="00C80E85">
        <w:rPr>
          <w:rFonts w:eastAsiaTheme="minorEastAsia" w:hint="eastAsia"/>
        </w:rPr>
        <w:t>临时文件</w:t>
      </w:r>
      <w:r>
        <w:rPr>
          <w:rFonts w:eastAsiaTheme="minorEastAsia" w:hint="eastAsia"/>
        </w:rPr>
        <w:t>使用完毕之后、系统终止之前</w:t>
      </w:r>
      <w:r w:rsidR="00C80E85">
        <w:rPr>
          <w:rFonts w:eastAsiaTheme="minorEastAsia" w:hint="eastAsia"/>
        </w:rPr>
        <w:t>，显式地对其进行</w:t>
      </w:r>
      <w:r>
        <w:rPr>
          <w:rFonts w:eastAsiaTheme="minorEastAsia" w:hint="eastAsia"/>
        </w:rPr>
        <w:t>删除</w:t>
      </w:r>
      <w:r w:rsidR="00C80E85">
        <w:rPr>
          <w:rFonts w:eastAsiaTheme="minorEastAsia" w:hint="eastAsia"/>
        </w:rPr>
        <w:t>。</w:t>
      </w:r>
    </w:p>
    <w:p w:rsidR="00B24800" w:rsidRPr="00062E37" w:rsidRDefault="00E06047" w:rsidP="001C122A">
      <w:pPr>
        <w:pStyle w:val="2"/>
        <w:rPr>
          <w:rFonts w:ascii="Arial" w:eastAsiaTheme="minorEastAsia" w:hAnsi="Arial" w:cs="Arial"/>
        </w:rPr>
      </w:pPr>
      <w:bookmarkStart w:id="56" w:name="_Toc373262666"/>
      <w:bookmarkStart w:id="57" w:name="_Toc376550021"/>
      <w:bookmarkStart w:id="58" w:name="_Toc435437903"/>
      <w:r>
        <w:rPr>
          <w:rFonts w:eastAsiaTheme="minorEastAsia" w:hint="eastAsia"/>
        </w:rPr>
        <w:t>规则</w:t>
      </w:r>
      <w:r w:rsidR="00C34039">
        <w:rPr>
          <w:rFonts w:eastAsiaTheme="minorEastAsia" w:hint="eastAsia"/>
        </w:rPr>
        <w:t xml:space="preserve"> </w:t>
      </w:r>
      <w:r w:rsidR="001D123F">
        <w:rPr>
          <w:rFonts w:hint="eastAsia"/>
        </w:rPr>
        <w:t>3.2</w:t>
      </w:r>
      <w:r w:rsidR="00393B13">
        <w:rPr>
          <w:rFonts w:eastAsiaTheme="minorEastAsia" w:hint="eastAsia"/>
        </w:rPr>
        <w:t xml:space="preserve"> </w:t>
      </w:r>
      <w:r w:rsidR="00062E37">
        <w:rPr>
          <w:rFonts w:eastAsiaTheme="minorEastAsia" w:hint="eastAsia"/>
        </w:rPr>
        <w:t>不要将</w:t>
      </w:r>
      <w:r w:rsidR="006843A1">
        <w:rPr>
          <w:rFonts w:eastAsia="宋体" w:hint="eastAsia"/>
        </w:rPr>
        <w:t>Buffer</w:t>
      </w:r>
      <w:bookmarkEnd w:id="56"/>
      <w:bookmarkEnd w:id="57"/>
      <w:r w:rsidR="00062E37">
        <w:rPr>
          <w:rFonts w:eastAsia="宋体" w:hint="eastAsia"/>
        </w:rPr>
        <w:t>对象封装的数据暴露给不可信代码</w:t>
      </w:r>
      <w:bookmarkEnd w:id="58"/>
    </w:p>
    <w:p w:rsidR="00B24800" w:rsidRPr="009E0DE6" w:rsidRDefault="00A27001" w:rsidP="00B24800">
      <w:pPr>
        <w:rPr>
          <w:rFonts w:eastAsiaTheme="minorEastAsia"/>
          <w:b/>
        </w:rPr>
      </w:pPr>
      <w:r>
        <w:rPr>
          <w:rFonts w:eastAsiaTheme="minorEastAsia" w:hint="eastAsia"/>
          <w:b/>
        </w:rPr>
        <w:t>说明：</w:t>
      </w:r>
      <w:r w:rsidR="00F90C7D">
        <w:rPr>
          <w:rFonts w:eastAsiaTheme="minorEastAsia" w:hint="eastAsia"/>
        </w:rPr>
        <w:t>java.nio</w:t>
      </w:r>
      <w:r w:rsidR="00F90C7D">
        <w:rPr>
          <w:rFonts w:eastAsiaTheme="minorEastAsia" w:hint="eastAsia"/>
        </w:rPr>
        <w:t>包中的</w:t>
      </w:r>
      <w:r w:rsidR="00F90C7D">
        <w:rPr>
          <w:rFonts w:eastAsiaTheme="minorEastAsia" w:hint="eastAsia"/>
        </w:rPr>
        <w:t>Buffer</w:t>
      </w:r>
      <w:r w:rsidR="00F90C7D">
        <w:rPr>
          <w:rFonts w:eastAsiaTheme="minorEastAsia" w:hint="eastAsia"/>
        </w:rPr>
        <w:t>类，如</w:t>
      </w:r>
      <w:r w:rsidR="00F90C7D" w:rsidRPr="0083167D">
        <w:rPr>
          <w:rStyle w:val="Char6"/>
        </w:rPr>
        <w:t>IntBuffer</w:t>
      </w:r>
      <w:r w:rsidR="00F90C7D" w:rsidRPr="0083167D">
        <w:t>,</w:t>
      </w:r>
      <w:r w:rsidR="00F90C7D" w:rsidRPr="00CD6210">
        <w:t xml:space="preserve"> </w:t>
      </w:r>
      <w:r w:rsidR="00F90C7D" w:rsidRPr="0083167D">
        <w:rPr>
          <w:rStyle w:val="Char6"/>
        </w:rPr>
        <w:t>CharBuffer</w:t>
      </w:r>
      <w:r w:rsidR="00F90C7D">
        <w:rPr>
          <w:rStyle w:val="Char6"/>
          <w:rFonts w:eastAsiaTheme="minorEastAsia" w:hint="eastAsia"/>
        </w:rPr>
        <w:t>，</w:t>
      </w:r>
      <w:r w:rsidR="00F90C7D" w:rsidRPr="00F90C7D">
        <w:rPr>
          <w:rFonts w:eastAsiaTheme="minorEastAsia" w:hint="eastAsia"/>
        </w:rPr>
        <w:t>以及</w:t>
      </w:r>
      <w:r w:rsidR="00F90C7D">
        <w:rPr>
          <w:rStyle w:val="Char6"/>
        </w:rPr>
        <w:t>Byte</w:t>
      </w:r>
      <w:r w:rsidR="00F90C7D" w:rsidRPr="0099078E">
        <w:rPr>
          <w:rStyle w:val="Char6"/>
        </w:rPr>
        <w:t>Buffer</w:t>
      </w:r>
      <w:r w:rsidR="00F90C7D" w:rsidRPr="00F90C7D">
        <w:rPr>
          <w:rFonts w:eastAsiaTheme="minorEastAsia" w:hint="eastAsia"/>
        </w:rPr>
        <w:t>定义了</w:t>
      </w:r>
      <w:r w:rsidR="00F90C7D">
        <w:rPr>
          <w:rFonts w:eastAsiaTheme="minorEastAsia" w:hint="eastAsia"/>
        </w:rPr>
        <w:t>一系列的方法，如</w:t>
      </w:r>
      <w:r w:rsidR="00F90C7D" w:rsidRPr="005456C5">
        <w:rPr>
          <w:rStyle w:val="Char6"/>
          <w:rFonts w:eastAsia="宋体" w:hint="eastAsia"/>
        </w:rPr>
        <w:t>wrap()</w:t>
      </w:r>
      <w:r w:rsidR="00977F15">
        <w:rPr>
          <w:rFonts w:eastAsiaTheme="minorEastAsia" w:hint="eastAsia"/>
        </w:rPr>
        <w:t>、</w:t>
      </w:r>
      <w:r w:rsidR="00F90C7D" w:rsidRPr="005456C5">
        <w:rPr>
          <w:rStyle w:val="Char6"/>
          <w:rFonts w:eastAsia="宋体" w:hint="eastAsia"/>
        </w:rPr>
        <w:t>slice()</w:t>
      </w:r>
      <w:r w:rsidR="00977F15">
        <w:rPr>
          <w:rFonts w:eastAsiaTheme="minorEastAsia" w:hint="eastAsia"/>
        </w:rPr>
        <w:t>、</w:t>
      </w:r>
      <w:r w:rsidR="00F90C7D" w:rsidRPr="005456C5">
        <w:rPr>
          <w:rStyle w:val="Char6"/>
          <w:rFonts w:eastAsia="宋体" w:hint="eastAsia"/>
        </w:rPr>
        <w:t>duplicate()</w:t>
      </w:r>
      <w:r w:rsidR="00977F15">
        <w:rPr>
          <w:rFonts w:eastAsia="宋体" w:hint="eastAsia"/>
        </w:rPr>
        <w:t>、</w:t>
      </w:r>
      <w:r w:rsidR="00F90C7D">
        <w:rPr>
          <w:rStyle w:val="Char6"/>
          <w:rFonts w:eastAsia="宋体" w:hint="eastAsia"/>
        </w:rPr>
        <w:t>slice()</w:t>
      </w:r>
      <w:r w:rsidR="00F90C7D" w:rsidRPr="00F90C7D">
        <w:rPr>
          <w:rFonts w:eastAsia="宋体" w:hint="eastAsia"/>
        </w:rPr>
        <w:t>，</w:t>
      </w:r>
      <w:r w:rsidR="00F90C7D">
        <w:rPr>
          <w:rFonts w:eastAsia="宋体" w:hint="eastAsia"/>
        </w:rPr>
        <w:t>这些方法会创建一个新的</w:t>
      </w:r>
      <w:r w:rsidR="00F90C7D">
        <w:rPr>
          <w:rFonts w:eastAsia="宋体" w:hint="eastAsia"/>
        </w:rPr>
        <w:t>buffer</w:t>
      </w:r>
      <w:r w:rsidR="0004172D">
        <w:rPr>
          <w:rFonts w:eastAsia="宋体" w:hint="eastAsia"/>
        </w:rPr>
        <w:t>对象，但是修改</w:t>
      </w:r>
      <w:r w:rsidR="00F90C7D">
        <w:rPr>
          <w:rFonts w:eastAsia="宋体" w:hint="eastAsia"/>
        </w:rPr>
        <w:t>这个新</w:t>
      </w:r>
      <w:r w:rsidR="00F90C7D">
        <w:rPr>
          <w:rFonts w:eastAsia="宋体" w:hint="eastAsia"/>
        </w:rPr>
        <w:t>buffer</w:t>
      </w:r>
      <w:r w:rsidR="0004172D">
        <w:rPr>
          <w:rFonts w:eastAsia="宋体" w:hint="eastAsia"/>
        </w:rPr>
        <w:t>对象会导致</w:t>
      </w:r>
      <w:r w:rsidR="00A36A1F">
        <w:rPr>
          <w:rFonts w:eastAsia="宋体" w:hint="eastAsia"/>
        </w:rPr>
        <w:t>原始的封装数据也被修改</w:t>
      </w:r>
      <w:r w:rsidR="00F90C7D">
        <w:rPr>
          <w:rFonts w:eastAsia="宋体" w:hint="eastAsia"/>
        </w:rPr>
        <w:t>，反之亦然。</w:t>
      </w:r>
      <w:r w:rsidR="009D4DD4">
        <w:rPr>
          <w:rFonts w:eastAsia="宋体" w:hint="eastAsia"/>
        </w:rPr>
        <w:t>例如，</w:t>
      </w:r>
      <w:r w:rsidR="00DA570D" w:rsidRPr="00A6651A">
        <w:rPr>
          <w:rStyle w:val="Char6"/>
        </w:rPr>
        <w:t>wrap()</w:t>
      </w:r>
      <w:r w:rsidR="00DA570D">
        <w:rPr>
          <w:rStyle w:val="Char6"/>
          <w:rFonts w:eastAsiaTheme="minorEastAsia" w:hint="eastAsia"/>
        </w:rPr>
        <w:t>方法</w:t>
      </w:r>
      <w:r w:rsidR="009D4DD4">
        <w:rPr>
          <w:rFonts w:eastAsia="宋体" w:hint="eastAsia"/>
        </w:rPr>
        <w:t>将原始类型</w:t>
      </w:r>
      <w:r w:rsidR="004223EC">
        <w:rPr>
          <w:rFonts w:eastAsia="宋体" w:hint="eastAsia"/>
        </w:rPr>
        <w:t>数组包装</w:t>
      </w:r>
      <w:r w:rsidR="00DA570D">
        <w:rPr>
          <w:rFonts w:eastAsia="宋体" w:hint="eastAsia"/>
        </w:rPr>
        <w:t>成一个</w:t>
      </w:r>
      <w:r w:rsidR="00DA570D">
        <w:rPr>
          <w:rFonts w:eastAsia="宋体" w:hint="eastAsia"/>
        </w:rPr>
        <w:t>buffer</w:t>
      </w:r>
      <w:r w:rsidR="00DA570D">
        <w:rPr>
          <w:rFonts w:eastAsia="宋体" w:hint="eastAsia"/>
        </w:rPr>
        <w:t>对象并返回。</w:t>
      </w:r>
      <w:r w:rsidR="005E724E">
        <w:rPr>
          <w:rFonts w:eastAsia="宋体" w:hint="eastAsia"/>
        </w:rPr>
        <w:t>虽然这些方法会创建一个新的</w:t>
      </w:r>
      <w:r w:rsidR="005E724E">
        <w:rPr>
          <w:rFonts w:eastAsia="宋体" w:hint="eastAsia"/>
        </w:rPr>
        <w:t>buffer</w:t>
      </w:r>
      <w:r w:rsidR="00D17791">
        <w:rPr>
          <w:rFonts w:eastAsia="宋体" w:hint="eastAsia"/>
        </w:rPr>
        <w:t>对象，但是它</w:t>
      </w:r>
      <w:r w:rsidR="00D763E9">
        <w:rPr>
          <w:rFonts w:eastAsia="宋体" w:hint="eastAsia"/>
        </w:rPr>
        <w:t>后台封装的还是之前</w:t>
      </w:r>
      <w:r w:rsidR="005E724E">
        <w:rPr>
          <w:rFonts w:eastAsia="宋体" w:hint="eastAsia"/>
        </w:rPr>
        <w:t>的给定数组</w:t>
      </w:r>
      <w:r w:rsidR="00296E23">
        <w:rPr>
          <w:rFonts w:eastAsia="宋体" w:hint="eastAsia"/>
        </w:rPr>
        <w:t>，那么任何对</w:t>
      </w:r>
      <w:r w:rsidR="00296E23">
        <w:rPr>
          <w:rFonts w:eastAsia="宋体" w:hint="eastAsia"/>
        </w:rPr>
        <w:t>buffer</w:t>
      </w:r>
      <w:r w:rsidR="00296E23">
        <w:rPr>
          <w:rFonts w:eastAsia="宋体" w:hint="eastAsia"/>
        </w:rPr>
        <w:t>对象的修改也会导致封装的数组被修改，反之亦然。</w:t>
      </w:r>
      <w:r w:rsidR="007558B8">
        <w:rPr>
          <w:rFonts w:eastAsia="宋体" w:hint="eastAsia"/>
        </w:rPr>
        <w:t>将这些</w:t>
      </w:r>
      <w:r w:rsidR="007558B8">
        <w:rPr>
          <w:rFonts w:eastAsia="宋体" w:hint="eastAsia"/>
        </w:rPr>
        <w:t>buffer</w:t>
      </w:r>
      <w:r w:rsidR="007558B8">
        <w:rPr>
          <w:rFonts w:eastAsia="宋体" w:hint="eastAsia"/>
        </w:rPr>
        <w:t>对象暴露给不可信代码，</w:t>
      </w:r>
      <w:r w:rsidR="00C7542C">
        <w:rPr>
          <w:rFonts w:eastAsia="宋体" w:hint="eastAsia"/>
        </w:rPr>
        <w:t>则会使其封装的数组面临恶意修改的风险。</w:t>
      </w:r>
      <w:r w:rsidR="00C35F64">
        <w:rPr>
          <w:rFonts w:eastAsia="宋体" w:hint="eastAsia"/>
        </w:rPr>
        <w:t>同样的，</w:t>
      </w:r>
      <w:r w:rsidR="00C35F64" w:rsidRPr="001E57C7">
        <w:rPr>
          <w:rStyle w:val="Char6"/>
        </w:rPr>
        <w:t>duplicate()</w:t>
      </w:r>
      <w:r w:rsidR="00C35F64" w:rsidRPr="00C35F64">
        <w:rPr>
          <w:rFonts w:eastAsiaTheme="minorEastAsia" w:hint="eastAsia"/>
        </w:rPr>
        <w:t>方法</w:t>
      </w:r>
      <w:r w:rsidR="00C35F64">
        <w:rPr>
          <w:rFonts w:eastAsiaTheme="minorEastAsia" w:hint="eastAsia"/>
        </w:rPr>
        <w:t>会以原始</w:t>
      </w:r>
      <w:r w:rsidR="00C35F64">
        <w:rPr>
          <w:rFonts w:eastAsiaTheme="minorEastAsia" w:hint="eastAsia"/>
        </w:rPr>
        <w:t>buffer</w:t>
      </w:r>
      <w:r w:rsidR="00C35F64">
        <w:rPr>
          <w:rFonts w:eastAsiaTheme="minorEastAsia" w:hint="eastAsia"/>
        </w:rPr>
        <w:t>封装的数组来额外创建新的</w:t>
      </w:r>
      <w:r w:rsidR="00C35F64">
        <w:rPr>
          <w:rFonts w:eastAsiaTheme="minorEastAsia" w:hint="eastAsia"/>
        </w:rPr>
        <w:t>buffer</w:t>
      </w:r>
      <w:r w:rsidR="00C35F64">
        <w:rPr>
          <w:rFonts w:eastAsiaTheme="minorEastAsia" w:hint="eastAsia"/>
        </w:rPr>
        <w:t>对象，将此额外新建的</w:t>
      </w:r>
      <w:r w:rsidR="00C35F64">
        <w:rPr>
          <w:rFonts w:eastAsiaTheme="minorEastAsia" w:hint="eastAsia"/>
        </w:rPr>
        <w:t>buffer</w:t>
      </w:r>
      <w:r w:rsidR="00C35F64">
        <w:rPr>
          <w:rFonts w:eastAsiaTheme="minorEastAsia" w:hint="eastAsia"/>
        </w:rPr>
        <w:t>对象暴露给不可信代码同样会面临原始数据被恶意修改的风险。为了防止这种问题的发生，新建的</w:t>
      </w:r>
      <w:r w:rsidR="00C35F64">
        <w:rPr>
          <w:rFonts w:eastAsiaTheme="minorEastAsia" w:hint="eastAsia"/>
        </w:rPr>
        <w:t>buffer</w:t>
      </w:r>
      <w:r w:rsidR="00C50B03">
        <w:rPr>
          <w:rFonts w:eastAsiaTheme="minorEastAsia" w:hint="eastAsia"/>
        </w:rPr>
        <w:t>应该以只读视图或者拷贝</w:t>
      </w:r>
      <w:r w:rsidR="00C35F64">
        <w:rPr>
          <w:rFonts w:eastAsiaTheme="minorEastAsia" w:hint="eastAsia"/>
        </w:rPr>
        <w:t>的方式返回。</w:t>
      </w:r>
    </w:p>
    <w:p w:rsidR="00B24800" w:rsidRPr="00D63669" w:rsidRDefault="00E7676D" w:rsidP="00B24800">
      <w:pPr>
        <w:pStyle w:val="aff0"/>
      </w:pPr>
      <w:r>
        <w:rPr>
          <w:rFonts w:hint="eastAsia"/>
          <w:u w:color="000000"/>
        </w:rPr>
        <w:t>错误示例：</w:t>
      </w:r>
    </w:p>
    <w:p w:rsidR="00B24800" w:rsidRPr="003E5715" w:rsidRDefault="00B24800" w:rsidP="00B24800">
      <w:pPr>
        <w:pStyle w:val="aff"/>
      </w:pPr>
      <w:r w:rsidRPr="00DD5CDA">
        <w:rPr>
          <w:rFonts w:eastAsia="Times New Roman"/>
          <w:b/>
          <w:color w:val="7F0055"/>
        </w:rPr>
        <w:t>public</w:t>
      </w:r>
      <w:r w:rsidRPr="003E5715">
        <w:rPr>
          <w:color w:val="000000"/>
        </w:rPr>
        <w:t xml:space="preserve"> </w:t>
      </w:r>
      <w:r w:rsidRPr="00E90BB3">
        <w:rPr>
          <w:rFonts w:eastAsia="Times New Roman"/>
          <w:b/>
          <w:color w:val="7F0055"/>
        </w:rPr>
        <w:t>class</w:t>
      </w:r>
      <w:r w:rsidRPr="003E5715">
        <w:rPr>
          <w:color w:val="000000"/>
        </w:rPr>
        <w:t xml:space="preserve"> </w:t>
      </w:r>
      <w:r w:rsidR="00F70AF4">
        <w:rPr>
          <w:rFonts w:hint="eastAsia"/>
          <w:color w:val="000000"/>
        </w:rPr>
        <w:t>Wrapper</w:t>
      </w:r>
    </w:p>
    <w:p w:rsidR="00B24800" w:rsidRPr="003E5715" w:rsidRDefault="00B24800" w:rsidP="00B24800">
      <w:pPr>
        <w:pStyle w:val="aff"/>
      </w:pPr>
      <w:r w:rsidRPr="003E5715">
        <w:rPr>
          <w:color w:val="000000"/>
        </w:rPr>
        <w:t>{</w:t>
      </w:r>
    </w:p>
    <w:p w:rsidR="00B24800" w:rsidRPr="003E5715" w:rsidRDefault="00B24800" w:rsidP="00B24800">
      <w:pPr>
        <w:pStyle w:val="aff"/>
      </w:pPr>
      <w:r w:rsidRPr="003E5715">
        <w:rPr>
          <w:color w:val="000000"/>
        </w:rPr>
        <w:t xml:space="preserve">    </w:t>
      </w:r>
      <w:r w:rsidRPr="00212412">
        <w:rPr>
          <w:rFonts w:eastAsia="Times New Roman"/>
          <w:b/>
          <w:color w:val="7F0055"/>
        </w:rPr>
        <w:t>private</w:t>
      </w:r>
      <w:r w:rsidRPr="003E5715">
        <w:rPr>
          <w:color w:val="000000"/>
        </w:rPr>
        <w:t xml:space="preserve"> </w:t>
      </w:r>
      <w:r w:rsidRPr="003E5715">
        <w:t>char</w:t>
      </w:r>
      <w:r w:rsidRPr="003E5715">
        <w:rPr>
          <w:color w:val="000000"/>
        </w:rPr>
        <w:t xml:space="preserve">[] </w:t>
      </w:r>
      <w:r w:rsidRPr="003E5715">
        <w:rPr>
          <w:color w:val="0000C0"/>
        </w:rPr>
        <w:t>dataArray</w:t>
      </w:r>
      <w:r w:rsidRPr="003E5715">
        <w:rPr>
          <w:color w:val="000000"/>
        </w:rPr>
        <w:t>;</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lastRenderedPageBreak/>
        <w:t xml:space="preserve">    </w:t>
      </w:r>
      <w:r w:rsidRPr="00301207">
        <w:rPr>
          <w:rFonts w:eastAsia="Times New Roman"/>
          <w:b/>
          <w:color w:val="7F0055"/>
        </w:rPr>
        <w:t>public</w:t>
      </w:r>
      <w:r w:rsidRPr="003E5715">
        <w:rPr>
          <w:color w:val="000000"/>
        </w:rPr>
        <w:t xml:space="preserve"> </w:t>
      </w:r>
      <w:r w:rsidR="005D2AEB">
        <w:rPr>
          <w:rFonts w:hint="eastAsia"/>
          <w:color w:val="000000"/>
        </w:rPr>
        <w:t>Wrapper</w:t>
      </w:r>
      <w:r w:rsidR="005D2AEB" w:rsidRPr="003E5715">
        <w:rPr>
          <w:color w:val="000000"/>
        </w:rPr>
        <w:t xml:space="preserve"> </w:t>
      </w:r>
      <w:r w:rsidRPr="003E5715">
        <w:rPr>
          <w:color w:val="000000"/>
        </w:rPr>
        <w:t>()</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3E5715">
        <w:rPr>
          <w:color w:val="0000C0"/>
        </w:rPr>
        <w:t>dataArray</w:t>
      </w:r>
      <w:r w:rsidRPr="003E5715">
        <w:rPr>
          <w:color w:val="000000"/>
        </w:rPr>
        <w:t xml:space="preserve"> = </w:t>
      </w:r>
      <w:r w:rsidRPr="003E5715">
        <w:t>new</w:t>
      </w:r>
      <w:r w:rsidRPr="003E5715">
        <w:rPr>
          <w:color w:val="000000"/>
        </w:rPr>
        <w:t xml:space="preserve"> </w:t>
      </w:r>
      <w:r w:rsidRPr="003E5715">
        <w:t>char</w:t>
      </w:r>
      <w:r w:rsidRPr="003E5715">
        <w:rPr>
          <w:color w:val="000000"/>
        </w:rPr>
        <w:t>[10];</w:t>
      </w:r>
    </w:p>
    <w:p w:rsidR="00B24800" w:rsidRPr="003E5715" w:rsidRDefault="00B24800" w:rsidP="00B24800">
      <w:pPr>
        <w:pStyle w:val="aff"/>
      </w:pPr>
      <w:r w:rsidRPr="003E5715">
        <w:rPr>
          <w:color w:val="000000"/>
        </w:rPr>
        <w:t xml:space="preserve">        </w:t>
      </w:r>
      <w:r w:rsidRPr="003E5715">
        <w:rPr>
          <w:color w:val="3F7F5F"/>
        </w:rPr>
        <w:t>// Initialize</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6A0D7C">
        <w:rPr>
          <w:rFonts w:eastAsia="Times New Roman"/>
          <w:b/>
          <w:color w:val="7F0055"/>
        </w:rPr>
        <w:t>public</w:t>
      </w:r>
      <w:r w:rsidRPr="003E5715">
        <w:rPr>
          <w:color w:val="000000"/>
        </w:rPr>
        <w:t xml:space="preserve"> CharBuffer getBufferCopy()</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A845D5">
        <w:rPr>
          <w:rFonts w:eastAsia="Times New Roman"/>
          <w:b/>
          <w:color w:val="7F0055"/>
        </w:rPr>
        <w:t>return</w:t>
      </w:r>
      <w:r w:rsidRPr="003E5715">
        <w:rPr>
          <w:color w:val="000000"/>
        </w:rPr>
        <w:t xml:space="preserve"> CharBuffer.</w:t>
      </w:r>
      <w:r w:rsidRPr="003E5715">
        <w:rPr>
          <w:i/>
          <w:iCs/>
          <w:color w:val="000000"/>
        </w:rPr>
        <w:t>wrap</w:t>
      </w:r>
      <w:r w:rsidRPr="003E5715">
        <w:rPr>
          <w:color w:val="000000"/>
        </w:rPr>
        <w:t>(</w:t>
      </w:r>
      <w:r w:rsidRPr="003E5715">
        <w:rPr>
          <w:color w:val="0000C0"/>
        </w:rPr>
        <w:t>dataArray</w:t>
      </w:r>
      <w:r w:rsidRPr="003E5715">
        <w:rPr>
          <w:color w:val="000000"/>
        </w:rPr>
        <w:t>);</w:t>
      </w:r>
    </w:p>
    <w:p w:rsidR="00B24800" w:rsidRPr="003E5715" w:rsidRDefault="00B24800" w:rsidP="00B24800">
      <w:pPr>
        <w:pStyle w:val="aff"/>
      </w:pPr>
      <w:r w:rsidRPr="003E5715">
        <w:rPr>
          <w:color w:val="000000"/>
        </w:rPr>
        <w:t xml:space="preserve">    }</w:t>
      </w:r>
    </w:p>
    <w:p w:rsidR="00B24800" w:rsidRDefault="00B24800" w:rsidP="00B24800">
      <w:pPr>
        <w:pStyle w:val="aff"/>
        <w:rPr>
          <w:color w:val="000000"/>
        </w:rPr>
      </w:pPr>
      <w:r w:rsidRPr="003E5715">
        <w:rPr>
          <w:color w:val="000000"/>
        </w:rPr>
        <w:t>}</w:t>
      </w:r>
    </w:p>
    <w:p w:rsidR="00C13DEB" w:rsidRPr="00C13DEB" w:rsidRDefault="00C13DEB" w:rsidP="00C13DEB">
      <w:pPr>
        <w:rPr>
          <w:rFonts w:eastAsia="宋体"/>
        </w:rPr>
      </w:pPr>
    </w:p>
    <w:p w:rsidR="00B24800" w:rsidRPr="003E5715" w:rsidRDefault="00B24800" w:rsidP="00B24800">
      <w:pPr>
        <w:pStyle w:val="aff"/>
      </w:pPr>
      <w:r w:rsidRPr="00251D44">
        <w:rPr>
          <w:rFonts w:eastAsia="Times New Roman"/>
          <w:b/>
          <w:color w:val="7F0055"/>
        </w:rPr>
        <w:t>public</w:t>
      </w:r>
      <w:r w:rsidRPr="003E5715">
        <w:rPr>
          <w:color w:val="000000"/>
        </w:rPr>
        <w:t xml:space="preserve"> </w:t>
      </w:r>
      <w:r w:rsidRPr="00CB1988">
        <w:rPr>
          <w:rFonts w:eastAsia="Times New Roman"/>
          <w:b/>
          <w:color w:val="7F0055"/>
        </w:rPr>
        <w:t>class</w:t>
      </w:r>
      <w:r w:rsidRPr="003E5715">
        <w:rPr>
          <w:color w:val="000000"/>
        </w:rPr>
        <w:t xml:space="preserve"> Dup</w:t>
      </w:r>
      <w:r w:rsidR="00F51129">
        <w:rPr>
          <w:rFonts w:hint="eastAsia"/>
          <w:color w:val="000000"/>
        </w:rPr>
        <w:t>licator</w:t>
      </w:r>
    </w:p>
    <w:p w:rsidR="00B24800" w:rsidRPr="003E5715" w:rsidRDefault="00B24800" w:rsidP="00B24800">
      <w:pPr>
        <w:pStyle w:val="aff"/>
      </w:pPr>
      <w:r w:rsidRPr="003E5715">
        <w:rPr>
          <w:color w:val="000000"/>
        </w:rPr>
        <w:t>{</w:t>
      </w:r>
    </w:p>
    <w:p w:rsidR="00B24800" w:rsidRPr="003E5715" w:rsidRDefault="00B24800" w:rsidP="00B24800">
      <w:pPr>
        <w:pStyle w:val="aff"/>
      </w:pPr>
      <w:r w:rsidRPr="003E5715">
        <w:rPr>
          <w:color w:val="000000"/>
        </w:rPr>
        <w:t xml:space="preserve">    CharBuffer </w:t>
      </w:r>
      <w:r w:rsidRPr="003E5715">
        <w:rPr>
          <w:color w:val="0000C0"/>
        </w:rPr>
        <w:t>cb</w:t>
      </w:r>
      <w:r w:rsidRPr="003E5715">
        <w:rPr>
          <w:color w:val="000000"/>
        </w:rPr>
        <w:t>;</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537422">
        <w:rPr>
          <w:rFonts w:eastAsia="Times New Roman"/>
          <w:b/>
          <w:color w:val="7F0055"/>
        </w:rPr>
        <w:t>public</w:t>
      </w:r>
      <w:r w:rsidRPr="003E5715">
        <w:rPr>
          <w:color w:val="000000"/>
        </w:rPr>
        <w:t xml:space="preserve"> </w:t>
      </w:r>
      <w:r w:rsidR="0057627E" w:rsidRPr="003E5715">
        <w:rPr>
          <w:color w:val="000000"/>
        </w:rPr>
        <w:t>Dup</w:t>
      </w:r>
      <w:r w:rsidR="0057627E">
        <w:rPr>
          <w:rFonts w:hint="eastAsia"/>
          <w:color w:val="000000"/>
        </w:rPr>
        <w:t>licator</w:t>
      </w:r>
      <w:r w:rsidR="0057627E" w:rsidRPr="003E5715">
        <w:rPr>
          <w:color w:val="000000"/>
        </w:rPr>
        <w:t xml:space="preserve"> </w:t>
      </w:r>
      <w:r w:rsidRPr="003E5715">
        <w:rPr>
          <w:color w:val="000000"/>
        </w:rPr>
        <w:t>()</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3E5715">
        <w:rPr>
          <w:color w:val="0000C0"/>
        </w:rPr>
        <w:t>cb</w:t>
      </w:r>
      <w:r w:rsidRPr="003E5715">
        <w:rPr>
          <w:color w:val="000000"/>
        </w:rPr>
        <w:t xml:space="preserve"> = CharBuffer.</w:t>
      </w:r>
      <w:r w:rsidRPr="003E5715">
        <w:rPr>
          <w:i/>
          <w:iCs/>
          <w:color w:val="000000"/>
        </w:rPr>
        <w:t>allocate</w:t>
      </w:r>
      <w:r w:rsidRPr="003E5715">
        <w:rPr>
          <w:color w:val="000000"/>
        </w:rPr>
        <w:t>(10);</w:t>
      </w:r>
    </w:p>
    <w:p w:rsidR="00B24800" w:rsidRPr="003E5715" w:rsidRDefault="00B24800" w:rsidP="00B24800">
      <w:pPr>
        <w:pStyle w:val="aff"/>
      </w:pPr>
      <w:r w:rsidRPr="003E5715">
        <w:rPr>
          <w:color w:val="000000"/>
        </w:rPr>
        <w:t xml:space="preserve">        </w:t>
      </w:r>
      <w:r w:rsidRPr="003E5715">
        <w:rPr>
          <w:color w:val="3F7F5F"/>
        </w:rPr>
        <w:t>// Initialize</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352FBB">
        <w:rPr>
          <w:rFonts w:eastAsia="Times New Roman"/>
          <w:b/>
          <w:color w:val="7F0055"/>
        </w:rPr>
        <w:t>public</w:t>
      </w:r>
      <w:r w:rsidRPr="003E5715">
        <w:rPr>
          <w:color w:val="000000"/>
        </w:rPr>
        <w:t xml:space="preserve"> CharBuffer getBufferCopy()</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3B0403">
        <w:rPr>
          <w:rFonts w:eastAsia="Times New Roman"/>
          <w:b/>
          <w:color w:val="7F0055"/>
        </w:rPr>
        <w:t>return</w:t>
      </w:r>
      <w:r w:rsidRPr="003E5715">
        <w:rPr>
          <w:color w:val="000000"/>
        </w:rPr>
        <w:t xml:space="preserve"> </w:t>
      </w:r>
      <w:r w:rsidRPr="003E5715">
        <w:rPr>
          <w:color w:val="0000C0"/>
        </w:rPr>
        <w:t>cb</w:t>
      </w:r>
      <w:r w:rsidRPr="003E5715">
        <w:rPr>
          <w:color w:val="000000"/>
        </w:rPr>
        <w:t>.duplicate();</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w:t>
      </w:r>
    </w:p>
    <w:p w:rsidR="00B24800" w:rsidRPr="00967629" w:rsidRDefault="00967629" w:rsidP="00B24800">
      <w:pPr>
        <w:rPr>
          <w:rFonts w:eastAsiaTheme="minorEastAsia"/>
        </w:rPr>
      </w:pPr>
      <w:r>
        <w:rPr>
          <w:rFonts w:eastAsiaTheme="minorEastAsia" w:hint="eastAsia"/>
        </w:rPr>
        <w:t>错误示例代码声明了一个</w:t>
      </w:r>
      <w:r>
        <w:rPr>
          <w:rFonts w:eastAsiaTheme="minorEastAsia" w:hint="eastAsia"/>
        </w:rPr>
        <w:t>char</w:t>
      </w:r>
      <w:r>
        <w:rPr>
          <w:rFonts w:eastAsiaTheme="minorEastAsia" w:hint="eastAsia"/>
        </w:rPr>
        <w:t>数组，然后将此数组封装到一个</w:t>
      </w:r>
      <w:r>
        <w:rPr>
          <w:rFonts w:eastAsiaTheme="minorEastAsia" w:hint="eastAsia"/>
        </w:rPr>
        <w:t>buffer</w:t>
      </w:r>
      <w:r>
        <w:rPr>
          <w:rFonts w:eastAsiaTheme="minorEastAsia" w:hint="eastAsia"/>
        </w:rPr>
        <w:t>中，最后通过</w:t>
      </w:r>
      <w:r w:rsidRPr="007F054F">
        <w:rPr>
          <w:rStyle w:val="Char6"/>
        </w:rPr>
        <w:t>getBufferCopy()</w:t>
      </w:r>
      <w:r w:rsidRPr="00967629">
        <w:rPr>
          <w:rFonts w:eastAsiaTheme="minorEastAsia" w:hint="eastAsia"/>
        </w:rPr>
        <w:t>方法将此</w:t>
      </w:r>
      <w:r w:rsidRPr="00967629">
        <w:rPr>
          <w:rFonts w:eastAsiaTheme="minorEastAsia" w:hint="eastAsia"/>
        </w:rPr>
        <w:t>buffer</w:t>
      </w:r>
      <w:r w:rsidRPr="00967629">
        <w:rPr>
          <w:rFonts w:eastAsiaTheme="minorEastAsia" w:hint="eastAsia"/>
        </w:rPr>
        <w:t>暴露给</w:t>
      </w:r>
      <w:r>
        <w:rPr>
          <w:rFonts w:eastAsiaTheme="minorEastAsia" w:hint="eastAsia"/>
        </w:rPr>
        <w:t>不可信代码。</w:t>
      </w:r>
    </w:p>
    <w:p w:rsidR="00B24800" w:rsidRPr="00B67D1F" w:rsidRDefault="00DE6345" w:rsidP="00B24800">
      <w:pPr>
        <w:pStyle w:val="aff0"/>
      </w:pPr>
      <w:r>
        <w:rPr>
          <w:rFonts w:hint="eastAsia"/>
        </w:rPr>
        <w:t>正确示例：</w:t>
      </w:r>
    </w:p>
    <w:p w:rsidR="00B24800" w:rsidRPr="003E5715" w:rsidRDefault="00B24800" w:rsidP="00B24800">
      <w:pPr>
        <w:pStyle w:val="aff"/>
      </w:pPr>
      <w:r w:rsidRPr="00C66C9D">
        <w:rPr>
          <w:rFonts w:eastAsia="Times New Roman"/>
          <w:b/>
          <w:color w:val="7F0055"/>
        </w:rPr>
        <w:t>public</w:t>
      </w:r>
      <w:r w:rsidRPr="003E5715">
        <w:rPr>
          <w:color w:val="000000"/>
        </w:rPr>
        <w:t xml:space="preserve"> </w:t>
      </w:r>
      <w:r w:rsidRPr="004F253B">
        <w:rPr>
          <w:rFonts w:eastAsia="Times New Roman"/>
          <w:b/>
          <w:color w:val="7F0055"/>
        </w:rPr>
        <w:t>class</w:t>
      </w:r>
      <w:r w:rsidRPr="003E5715">
        <w:rPr>
          <w:color w:val="000000"/>
        </w:rPr>
        <w:t xml:space="preserve"> </w:t>
      </w:r>
      <w:r w:rsidR="00952AF5">
        <w:rPr>
          <w:rFonts w:hint="eastAsia"/>
          <w:color w:val="000000"/>
        </w:rPr>
        <w:t>Wrapper</w:t>
      </w:r>
    </w:p>
    <w:p w:rsidR="00B24800" w:rsidRPr="003E5715" w:rsidRDefault="00B24800" w:rsidP="00B24800">
      <w:pPr>
        <w:pStyle w:val="aff"/>
      </w:pPr>
      <w:r w:rsidRPr="003E5715">
        <w:rPr>
          <w:color w:val="000000"/>
        </w:rPr>
        <w:t>{</w:t>
      </w:r>
    </w:p>
    <w:p w:rsidR="00B24800" w:rsidRPr="003E5715" w:rsidRDefault="00B24800" w:rsidP="00B24800">
      <w:pPr>
        <w:pStyle w:val="aff"/>
      </w:pPr>
      <w:r w:rsidRPr="003E5715">
        <w:rPr>
          <w:color w:val="000000"/>
        </w:rPr>
        <w:t xml:space="preserve">    </w:t>
      </w:r>
      <w:r w:rsidRPr="00CC6801">
        <w:rPr>
          <w:rFonts w:eastAsia="Times New Roman"/>
          <w:b/>
          <w:color w:val="7F0055"/>
        </w:rPr>
        <w:t>private</w:t>
      </w:r>
      <w:r w:rsidRPr="003E5715">
        <w:rPr>
          <w:color w:val="000000"/>
        </w:rPr>
        <w:t xml:space="preserve"> </w:t>
      </w:r>
      <w:r w:rsidRPr="00C83507">
        <w:rPr>
          <w:rFonts w:eastAsia="Times New Roman"/>
          <w:b/>
          <w:color w:val="7F0055"/>
        </w:rPr>
        <w:t>char</w:t>
      </w:r>
      <w:r w:rsidRPr="003E5715">
        <w:rPr>
          <w:color w:val="000000"/>
        </w:rPr>
        <w:t xml:space="preserve">[] </w:t>
      </w:r>
      <w:r w:rsidRPr="003E5715">
        <w:rPr>
          <w:color w:val="0000C0"/>
        </w:rPr>
        <w:t>dataArray</w:t>
      </w:r>
      <w:r w:rsidRPr="003E5715">
        <w:rPr>
          <w:color w:val="000000"/>
        </w:rPr>
        <w:t>;</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8327FC">
        <w:rPr>
          <w:rFonts w:eastAsia="Times New Roman"/>
          <w:b/>
          <w:color w:val="7F0055"/>
        </w:rPr>
        <w:t>public</w:t>
      </w:r>
      <w:r w:rsidRPr="003E5715">
        <w:rPr>
          <w:color w:val="000000"/>
        </w:rPr>
        <w:t xml:space="preserve"> </w:t>
      </w:r>
      <w:r w:rsidR="00325892">
        <w:rPr>
          <w:rFonts w:hint="eastAsia"/>
          <w:color w:val="000000"/>
        </w:rPr>
        <w:t>Wrapper</w:t>
      </w:r>
      <w:r w:rsidR="00325892" w:rsidRPr="003E5715">
        <w:rPr>
          <w:color w:val="000000"/>
        </w:rPr>
        <w:t xml:space="preserve"> </w:t>
      </w:r>
      <w:r w:rsidRPr="003E5715">
        <w:rPr>
          <w:color w:val="000000"/>
        </w:rPr>
        <w:t>()</w:t>
      </w:r>
    </w:p>
    <w:p w:rsidR="00B24800" w:rsidRPr="003E5715" w:rsidRDefault="00B24800" w:rsidP="00B24800">
      <w:pPr>
        <w:pStyle w:val="aff"/>
      </w:pPr>
      <w:r w:rsidRPr="003E5715">
        <w:rPr>
          <w:color w:val="000000"/>
        </w:rPr>
        <w:t xml:space="preserve">    {</w:t>
      </w:r>
    </w:p>
    <w:p w:rsidR="00B24800" w:rsidRDefault="00B24800" w:rsidP="00B24800">
      <w:pPr>
        <w:pStyle w:val="aff"/>
      </w:pPr>
      <w:r w:rsidRPr="003E5715">
        <w:rPr>
          <w:color w:val="000000"/>
        </w:rPr>
        <w:t xml:space="preserve">        </w:t>
      </w:r>
      <w:r w:rsidRPr="003E5715">
        <w:rPr>
          <w:color w:val="3F7F5F"/>
        </w:rPr>
        <w:t>// Initialize</w:t>
      </w:r>
    </w:p>
    <w:p w:rsidR="00B24800" w:rsidRPr="003E5715" w:rsidRDefault="00B24800" w:rsidP="00B24800">
      <w:pPr>
        <w:pStyle w:val="aff"/>
      </w:pPr>
      <w:r w:rsidRPr="003E5715">
        <w:rPr>
          <w:color w:val="000000"/>
        </w:rPr>
        <w:t xml:space="preserve">        </w:t>
      </w:r>
      <w:r w:rsidRPr="003E5715">
        <w:rPr>
          <w:color w:val="0000C0"/>
        </w:rPr>
        <w:t>dataArray</w:t>
      </w:r>
      <w:r w:rsidRPr="003E5715">
        <w:rPr>
          <w:color w:val="000000"/>
        </w:rPr>
        <w:t xml:space="preserve"> = </w:t>
      </w:r>
      <w:r w:rsidRPr="00B56923">
        <w:rPr>
          <w:rFonts w:eastAsia="Times New Roman"/>
          <w:b/>
          <w:color w:val="7F0055"/>
        </w:rPr>
        <w:t>new</w:t>
      </w:r>
      <w:r w:rsidRPr="003E5715">
        <w:rPr>
          <w:color w:val="000000"/>
        </w:rPr>
        <w:t xml:space="preserve"> </w:t>
      </w:r>
      <w:r w:rsidRPr="00F951B6">
        <w:rPr>
          <w:rFonts w:eastAsia="Times New Roman"/>
          <w:b/>
          <w:color w:val="7F0055"/>
        </w:rPr>
        <w:t>char</w:t>
      </w:r>
      <w:r w:rsidRPr="003E5715">
        <w:rPr>
          <w:color w:val="000000"/>
        </w:rPr>
        <w:t>[10];</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995D24">
        <w:rPr>
          <w:rFonts w:hint="eastAsia"/>
          <w:color w:val="3F7F5F"/>
        </w:rPr>
        <w:t>//</w:t>
      </w:r>
      <w:r w:rsidR="007B0ECC">
        <w:rPr>
          <w:rFonts w:hint="eastAsia"/>
          <w:color w:val="3F7F5F"/>
        </w:rPr>
        <w:t xml:space="preserve"> </w:t>
      </w:r>
      <w:r w:rsidRPr="00995D24">
        <w:rPr>
          <w:rFonts w:hint="eastAsia"/>
          <w:color w:val="3F7F5F"/>
        </w:rPr>
        <w:t>return a read-only view</w:t>
      </w:r>
    </w:p>
    <w:p w:rsidR="00B24800" w:rsidRPr="003E5715" w:rsidRDefault="00B24800" w:rsidP="00B24800">
      <w:pPr>
        <w:pStyle w:val="aff"/>
      </w:pPr>
      <w:r w:rsidRPr="003E5715">
        <w:rPr>
          <w:color w:val="000000"/>
        </w:rPr>
        <w:t xml:space="preserve">    </w:t>
      </w:r>
      <w:r w:rsidRPr="00FC67E4">
        <w:rPr>
          <w:rFonts w:eastAsia="Times New Roman"/>
          <w:b/>
          <w:color w:val="7F0055"/>
        </w:rPr>
        <w:t>public</w:t>
      </w:r>
      <w:r w:rsidRPr="003E5715">
        <w:rPr>
          <w:color w:val="000000"/>
        </w:rPr>
        <w:t xml:space="preserve"> CharBuffer getBufferCopy()</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0253AA">
        <w:rPr>
          <w:rFonts w:eastAsia="Times New Roman"/>
          <w:b/>
          <w:color w:val="7F0055"/>
        </w:rPr>
        <w:t>return</w:t>
      </w:r>
      <w:r w:rsidRPr="003E5715">
        <w:rPr>
          <w:color w:val="000000"/>
        </w:rPr>
        <w:t xml:space="preserve"> CharBuffer.</w:t>
      </w:r>
      <w:r w:rsidRPr="003E5715">
        <w:rPr>
          <w:i/>
          <w:iCs/>
          <w:color w:val="000000"/>
        </w:rPr>
        <w:t>wrap</w:t>
      </w:r>
      <w:r w:rsidRPr="003E5715">
        <w:rPr>
          <w:color w:val="000000"/>
        </w:rPr>
        <w:t>(</w:t>
      </w:r>
      <w:r w:rsidRPr="003E5715">
        <w:rPr>
          <w:color w:val="0000C0"/>
        </w:rPr>
        <w:t>dataArray</w:t>
      </w:r>
      <w:r w:rsidRPr="003E5715">
        <w:rPr>
          <w:color w:val="000000"/>
        </w:rPr>
        <w:t>).asReadOnlyBuffer();</w:t>
      </w:r>
    </w:p>
    <w:p w:rsidR="00B24800" w:rsidRPr="003E5715" w:rsidRDefault="00B24800" w:rsidP="00B24800">
      <w:pPr>
        <w:pStyle w:val="aff"/>
      </w:pPr>
      <w:r w:rsidRPr="003E5715">
        <w:rPr>
          <w:color w:val="000000"/>
        </w:rPr>
        <w:t xml:space="preserve">    }</w:t>
      </w:r>
    </w:p>
    <w:p w:rsidR="00B24800" w:rsidRDefault="00B24800" w:rsidP="00B24800">
      <w:pPr>
        <w:pStyle w:val="aff"/>
        <w:rPr>
          <w:color w:val="000000"/>
        </w:rPr>
      </w:pPr>
      <w:r w:rsidRPr="003E5715">
        <w:rPr>
          <w:color w:val="000000"/>
        </w:rPr>
        <w:t>}</w:t>
      </w:r>
    </w:p>
    <w:p w:rsidR="009E54FF" w:rsidRPr="009E54FF" w:rsidRDefault="009E54FF" w:rsidP="009E54FF">
      <w:pPr>
        <w:rPr>
          <w:rFonts w:eastAsia="宋体"/>
        </w:rPr>
      </w:pPr>
    </w:p>
    <w:p w:rsidR="00B24800" w:rsidRPr="003E5715" w:rsidRDefault="00B24800" w:rsidP="00B24800">
      <w:pPr>
        <w:pStyle w:val="aff"/>
      </w:pPr>
      <w:r w:rsidRPr="00A5573F">
        <w:rPr>
          <w:rFonts w:eastAsia="Times New Roman"/>
          <w:b/>
          <w:color w:val="7F0055"/>
        </w:rPr>
        <w:t>public</w:t>
      </w:r>
      <w:r w:rsidRPr="003E5715">
        <w:rPr>
          <w:color w:val="000000"/>
        </w:rPr>
        <w:t xml:space="preserve"> </w:t>
      </w:r>
      <w:r w:rsidRPr="00A5573F">
        <w:rPr>
          <w:rFonts w:eastAsia="Times New Roman"/>
          <w:b/>
          <w:color w:val="7F0055"/>
        </w:rPr>
        <w:t>class</w:t>
      </w:r>
      <w:r w:rsidRPr="003E5715">
        <w:rPr>
          <w:color w:val="000000"/>
        </w:rPr>
        <w:t xml:space="preserve"> </w:t>
      </w:r>
      <w:r w:rsidR="00FB221F" w:rsidRPr="003E5715">
        <w:rPr>
          <w:color w:val="000000"/>
        </w:rPr>
        <w:t>Dup</w:t>
      </w:r>
      <w:r w:rsidR="00FB221F">
        <w:rPr>
          <w:rFonts w:hint="eastAsia"/>
          <w:color w:val="000000"/>
        </w:rPr>
        <w:t>licator</w:t>
      </w:r>
    </w:p>
    <w:p w:rsidR="00B24800" w:rsidRPr="003E5715" w:rsidRDefault="00B24800" w:rsidP="00B24800">
      <w:pPr>
        <w:pStyle w:val="aff"/>
      </w:pPr>
      <w:r w:rsidRPr="003E5715">
        <w:rPr>
          <w:color w:val="000000"/>
        </w:rPr>
        <w:t>{</w:t>
      </w:r>
    </w:p>
    <w:p w:rsidR="00B24800" w:rsidRPr="003E5715" w:rsidRDefault="00B24800" w:rsidP="00B24800">
      <w:pPr>
        <w:pStyle w:val="aff"/>
      </w:pPr>
      <w:r w:rsidRPr="003E5715">
        <w:rPr>
          <w:color w:val="000000"/>
        </w:rPr>
        <w:t xml:space="preserve">    CharBuffer </w:t>
      </w:r>
      <w:r w:rsidRPr="003E5715">
        <w:rPr>
          <w:color w:val="0000C0"/>
        </w:rPr>
        <w:t>cb</w:t>
      </w:r>
      <w:r w:rsidRPr="003E5715">
        <w:rPr>
          <w:color w:val="000000"/>
        </w:rPr>
        <w:t>;</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4E52E3">
        <w:rPr>
          <w:rFonts w:eastAsia="Times New Roman"/>
          <w:b/>
          <w:color w:val="7F0055"/>
        </w:rPr>
        <w:t>public</w:t>
      </w:r>
      <w:r w:rsidRPr="003E5715">
        <w:rPr>
          <w:color w:val="000000"/>
        </w:rPr>
        <w:t xml:space="preserve"> </w:t>
      </w:r>
      <w:r w:rsidR="00FB221F" w:rsidRPr="003E5715">
        <w:rPr>
          <w:color w:val="000000"/>
        </w:rPr>
        <w:t>Dup</w:t>
      </w:r>
      <w:r w:rsidR="00FB221F">
        <w:rPr>
          <w:rFonts w:hint="eastAsia"/>
          <w:color w:val="000000"/>
        </w:rPr>
        <w:t>licator</w:t>
      </w:r>
      <w:r w:rsidR="00FB221F" w:rsidRPr="003E5715">
        <w:rPr>
          <w:color w:val="000000"/>
        </w:rPr>
        <w:t xml:space="preserve"> </w:t>
      </w:r>
      <w:r w:rsidRPr="003E5715">
        <w:rPr>
          <w:color w:val="000000"/>
        </w:rPr>
        <w:t>()</w:t>
      </w:r>
    </w:p>
    <w:p w:rsidR="00B24800" w:rsidRPr="003E5715" w:rsidRDefault="00B24800" w:rsidP="00B24800">
      <w:pPr>
        <w:pStyle w:val="aff"/>
      </w:pPr>
      <w:r w:rsidRPr="003E5715">
        <w:rPr>
          <w:color w:val="000000"/>
        </w:rPr>
        <w:t xml:space="preserve">    {</w:t>
      </w:r>
    </w:p>
    <w:p w:rsidR="00B24800" w:rsidRPr="008A63A2" w:rsidRDefault="00B24800" w:rsidP="00B24800">
      <w:pPr>
        <w:pStyle w:val="aff"/>
      </w:pPr>
      <w:r w:rsidRPr="003E5715">
        <w:rPr>
          <w:color w:val="000000"/>
        </w:rPr>
        <w:t xml:space="preserve">        </w:t>
      </w:r>
      <w:r w:rsidRPr="003E5715">
        <w:rPr>
          <w:color w:val="3F7F5F"/>
        </w:rPr>
        <w:t>// Initialize</w:t>
      </w:r>
    </w:p>
    <w:p w:rsidR="00B24800" w:rsidRPr="003E5715" w:rsidRDefault="00B24800" w:rsidP="00B24800">
      <w:pPr>
        <w:pStyle w:val="aff"/>
      </w:pPr>
      <w:r w:rsidRPr="003E5715">
        <w:rPr>
          <w:color w:val="000000"/>
        </w:rPr>
        <w:t xml:space="preserve">    </w:t>
      </w:r>
      <w:r>
        <w:rPr>
          <w:rFonts w:hint="eastAsia"/>
          <w:color w:val="000000"/>
        </w:rPr>
        <w:t xml:space="preserve">    </w:t>
      </w:r>
      <w:r w:rsidRPr="003E5715">
        <w:rPr>
          <w:color w:val="0000C0"/>
        </w:rPr>
        <w:t>cb</w:t>
      </w:r>
      <w:r w:rsidRPr="003E5715">
        <w:rPr>
          <w:color w:val="000000"/>
        </w:rPr>
        <w:t xml:space="preserve"> = CharBuffer.</w:t>
      </w:r>
      <w:r w:rsidRPr="003E5715">
        <w:rPr>
          <w:i/>
          <w:iCs/>
          <w:color w:val="000000"/>
        </w:rPr>
        <w:t>allocate</w:t>
      </w:r>
      <w:r w:rsidRPr="003E5715">
        <w:rPr>
          <w:color w:val="000000"/>
        </w:rPr>
        <w:t>(10);</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p>
    <w:p w:rsidR="00B24800" w:rsidRDefault="00B24800" w:rsidP="00B24800">
      <w:pPr>
        <w:pStyle w:val="aff"/>
        <w:rPr>
          <w:color w:val="000000"/>
        </w:rPr>
      </w:pPr>
      <w:r w:rsidRPr="003E5715">
        <w:rPr>
          <w:color w:val="000000"/>
        </w:rPr>
        <w:t xml:space="preserve">    </w:t>
      </w:r>
      <w:r w:rsidRPr="008D2C8E">
        <w:rPr>
          <w:rFonts w:hint="eastAsia"/>
          <w:color w:val="3F7F5F"/>
        </w:rPr>
        <w:t>//</w:t>
      </w:r>
      <w:r w:rsidR="00E324C7">
        <w:rPr>
          <w:rFonts w:hint="eastAsia"/>
          <w:color w:val="3F7F5F"/>
        </w:rPr>
        <w:t xml:space="preserve"> </w:t>
      </w:r>
      <w:r w:rsidRPr="008D2C8E">
        <w:rPr>
          <w:rFonts w:hint="eastAsia"/>
          <w:color w:val="3F7F5F"/>
        </w:rPr>
        <w:t>return a read-only view</w:t>
      </w:r>
    </w:p>
    <w:p w:rsidR="00B24800" w:rsidRDefault="00B24800" w:rsidP="00B24800">
      <w:pPr>
        <w:pStyle w:val="aff"/>
      </w:pPr>
      <w:r w:rsidRPr="003E5715">
        <w:rPr>
          <w:color w:val="000000"/>
        </w:rPr>
        <w:t xml:space="preserve">    </w:t>
      </w:r>
      <w:r w:rsidRPr="00C31557">
        <w:rPr>
          <w:rFonts w:eastAsia="Times New Roman"/>
          <w:b/>
          <w:color w:val="7F0055"/>
        </w:rPr>
        <w:t>public</w:t>
      </w:r>
      <w:r w:rsidRPr="003E5715">
        <w:rPr>
          <w:color w:val="000000"/>
        </w:rPr>
        <w:t xml:space="preserve"> CharBuffer getBufferCopy()</w:t>
      </w:r>
    </w:p>
    <w:p w:rsidR="00B24800" w:rsidRPr="003E5715" w:rsidRDefault="00B24800" w:rsidP="00B24800">
      <w:pPr>
        <w:pStyle w:val="aff"/>
      </w:pPr>
      <w:r w:rsidRPr="003E5715">
        <w:rPr>
          <w:color w:val="000000"/>
        </w:rPr>
        <w:t xml:space="preserve">    {</w:t>
      </w:r>
    </w:p>
    <w:p w:rsidR="00B24800" w:rsidRPr="003E5715" w:rsidRDefault="00B24800" w:rsidP="00B24800">
      <w:pPr>
        <w:pStyle w:val="aff"/>
      </w:pPr>
      <w:r w:rsidRPr="003E5715">
        <w:rPr>
          <w:color w:val="000000"/>
        </w:rPr>
        <w:t xml:space="preserve">        </w:t>
      </w:r>
      <w:r w:rsidRPr="0005734C">
        <w:rPr>
          <w:rFonts w:eastAsia="Times New Roman"/>
          <w:b/>
          <w:color w:val="7F0055"/>
        </w:rPr>
        <w:t>return</w:t>
      </w:r>
      <w:r w:rsidRPr="003E5715">
        <w:rPr>
          <w:color w:val="000000"/>
        </w:rPr>
        <w:t xml:space="preserve"> </w:t>
      </w:r>
      <w:r w:rsidRPr="003E5715">
        <w:rPr>
          <w:color w:val="0000C0"/>
        </w:rPr>
        <w:t>cb</w:t>
      </w:r>
      <w:r w:rsidRPr="003E5715">
        <w:rPr>
          <w:color w:val="000000"/>
        </w:rPr>
        <w:t>.asReadOnlyBuffer();</w:t>
      </w:r>
    </w:p>
    <w:p w:rsidR="00B24800" w:rsidRPr="003E5715" w:rsidRDefault="00B24800" w:rsidP="00B24800">
      <w:pPr>
        <w:pStyle w:val="aff"/>
      </w:pPr>
      <w:r w:rsidRPr="003E5715">
        <w:rPr>
          <w:color w:val="000000"/>
        </w:rPr>
        <w:t xml:space="preserve">    }</w:t>
      </w:r>
    </w:p>
    <w:p w:rsidR="00B24800" w:rsidRDefault="00B24800" w:rsidP="00B24800">
      <w:pPr>
        <w:pStyle w:val="aff"/>
        <w:rPr>
          <w:color w:val="000000"/>
        </w:rPr>
      </w:pPr>
      <w:r w:rsidRPr="003E5715">
        <w:rPr>
          <w:color w:val="000000"/>
        </w:rPr>
        <w:t>}</w:t>
      </w:r>
    </w:p>
    <w:p w:rsidR="00B24800" w:rsidRDefault="00522172" w:rsidP="00B24800">
      <w:pPr>
        <w:rPr>
          <w:rFonts w:eastAsiaTheme="minorEastAsia"/>
        </w:rPr>
      </w:pPr>
      <w:r>
        <w:rPr>
          <w:rFonts w:eastAsiaTheme="minorEastAsia" w:hint="eastAsia"/>
        </w:rPr>
        <w:lastRenderedPageBreak/>
        <w:t>这个正确示例以只读</w:t>
      </w:r>
      <w:r w:rsidRPr="007F054F">
        <w:rPr>
          <w:rStyle w:val="Char6"/>
        </w:rPr>
        <w:t>CharBuffer</w:t>
      </w:r>
      <w:r w:rsidRPr="00522172">
        <w:rPr>
          <w:rFonts w:eastAsiaTheme="minorEastAsia" w:hint="eastAsia"/>
        </w:rPr>
        <w:t>的方式</w:t>
      </w:r>
      <w:r>
        <w:rPr>
          <w:rFonts w:eastAsiaTheme="minorEastAsia" w:hint="eastAsia"/>
        </w:rPr>
        <w:t>返回</w:t>
      </w:r>
      <w:r>
        <w:rPr>
          <w:rFonts w:eastAsiaTheme="minorEastAsia" w:hint="eastAsia"/>
        </w:rPr>
        <w:t>char</w:t>
      </w:r>
      <w:r>
        <w:rPr>
          <w:rFonts w:eastAsiaTheme="minorEastAsia" w:hint="eastAsia"/>
        </w:rPr>
        <w:t>数组的一个只读视图。</w:t>
      </w:r>
    </w:p>
    <w:p w:rsidR="006B7F5F" w:rsidRDefault="006B7F5F" w:rsidP="00B24800">
      <w:pPr>
        <w:rPr>
          <w:rFonts w:eastAsiaTheme="minorEastAsia"/>
        </w:rPr>
      </w:pPr>
    </w:p>
    <w:p w:rsidR="006B7F5F" w:rsidRDefault="006B7F5F" w:rsidP="00B24800">
      <w:pPr>
        <w:rPr>
          <w:rFonts w:eastAsiaTheme="minorEastAsia"/>
        </w:rPr>
      </w:pPr>
      <w:r>
        <w:rPr>
          <w:rFonts w:eastAsiaTheme="minorEastAsia" w:hint="eastAsia"/>
        </w:rPr>
        <w:t>排查：</w:t>
      </w:r>
    </w:p>
    <w:p w:rsidR="006B7F5F" w:rsidRDefault="006B7F5F" w:rsidP="006B7F5F">
      <w:pPr>
        <w:pStyle w:val="aff5"/>
        <w:numPr>
          <w:ilvl w:val="0"/>
          <w:numId w:val="23"/>
        </w:numPr>
        <w:ind w:firstLineChars="0"/>
        <w:rPr>
          <w:i/>
          <w:iCs/>
          <w:color w:val="000000"/>
        </w:rPr>
      </w:pPr>
      <w:r w:rsidRPr="006B7F5F">
        <w:rPr>
          <w:color w:val="000000"/>
        </w:rPr>
        <w:t>find . -name *.java | xargs grep CharBuffer.</w:t>
      </w:r>
      <w:r w:rsidRPr="006B7F5F">
        <w:rPr>
          <w:i/>
          <w:iCs/>
          <w:color w:val="000000"/>
        </w:rPr>
        <w:t>wrap</w:t>
      </w:r>
      <w:r w:rsidRPr="006B7F5F">
        <w:rPr>
          <w:color w:val="000000"/>
        </w:rPr>
        <w:t xml:space="preserve"> </w:t>
      </w:r>
      <w:r>
        <w:rPr>
          <w:color w:val="000000"/>
        </w:rPr>
        <w:t xml:space="preserve"> </w:t>
      </w:r>
      <w:r w:rsidRPr="006B7F5F">
        <w:rPr>
          <w:color w:val="000000"/>
        </w:rPr>
        <w:t xml:space="preserve">-nrw </w:t>
      </w:r>
      <w:r>
        <w:rPr>
          <w:color w:val="000000"/>
        </w:rPr>
        <w:t xml:space="preserve"> </w:t>
      </w:r>
    </w:p>
    <w:p w:rsidR="008E5284" w:rsidRDefault="008E5284" w:rsidP="008E5284">
      <w:pPr>
        <w:pStyle w:val="aff5"/>
        <w:numPr>
          <w:ilvl w:val="0"/>
          <w:numId w:val="23"/>
        </w:numPr>
        <w:ind w:firstLineChars="0"/>
        <w:rPr>
          <w:i/>
          <w:iCs/>
          <w:color w:val="000000"/>
        </w:rPr>
      </w:pPr>
      <w:r w:rsidRPr="006B7F5F">
        <w:rPr>
          <w:color w:val="000000"/>
        </w:rPr>
        <w:t>find . -name *.java | xargs grep</w:t>
      </w:r>
      <w:r>
        <w:rPr>
          <w:color w:val="000000"/>
        </w:rPr>
        <w:t xml:space="preserve"> </w:t>
      </w:r>
      <w:r w:rsidRPr="003E5715">
        <w:rPr>
          <w:color w:val="000000"/>
        </w:rPr>
        <w:t>duplicate</w:t>
      </w:r>
      <w:r w:rsidRPr="006B7F5F">
        <w:rPr>
          <w:color w:val="000000"/>
        </w:rPr>
        <w:t xml:space="preserve"> </w:t>
      </w:r>
      <w:r>
        <w:rPr>
          <w:color w:val="000000"/>
        </w:rPr>
        <w:t xml:space="preserve"> </w:t>
      </w:r>
      <w:r w:rsidRPr="006B7F5F">
        <w:rPr>
          <w:color w:val="000000"/>
        </w:rPr>
        <w:t xml:space="preserve">-nrw </w:t>
      </w:r>
      <w:r>
        <w:rPr>
          <w:color w:val="000000"/>
        </w:rPr>
        <w:t xml:space="preserve"> </w:t>
      </w:r>
    </w:p>
    <w:p w:rsidR="006B7F5F" w:rsidRPr="006B7F5F" w:rsidRDefault="006B7F5F" w:rsidP="006B7F5F">
      <w:pPr>
        <w:rPr>
          <w:rFonts w:eastAsiaTheme="minorEastAsia"/>
        </w:rPr>
      </w:pPr>
    </w:p>
    <w:p w:rsidR="00B24800" w:rsidRPr="00630C1B" w:rsidRDefault="00E42216" w:rsidP="001C122A">
      <w:pPr>
        <w:pStyle w:val="2"/>
        <w:rPr>
          <w:rFonts w:eastAsia="宋体"/>
        </w:rPr>
      </w:pPr>
      <w:bookmarkStart w:id="59" w:name="_Recommendation_3.1_Create"/>
      <w:bookmarkStart w:id="60" w:name="_规则_3.3在多用户系统中创建文件时指定合适的访问权限"/>
      <w:bookmarkStart w:id="61" w:name="_Toc373262668"/>
      <w:bookmarkStart w:id="62" w:name="_Toc376550022"/>
      <w:bookmarkStart w:id="63" w:name="_Ref378165364"/>
      <w:bookmarkStart w:id="64" w:name="_Toc435437904"/>
      <w:bookmarkEnd w:id="59"/>
      <w:bookmarkEnd w:id="60"/>
      <w:r>
        <w:rPr>
          <w:rFonts w:eastAsiaTheme="minorEastAsia" w:hint="eastAsia"/>
        </w:rPr>
        <w:t>规则</w:t>
      </w:r>
      <w:r w:rsidR="004D1FF7">
        <w:rPr>
          <w:rFonts w:eastAsiaTheme="minorEastAsia" w:hint="eastAsia"/>
        </w:rPr>
        <w:t xml:space="preserve"> </w:t>
      </w:r>
      <w:r w:rsidR="00D9586D">
        <w:rPr>
          <w:rFonts w:hint="eastAsia"/>
        </w:rPr>
        <w:t>3.</w:t>
      </w:r>
      <w:r w:rsidR="00D9586D">
        <w:rPr>
          <w:rFonts w:eastAsiaTheme="minorEastAsia" w:hint="eastAsia"/>
        </w:rPr>
        <w:t>3</w:t>
      </w:r>
      <w:r w:rsidR="006D4F37">
        <w:rPr>
          <w:rFonts w:eastAsiaTheme="minorEastAsia" w:hint="eastAsia"/>
        </w:rPr>
        <w:t xml:space="preserve"> </w:t>
      </w:r>
      <w:r w:rsidR="00CE037B">
        <w:rPr>
          <w:rFonts w:eastAsiaTheme="minorEastAsia" w:hint="eastAsia"/>
        </w:rPr>
        <w:t>在多用户系统中</w:t>
      </w:r>
      <w:r w:rsidR="00182C1B">
        <w:rPr>
          <w:rFonts w:ascii="宋体" w:eastAsia="宋体" w:hAnsi="宋体" w:cs="宋体" w:hint="eastAsia"/>
        </w:rPr>
        <w:t>创建文件时指定合适</w:t>
      </w:r>
      <w:r w:rsidR="00B366AB" w:rsidRPr="00B366AB">
        <w:rPr>
          <w:rFonts w:ascii="宋体" w:eastAsia="宋体" w:hAnsi="宋体" w:cs="宋体" w:hint="eastAsia"/>
        </w:rPr>
        <w:t>的访问</w:t>
      </w:r>
      <w:bookmarkEnd w:id="61"/>
      <w:bookmarkEnd w:id="62"/>
      <w:bookmarkEnd w:id="63"/>
      <w:r w:rsidR="0042382D">
        <w:rPr>
          <w:rFonts w:ascii="宋体" w:eastAsia="宋体" w:hAnsi="宋体" w:cs="宋体" w:hint="eastAsia"/>
        </w:rPr>
        <w:t>许可</w:t>
      </w:r>
      <w:bookmarkEnd w:id="64"/>
    </w:p>
    <w:p w:rsidR="00B24800" w:rsidRPr="006E1386" w:rsidRDefault="003035A9" w:rsidP="00B24800">
      <w:pPr>
        <w:rPr>
          <w:rFonts w:eastAsiaTheme="minorEastAsia"/>
          <w:b/>
        </w:rPr>
      </w:pPr>
      <w:r>
        <w:rPr>
          <w:rFonts w:eastAsiaTheme="minorEastAsia" w:hint="eastAsia"/>
          <w:b/>
        </w:rPr>
        <w:t>说明：</w:t>
      </w:r>
      <w:r w:rsidRPr="003035A9">
        <w:rPr>
          <w:rFonts w:eastAsiaTheme="minorEastAsia" w:hint="eastAsia"/>
        </w:rPr>
        <w:t>多用户系统</w:t>
      </w:r>
      <w:r>
        <w:rPr>
          <w:rFonts w:eastAsiaTheme="minorEastAsia" w:hint="eastAsia"/>
        </w:rPr>
        <w:t>中的</w:t>
      </w:r>
      <w:r w:rsidR="00F65FEB">
        <w:rPr>
          <w:rFonts w:eastAsiaTheme="minorEastAsia" w:hint="eastAsia"/>
        </w:rPr>
        <w:t>指定的</w:t>
      </w:r>
      <w:r>
        <w:rPr>
          <w:rFonts w:eastAsiaTheme="minorEastAsia" w:hint="eastAsia"/>
        </w:rPr>
        <w:t>文件通常归属于一个特定的用户。</w:t>
      </w:r>
      <w:r w:rsidR="0042382D">
        <w:rPr>
          <w:rFonts w:eastAsiaTheme="minorEastAsia" w:hint="eastAsia"/>
        </w:rPr>
        <w:t>文件的主人能够指定系统中哪些用户能够访问该文件的内容。这些文件系统使用权限和许可模型来保护文件访问。当一个文件被创建时，文件访问许可规定了哪些用户可以访问或者操作这个文件。</w:t>
      </w:r>
      <w:r w:rsidR="00F95592">
        <w:rPr>
          <w:rFonts w:eastAsiaTheme="minorEastAsia" w:hint="eastAsia"/>
        </w:rPr>
        <w:t>如果</w:t>
      </w:r>
      <w:r w:rsidR="0042382D">
        <w:rPr>
          <w:rFonts w:eastAsiaTheme="minorEastAsia" w:hint="eastAsia"/>
        </w:rPr>
        <w:t>创建文件时没有对文件的访问许可做足够的限制，攻击者可能在修改此文件的访问权限之前对其进行读取或者修改。因此，一定要在创建文件时就为其指定访问许可，以防止未授权的文件访问。</w:t>
      </w:r>
    </w:p>
    <w:p w:rsidR="00B24800" w:rsidRPr="006051DC" w:rsidRDefault="00005BD4" w:rsidP="00B24800">
      <w:pPr>
        <w:pStyle w:val="aff0"/>
      </w:pPr>
      <w:r>
        <w:rPr>
          <w:rFonts w:hint="eastAsia"/>
          <w:u w:color="000000"/>
        </w:rPr>
        <w:t>错误示例</w:t>
      </w:r>
      <w:r w:rsidR="006409EF">
        <w:rPr>
          <w:rFonts w:hint="eastAsia"/>
          <w:u w:color="000000"/>
        </w:rPr>
        <w:t>：</w:t>
      </w:r>
    </w:p>
    <w:p w:rsidR="00B24800" w:rsidRPr="00A36600" w:rsidRDefault="00B24800" w:rsidP="00276326">
      <w:pPr>
        <w:pStyle w:val="aff"/>
      </w:pPr>
      <w:r w:rsidRPr="00A36600">
        <w:t xml:space="preserve">Writer out = </w:t>
      </w:r>
      <w:r w:rsidRPr="00A36600">
        <w:rPr>
          <w:b/>
          <w:color w:val="7F0055"/>
        </w:rPr>
        <w:t>new</w:t>
      </w:r>
      <w:r w:rsidRPr="00A36600">
        <w:t xml:space="preserve"> FileWriter(</w:t>
      </w:r>
      <w:r w:rsidRPr="00A36600">
        <w:rPr>
          <w:color w:val="2A00FF"/>
        </w:rPr>
        <w:t>"file"</w:t>
      </w:r>
      <w:r w:rsidRPr="00A36600">
        <w:t>);</w:t>
      </w:r>
    </w:p>
    <w:p w:rsidR="00B24800" w:rsidRPr="00BC2F7F" w:rsidRDefault="003B750D" w:rsidP="00B24800">
      <w:pPr>
        <w:rPr>
          <w:rFonts w:eastAsiaTheme="minorEastAsia"/>
        </w:rPr>
      </w:pPr>
      <w:r w:rsidRPr="004A1363">
        <w:rPr>
          <w:rStyle w:val="Char6"/>
        </w:rPr>
        <w:t>FileOutputStream</w:t>
      </w:r>
      <w:r w:rsidRPr="003B750D">
        <w:rPr>
          <w:rFonts w:eastAsiaTheme="minorEastAsia" w:hint="eastAsia"/>
        </w:rPr>
        <w:t>与</w:t>
      </w:r>
      <w:r w:rsidRPr="004A1363">
        <w:rPr>
          <w:rStyle w:val="Char6"/>
        </w:rPr>
        <w:t>FileWriter</w:t>
      </w:r>
      <w:r w:rsidRPr="003B750D">
        <w:rPr>
          <w:rFonts w:eastAsiaTheme="minorEastAsia" w:hint="eastAsia"/>
        </w:rPr>
        <w:t>的</w:t>
      </w:r>
      <w:r>
        <w:rPr>
          <w:rFonts w:eastAsiaTheme="minorEastAsia" w:hint="eastAsia"/>
        </w:rPr>
        <w:t>构造器方法无法让程序员显式的指定文件的访问权限。</w:t>
      </w:r>
      <w:r w:rsidR="00A31EFD">
        <w:rPr>
          <w:rFonts w:eastAsiaTheme="minorEastAsia" w:hint="eastAsia"/>
        </w:rPr>
        <w:t>在这个错误示例中，所创建文件的</w:t>
      </w:r>
      <w:r w:rsidR="00C8634D">
        <w:rPr>
          <w:rFonts w:eastAsiaTheme="minorEastAsia" w:hint="eastAsia"/>
        </w:rPr>
        <w:t>访问许可</w:t>
      </w:r>
      <w:r w:rsidR="00A31EFD">
        <w:rPr>
          <w:rFonts w:eastAsiaTheme="minorEastAsia" w:hint="eastAsia"/>
        </w:rPr>
        <w:t>取决于具体的实现机制，可能无法防止未授权的访问。</w:t>
      </w:r>
    </w:p>
    <w:p w:rsidR="00B24800" w:rsidRDefault="00005BD4" w:rsidP="00B24800">
      <w:pPr>
        <w:pStyle w:val="aff0"/>
      </w:pPr>
      <w:r>
        <w:rPr>
          <w:rFonts w:hint="eastAsia"/>
        </w:rPr>
        <w:t>正确示例</w:t>
      </w:r>
      <w:r w:rsidR="00842E88">
        <w:rPr>
          <w:rFonts w:hint="eastAsia"/>
        </w:rPr>
        <w:t>（</w:t>
      </w:r>
      <w:r w:rsidR="00842E88">
        <w:rPr>
          <w:rFonts w:hint="eastAsia"/>
        </w:rPr>
        <w:t>Linux</w:t>
      </w:r>
      <w:r w:rsidR="006B1DAA">
        <w:rPr>
          <w:rFonts w:hint="eastAsia"/>
        </w:rPr>
        <w:t>情况</w:t>
      </w:r>
      <w:r w:rsidR="00842E88">
        <w:rPr>
          <w:rFonts w:hint="eastAsia"/>
        </w:rPr>
        <w:t>）</w:t>
      </w:r>
      <w:r>
        <w:rPr>
          <w:rFonts w:hint="eastAsia"/>
        </w:rPr>
        <w:t>：</w:t>
      </w:r>
    </w:p>
    <w:p w:rsidR="00B24800" w:rsidRPr="004A0AB9" w:rsidRDefault="00B24800" w:rsidP="00B24800">
      <w:pPr>
        <w:pStyle w:val="aff"/>
      </w:pPr>
      <w:r w:rsidRPr="00D32B7C">
        <w:t>Path</w:t>
      </w:r>
      <w:r w:rsidRPr="004A0AB9">
        <w:t xml:space="preserve"> file = </w:t>
      </w:r>
      <w:r w:rsidRPr="004A0AB9">
        <w:rPr>
          <w:b/>
          <w:color w:val="7F0055"/>
        </w:rPr>
        <w:t>new</w:t>
      </w:r>
      <w:r w:rsidRPr="004A0AB9">
        <w:t xml:space="preserve"> File(</w:t>
      </w:r>
      <w:r w:rsidRPr="004A0AB9">
        <w:rPr>
          <w:color w:val="2A00FF"/>
        </w:rPr>
        <w:t>"file"</w:t>
      </w:r>
      <w:r w:rsidRPr="004A0AB9">
        <w:t>).toPath();</w:t>
      </w:r>
    </w:p>
    <w:p w:rsidR="00B24800" w:rsidRPr="004A0AB9" w:rsidRDefault="00B24800" w:rsidP="00B24800">
      <w:pPr>
        <w:pStyle w:val="aff"/>
      </w:pPr>
      <w:r w:rsidRPr="004A0AB9">
        <w:rPr>
          <w:color w:val="3F7F5F"/>
        </w:rPr>
        <w:t>// Throw exception rather than overwrite existing file</w:t>
      </w:r>
    </w:p>
    <w:p w:rsidR="00B24800" w:rsidRPr="004A0AB9" w:rsidRDefault="00B24800" w:rsidP="00B24800">
      <w:pPr>
        <w:pStyle w:val="aff"/>
        <w:rPr>
          <w:b/>
        </w:rPr>
      </w:pPr>
      <w:r w:rsidRPr="004A0AB9">
        <w:rPr>
          <w:b/>
        </w:rPr>
        <w:t xml:space="preserve">Set&lt;OpenOption&gt; options = </w:t>
      </w:r>
      <w:r w:rsidRPr="004A0AB9">
        <w:rPr>
          <w:b/>
          <w:color w:val="7F0055"/>
        </w:rPr>
        <w:t>new</w:t>
      </w:r>
      <w:r w:rsidRPr="004A0AB9">
        <w:rPr>
          <w:b/>
        </w:rPr>
        <w:t xml:space="preserve"> HashSet&lt;OpenOption&gt;();</w:t>
      </w:r>
    </w:p>
    <w:p w:rsidR="00B24800" w:rsidRPr="004A0AB9" w:rsidRDefault="00B24800" w:rsidP="00B24800">
      <w:pPr>
        <w:pStyle w:val="aff"/>
        <w:rPr>
          <w:b/>
        </w:rPr>
      </w:pPr>
      <w:r w:rsidRPr="004A0AB9">
        <w:rPr>
          <w:b/>
        </w:rPr>
        <w:t>options.add(StandardOpenOption.</w:t>
      </w:r>
      <w:r w:rsidRPr="004A0AB9">
        <w:rPr>
          <w:b/>
          <w:i/>
          <w:iCs/>
          <w:color w:val="0000C0"/>
        </w:rPr>
        <w:t>CREATE_NEW</w:t>
      </w:r>
      <w:r w:rsidRPr="004A0AB9">
        <w:rPr>
          <w:b/>
        </w:rPr>
        <w:t>);</w:t>
      </w:r>
    </w:p>
    <w:p w:rsidR="00B24800" w:rsidRPr="004A0AB9" w:rsidRDefault="00B24800" w:rsidP="00B24800">
      <w:pPr>
        <w:pStyle w:val="aff"/>
        <w:rPr>
          <w:b/>
        </w:rPr>
      </w:pPr>
      <w:r w:rsidRPr="004A0AB9">
        <w:rPr>
          <w:b/>
        </w:rPr>
        <w:t>options.add(StandardOpenOption.</w:t>
      </w:r>
      <w:r w:rsidRPr="004A0AB9">
        <w:rPr>
          <w:b/>
          <w:i/>
          <w:iCs/>
          <w:color w:val="0000C0"/>
        </w:rPr>
        <w:t>APPEND</w:t>
      </w:r>
      <w:r w:rsidRPr="004A0AB9">
        <w:rPr>
          <w:b/>
        </w:rPr>
        <w:t>);</w:t>
      </w:r>
    </w:p>
    <w:p w:rsidR="00B24800" w:rsidRPr="004A0AB9" w:rsidRDefault="00B24800" w:rsidP="00B24800">
      <w:pPr>
        <w:pStyle w:val="aff"/>
        <w:rPr>
          <w:b/>
        </w:rPr>
      </w:pPr>
      <w:r w:rsidRPr="004A0AB9">
        <w:rPr>
          <w:b/>
          <w:color w:val="3F7F5F"/>
        </w:rPr>
        <w:t>// File permissions should be such that only user may read/write file</w:t>
      </w:r>
      <w:r w:rsidRPr="004A0AB9">
        <w:rPr>
          <w:b/>
        </w:rPr>
        <w:t xml:space="preserve"> Set&lt;PosixFilePermission&gt; perms = PosixFilePermissions.</w:t>
      </w:r>
      <w:r w:rsidRPr="004A0AB9">
        <w:rPr>
          <w:b/>
          <w:i/>
          <w:iCs/>
        </w:rPr>
        <w:t>fromString</w:t>
      </w:r>
      <w:r w:rsidRPr="004A0AB9">
        <w:rPr>
          <w:b/>
        </w:rPr>
        <w:t>(</w:t>
      </w:r>
      <w:r w:rsidRPr="004A0AB9">
        <w:rPr>
          <w:b/>
          <w:color w:val="2A00FF"/>
        </w:rPr>
        <w:t>"rw-------"</w:t>
      </w:r>
      <w:r w:rsidRPr="004A0AB9">
        <w:rPr>
          <w:b/>
        </w:rPr>
        <w:t>);</w:t>
      </w:r>
    </w:p>
    <w:p w:rsidR="00B24800" w:rsidRPr="004A0AB9" w:rsidRDefault="00B24800" w:rsidP="00B24800">
      <w:pPr>
        <w:pStyle w:val="aff"/>
        <w:rPr>
          <w:b/>
        </w:rPr>
      </w:pPr>
      <w:r w:rsidRPr="004A0AB9">
        <w:rPr>
          <w:b/>
        </w:rPr>
        <w:t>FileAttribute&lt;Set&lt;PosixFilePermission&gt;&gt; attr = PosixFilePermissions.</w:t>
      </w:r>
      <w:r w:rsidRPr="004A0AB9">
        <w:rPr>
          <w:b/>
          <w:i/>
          <w:iCs/>
        </w:rPr>
        <w:t>asFileAttribute</w:t>
      </w:r>
      <w:r w:rsidRPr="004A0AB9">
        <w:rPr>
          <w:b/>
        </w:rPr>
        <w:t>(perms);</w:t>
      </w:r>
    </w:p>
    <w:p w:rsidR="00B24800" w:rsidRPr="004A0AB9" w:rsidRDefault="00B24800" w:rsidP="00B24800">
      <w:pPr>
        <w:pStyle w:val="aff"/>
        <w:rPr>
          <w:b/>
        </w:rPr>
      </w:pPr>
      <w:r w:rsidRPr="004A0AB9">
        <w:rPr>
          <w:b/>
          <w:color w:val="7F0055"/>
        </w:rPr>
        <w:t>try</w:t>
      </w:r>
      <w:r w:rsidRPr="004A0AB9">
        <w:rPr>
          <w:b/>
        </w:rPr>
        <w:t xml:space="preserve"> (SeekableByteChannel sbc = Files.</w:t>
      </w:r>
      <w:r w:rsidRPr="004A0AB9">
        <w:rPr>
          <w:b/>
          <w:i/>
          <w:iCs/>
        </w:rPr>
        <w:t>newByteChannel</w:t>
      </w:r>
      <w:r w:rsidRPr="004A0AB9">
        <w:rPr>
          <w:b/>
        </w:rPr>
        <w:t>(file, options, attr))</w:t>
      </w:r>
    </w:p>
    <w:p w:rsidR="00FD4249" w:rsidRDefault="00B24800" w:rsidP="00FD4249">
      <w:pPr>
        <w:pStyle w:val="aff"/>
        <w:rPr>
          <w:b/>
        </w:rPr>
      </w:pPr>
      <w:r w:rsidRPr="004A0AB9">
        <w:rPr>
          <w:b/>
        </w:rPr>
        <w:t>{</w:t>
      </w:r>
    </w:p>
    <w:p w:rsidR="00B24800" w:rsidRPr="004A0AB9" w:rsidRDefault="00565BA9" w:rsidP="00565BA9">
      <w:pPr>
        <w:pStyle w:val="aff"/>
        <w:rPr>
          <w:b/>
        </w:rPr>
      </w:pPr>
      <w:r w:rsidRPr="003E5715">
        <w:rPr>
          <w:color w:val="000000"/>
        </w:rPr>
        <w:t xml:space="preserve">   </w:t>
      </w:r>
      <w:r w:rsidR="00B24800" w:rsidRPr="004A0AB9">
        <w:rPr>
          <w:b/>
          <w:color w:val="3F7F5F"/>
        </w:rPr>
        <w:t>// write data</w:t>
      </w:r>
    </w:p>
    <w:p w:rsidR="00B24800" w:rsidRDefault="00B24800" w:rsidP="00B24800">
      <w:pPr>
        <w:pStyle w:val="aff"/>
        <w:rPr>
          <w:b/>
        </w:rPr>
      </w:pPr>
      <w:r w:rsidRPr="004A0AB9">
        <w:rPr>
          <w:b/>
        </w:rPr>
        <w:t>};</w:t>
      </w:r>
    </w:p>
    <w:p w:rsidR="00842E88" w:rsidRDefault="00842E88" w:rsidP="00842E88">
      <w:pPr>
        <w:pStyle w:val="aff0"/>
      </w:pPr>
      <w:r>
        <w:rPr>
          <w:rFonts w:hint="eastAsia"/>
        </w:rPr>
        <w:t>正确示例（</w:t>
      </w:r>
      <w:r>
        <w:rPr>
          <w:rFonts w:hint="eastAsia"/>
        </w:rPr>
        <w:t>Windows</w:t>
      </w:r>
      <w:r w:rsidR="006B1DAA">
        <w:rPr>
          <w:rFonts w:hint="eastAsia"/>
        </w:rPr>
        <w:t>情况</w:t>
      </w:r>
      <w:r>
        <w:rPr>
          <w:rFonts w:hint="eastAsia"/>
        </w:rPr>
        <w:t>）：</w:t>
      </w:r>
    </w:p>
    <w:p w:rsidR="00423248" w:rsidRPr="00423248" w:rsidRDefault="00423248" w:rsidP="00423248">
      <w:pPr>
        <w:pStyle w:val="aff"/>
      </w:pPr>
      <w:r w:rsidRPr="00423248">
        <w:t>private static void fileAcl() throws IOException</w:t>
      </w:r>
    </w:p>
    <w:p w:rsidR="00423248" w:rsidRPr="00423248" w:rsidRDefault="00423248" w:rsidP="00423248">
      <w:pPr>
        <w:pStyle w:val="aff"/>
      </w:pPr>
      <w:r w:rsidRPr="00423248">
        <w:t xml:space="preserve">    {</w:t>
      </w:r>
    </w:p>
    <w:p w:rsidR="00423248" w:rsidRPr="00423248" w:rsidRDefault="00423248" w:rsidP="00423248">
      <w:pPr>
        <w:pStyle w:val="aff"/>
      </w:pPr>
    </w:p>
    <w:p w:rsidR="00423248" w:rsidRPr="00423248" w:rsidRDefault="00423248" w:rsidP="00423248">
      <w:pPr>
        <w:pStyle w:val="aff"/>
      </w:pPr>
      <w:r w:rsidRPr="00423248">
        <w:t xml:space="preserve">        Path path = new File("D:/aa.txt").toPath();</w:t>
      </w:r>
    </w:p>
    <w:p w:rsidR="00423248" w:rsidRPr="00423248" w:rsidRDefault="00423248" w:rsidP="00423248">
      <w:pPr>
        <w:pStyle w:val="aff"/>
      </w:pPr>
    </w:p>
    <w:p w:rsidR="00423248" w:rsidRPr="00423248" w:rsidRDefault="00423248" w:rsidP="00423248">
      <w:pPr>
        <w:pStyle w:val="aff"/>
      </w:pPr>
      <w:r w:rsidRPr="00423248">
        <w:t xml:space="preserve">        Set&lt;OpenOption&gt; options = new HashSet&lt;OpenOption&gt;();</w:t>
      </w:r>
    </w:p>
    <w:p w:rsidR="00423248" w:rsidRPr="00423248" w:rsidRDefault="00423248" w:rsidP="00423248">
      <w:pPr>
        <w:pStyle w:val="aff"/>
      </w:pPr>
      <w:r w:rsidRPr="00423248">
        <w:t xml:space="preserve">        options.add(StandardOpenOption.CREATE);</w:t>
      </w:r>
    </w:p>
    <w:p w:rsidR="00423248" w:rsidRPr="00423248" w:rsidRDefault="00423248" w:rsidP="00423248">
      <w:pPr>
        <w:pStyle w:val="aff"/>
      </w:pPr>
      <w:r w:rsidRPr="00423248">
        <w:t xml:space="preserve">        options.add(StandardOpenOption.WRITE);</w:t>
      </w:r>
    </w:p>
    <w:p w:rsidR="00423248" w:rsidRPr="00423248" w:rsidRDefault="00423248" w:rsidP="00423248">
      <w:pPr>
        <w:pStyle w:val="aff"/>
      </w:pPr>
    </w:p>
    <w:p w:rsidR="00423248" w:rsidRPr="00423248" w:rsidRDefault="00423248" w:rsidP="00423248">
      <w:pPr>
        <w:pStyle w:val="aff"/>
      </w:pPr>
      <w:r w:rsidRPr="00423248">
        <w:t xml:space="preserve">        // Lookup for the principal</w:t>
      </w:r>
    </w:p>
    <w:p w:rsidR="00423248" w:rsidRPr="00423248" w:rsidRDefault="00423248" w:rsidP="00423248">
      <w:pPr>
        <w:pStyle w:val="aff"/>
      </w:pPr>
      <w:r w:rsidRPr="00423248">
        <w:t xml:space="preserve">        UserPrincipalLookupService service = path.getFileSystem()</w:t>
      </w:r>
    </w:p>
    <w:p w:rsidR="00423248" w:rsidRPr="00423248" w:rsidRDefault="00423248" w:rsidP="00423248">
      <w:pPr>
        <w:pStyle w:val="aff"/>
      </w:pPr>
      <w:r w:rsidRPr="00423248">
        <w:t xml:space="preserve">                .getUserPrincipalLookupService();</w:t>
      </w:r>
    </w:p>
    <w:p w:rsidR="00423248" w:rsidRPr="00423248" w:rsidRDefault="00423248" w:rsidP="00423248">
      <w:pPr>
        <w:pStyle w:val="aff"/>
      </w:pPr>
      <w:r w:rsidRPr="00423248">
        <w:t xml:space="preserve">        UserPrincipal user = service.lookupPrincipalByName("Users");</w:t>
      </w:r>
    </w:p>
    <w:p w:rsidR="00423248" w:rsidRPr="00423248" w:rsidRDefault="00423248" w:rsidP="00423248">
      <w:pPr>
        <w:pStyle w:val="aff"/>
      </w:pPr>
      <w:r w:rsidRPr="00423248">
        <w:t xml:space="preserve">        UserPrincipal systemGroup = service</w:t>
      </w:r>
    </w:p>
    <w:p w:rsidR="00423248" w:rsidRPr="00423248" w:rsidRDefault="00423248" w:rsidP="00423248">
      <w:pPr>
        <w:pStyle w:val="aff"/>
      </w:pPr>
      <w:r w:rsidRPr="00423248">
        <w:t xml:space="preserve">                .lookupPrincipalByGroupName("SYSTEM");</w:t>
      </w:r>
    </w:p>
    <w:p w:rsidR="00423248" w:rsidRPr="00423248" w:rsidRDefault="00423248" w:rsidP="00423248">
      <w:pPr>
        <w:pStyle w:val="aff"/>
      </w:pPr>
    </w:p>
    <w:p w:rsidR="00423248" w:rsidRPr="00423248" w:rsidRDefault="00423248" w:rsidP="00423248">
      <w:pPr>
        <w:pStyle w:val="aff"/>
      </w:pPr>
      <w:r w:rsidRPr="00423248">
        <w:t xml:space="preserve">        // Create a new entry</w:t>
      </w:r>
    </w:p>
    <w:p w:rsidR="00423248" w:rsidRPr="00423248" w:rsidRDefault="00423248" w:rsidP="00423248">
      <w:pPr>
        <w:pStyle w:val="aff"/>
      </w:pPr>
      <w:r w:rsidRPr="00423248">
        <w:t xml:space="preserve">        final AclEntry entry = AclEntry</w:t>
      </w:r>
    </w:p>
    <w:p w:rsidR="00423248" w:rsidRPr="00423248" w:rsidRDefault="00423248" w:rsidP="00423248">
      <w:pPr>
        <w:pStyle w:val="aff"/>
      </w:pPr>
      <w:r w:rsidRPr="00423248">
        <w:lastRenderedPageBreak/>
        <w:t xml:space="preserve">                .newBuilder()</w:t>
      </w:r>
    </w:p>
    <w:p w:rsidR="00423248" w:rsidRPr="00423248" w:rsidRDefault="00423248" w:rsidP="00423248">
      <w:pPr>
        <w:pStyle w:val="aff"/>
      </w:pPr>
      <w:r w:rsidRPr="00423248">
        <w:t xml:space="preserve">                .setType(AclEntryType.ALLOW)</w:t>
      </w:r>
    </w:p>
    <w:p w:rsidR="00423248" w:rsidRPr="00423248" w:rsidRDefault="00423248" w:rsidP="00423248">
      <w:pPr>
        <w:pStyle w:val="aff"/>
      </w:pPr>
      <w:r w:rsidRPr="00423248">
        <w:t xml:space="preserve">                .setPrincipal(user)</w:t>
      </w:r>
    </w:p>
    <w:p w:rsidR="00423248" w:rsidRPr="00423248" w:rsidRDefault="00423248" w:rsidP="00423248">
      <w:pPr>
        <w:pStyle w:val="aff"/>
      </w:pPr>
      <w:r w:rsidRPr="00423248">
        <w:t xml:space="preserve">                .setPermissions(AclEntryPermission.READ_DATA,</w:t>
      </w:r>
    </w:p>
    <w:p w:rsidR="00423248" w:rsidRPr="00423248" w:rsidRDefault="00423248" w:rsidP="00423248">
      <w:pPr>
        <w:pStyle w:val="aff"/>
      </w:pPr>
      <w:r w:rsidRPr="00423248">
        <w:t xml:space="preserve">                        AclEntryPermission.READ_ATTRIBUTES,</w:t>
      </w:r>
    </w:p>
    <w:p w:rsidR="00423248" w:rsidRPr="00423248" w:rsidRDefault="00423248" w:rsidP="00423248">
      <w:pPr>
        <w:pStyle w:val="aff"/>
      </w:pPr>
      <w:r w:rsidRPr="00423248">
        <w:t xml:space="preserve">                        AclEntryPermission.READ_NAMED_ATTRS,</w:t>
      </w:r>
    </w:p>
    <w:p w:rsidR="00423248" w:rsidRPr="00423248" w:rsidRDefault="00423248" w:rsidP="00423248">
      <w:pPr>
        <w:pStyle w:val="aff"/>
      </w:pPr>
      <w:r w:rsidRPr="00423248">
        <w:t xml:space="preserve">                        AclEntryPermission.READ_ACL,</w:t>
      </w:r>
    </w:p>
    <w:p w:rsidR="00423248" w:rsidRPr="00423248" w:rsidRDefault="00423248" w:rsidP="00423248">
      <w:pPr>
        <w:pStyle w:val="aff"/>
      </w:pPr>
      <w:r w:rsidRPr="00423248">
        <w:t xml:space="preserve">                        AclEntryPermission.WRITE_DATA,</w:t>
      </w:r>
    </w:p>
    <w:p w:rsidR="00423248" w:rsidRPr="00423248" w:rsidRDefault="00423248" w:rsidP="00423248">
      <w:pPr>
        <w:pStyle w:val="aff"/>
      </w:pPr>
      <w:r w:rsidRPr="00423248">
        <w:t xml:space="preserve">                        AclEntryPermission.APPEND_DATA,</w:t>
      </w:r>
    </w:p>
    <w:p w:rsidR="00423248" w:rsidRPr="00423248" w:rsidRDefault="00423248" w:rsidP="00423248">
      <w:pPr>
        <w:pStyle w:val="aff"/>
      </w:pPr>
      <w:r w:rsidRPr="00423248">
        <w:t xml:space="preserve">                        AclEntryPermission.WRITE_ATTRIBUTES,</w:t>
      </w:r>
    </w:p>
    <w:p w:rsidR="00423248" w:rsidRPr="00423248" w:rsidRDefault="00423248" w:rsidP="00423248">
      <w:pPr>
        <w:pStyle w:val="aff"/>
      </w:pPr>
      <w:r w:rsidRPr="00423248">
        <w:t xml:space="preserve">                        AclEntryPermission.WRITE_NAMED_ATTRS,</w:t>
      </w:r>
    </w:p>
    <w:p w:rsidR="00423248" w:rsidRPr="00423248" w:rsidRDefault="00423248" w:rsidP="00423248">
      <w:pPr>
        <w:pStyle w:val="aff"/>
      </w:pPr>
      <w:r w:rsidRPr="00423248">
        <w:t xml:space="preserve">                        AclEntryPermission.WRITE_ACL,</w:t>
      </w:r>
    </w:p>
    <w:p w:rsidR="00423248" w:rsidRPr="00423248" w:rsidRDefault="00423248" w:rsidP="00423248">
      <w:pPr>
        <w:pStyle w:val="aff"/>
      </w:pPr>
      <w:r w:rsidRPr="00423248">
        <w:t xml:space="preserve">                        AclEntryPermission.SYNCHRONIZE).build();</w:t>
      </w:r>
    </w:p>
    <w:p w:rsidR="00423248" w:rsidRPr="00423248" w:rsidRDefault="00423248" w:rsidP="00423248">
      <w:pPr>
        <w:pStyle w:val="aff"/>
      </w:pPr>
    </w:p>
    <w:p w:rsidR="00423248" w:rsidRPr="00423248" w:rsidRDefault="00423248" w:rsidP="00423248">
      <w:pPr>
        <w:pStyle w:val="aff"/>
      </w:pPr>
      <w:r w:rsidRPr="00423248">
        <w:t xml:space="preserve">        final AclEntry entrySystem = AclEntry</w:t>
      </w:r>
    </w:p>
    <w:p w:rsidR="00423248" w:rsidRPr="00423248" w:rsidRDefault="00423248" w:rsidP="00423248">
      <w:pPr>
        <w:pStyle w:val="aff"/>
      </w:pPr>
      <w:r w:rsidRPr="00423248">
        <w:t xml:space="preserve">                .newBuilder()</w:t>
      </w:r>
    </w:p>
    <w:p w:rsidR="00423248" w:rsidRPr="00423248" w:rsidRDefault="00423248" w:rsidP="00423248">
      <w:pPr>
        <w:pStyle w:val="aff"/>
      </w:pPr>
      <w:r w:rsidRPr="00423248">
        <w:t xml:space="preserve">                .setType(AclEntryType.ALLOW)</w:t>
      </w:r>
    </w:p>
    <w:p w:rsidR="00423248" w:rsidRPr="00423248" w:rsidRDefault="00423248" w:rsidP="00423248">
      <w:pPr>
        <w:pStyle w:val="aff"/>
      </w:pPr>
      <w:r w:rsidRPr="00423248">
        <w:t xml:space="preserve">                .setPrincipal(systemGroup)</w:t>
      </w:r>
    </w:p>
    <w:p w:rsidR="00423248" w:rsidRPr="00423248" w:rsidRDefault="00423248" w:rsidP="00423248">
      <w:pPr>
        <w:pStyle w:val="aff"/>
      </w:pPr>
      <w:r w:rsidRPr="00423248">
        <w:t xml:space="preserve">                .setPermissions(AclEntryPermission.READ_DATA,</w:t>
      </w:r>
    </w:p>
    <w:p w:rsidR="00423248" w:rsidRPr="00423248" w:rsidRDefault="00423248" w:rsidP="00423248">
      <w:pPr>
        <w:pStyle w:val="aff"/>
      </w:pPr>
      <w:r w:rsidRPr="00423248">
        <w:t xml:space="preserve">                        AclEntryPermission.READ_ATTRIBUTES,</w:t>
      </w:r>
    </w:p>
    <w:p w:rsidR="00423248" w:rsidRPr="00423248" w:rsidRDefault="00423248" w:rsidP="00423248">
      <w:pPr>
        <w:pStyle w:val="aff"/>
      </w:pPr>
      <w:r w:rsidRPr="00423248">
        <w:t xml:space="preserve">                        AclEntryPermission.READ_NAMED_ATTRS,</w:t>
      </w:r>
    </w:p>
    <w:p w:rsidR="00423248" w:rsidRPr="00423248" w:rsidRDefault="00423248" w:rsidP="00423248">
      <w:pPr>
        <w:pStyle w:val="aff"/>
      </w:pPr>
      <w:r w:rsidRPr="00423248">
        <w:t xml:space="preserve">                        AclEntryPermission.WRITE_DATA).build();</w:t>
      </w:r>
    </w:p>
    <w:p w:rsidR="00423248" w:rsidRPr="00423248" w:rsidRDefault="00423248" w:rsidP="00423248">
      <w:pPr>
        <w:pStyle w:val="aff"/>
      </w:pPr>
    </w:p>
    <w:p w:rsidR="00423248" w:rsidRPr="00423248" w:rsidRDefault="00423248" w:rsidP="00423248">
      <w:pPr>
        <w:pStyle w:val="aff"/>
      </w:pPr>
      <w:r w:rsidRPr="00423248">
        <w:t xml:space="preserve">        FileAttribute&lt;List&lt;AclEntry&gt;&gt; aclattrs = null;</w:t>
      </w:r>
    </w:p>
    <w:p w:rsidR="00423248" w:rsidRPr="00423248" w:rsidRDefault="00423248" w:rsidP="00423248">
      <w:pPr>
        <w:pStyle w:val="aff"/>
      </w:pPr>
      <w:r w:rsidRPr="00423248">
        <w:t xml:space="preserve">        aclattrs = new FileAttribute&lt;List&lt;AclEntry&gt;&gt;()</w:t>
      </w:r>
    </w:p>
    <w:p w:rsidR="00423248" w:rsidRPr="00423248" w:rsidRDefault="00423248" w:rsidP="00423248">
      <w:pPr>
        <w:pStyle w:val="aff"/>
      </w:pPr>
      <w:r w:rsidRPr="00423248">
        <w:t xml:space="preserve">        {</w:t>
      </w:r>
    </w:p>
    <w:p w:rsidR="00423248" w:rsidRPr="00423248" w:rsidRDefault="00423248" w:rsidP="00423248">
      <w:pPr>
        <w:pStyle w:val="aff"/>
      </w:pPr>
      <w:r w:rsidRPr="00423248">
        <w:t xml:space="preserve">            public String name()</w:t>
      </w:r>
    </w:p>
    <w:p w:rsidR="00423248" w:rsidRPr="00423248" w:rsidRDefault="00423248" w:rsidP="00423248">
      <w:pPr>
        <w:pStyle w:val="aff"/>
      </w:pPr>
      <w:r w:rsidRPr="00423248">
        <w:t xml:space="preserve">            {</w:t>
      </w:r>
    </w:p>
    <w:p w:rsidR="00423248" w:rsidRPr="00423248" w:rsidRDefault="00423248" w:rsidP="00423248">
      <w:pPr>
        <w:pStyle w:val="aff"/>
      </w:pPr>
      <w:r w:rsidRPr="00423248">
        <w:t xml:space="preserve">                return "acl:acl";</w:t>
      </w:r>
    </w:p>
    <w:p w:rsidR="00423248" w:rsidRPr="00423248" w:rsidRDefault="00423248" w:rsidP="00423248">
      <w:pPr>
        <w:pStyle w:val="aff"/>
      </w:pPr>
      <w:r w:rsidRPr="00423248">
        <w:t xml:space="preserve">            } /* Windows ACL */</w:t>
      </w:r>
    </w:p>
    <w:p w:rsidR="00423248" w:rsidRPr="00423248" w:rsidRDefault="00423248" w:rsidP="00423248">
      <w:pPr>
        <w:pStyle w:val="aff"/>
      </w:pPr>
    </w:p>
    <w:p w:rsidR="00423248" w:rsidRPr="00423248" w:rsidRDefault="00423248" w:rsidP="00423248">
      <w:pPr>
        <w:pStyle w:val="aff"/>
      </w:pPr>
      <w:r w:rsidRPr="00423248">
        <w:t xml:space="preserve">            public List&lt;AclEntry&gt; value()</w:t>
      </w:r>
    </w:p>
    <w:p w:rsidR="00423248" w:rsidRPr="00423248" w:rsidRDefault="00423248" w:rsidP="00423248">
      <w:pPr>
        <w:pStyle w:val="aff"/>
      </w:pPr>
      <w:r w:rsidRPr="00423248">
        <w:t xml:space="preserve">            {</w:t>
      </w:r>
    </w:p>
    <w:p w:rsidR="00423248" w:rsidRPr="00423248" w:rsidRDefault="00423248" w:rsidP="00423248">
      <w:pPr>
        <w:pStyle w:val="aff"/>
      </w:pPr>
      <w:r w:rsidRPr="00423248">
        <w:t xml:space="preserve">                ArrayList&lt;AclEntry&gt; list = new ArrayList&lt;AclEntry&gt;();</w:t>
      </w:r>
    </w:p>
    <w:p w:rsidR="00423248" w:rsidRPr="00423248" w:rsidRDefault="00423248" w:rsidP="00423248">
      <w:pPr>
        <w:pStyle w:val="aff"/>
      </w:pPr>
      <w:r w:rsidRPr="00423248">
        <w:t xml:space="preserve">                list.add(entry);</w:t>
      </w:r>
    </w:p>
    <w:p w:rsidR="00423248" w:rsidRPr="00423248" w:rsidRDefault="00423248" w:rsidP="00423248">
      <w:pPr>
        <w:pStyle w:val="aff"/>
      </w:pPr>
      <w:r w:rsidRPr="00423248">
        <w:t xml:space="preserve">                list.add(entrySystem);</w:t>
      </w:r>
    </w:p>
    <w:p w:rsidR="00423248" w:rsidRPr="00423248" w:rsidRDefault="00423248" w:rsidP="00423248">
      <w:pPr>
        <w:pStyle w:val="aff"/>
      </w:pPr>
      <w:r w:rsidRPr="00423248">
        <w:t xml:space="preserve">                return list;</w:t>
      </w:r>
    </w:p>
    <w:p w:rsidR="00423248" w:rsidRPr="00423248" w:rsidRDefault="00423248" w:rsidP="00423248">
      <w:pPr>
        <w:pStyle w:val="aff"/>
      </w:pPr>
      <w:r w:rsidRPr="00423248">
        <w:t xml:space="preserve">            }</w:t>
      </w:r>
    </w:p>
    <w:p w:rsidR="00423248" w:rsidRPr="00423248" w:rsidRDefault="00423248" w:rsidP="00423248">
      <w:pPr>
        <w:pStyle w:val="aff"/>
      </w:pPr>
      <w:r w:rsidRPr="00423248">
        <w:t xml:space="preserve">        };</w:t>
      </w:r>
    </w:p>
    <w:p w:rsidR="00423248" w:rsidRPr="00423248" w:rsidRDefault="00423248" w:rsidP="00423248">
      <w:pPr>
        <w:pStyle w:val="aff"/>
      </w:pPr>
    </w:p>
    <w:p w:rsidR="00423248" w:rsidRPr="00423248" w:rsidRDefault="00423248" w:rsidP="00423248">
      <w:pPr>
        <w:pStyle w:val="aff"/>
      </w:pPr>
      <w:r w:rsidRPr="00423248">
        <w:t xml:space="preserve">        ByteBuffer buffer = ByteBuffer.allocate(1024);</w:t>
      </w:r>
    </w:p>
    <w:p w:rsidR="00423248" w:rsidRPr="00423248" w:rsidRDefault="00423248" w:rsidP="00423248">
      <w:pPr>
        <w:pStyle w:val="aff"/>
      </w:pPr>
      <w:r w:rsidRPr="00423248">
        <w:t xml:space="preserve">        final String str = "abc";</w:t>
      </w:r>
    </w:p>
    <w:p w:rsidR="00423248" w:rsidRPr="00423248" w:rsidRDefault="00423248" w:rsidP="00423248">
      <w:pPr>
        <w:pStyle w:val="aff"/>
      </w:pPr>
      <w:r w:rsidRPr="00423248">
        <w:t xml:space="preserve">        byte[] a = str.getBytes();</w:t>
      </w:r>
    </w:p>
    <w:p w:rsidR="00423248" w:rsidRPr="00423248" w:rsidRDefault="00423248" w:rsidP="00423248">
      <w:pPr>
        <w:pStyle w:val="aff"/>
      </w:pPr>
      <w:r w:rsidRPr="00423248">
        <w:t xml:space="preserve">        buffer.put(a);</w:t>
      </w:r>
    </w:p>
    <w:p w:rsidR="00423248" w:rsidRPr="00423248" w:rsidRDefault="00423248" w:rsidP="00423248">
      <w:pPr>
        <w:pStyle w:val="aff"/>
      </w:pPr>
      <w:r w:rsidRPr="00423248">
        <w:t xml:space="preserve">        try</w:t>
      </w:r>
    </w:p>
    <w:p w:rsidR="00423248" w:rsidRPr="00423248" w:rsidRDefault="00423248" w:rsidP="00423248">
      <w:pPr>
        <w:pStyle w:val="aff"/>
      </w:pPr>
      <w:r w:rsidRPr="00423248">
        <w:t xml:space="preserve">        {</w:t>
      </w:r>
    </w:p>
    <w:p w:rsidR="00423248" w:rsidRPr="00423248" w:rsidRDefault="00423248" w:rsidP="00423248">
      <w:pPr>
        <w:pStyle w:val="aff"/>
      </w:pPr>
      <w:r w:rsidRPr="00423248">
        <w:t xml:space="preserve">            SeekableByteChannel sbc = Files.newByteChannel(path, options,</w:t>
      </w:r>
    </w:p>
    <w:p w:rsidR="00423248" w:rsidRPr="00423248" w:rsidRDefault="00423248" w:rsidP="00423248">
      <w:pPr>
        <w:pStyle w:val="aff"/>
      </w:pPr>
      <w:r w:rsidRPr="00423248">
        <w:t xml:space="preserve">                    aclattrs);</w:t>
      </w:r>
    </w:p>
    <w:p w:rsidR="00423248" w:rsidRPr="00423248" w:rsidRDefault="00423248" w:rsidP="00423248">
      <w:pPr>
        <w:pStyle w:val="aff"/>
      </w:pPr>
      <w:r w:rsidRPr="00423248">
        <w:t xml:space="preserve">            // write data</w:t>
      </w:r>
    </w:p>
    <w:p w:rsidR="00423248" w:rsidRPr="00423248" w:rsidRDefault="00423248" w:rsidP="00423248">
      <w:pPr>
        <w:pStyle w:val="aff"/>
      </w:pPr>
      <w:r w:rsidRPr="00423248">
        <w:t xml:space="preserve">            sbc.write(buffer);</w:t>
      </w:r>
    </w:p>
    <w:p w:rsidR="00423248" w:rsidRPr="00423248" w:rsidRDefault="00423248" w:rsidP="00423248">
      <w:pPr>
        <w:pStyle w:val="aff"/>
      </w:pPr>
      <w:r w:rsidRPr="00423248">
        <w:t xml:space="preserve">        }</w:t>
      </w:r>
    </w:p>
    <w:p w:rsidR="00423248" w:rsidRPr="00423248" w:rsidRDefault="00423248" w:rsidP="00423248">
      <w:pPr>
        <w:pStyle w:val="aff"/>
      </w:pPr>
      <w:r w:rsidRPr="00423248">
        <w:t xml:space="preserve">        catch (Exception e)</w:t>
      </w:r>
    </w:p>
    <w:p w:rsidR="00423248" w:rsidRPr="00423248" w:rsidRDefault="00423248" w:rsidP="00423248">
      <w:pPr>
        <w:pStyle w:val="aff"/>
      </w:pPr>
      <w:r w:rsidRPr="00423248">
        <w:t xml:space="preserve">        {</w:t>
      </w:r>
    </w:p>
    <w:p w:rsidR="00423248" w:rsidRPr="00423248" w:rsidRDefault="00423248" w:rsidP="00423248">
      <w:pPr>
        <w:pStyle w:val="aff"/>
      </w:pPr>
      <w:r w:rsidRPr="00423248">
        <w:t xml:space="preserve">            e.printStackTrace();</w:t>
      </w:r>
    </w:p>
    <w:p w:rsidR="00423248" w:rsidRPr="00423248" w:rsidRDefault="00423248" w:rsidP="00423248">
      <w:pPr>
        <w:pStyle w:val="aff"/>
      </w:pPr>
      <w:r w:rsidRPr="00423248">
        <w:t xml:space="preserve">        }</w:t>
      </w:r>
    </w:p>
    <w:p w:rsidR="00842E88" w:rsidRPr="00842E88" w:rsidRDefault="00423248" w:rsidP="00423248">
      <w:pPr>
        <w:pStyle w:val="aff"/>
      </w:pPr>
      <w:r w:rsidRPr="00423248">
        <w:t xml:space="preserve">    }</w:t>
      </w:r>
    </w:p>
    <w:p w:rsidR="00B24800" w:rsidRPr="0019577F" w:rsidRDefault="007E1B98" w:rsidP="00E3401C">
      <w:pPr>
        <w:rPr>
          <w:rFonts w:eastAsiaTheme="minorEastAsia"/>
        </w:rPr>
      </w:pPr>
      <w:r>
        <w:rPr>
          <w:rFonts w:eastAsiaTheme="minorEastAsia" w:hint="eastAsia"/>
        </w:rPr>
        <w:t>JDK1.7</w:t>
      </w:r>
      <w:r>
        <w:rPr>
          <w:rFonts w:eastAsiaTheme="minorEastAsia" w:hint="eastAsia"/>
        </w:rPr>
        <w:t>的</w:t>
      </w:r>
      <w:r w:rsidR="00762290">
        <w:rPr>
          <w:rFonts w:eastAsiaTheme="minorEastAsia" w:hint="eastAsia"/>
        </w:rPr>
        <w:t>NIO2</w:t>
      </w:r>
      <w:r w:rsidR="00762290">
        <w:rPr>
          <w:rFonts w:eastAsiaTheme="minorEastAsia" w:hint="eastAsia"/>
        </w:rPr>
        <w:t>包（</w:t>
      </w:r>
      <w:r w:rsidR="00762290">
        <w:rPr>
          <w:rFonts w:eastAsiaTheme="minorEastAsia" w:hint="eastAsia"/>
        </w:rPr>
        <w:t>java.nio</w:t>
      </w:r>
      <w:r w:rsidR="00762290">
        <w:rPr>
          <w:rFonts w:eastAsiaTheme="minorEastAsia" w:hint="eastAsia"/>
        </w:rPr>
        <w:t>）中提供了一些类来管理文件访问许可。另外，许多方法和构造器</w:t>
      </w:r>
      <w:r w:rsidR="00F95592">
        <w:rPr>
          <w:rFonts w:eastAsiaTheme="minorEastAsia" w:hint="eastAsia"/>
        </w:rPr>
        <w:t>在创建文件时可以接受一个用来指定</w:t>
      </w:r>
      <w:r w:rsidR="00762290">
        <w:rPr>
          <w:rFonts w:eastAsiaTheme="minorEastAsia" w:hint="eastAsia"/>
        </w:rPr>
        <w:t>文件</w:t>
      </w:r>
      <w:r w:rsidR="00F95592">
        <w:rPr>
          <w:rFonts w:eastAsiaTheme="minorEastAsia" w:hint="eastAsia"/>
        </w:rPr>
        <w:t>访问</w:t>
      </w:r>
      <w:r w:rsidR="00762290">
        <w:rPr>
          <w:rFonts w:eastAsiaTheme="minorEastAsia" w:hint="eastAsia"/>
        </w:rPr>
        <w:t>许可的参数</w:t>
      </w:r>
      <w:r w:rsidR="004A4EE3">
        <w:rPr>
          <w:rFonts w:eastAsiaTheme="minorEastAsia" w:hint="eastAsia"/>
        </w:rPr>
        <w:t>，</w:t>
      </w:r>
      <w:r w:rsidR="00130151" w:rsidRPr="00130151">
        <w:rPr>
          <w:rStyle w:val="Char6"/>
        </w:rPr>
        <w:t>Files.newByteChannel()</w:t>
      </w:r>
      <w:r w:rsidR="007C2A04">
        <w:rPr>
          <w:rFonts w:eastAsiaTheme="minorEastAsia" w:hint="eastAsia"/>
        </w:rPr>
        <w:t>方法可以用来</w:t>
      </w:r>
      <w:r w:rsidR="00130151" w:rsidRPr="00D02CE0">
        <w:rPr>
          <w:rFonts w:eastAsiaTheme="minorEastAsia" w:hint="eastAsia"/>
        </w:rPr>
        <w:t>创建一个文件</w:t>
      </w:r>
      <w:r w:rsidR="007C2A04">
        <w:rPr>
          <w:rFonts w:eastAsiaTheme="minorEastAsia" w:hint="eastAsia"/>
        </w:rPr>
        <w:t>，并规定其访问许可</w:t>
      </w:r>
      <w:r w:rsidR="00130151" w:rsidRPr="00D02CE0">
        <w:rPr>
          <w:rFonts w:eastAsiaTheme="minorEastAsia" w:hint="eastAsia"/>
        </w:rPr>
        <w:t>。</w:t>
      </w:r>
      <w:r w:rsidR="00D02CE0" w:rsidRPr="00D02CE0">
        <w:rPr>
          <w:rFonts w:eastAsiaTheme="minorEastAsia" w:hint="eastAsia"/>
        </w:rPr>
        <w:t>由于</w:t>
      </w:r>
      <w:r w:rsidR="00D02CE0" w:rsidRPr="00D02CE0">
        <w:rPr>
          <w:rFonts w:eastAsiaTheme="minorEastAsia" w:hint="eastAsia"/>
        </w:rPr>
        <w:t>JDK</w:t>
      </w:r>
      <w:r w:rsidR="00D02CE0">
        <w:rPr>
          <w:rFonts w:eastAsiaTheme="minorEastAsia" w:hint="eastAsia"/>
        </w:rPr>
        <w:t>1.6</w:t>
      </w:r>
      <w:r w:rsidR="00D02CE0">
        <w:rPr>
          <w:rFonts w:eastAsiaTheme="minorEastAsia" w:hint="eastAsia"/>
        </w:rPr>
        <w:t>以及之前的版本缺少机制</w:t>
      </w:r>
      <w:r w:rsidR="00F95592">
        <w:rPr>
          <w:rFonts w:eastAsiaTheme="minorEastAsia" w:hint="eastAsia"/>
        </w:rPr>
        <w:t>来</w:t>
      </w:r>
      <w:r w:rsidR="00D02CE0">
        <w:rPr>
          <w:rFonts w:eastAsiaTheme="minorEastAsia" w:hint="eastAsia"/>
        </w:rPr>
        <w:t>指定默认的访问许可，因此，为了解决这个问题，必须使用</w:t>
      </w:r>
      <w:r w:rsidR="00D02CE0">
        <w:rPr>
          <w:rFonts w:eastAsiaTheme="minorEastAsia" w:hint="eastAsia"/>
        </w:rPr>
        <w:t>Java</w:t>
      </w:r>
      <w:r w:rsidR="00D02CE0">
        <w:rPr>
          <w:rFonts w:eastAsiaTheme="minorEastAsia" w:hint="eastAsia"/>
        </w:rPr>
        <w:t>以外的机制，例如使用本地代码（</w:t>
      </w:r>
      <w:r w:rsidR="00D02CE0">
        <w:rPr>
          <w:rFonts w:eastAsiaTheme="minorEastAsia" w:hint="eastAsia"/>
        </w:rPr>
        <w:t>native code</w:t>
      </w:r>
      <w:r w:rsidR="00D02CE0">
        <w:rPr>
          <w:rFonts w:eastAsiaTheme="minorEastAsia" w:hint="eastAsia"/>
        </w:rPr>
        <w:t>）与</w:t>
      </w:r>
      <w:r w:rsidR="00D02CE0">
        <w:rPr>
          <w:rFonts w:eastAsiaTheme="minorEastAsia" w:hint="eastAsia"/>
        </w:rPr>
        <w:t>Java</w:t>
      </w:r>
      <w:r w:rsidR="00D02CE0">
        <w:rPr>
          <w:rFonts w:eastAsiaTheme="minorEastAsia" w:hint="eastAsia"/>
        </w:rPr>
        <w:t>本地接口（</w:t>
      </w:r>
      <w:r w:rsidR="00D02CE0">
        <w:rPr>
          <w:rFonts w:eastAsiaTheme="minorEastAsia" w:hint="eastAsia"/>
        </w:rPr>
        <w:t>JNI</w:t>
      </w:r>
      <w:r w:rsidR="00D02CE0">
        <w:rPr>
          <w:rFonts w:eastAsiaTheme="minorEastAsia" w:hint="eastAsia"/>
        </w:rPr>
        <w:t>）</w:t>
      </w:r>
      <w:r w:rsidR="001832B0">
        <w:rPr>
          <w:rFonts w:eastAsiaTheme="minorEastAsia" w:hint="eastAsia"/>
        </w:rPr>
        <w:t>，</w:t>
      </w:r>
      <w:r w:rsidR="001832B0">
        <w:rPr>
          <w:rFonts w:eastAsiaTheme="minorEastAsia" w:hint="eastAsia"/>
        </w:rPr>
        <w:t>native code</w:t>
      </w:r>
      <w:r w:rsidR="001832B0">
        <w:rPr>
          <w:rFonts w:eastAsiaTheme="minorEastAsia" w:hint="eastAsia"/>
        </w:rPr>
        <w:t>的写法可以参考《</w:t>
      </w:r>
      <w:r w:rsidR="001832B0">
        <w:rPr>
          <w:rFonts w:eastAsiaTheme="minorEastAsia" w:hint="eastAsia"/>
        </w:rPr>
        <w:t>C/C++</w:t>
      </w:r>
      <w:r w:rsidR="001832B0">
        <w:rPr>
          <w:rFonts w:eastAsiaTheme="minorEastAsia" w:hint="eastAsia"/>
        </w:rPr>
        <w:t>安全编程规范</w:t>
      </w:r>
      <w:r w:rsidR="001832B0">
        <w:rPr>
          <w:rFonts w:eastAsiaTheme="minorEastAsia" w:hint="eastAsia"/>
        </w:rPr>
        <w:t>2.0</w:t>
      </w:r>
      <w:r w:rsidR="001832B0">
        <w:rPr>
          <w:rFonts w:eastAsiaTheme="minorEastAsia" w:hint="eastAsia"/>
        </w:rPr>
        <w:t>》中规则</w:t>
      </w:r>
      <w:r w:rsidR="001832B0">
        <w:rPr>
          <w:rFonts w:eastAsiaTheme="minorEastAsia" w:hint="eastAsia"/>
        </w:rPr>
        <w:t>6.2</w:t>
      </w:r>
      <w:r w:rsidR="001832B0">
        <w:rPr>
          <w:rFonts w:eastAsiaTheme="minorEastAsia" w:hint="eastAsia"/>
        </w:rPr>
        <w:t>：创建文件时必须显示指定合适的文件访问权限</w:t>
      </w:r>
      <w:r w:rsidR="00D02CE0">
        <w:rPr>
          <w:rFonts w:eastAsiaTheme="minorEastAsia" w:hint="eastAsia"/>
        </w:rPr>
        <w:t>。</w:t>
      </w:r>
    </w:p>
    <w:p w:rsidR="00CA2D10" w:rsidRDefault="0019577F" w:rsidP="009C60E9">
      <w:pPr>
        <w:pStyle w:val="aff0"/>
      </w:pPr>
      <w:r>
        <w:rPr>
          <w:rFonts w:hint="eastAsia"/>
        </w:rPr>
        <w:lastRenderedPageBreak/>
        <w:t>例外情况：</w:t>
      </w:r>
    </w:p>
    <w:p w:rsidR="00393801" w:rsidRDefault="00006303" w:rsidP="00BB271D">
      <w:pPr>
        <w:rPr>
          <w:rFonts w:eastAsiaTheme="minorEastAsia"/>
        </w:rPr>
      </w:pPr>
      <w:r>
        <w:rPr>
          <w:rFonts w:eastAsiaTheme="minorEastAsia" w:hint="eastAsia"/>
        </w:rPr>
        <w:t>如果文件是创建在一个安全目录中，而且</w:t>
      </w:r>
      <w:r w:rsidR="00286465">
        <w:rPr>
          <w:rFonts w:eastAsiaTheme="minorEastAsia" w:hint="eastAsia"/>
        </w:rPr>
        <w:t>该目录</w:t>
      </w:r>
      <w:r w:rsidR="00315F13">
        <w:rPr>
          <w:rFonts w:eastAsiaTheme="minorEastAsia" w:hint="eastAsia"/>
        </w:rPr>
        <w:t>对于非受信用户是不可读的，那么</w:t>
      </w:r>
      <w:r>
        <w:rPr>
          <w:rFonts w:eastAsiaTheme="minorEastAsia" w:hint="eastAsia"/>
        </w:rPr>
        <w:t>允许以默认许可创建文件。例如，如果整个文件系统是可信的或者只有可信用户可以访问，就属于这种情况。关于安全目录的定义请参考</w:t>
      </w:r>
      <w:hyperlink w:anchor="_Recommendation_3.3_Do" w:history="1">
        <w:r w:rsidRPr="00006303">
          <w:rPr>
            <w:rStyle w:val="aff7"/>
            <w:rFonts w:eastAsiaTheme="minorEastAsia" w:hint="eastAsia"/>
          </w:rPr>
          <w:t>规则</w:t>
        </w:r>
        <w:r w:rsidRPr="00006303">
          <w:rPr>
            <w:rStyle w:val="aff7"/>
            <w:rFonts w:eastAsiaTheme="minorEastAsia" w:hint="eastAsia"/>
          </w:rPr>
          <w:t xml:space="preserve"> 3.5 </w:t>
        </w:r>
        <w:r w:rsidRPr="00006303">
          <w:rPr>
            <w:rStyle w:val="aff7"/>
            <w:rFonts w:eastAsiaTheme="minorEastAsia" w:hint="eastAsia"/>
          </w:rPr>
          <w:t>避免在共享目录操作文件</w:t>
        </w:r>
      </w:hyperlink>
      <w:r>
        <w:rPr>
          <w:rFonts w:eastAsiaTheme="minorEastAsia" w:hint="eastAsia"/>
        </w:rPr>
        <w:t>。</w:t>
      </w:r>
    </w:p>
    <w:p w:rsidR="00BF5BA6" w:rsidRDefault="00BF5BA6" w:rsidP="00BB271D">
      <w:pPr>
        <w:rPr>
          <w:rFonts w:eastAsiaTheme="minorEastAsia"/>
        </w:rPr>
      </w:pPr>
    </w:p>
    <w:p w:rsidR="00BF5BA6" w:rsidRDefault="00BF5BA6" w:rsidP="00BB271D">
      <w:pPr>
        <w:rPr>
          <w:rFonts w:eastAsiaTheme="minorEastAsia"/>
        </w:rPr>
      </w:pPr>
      <w:r>
        <w:rPr>
          <w:rFonts w:eastAsiaTheme="minorEastAsia" w:hint="eastAsia"/>
        </w:rPr>
        <w:t>？？？</w:t>
      </w:r>
    </w:p>
    <w:p w:rsidR="00BF5BA6" w:rsidRDefault="00BF5BA6" w:rsidP="00BB271D">
      <w:pPr>
        <w:rPr>
          <w:rFonts w:eastAsiaTheme="minorEastAsia" w:hint="eastAsia"/>
        </w:rPr>
      </w:pPr>
      <w:r>
        <w:rPr>
          <w:rFonts w:eastAsiaTheme="minorEastAsia" w:hint="eastAsia"/>
        </w:rPr>
        <w:t>规则</w:t>
      </w:r>
      <w:r>
        <w:rPr>
          <w:rFonts w:eastAsiaTheme="minorEastAsia"/>
        </w:rPr>
        <w:t>是否麻烦，</w:t>
      </w:r>
      <w:r>
        <w:rPr>
          <w:rFonts w:eastAsiaTheme="minorEastAsia" w:hint="eastAsia"/>
        </w:rPr>
        <w:t>是</w:t>
      </w:r>
      <w:r>
        <w:rPr>
          <w:rFonts w:eastAsiaTheme="minorEastAsia"/>
        </w:rPr>
        <w:t>否</w:t>
      </w:r>
      <w:r>
        <w:rPr>
          <w:rFonts w:eastAsiaTheme="minorEastAsia" w:hint="eastAsia"/>
        </w:rPr>
        <w:t>由</w:t>
      </w:r>
      <w:r>
        <w:rPr>
          <w:rFonts w:eastAsiaTheme="minorEastAsia"/>
        </w:rPr>
        <w:t>安全中心发布</w:t>
      </w:r>
      <w:r>
        <w:rPr>
          <w:rFonts w:eastAsiaTheme="minorEastAsia" w:hint="eastAsia"/>
        </w:rPr>
        <w:t>类似</w:t>
      </w:r>
      <w:r>
        <w:rPr>
          <w:rFonts w:eastAsiaTheme="minorEastAsia"/>
        </w:rPr>
        <w:t>安全</w:t>
      </w:r>
      <w:r>
        <w:rPr>
          <w:rFonts w:eastAsiaTheme="minorEastAsia" w:hint="eastAsia"/>
        </w:rPr>
        <w:t>函数</w:t>
      </w:r>
      <w:r>
        <w:rPr>
          <w:rFonts w:eastAsiaTheme="minorEastAsia"/>
        </w:rPr>
        <w:t>的</w:t>
      </w:r>
      <w:r>
        <w:rPr>
          <w:rFonts w:eastAsiaTheme="minorEastAsia"/>
        </w:rPr>
        <w:t>jar</w:t>
      </w:r>
      <w:r>
        <w:rPr>
          <w:rFonts w:eastAsiaTheme="minorEastAsia"/>
        </w:rPr>
        <w:t>包，研发代码里都未遵守</w:t>
      </w:r>
    </w:p>
    <w:p w:rsidR="00BF5BA6" w:rsidRPr="00BB271D" w:rsidRDefault="00BF5BA6" w:rsidP="00BB271D">
      <w:pPr>
        <w:rPr>
          <w:rFonts w:eastAsiaTheme="minorEastAsia" w:hint="eastAsia"/>
        </w:rPr>
      </w:pPr>
    </w:p>
    <w:p w:rsidR="00B24800" w:rsidRDefault="00BA5A4E" w:rsidP="001C122A">
      <w:pPr>
        <w:pStyle w:val="2"/>
      </w:pPr>
      <w:bookmarkStart w:id="65" w:name="_Toc373262669"/>
      <w:bookmarkStart w:id="66" w:name="_Toc376550023"/>
      <w:bookmarkStart w:id="67" w:name="_Toc435437905"/>
      <w:r>
        <w:rPr>
          <w:rFonts w:eastAsiaTheme="minorEastAsia" w:hint="eastAsia"/>
        </w:rPr>
        <w:t>规则</w:t>
      </w:r>
      <w:r w:rsidR="00B24800" w:rsidRPr="005D0007">
        <w:t xml:space="preserve"> </w:t>
      </w:r>
      <w:r w:rsidR="00E57FB6">
        <w:rPr>
          <w:rFonts w:hint="eastAsia"/>
        </w:rPr>
        <w:t>3.</w:t>
      </w:r>
      <w:r w:rsidR="00E57FB6">
        <w:rPr>
          <w:rFonts w:eastAsiaTheme="minorEastAsia" w:hint="eastAsia"/>
        </w:rPr>
        <w:t>4</w:t>
      </w:r>
      <w:bookmarkEnd w:id="65"/>
      <w:bookmarkEnd w:id="66"/>
      <w:r w:rsidR="00D649EA">
        <w:rPr>
          <w:rFonts w:eastAsiaTheme="minorEastAsia" w:hint="eastAsia"/>
        </w:rPr>
        <w:t xml:space="preserve"> </w:t>
      </w:r>
      <w:r w:rsidRPr="00BA5A4E">
        <w:rPr>
          <w:rFonts w:ascii="宋体" w:eastAsia="宋体" w:hAnsi="宋体" w:cs="宋体" w:hint="eastAsia"/>
        </w:rPr>
        <w:t>避免让外部进程阻塞在输入输出流上</w:t>
      </w:r>
      <w:bookmarkEnd w:id="67"/>
    </w:p>
    <w:p w:rsidR="00B24800" w:rsidRPr="00F907F7" w:rsidRDefault="007D481A" w:rsidP="00B24800">
      <w:pPr>
        <w:rPr>
          <w:rFonts w:eastAsiaTheme="minorEastAsia"/>
        </w:rPr>
      </w:pPr>
      <w:r>
        <w:rPr>
          <w:rFonts w:eastAsiaTheme="minorEastAsia" w:hint="eastAsia"/>
          <w:b/>
        </w:rPr>
        <w:t>说明</w:t>
      </w:r>
      <w:r w:rsidR="00313C70">
        <w:rPr>
          <w:rFonts w:eastAsiaTheme="minorEastAsia" w:hint="eastAsia"/>
          <w:b/>
        </w:rPr>
        <w:t>：</w:t>
      </w:r>
      <w:r w:rsidR="007D2C02" w:rsidRPr="00E37813">
        <w:rPr>
          <w:rStyle w:val="Char6"/>
        </w:rPr>
        <w:t>java.lang.Runtime</w:t>
      </w:r>
      <w:r w:rsidR="007D2C02" w:rsidRPr="007D2C02">
        <w:rPr>
          <w:rFonts w:eastAsiaTheme="minorEastAsia" w:hint="eastAsia"/>
        </w:rPr>
        <w:t>类的</w:t>
      </w:r>
      <w:r w:rsidR="007D2C02" w:rsidRPr="00A40DCF">
        <w:rPr>
          <w:rStyle w:val="Char6"/>
        </w:rPr>
        <w:t>exec()</w:t>
      </w:r>
      <w:r w:rsidR="007D2C02" w:rsidRPr="007D2C02">
        <w:rPr>
          <w:rFonts w:eastAsiaTheme="minorEastAsia" w:hint="eastAsia"/>
        </w:rPr>
        <w:t>方法</w:t>
      </w:r>
      <w:r w:rsidR="007D2C02">
        <w:rPr>
          <w:rFonts w:eastAsiaTheme="minorEastAsia" w:hint="eastAsia"/>
        </w:rPr>
        <w:t>与相关联的</w:t>
      </w:r>
      <w:r w:rsidR="007D2C02" w:rsidRPr="005F018B">
        <w:rPr>
          <w:rStyle w:val="Char6"/>
        </w:rPr>
        <w:t>ProcessBuilder.start()</w:t>
      </w:r>
      <w:r w:rsidR="007D2C02" w:rsidRPr="007D2C02">
        <w:rPr>
          <w:rFonts w:eastAsiaTheme="minorEastAsia" w:hint="eastAsia"/>
        </w:rPr>
        <w:t>方法</w:t>
      </w:r>
      <w:r w:rsidR="007D2C02">
        <w:rPr>
          <w:rFonts w:eastAsiaTheme="minorEastAsia" w:hint="eastAsia"/>
        </w:rPr>
        <w:t>可以被用来调用外部程序进程。</w:t>
      </w:r>
      <w:r w:rsidR="00D02180">
        <w:rPr>
          <w:rFonts w:eastAsiaTheme="minorEastAsia" w:hint="eastAsia"/>
        </w:rPr>
        <w:t>这些外部程序运行时由</w:t>
      </w:r>
      <w:r w:rsidR="00D02180" w:rsidRPr="00E22D76">
        <w:rPr>
          <w:rStyle w:val="Char6"/>
        </w:rPr>
        <w:t>java.lang.Process</w:t>
      </w:r>
      <w:r w:rsidR="00D02180" w:rsidRPr="00DB3297">
        <w:rPr>
          <w:rFonts w:eastAsiaTheme="minorEastAsia" w:hint="eastAsia"/>
        </w:rPr>
        <w:t>对象描述。</w:t>
      </w:r>
      <w:r w:rsidR="00DB3297" w:rsidRPr="00DB3297">
        <w:rPr>
          <w:rFonts w:eastAsiaTheme="minorEastAsia" w:hint="eastAsia"/>
        </w:rPr>
        <w:t>这个对象包含一个输入流，输出流，以及一个错误流。因为这个进程对象</w:t>
      </w:r>
      <w:r w:rsidR="00DB3297">
        <w:rPr>
          <w:rFonts w:eastAsiaTheme="minorEastAsia" w:hint="eastAsia"/>
        </w:rPr>
        <w:t>可被</w:t>
      </w:r>
      <w:r w:rsidR="00DB3297" w:rsidRPr="00DB3297">
        <w:rPr>
          <w:rFonts w:eastAsiaTheme="minorEastAsia" w:hint="eastAsia"/>
        </w:rPr>
        <w:t>Java</w:t>
      </w:r>
      <w:r w:rsidR="00DB3297" w:rsidRPr="00DB3297">
        <w:rPr>
          <w:rFonts w:eastAsiaTheme="minorEastAsia" w:hint="eastAsia"/>
        </w:rPr>
        <w:t>程序</w:t>
      </w:r>
      <w:r w:rsidR="00DB3297">
        <w:rPr>
          <w:rFonts w:eastAsiaTheme="minorEastAsia" w:hint="eastAsia"/>
        </w:rPr>
        <w:t>用来与外部程序通信，外部进程的输入流是一个</w:t>
      </w:r>
      <w:r w:rsidR="00DB3297" w:rsidRPr="00EE6195">
        <w:rPr>
          <w:rStyle w:val="Char6"/>
        </w:rPr>
        <w:t>OutputStream</w:t>
      </w:r>
      <w:r w:rsidR="00DB3297" w:rsidRPr="00DB3297">
        <w:rPr>
          <w:rFonts w:eastAsiaTheme="minorEastAsia" w:hint="eastAsia"/>
        </w:rPr>
        <w:t>对象，可以通过</w:t>
      </w:r>
      <w:r w:rsidR="00DB3297" w:rsidRPr="000F145B">
        <w:rPr>
          <w:rStyle w:val="Char6"/>
        </w:rPr>
        <w:t>Process.getOutputStream()</w:t>
      </w:r>
      <w:r w:rsidR="00DB3297" w:rsidRPr="00DB3297">
        <w:rPr>
          <w:rFonts w:eastAsiaTheme="minorEastAsia" w:hint="eastAsia"/>
        </w:rPr>
        <w:t>方法获取。同样的，外部进程的输出流和错误流都可以由输入流对象来代表，分别通过</w:t>
      </w:r>
      <w:r w:rsidR="00DB3297" w:rsidRPr="009D24E1">
        <w:rPr>
          <w:rStyle w:val="Char6"/>
        </w:rPr>
        <w:t>Process.getInputStream()</w:t>
      </w:r>
      <w:r w:rsidR="00DB3297" w:rsidRPr="00DB3297">
        <w:rPr>
          <w:rFonts w:eastAsiaTheme="minorEastAsia" w:hint="eastAsia"/>
        </w:rPr>
        <w:t>与</w:t>
      </w:r>
      <w:r w:rsidR="00DB3297" w:rsidRPr="00DB3297">
        <w:rPr>
          <w:rStyle w:val="Char6"/>
        </w:rPr>
        <w:t>Process.getErrorStream()</w:t>
      </w:r>
      <w:r w:rsidR="00DB3297" w:rsidRPr="00DB3297">
        <w:rPr>
          <w:rFonts w:eastAsiaTheme="minorEastAsia" w:hint="eastAsia"/>
        </w:rPr>
        <w:t>方法来获取。这些进程可能需要通过其输入流对其提供输入，并且其输出流、错误流或两者同时会产生输出。不正确地处理这些外部程序可能会导致一些意外的异常</w:t>
      </w:r>
      <w:r w:rsidR="00533AEC">
        <w:rPr>
          <w:rFonts w:eastAsiaTheme="minorEastAsia" w:hint="eastAsia"/>
        </w:rPr>
        <w:t>、</w:t>
      </w:r>
      <w:r w:rsidR="00DB3297" w:rsidRPr="00DB3297">
        <w:rPr>
          <w:rFonts w:eastAsiaTheme="minorEastAsia" w:hint="eastAsia"/>
        </w:rPr>
        <w:t>DoS</w:t>
      </w:r>
      <w:r w:rsidR="001452F5">
        <w:rPr>
          <w:rFonts w:eastAsiaTheme="minorEastAsia" w:hint="eastAsia"/>
        </w:rPr>
        <w:t>，</w:t>
      </w:r>
      <w:r w:rsidR="00DB3297">
        <w:rPr>
          <w:rFonts w:eastAsiaTheme="minorEastAsia" w:hint="eastAsia"/>
        </w:rPr>
        <w:t>及其他安全问题。</w:t>
      </w:r>
      <w:r w:rsidR="001F4CB7">
        <w:rPr>
          <w:rFonts w:eastAsiaTheme="minorEastAsia" w:hint="eastAsia"/>
        </w:rPr>
        <w:t>一个进程如果试图从一个空的输入流中读取输入，则会一直阻塞</w:t>
      </w:r>
      <w:r w:rsidR="007D6BA8">
        <w:rPr>
          <w:rFonts w:eastAsiaTheme="minorEastAsia" w:hint="eastAsia"/>
        </w:rPr>
        <w:t>，</w:t>
      </w:r>
      <w:r w:rsidR="001F4CB7">
        <w:rPr>
          <w:rFonts w:eastAsiaTheme="minorEastAsia" w:hint="eastAsia"/>
        </w:rPr>
        <w:t>直到为其提供输入。因此，在调用这样的进程时，必须为其提供输入。</w:t>
      </w:r>
      <w:r w:rsidR="00B63D3B">
        <w:rPr>
          <w:rFonts w:eastAsiaTheme="minorEastAsia" w:hint="eastAsia"/>
        </w:rPr>
        <w:t>一个外部进程的输出可能会耗尽该进程输出流与错误流</w:t>
      </w:r>
      <w:r w:rsidR="006C123C">
        <w:rPr>
          <w:rFonts w:eastAsiaTheme="minorEastAsia" w:hint="eastAsia"/>
        </w:rPr>
        <w:t>的缓冲区。当发生这种情况时，</w:t>
      </w:r>
      <w:r w:rsidR="006C123C">
        <w:rPr>
          <w:rFonts w:eastAsiaTheme="minorEastAsia" w:hint="eastAsia"/>
        </w:rPr>
        <w:t>Java </w:t>
      </w:r>
      <w:r w:rsidR="006C123C">
        <w:rPr>
          <w:rFonts w:eastAsiaTheme="minorEastAsia"/>
        </w:rPr>
        <w:t>程序</w:t>
      </w:r>
      <w:r w:rsidR="006C123C">
        <w:rPr>
          <w:rFonts w:eastAsiaTheme="minorEastAsia" w:hint="eastAsia"/>
        </w:rPr>
        <w:t>可能会阻塞外部进程，</w:t>
      </w:r>
      <w:r w:rsidR="006C123C" w:rsidRPr="00F907F7">
        <w:rPr>
          <w:rFonts w:eastAsiaTheme="minorEastAsia" w:hint="eastAsia"/>
        </w:rPr>
        <w:t>同时阻碍</w:t>
      </w:r>
      <w:r w:rsidR="006C123C" w:rsidRPr="00F907F7">
        <w:rPr>
          <w:rFonts w:eastAsiaTheme="minorEastAsia" w:hint="eastAsia"/>
        </w:rPr>
        <w:t>Java</w:t>
      </w:r>
      <w:r w:rsidR="006C123C" w:rsidRPr="00F907F7">
        <w:rPr>
          <w:rFonts w:eastAsiaTheme="minorEastAsia" w:hint="eastAsia"/>
        </w:rPr>
        <w:t>程序与外部程序的继续运行。注意，许多平台限制了输出流可用的缓冲区大小。因此，在运行一个外部进程时，如果此进程往其输出流发送任何数据，则必须将其输出流清空。类似的，如果进程会往其错误流发送数据，其错误流也必须被清空。</w:t>
      </w:r>
    </w:p>
    <w:p w:rsidR="00B24800" w:rsidRPr="008A0940" w:rsidRDefault="001D140B" w:rsidP="00B24800">
      <w:pPr>
        <w:pStyle w:val="aff0"/>
      </w:pPr>
      <w:r>
        <w:rPr>
          <w:rFonts w:hint="eastAsia"/>
          <w:u w:color="000000"/>
        </w:rPr>
        <w:t>错误示例</w:t>
      </w:r>
      <w:r>
        <w:rPr>
          <w:rFonts w:hint="eastAsia"/>
        </w:rPr>
        <w:t>（</w:t>
      </w:r>
      <w:r>
        <w:t>exitValue()</w:t>
      </w:r>
      <w:r w:rsidR="00F42E9C">
        <w:rPr>
          <w:rFonts w:hint="eastAsia"/>
        </w:rPr>
        <w:t>）：</w:t>
      </w:r>
    </w:p>
    <w:p w:rsidR="00B24800" w:rsidRPr="00393C2A" w:rsidRDefault="00B24800" w:rsidP="00B24800">
      <w:pPr>
        <w:pStyle w:val="aff"/>
        <w:rPr>
          <w:snapToGrid/>
        </w:rPr>
      </w:pPr>
      <w:r w:rsidRPr="008A5664">
        <w:rPr>
          <w:b/>
          <w:color w:val="7F0055"/>
        </w:rPr>
        <w:t>public</w:t>
      </w:r>
      <w:r w:rsidRPr="00393C2A">
        <w:rPr>
          <w:snapToGrid/>
          <w:color w:val="000000"/>
        </w:rPr>
        <w:t xml:space="preserve"> </w:t>
      </w:r>
      <w:r w:rsidRPr="00B746C7">
        <w:rPr>
          <w:b/>
          <w:color w:val="7F0055"/>
        </w:rPr>
        <w:t>class</w:t>
      </w:r>
      <w:r w:rsidRPr="00393C2A">
        <w:rPr>
          <w:snapToGrid/>
          <w:color w:val="000000"/>
        </w:rPr>
        <w:t xml:space="preserve"> Exec</w:t>
      </w:r>
    </w:p>
    <w:p w:rsidR="00B24800" w:rsidRPr="00393C2A" w:rsidRDefault="00B24800" w:rsidP="00B24800">
      <w:pPr>
        <w:pStyle w:val="aff"/>
        <w:rPr>
          <w:snapToGrid/>
        </w:rPr>
      </w:pPr>
      <w:r w:rsidRPr="00393C2A">
        <w:rPr>
          <w:snapToGrid/>
          <w:color w:val="000000"/>
        </w:rPr>
        <w:t>{</w:t>
      </w:r>
    </w:p>
    <w:p w:rsidR="00B24800" w:rsidRPr="00393C2A" w:rsidRDefault="00B24800" w:rsidP="00B24800">
      <w:pPr>
        <w:pStyle w:val="aff"/>
        <w:rPr>
          <w:snapToGrid/>
        </w:rPr>
      </w:pPr>
      <w:r w:rsidRPr="00393C2A">
        <w:rPr>
          <w:snapToGrid/>
          <w:color w:val="000000"/>
        </w:rPr>
        <w:t xml:space="preserve">    </w:t>
      </w:r>
      <w:r w:rsidRPr="00765E01">
        <w:rPr>
          <w:b/>
          <w:color w:val="7F0055"/>
        </w:rPr>
        <w:t>public</w:t>
      </w:r>
      <w:r w:rsidRPr="00393C2A">
        <w:rPr>
          <w:snapToGrid/>
          <w:color w:val="000000"/>
        </w:rPr>
        <w:t xml:space="preserve"> </w:t>
      </w:r>
      <w:r w:rsidRPr="0094369A">
        <w:rPr>
          <w:b/>
          <w:color w:val="7F0055"/>
        </w:rPr>
        <w:t>static</w:t>
      </w:r>
      <w:r w:rsidRPr="00393C2A">
        <w:rPr>
          <w:snapToGrid/>
          <w:color w:val="000000"/>
        </w:rPr>
        <w:t xml:space="preserve"> </w:t>
      </w:r>
      <w:r w:rsidRPr="00F64FE3">
        <w:rPr>
          <w:b/>
          <w:color w:val="7F0055"/>
        </w:rPr>
        <w:t>void</w:t>
      </w:r>
      <w:r w:rsidRPr="00393C2A">
        <w:rPr>
          <w:snapToGrid/>
          <w:color w:val="000000"/>
        </w:rPr>
        <w:t xml:space="preserve"> main(String args[]) </w:t>
      </w:r>
      <w:r w:rsidRPr="001F215A">
        <w:rPr>
          <w:b/>
          <w:color w:val="7F0055"/>
        </w:rPr>
        <w:t>throws</w:t>
      </w:r>
      <w:r w:rsidRPr="00393C2A">
        <w:rPr>
          <w:snapToGrid/>
          <w:color w:val="000000"/>
        </w:rPr>
        <w:t xml:space="preserve"> IOException</w:t>
      </w:r>
    </w:p>
    <w:p w:rsidR="00B24800" w:rsidRPr="00393C2A" w:rsidRDefault="00B24800" w:rsidP="00B24800">
      <w:pPr>
        <w:pStyle w:val="aff"/>
        <w:rPr>
          <w:snapToGrid/>
        </w:rPr>
      </w:pPr>
      <w:r w:rsidRPr="00393C2A">
        <w:rPr>
          <w:snapToGrid/>
          <w:color w:val="000000"/>
        </w:rPr>
        <w:t xml:space="preserve">    {</w:t>
      </w:r>
    </w:p>
    <w:p w:rsidR="00B24800" w:rsidRPr="00393C2A" w:rsidRDefault="00B24800" w:rsidP="00B24800">
      <w:pPr>
        <w:pStyle w:val="aff"/>
        <w:rPr>
          <w:snapToGrid/>
        </w:rPr>
      </w:pPr>
      <w:r w:rsidRPr="00393C2A">
        <w:rPr>
          <w:snapToGrid/>
          <w:color w:val="000000"/>
        </w:rPr>
        <w:t xml:space="preserve">        Runtime rt = Runtime.</w:t>
      </w:r>
      <w:r w:rsidRPr="00393C2A">
        <w:rPr>
          <w:i/>
          <w:iCs/>
          <w:snapToGrid/>
          <w:color w:val="000000"/>
        </w:rPr>
        <w:t>getRuntime</w:t>
      </w:r>
      <w:r w:rsidRPr="00393C2A">
        <w:rPr>
          <w:snapToGrid/>
          <w:color w:val="000000"/>
        </w:rPr>
        <w:t>();</w:t>
      </w:r>
    </w:p>
    <w:p w:rsidR="00B24800" w:rsidRPr="00393C2A" w:rsidRDefault="00B24800" w:rsidP="00B24800">
      <w:pPr>
        <w:pStyle w:val="aff"/>
        <w:rPr>
          <w:snapToGrid/>
        </w:rPr>
      </w:pPr>
      <w:r w:rsidRPr="00393C2A">
        <w:rPr>
          <w:snapToGrid/>
          <w:color w:val="000000"/>
        </w:rPr>
        <w:t xml:space="preserve">        Process proc = rt.exec(</w:t>
      </w:r>
      <w:r w:rsidRPr="00393C2A">
        <w:rPr>
          <w:snapToGrid/>
          <w:color w:val="2A00FF"/>
        </w:rPr>
        <w:t>"notemaker"</w:t>
      </w:r>
      <w:r w:rsidRPr="00393C2A">
        <w:rPr>
          <w:snapToGrid/>
          <w:color w:val="000000"/>
        </w:rPr>
        <w:t>);</w:t>
      </w:r>
    </w:p>
    <w:p w:rsidR="00B24800" w:rsidRPr="00393C2A" w:rsidRDefault="00B24800" w:rsidP="00B24800">
      <w:pPr>
        <w:pStyle w:val="aff"/>
        <w:rPr>
          <w:snapToGrid/>
        </w:rPr>
      </w:pPr>
      <w:r w:rsidRPr="00393C2A">
        <w:rPr>
          <w:snapToGrid/>
          <w:color w:val="000000"/>
        </w:rPr>
        <w:t xml:space="preserve">        </w:t>
      </w:r>
      <w:r w:rsidRPr="00490C27">
        <w:rPr>
          <w:rFonts w:hint="eastAsia"/>
          <w:b/>
          <w:color w:val="7F0055"/>
        </w:rPr>
        <w:t>i</w:t>
      </w:r>
      <w:r w:rsidRPr="00490C27">
        <w:rPr>
          <w:b/>
          <w:color w:val="7F0055"/>
        </w:rPr>
        <w:t>nt</w:t>
      </w:r>
      <w:r w:rsidRPr="00393C2A">
        <w:rPr>
          <w:snapToGrid/>
        </w:rPr>
        <w:t xml:space="preserve"> </w:t>
      </w:r>
      <w:r w:rsidRPr="00393C2A">
        <w:rPr>
          <w:rFonts w:hint="eastAsia"/>
          <w:snapToGrid/>
          <w:color w:val="000000"/>
        </w:rPr>
        <w:t>exitVal</w:t>
      </w:r>
      <w:r w:rsidRPr="00393C2A">
        <w:rPr>
          <w:snapToGrid/>
          <w:color w:val="000000"/>
        </w:rPr>
        <w:t xml:space="preserve"> = proc.exitValue();</w:t>
      </w:r>
    </w:p>
    <w:p w:rsidR="00B24800" w:rsidRPr="00393C2A" w:rsidRDefault="00B24800" w:rsidP="00B24800">
      <w:pPr>
        <w:pStyle w:val="aff"/>
        <w:rPr>
          <w:snapToGrid/>
        </w:rPr>
      </w:pPr>
      <w:r w:rsidRPr="00393C2A">
        <w:rPr>
          <w:snapToGrid/>
          <w:color w:val="000000"/>
        </w:rPr>
        <w:t xml:space="preserve">        </w:t>
      </w:r>
      <w:r w:rsidRPr="00393C2A">
        <w:rPr>
          <w:snapToGrid/>
          <w:color w:val="3F7F5F"/>
        </w:rPr>
        <w:t>//...</w:t>
      </w:r>
    </w:p>
    <w:p w:rsidR="00B24800" w:rsidRPr="00393C2A" w:rsidRDefault="00B24800" w:rsidP="00B24800">
      <w:pPr>
        <w:pStyle w:val="aff"/>
        <w:rPr>
          <w:snapToGrid/>
        </w:rPr>
      </w:pPr>
      <w:r w:rsidRPr="00393C2A">
        <w:rPr>
          <w:snapToGrid/>
          <w:color w:val="000000"/>
        </w:rPr>
        <w:t xml:space="preserve">    }</w:t>
      </w:r>
    </w:p>
    <w:p w:rsidR="00B24800" w:rsidRDefault="00B24800" w:rsidP="00B24800">
      <w:pPr>
        <w:pStyle w:val="aff"/>
        <w:rPr>
          <w:snapToGrid/>
          <w:color w:val="000000"/>
        </w:rPr>
      </w:pPr>
      <w:r w:rsidRPr="00393C2A">
        <w:rPr>
          <w:snapToGrid/>
          <w:color w:val="000000"/>
        </w:rPr>
        <w:t>}</w:t>
      </w:r>
    </w:p>
    <w:p w:rsidR="00B24800" w:rsidRPr="00E20864" w:rsidRDefault="00A167CF" w:rsidP="00B24800">
      <w:pPr>
        <w:rPr>
          <w:rFonts w:eastAsiaTheme="minorEastAsia"/>
        </w:rPr>
      </w:pPr>
      <w:r>
        <w:rPr>
          <w:rFonts w:eastAsiaTheme="minorEastAsia" w:hint="eastAsia"/>
        </w:rPr>
        <w:t>在这个错误示例中，程序未等到</w:t>
      </w:r>
      <w:r>
        <w:rPr>
          <w:rFonts w:eastAsiaTheme="minorEastAsia" w:hint="eastAsia"/>
        </w:rPr>
        <w:t>notemaker</w:t>
      </w:r>
      <w:r>
        <w:rPr>
          <w:rFonts w:eastAsiaTheme="minorEastAsia" w:hint="eastAsia"/>
        </w:rPr>
        <w:t>进程结束就调用</w:t>
      </w:r>
      <w:r w:rsidRPr="00B15862">
        <w:rPr>
          <w:rStyle w:val="Char6"/>
        </w:rPr>
        <w:t>exitValue()</w:t>
      </w:r>
      <w:r w:rsidRPr="00A167CF">
        <w:rPr>
          <w:rFonts w:eastAsiaTheme="minorEastAsia" w:hint="eastAsia"/>
        </w:rPr>
        <w:t>方法</w:t>
      </w:r>
      <w:r w:rsidR="001D6DAA">
        <w:rPr>
          <w:rFonts w:eastAsiaTheme="minorEastAsia" w:hint="eastAsia"/>
        </w:rPr>
        <w:t>，这</w:t>
      </w:r>
      <w:r w:rsidR="001B2CCD">
        <w:rPr>
          <w:rFonts w:eastAsiaTheme="minorEastAsia" w:hint="eastAsia"/>
        </w:rPr>
        <w:t>很可能会</w:t>
      </w:r>
      <w:r w:rsidR="001D6DAA">
        <w:rPr>
          <w:rFonts w:eastAsiaTheme="minorEastAsia" w:hint="eastAsia"/>
        </w:rPr>
        <w:t>导致</w:t>
      </w:r>
      <w:r w:rsidRPr="00B15862">
        <w:rPr>
          <w:rStyle w:val="Char6"/>
        </w:rPr>
        <w:t>IllegalThreadStateException</w:t>
      </w:r>
      <w:r w:rsidRPr="00D87865">
        <w:rPr>
          <w:rFonts w:eastAsiaTheme="minorEastAsia" w:hint="eastAsia"/>
        </w:rPr>
        <w:t>异常。</w:t>
      </w:r>
    </w:p>
    <w:p w:rsidR="00B24800" w:rsidRPr="00DD289E" w:rsidRDefault="00B2241F" w:rsidP="00B24800">
      <w:pPr>
        <w:pStyle w:val="aff0"/>
      </w:pPr>
      <w:r>
        <w:rPr>
          <w:rFonts w:hint="eastAsia"/>
          <w:u w:color="000000"/>
        </w:rPr>
        <w:t>错误示例</w:t>
      </w:r>
      <w:r>
        <w:rPr>
          <w:rFonts w:hint="eastAsia"/>
        </w:rPr>
        <w:t>（</w:t>
      </w:r>
      <w:r>
        <w:t>waitFor()</w:t>
      </w:r>
      <w:r>
        <w:rPr>
          <w:rFonts w:hint="eastAsia"/>
        </w:rPr>
        <w:t>）</w:t>
      </w:r>
      <w:r w:rsidR="00F42E9C">
        <w:rPr>
          <w:rFonts w:hint="eastAsia"/>
        </w:rPr>
        <w:t>：</w:t>
      </w:r>
    </w:p>
    <w:p w:rsidR="00B24800" w:rsidRPr="00A32D20" w:rsidRDefault="00B24800" w:rsidP="00B24800">
      <w:pPr>
        <w:pStyle w:val="aff"/>
      </w:pPr>
      <w:r w:rsidRPr="002C065E">
        <w:rPr>
          <w:b/>
          <w:color w:val="7F0055"/>
        </w:rPr>
        <w:t>public</w:t>
      </w:r>
      <w:r w:rsidRPr="00A32D20">
        <w:rPr>
          <w:color w:val="000000"/>
        </w:rPr>
        <w:t xml:space="preserve"> </w:t>
      </w:r>
      <w:r w:rsidRPr="00D12608">
        <w:rPr>
          <w:b/>
          <w:color w:val="7F0055"/>
        </w:rPr>
        <w:t>class</w:t>
      </w:r>
      <w:r w:rsidRPr="00A32D20">
        <w:rPr>
          <w:color w:val="000000"/>
        </w:rPr>
        <w:t xml:space="preserve"> Exec</w:t>
      </w:r>
    </w:p>
    <w:p w:rsidR="00B24800" w:rsidRPr="00A32D20" w:rsidRDefault="00B24800" w:rsidP="00B24800">
      <w:pPr>
        <w:pStyle w:val="aff"/>
      </w:pPr>
      <w:r w:rsidRPr="00A32D20">
        <w:rPr>
          <w:color w:val="000000"/>
        </w:rPr>
        <w:t>{</w:t>
      </w:r>
    </w:p>
    <w:p w:rsidR="00B24800" w:rsidRPr="00A32D20" w:rsidRDefault="00B24800" w:rsidP="00B24800">
      <w:pPr>
        <w:pStyle w:val="aff"/>
      </w:pPr>
      <w:r w:rsidRPr="00A32D20">
        <w:rPr>
          <w:color w:val="000000"/>
        </w:rPr>
        <w:t xml:space="preserve">    </w:t>
      </w:r>
      <w:r w:rsidRPr="00AE1699">
        <w:rPr>
          <w:b/>
          <w:color w:val="7F0055"/>
        </w:rPr>
        <w:t>public</w:t>
      </w:r>
      <w:r w:rsidRPr="00A32D20">
        <w:rPr>
          <w:color w:val="000000"/>
        </w:rPr>
        <w:t xml:space="preserve"> </w:t>
      </w:r>
      <w:r w:rsidRPr="00ED364D">
        <w:rPr>
          <w:b/>
          <w:color w:val="7F0055"/>
        </w:rPr>
        <w:t>static</w:t>
      </w:r>
      <w:r w:rsidRPr="00A32D20">
        <w:rPr>
          <w:color w:val="000000"/>
        </w:rPr>
        <w:t xml:space="preserve"> </w:t>
      </w:r>
      <w:r w:rsidRPr="00A32D20">
        <w:t>void</w:t>
      </w:r>
      <w:r w:rsidRPr="00A32D20">
        <w:rPr>
          <w:color w:val="000000"/>
        </w:rPr>
        <w:t xml:space="preserve"> main(String args[]) </w:t>
      </w:r>
      <w:r w:rsidRPr="00A32D20">
        <w:t>throws</w:t>
      </w:r>
      <w:r w:rsidRPr="00A32D20">
        <w:rPr>
          <w:color w:val="000000"/>
        </w:rPr>
        <w:t xml:space="preserve"> IOException,</w:t>
      </w:r>
    </w:p>
    <w:p w:rsidR="00B24800" w:rsidRPr="00A32D20" w:rsidRDefault="00B24800" w:rsidP="00B24800">
      <w:pPr>
        <w:pStyle w:val="aff"/>
      </w:pPr>
      <w:r w:rsidRPr="00A32D20">
        <w:rPr>
          <w:color w:val="000000"/>
        </w:rPr>
        <w:t xml:space="preserve">            InterruptedException</w:t>
      </w:r>
    </w:p>
    <w:p w:rsidR="00B24800" w:rsidRPr="00A32D20" w:rsidRDefault="00B24800" w:rsidP="00B24800">
      <w:pPr>
        <w:pStyle w:val="aff"/>
      </w:pPr>
      <w:r w:rsidRPr="00A32D20">
        <w:rPr>
          <w:color w:val="000000"/>
        </w:rPr>
        <w:t xml:space="preserve">    {</w:t>
      </w:r>
    </w:p>
    <w:p w:rsidR="00B24800" w:rsidRPr="00A32D20" w:rsidRDefault="00B24800" w:rsidP="00B24800">
      <w:pPr>
        <w:pStyle w:val="aff"/>
      </w:pPr>
      <w:r w:rsidRPr="00A32D20">
        <w:rPr>
          <w:color w:val="000000"/>
        </w:rPr>
        <w:t xml:space="preserve">        Runtime rt = Runtime.</w:t>
      </w:r>
      <w:r w:rsidRPr="00A32D20">
        <w:rPr>
          <w:i/>
          <w:iCs/>
          <w:color w:val="000000"/>
        </w:rPr>
        <w:t>getRuntime</w:t>
      </w:r>
      <w:r w:rsidRPr="00A32D20">
        <w:rPr>
          <w:color w:val="000000"/>
        </w:rPr>
        <w:t>();</w:t>
      </w:r>
    </w:p>
    <w:p w:rsidR="00B24800" w:rsidRPr="00A32D20" w:rsidRDefault="00B24800" w:rsidP="00B24800">
      <w:pPr>
        <w:pStyle w:val="aff"/>
      </w:pPr>
      <w:r w:rsidRPr="00A32D20">
        <w:rPr>
          <w:color w:val="000000"/>
        </w:rPr>
        <w:t xml:space="preserve">        Process proc = rt.exec(</w:t>
      </w:r>
      <w:r w:rsidRPr="00A32D20">
        <w:rPr>
          <w:color w:val="2A00FF"/>
        </w:rPr>
        <w:t>"notemaker"</w:t>
      </w:r>
      <w:r w:rsidRPr="00A32D20">
        <w:rPr>
          <w:color w:val="000000"/>
        </w:rPr>
        <w:t>);</w:t>
      </w:r>
    </w:p>
    <w:p w:rsidR="00B24800" w:rsidRDefault="00B24800" w:rsidP="00B24800">
      <w:pPr>
        <w:pStyle w:val="aff"/>
        <w:rPr>
          <w:color w:val="000000"/>
        </w:rPr>
      </w:pPr>
      <w:r w:rsidRPr="00A32D20">
        <w:rPr>
          <w:color w:val="000000"/>
        </w:rPr>
        <w:lastRenderedPageBreak/>
        <w:t xml:space="preserve">        </w:t>
      </w:r>
      <w:r w:rsidRPr="008141E9">
        <w:rPr>
          <w:b/>
          <w:color w:val="7F0055"/>
        </w:rPr>
        <w:t>int</w:t>
      </w:r>
      <w:r w:rsidRPr="00A32D20">
        <w:rPr>
          <w:color w:val="000000"/>
        </w:rPr>
        <w:t xml:space="preserve"> exitVal = proc.waitFor();</w:t>
      </w:r>
    </w:p>
    <w:p w:rsidR="00B24800" w:rsidRPr="00964215" w:rsidRDefault="00B24800" w:rsidP="00B24800">
      <w:pPr>
        <w:pStyle w:val="aff"/>
        <w:rPr>
          <w:snapToGrid/>
          <w:color w:val="3F7F5F"/>
        </w:rPr>
      </w:pPr>
      <w:r w:rsidRPr="00A32D20">
        <w:rPr>
          <w:color w:val="000000"/>
        </w:rPr>
        <w:t xml:space="preserve">        </w:t>
      </w:r>
      <w:r w:rsidRPr="00964215">
        <w:rPr>
          <w:snapToGrid/>
          <w:color w:val="3F7F5F"/>
        </w:rPr>
        <w:t>//...</w:t>
      </w:r>
    </w:p>
    <w:p w:rsidR="00B24800" w:rsidRPr="00A32D20" w:rsidRDefault="00B24800" w:rsidP="00B24800">
      <w:pPr>
        <w:pStyle w:val="aff"/>
      </w:pPr>
      <w:r w:rsidRPr="00A32D20">
        <w:rPr>
          <w:color w:val="000000"/>
        </w:rPr>
        <w:t xml:space="preserve">    }</w:t>
      </w:r>
    </w:p>
    <w:p w:rsidR="00B24800" w:rsidRPr="00A32D20" w:rsidRDefault="00B24800" w:rsidP="00B24800">
      <w:pPr>
        <w:pStyle w:val="aff"/>
      </w:pPr>
      <w:r w:rsidRPr="00A32D20">
        <w:rPr>
          <w:color w:val="000000"/>
        </w:rPr>
        <w:t>}</w:t>
      </w:r>
    </w:p>
    <w:p w:rsidR="00B24800" w:rsidRPr="004555DC" w:rsidRDefault="005F272D" w:rsidP="00B24800">
      <w:pPr>
        <w:rPr>
          <w:rFonts w:eastAsiaTheme="minorEastAsia"/>
        </w:rPr>
      </w:pPr>
      <w:r>
        <w:rPr>
          <w:rFonts w:eastAsiaTheme="minorEastAsia" w:hint="eastAsia"/>
        </w:rPr>
        <w:t>此错误示例中，</w:t>
      </w:r>
      <w:r w:rsidRPr="007624F3">
        <w:rPr>
          <w:rStyle w:val="Char6"/>
        </w:rPr>
        <w:t>waitFor()</w:t>
      </w:r>
      <w:r w:rsidRPr="005F272D">
        <w:rPr>
          <w:rFonts w:eastAsiaTheme="minorEastAsia" w:hint="eastAsia"/>
        </w:rPr>
        <w:t>方法将会</w:t>
      </w:r>
      <w:r>
        <w:rPr>
          <w:rFonts w:eastAsiaTheme="minorEastAsia" w:hint="eastAsia"/>
        </w:rPr>
        <w:t>一直阻塞调用线程直到</w:t>
      </w:r>
      <w:r>
        <w:rPr>
          <w:rFonts w:eastAsiaTheme="minorEastAsia" w:hint="eastAsia"/>
        </w:rPr>
        <w:t>notemaker</w:t>
      </w:r>
      <w:r>
        <w:rPr>
          <w:rFonts w:eastAsiaTheme="minorEastAsia" w:hint="eastAsia"/>
        </w:rPr>
        <w:t>进程终止。这可以防止前一个示例中的</w:t>
      </w:r>
      <w:r w:rsidRPr="00572F2F">
        <w:rPr>
          <w:rStyle w:val="Char6"/>
        </w:rPr>
        <w:t>IllegalThreadStateException</w:t>
      </w:r>
      <w:r w:rsidRPr="004763D6">
        <w:rPr>
          <w:rFonts w:eastAsiaTheme="minorEastAsia" w:hint="eastAsia"/>
        </w:rPr>
        <w:t>异常。</w:t>
      </w:r>
      <w:r w:rsidR="00F931D3">
        <w:rPr>
          <w:rFonts w:eastAsiaTheme="minorEastAsia" w:hint="eastAsia"/>
        </w:rPr>
        <w:t>但是，程序可能会阻塞，阻塞的</w:t>
      </w:r>
      <w:r w:rsidR="004763D6">
        <w:rPr>
          <w:rFonts w:eastAsiaTheme="minorEastAsia" w:hint="eastAsia"/>
        </w:rPr>
        <w:t>时长</w:t>
      </w:r>
      <w:r w:rsidR="00D71AD9">
        <w:rPr>
          <w:rFonts w:eastAsiaTheme="minorEastAsia" w:hint="eastAsia"/>
        </w:rPr>
        <w:t>将不确定</w:t>
      </w:r>
      <w:r w:rsidR="004763D6">
        <w:rPr>
          <w:rFonts w:eastAsiaTheme="minorEastAsia" w:hint="eastAsia"/>
        </w:rPr>
        <w:t>。</w:t>
      </w:r>
      <w:r w:rsidR="0067161D">
        <w:rPr>
          <w:rFonts w:eastAsiaTheme="minorEastAsia" w:hint="eastAsia"/>
        </w:rPr>
        <w:t>来自</w:t>
      </w:r>
      <w:r w:rsidR="0067161D">
        <w:rPr>
          <w:rFonts w:eastAsiaTheme="minorEastAsia" w:hint="eastAsia"/>
        </w:rPr>
        <w:t>notemaker</w:t>
      </w:r>
      <w:r w:rsidR="0067161D">
        <w:rPr>
          <w:rFonts w:eastAsiaTheme="minorEastAsia" w:hint="eastAsia"/>
        </w:rPr>
        <w:t>进程</w:t>
      </w:r>
      <w:r w:rsidR="00076205">
        <w:rPr>
          <w:rFonts w:eastAsiaTheme="minorEastAsia" w:hint="eastAsia"/>
        </w:rPr>
        <w:t>的输出可能会耗尽其输出流或者错误流的缓冲区，这是因为</w:t>
      </w:r>
      <w:r w:rsidR="00DA75C3">
        <w:rPr>
          <w:rFonts w:eastAsiaTheme="minorEastAsia" w:hint="eastAsia"/>
        </w:rPr>
        <w:t>在等待外部进程结束的过程中任何一个流都未被读取。</w:t>
      </w:r>
      <w:r w:rsidR="00FA72B9">
        <w:rPr>
          <w:rFonts w:eastAsiaTheme="minorEastAsia" w:hint="eastAsia"/>
        </w:rPr>
        <w:t>如果其中任何一个缓冲区被塞满，则会阻塞</w:t>
      </w:r>
      <w:r w:rsidR="00FA72B9">
        <w:rPr>
          <w:rFonts w:eastAsiaTheme="minorEastAsia" w:hint="eastAsia"/>
        </w:rPr>
        <w:t>notemaker</w:t>
      </w:r>
      <w:r w:rsidR="00FA72B9">
        <w:rPr>
          <w:rFonts w:eastAsiaTheme="minorEastAsia" w:hint="eastAsia"/>
        </w:rPr>
        <w:t>进程，从而</w:t>
      </w:r>
      <w:r w:rsidR="00632469">
        <w:rPr>
          <w:rFonts w:eastAsiaTheme="minorEastAsia" w:hint="eastAsia"/>
        </w:rPr>
        <w:t>会</w:t>
      </w:r>
      <w:r w:rsidR="00FA72B9">
        <w:rPr>
          <w:rFonts w:eastAsiaTheme="minorEastAsia" w:hint="eastAsia"/>
        </w:rPr>
        <w:t>同时阻止</w:t>
      </w:r>
      <w:r w:rsidR="00FA72B9">
        <w:rPr>
          <w:rFonts w:eastAsiaTheme="minorEastAsia" w:hint="eastAsia"/>
        </w:rPr>
        <w:t>notemaker</w:t>
      </w:r>
      <w:r w:rsidR="00FA72B9">
        <w:rPr>
          <w:rFonts w:eastAsiaTheme="minorEastAsia" w:hint="eastAsia"/>
        </w:rPr>
        <w:t>进程与</w:t>
      </w:r>
      <w:r w:rsidR="00FA72B9">
        <w:rPr>
          <w:rFonts w:eastAsiaTheme="minorEastAsia" w:hint="eastAsia"/>
        </w:rPr>
        <w:t>java</w:t>
      </w:r>
      <w:r w:rsidR="00FA72B9">
        <w:rPr>
          <w:rFonts w:eastAsiaTheme="minorEastAsia" w:hint="eastAsia"/>
        </w:rPr>
        <w:t>进程继续往下运行。</w:t>
      </w:r>
    </w:p>
    <w:p w:rsidR="00B24800" w:rsidRDefault="006448A4" w:rsidP="00B24800">
      <w:pPr>
        <w:pStyle w:val="aff0"/>
      </w:pPr>
      <w:r>
        <w:rPr>
          <w:rFonts w:hint="eastAsia"/>
        </w:rPr>
        <w:t>正确示例：</w:t>
      </w:r>
    </w:p>
    <w:p w:rsidR="00B24800" w:rsidRDefault="00B24800" w:rsidP="00B24800">
      <w:pPr>
        <w:pStyle w:val="aff"/>
        <w:rPr>
          <w:snapToGrid/>
        </w:rPr>
      </w:pPr>
      <w:r w:rsidRPr="003C6FA7">
        <w:rPr>
          <w:b/>
          <w:color w:val="7F0055"/>
        </w:rPr>
        <w:t>public</w:t>
      </w:r>
      <w:r>
        <w:rPr>
          <w:snapToGrid/>
          <w:color w:val="000000"/>
        </w:rPr>
        <w:t xml:space="preserve"> </w:t>
      </w:r>
      <w:r w:rsidRPr="005819E1">
        <w:rPr>
          <w:b/>
          <w:color w:val="7F0055"/>
        </w:rPr>
        <w:t>class</w:t>
      </w:r>
      <w:r>
        <w:rPr>
          <w:snapToGrid/>
          <w:color w:val="000000"/>
        </w:rPr>
        <w:t xml:space="preserve"> Exec</w:t>
      </w:r>
    </w:p>
    <w:p w:rsidR="00B24800" w:rsidRDefault="00B24800" w:rsidP="00B24800">
      <w:pPr>
        <w:pStyle w:val="aff"/>
        <w:rPr>
          <w:snapToGrid/>
        </w:rPr>
      </w:pPr>
      <w:r>
        <w:rPr>
          <w:snapToGrid/>
          <w:color w:val="000000"/>
        </w:rPr>
        <w:t>{</w:t>
      </w:r>
    </w:p>
    <w:p w:rsidR="00B24800" w:rsidRDefault="00B24800" w:rsidP="00B24800">
      <w:pPr>
        <w:pStyle w:val="aff"/>
        <w:rPr>
          <w:snapToGrid/>
        </w:rPr>
      </w:pPr>
      <w:r>
        <w:rPr>
          <w:snapToGrid/>
          <w:color w:val="000000"/>
        </w:rPr>
        <w:t xml:space="preserve">    </w:t>
      </w:r>
      <w:r w:rsidRPr="008C4C37">
        <w:rPr>
          <w:b/>
          <w:color w:val="7F0055"/>
        </w:rPr>
        <w:t>public</w:t>
      </w:r>
      <w:r>
        <w:rPr>
          <w:snapToGrid/>
          <w:color w:val="000000"/>
        </w:rPr>
        <w:t xml:space="preserve"> </w:t>
      </w:r>
      <w:r w:rsidRPr="009F5421">
        <w:rPr>
          <w:b/>
          <w:color w:val="7F0055"/>
        </w:rPr>
        <w:t>static</w:t>
      </w:r>
      <w:r>
        <w:rPr>
          <w:snapToGrid/>
          <w:color w:val="000000"/>
        </w:rPr>
        <w:t xml:space="preserve"> </w:t>
      </w:r>
      <w:r w:rsidRPr="00C629F8">
        <w:rPr>
          <w:b/>
          <w:color w:val="7F0055"/>
        </w:rPr>
        <w:t>void</w:t>
      </w:r>
      <w:r>
        <w:rPr>
          <w:snapToGrid/>
          <w:color w:val="000000"/>
        </w:rPr>
        <w:t xml:space="preserve"> main(String[] args) </w:t>
      </w:r>
      <w:r>
        <w:rPr>
          <w:snapToGrid/>
        </w:rPr>
        <w:t>throws</w:t>
      </w:r>
      <w:r>
        <w:rPr>
          <w:snapToGrid/>
          <w:color w:val="000000"/>
        </w:rPr>
        <w:t xml:space="preserve"> IOException,</w:t>
      </w:r>
    </w:p>
    <w:p w:rsidR="00B24800" w:rsidRDefault="00B24800" w:rsidP="00B24800">
      <w:pPr>
        <w:pStyle w:val="aff"/>
        <w:rPr>
          <w:snapToGrid/>
        </w:rPr>
      </w:pPr>
      <w:r>
        <w:rPr>
          <w:snapToGrid/>
          <w:color w:val="000000"/>
        </w:rPr>
        <w:t xml:space="preserve">            InterruptedException</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Runtime rt = Runtime.</w:t>
      </w:r>
      <w:r>
        <w:rPr>
          <w:i/>
          <w:iCs/>
          <w:snapToGrid/>
          <w:color w:val="000000"/>
        </w:rPr>
        <w:t>getRuntime</w:t>
      </w:r>
      <w:r>
        <w:rPr>
          <w:snapToGrid/>
          <w:color w:val="000000"/>
        </w:rPr>
        <w:t>();</w:t>
      </w:r>
    </w:p>
    <w:p w:rsidR="00B24800" w:rsidRDefault="00B24800" w:rsidP="00B24800">
      <w:pPr>
        <w:pStyle w:val="aff"/>
        <w:rPr>
          <w:snapToGrid/>
        </w:rPr>
      </w:pPr>
      <w:r>
        <w:rPr>
          <w:snapToGrid/>
          <w:color w:val="000000"/>
        </w:rPr>
        <w:t xml:space="preserve">        Process proc = rt.exec(</w:t>
      </w:r>
      <w:r>
        <w:rPr>
          <w:snapToGrid/>
          <w:color w:val="2A00FF"/>
        </w:rPr>
        <w:t>"notemaker"</w:t>
      </w:r>
      <w:r>
        <w:rPr>
          <w:snapToGrid/>
          <w:color w:val="000000"/>
        </w:rPr>
        <w:t>);</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r>
        <w:rPr>
          <w:snapToGrid/>
          <w:color w:val="3F7F5F"/>
        </w:rPr>
        <w:t>// Any error message</w:t>
      </w:r>
    </w:p>
    <w:p w:rsidR="00B24800" w:rsidRDefault="00B24800" w:rsidP="00B24800">
      <w:pPr>
        <w:pStyle w:val="aff"/>
        <w:rPr>
          <w:snapToGrid/>
        </w:rPr>
      </w:pPr>
      <w:r>
        <w:rPr>
          <w:snapToGrid/>
          <w:color w:val="000000"/>
        </w:rPr>
        <w:t xml:space="preserve">        StreamGobbler errorGobbler = </w:t>
      </w:r>
      <w:r>
        <w:rPr>
          <w:snapToGrid/>
        </w:rPr>
        <w:t>new</w:t>
      </w:r>
      <w:r>
        <w:rPr>
          <w:snapToGrid/>
          <w:color w:val="000000"/>
        </w:rPr>
        <w:t xml:space="preserve"> StreamGobbler(proc.getErrorStream(),</w:t>
      </w:r>
    </w:p>
    <w:p w:rsidR="00B24800" w:rsidRDefault="00B24800" w:rsidP="00B24800">
      <w:pPr>
        <w:pStyle w:val="aff"/>
        <w:rPr>
          <w:snapToGrid/>
        </w:rPr>
      </w:pPr>
      <w:r>
        <w:rPr>
          <w:snapToGrid/>
          <w:color w:val="000000"/>
        </w:rPr>
        <w:t xml:space="preserve">                System.</w:t>
      </w:r>
      <w:r>
        <w:rPr>
          <w:i/>
          <w:iCs/>
          <w:snapToGrid/>
          <w:color w:val="0000C0"/>
        </w:rPr>
        <w:t>err</w:t>
      </w:r>
      <w:r>
        <w:rPr>
          <w:snapToGrid/>
          <w:color w:val="000000"/>
        </w:rPr>
        <w:t>);</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r>
        <w:rPr>
          <w:snapToGrid/>
          <w:color w:val="3F7F5F"/>
        </w:rPr>
        <w:t>// Any output</w:t>
      </w:r>
    </w:p>
    <w:p w:rsidR="00B24800" w:rsidRDefault="00B24800" w:rsidP="00B24800">
      <w:pPr>
        <w:pStyle w:val="aff"/>
        <w:rPr>
          <w:snapToGrid/>
        </w:rPr>
      </w:pPr>
      <w:r>
        <w:rPr>
          <w:snapToGrid/>
          <w:color w:val="000000"/>
        </w:rPr>
        <w:t xml:space="preserve">        StreamGobbler outputGobbler = </w:t>
      </w:r>
      <w:r>
        <w:rPr>
          <w:snapToGrid/>
        </w:rPr>
        <w:t>new</w:t>
      </w:r>
      <w:r>
        <w:rPr>
          <w:snapToGrid/>
          <w:color w:val="000000"/>
        </w:rPr>
        <w:t xml:space="preserve"> StreamGobbler(proc.getInputStream(),</w:t>
      </w:r>
    </w:p>
    <w:p w:rsidR="00B24800" w:rsidRDefault="00B24800" w:rsidP="00BC6B65">
      <w:pPr>
        <w:pStyle w:val="aff"/>
        <w:tabs>
          <w:tab w:val="left" w:pos="6853"/>
        </w:tabs>
        <w:rPr>
          <w:snapToGrid/>
        </w:rPr>
      </w:pPr>
      <w:r>
        <w:rPr>
          <w:snapToGrid/>
          <w:color w:val="000000"/>
        </w:rPr>
        <w:t xml:space="preserve">                System.</w:t>
      </w:r>
      <w:r>
        <w:rPr>
          <w:i/>
          <w:iCs/>
          <w:snapToGrid/>
          <w:color w:val="0000C0"/>
        </w:rPr>
        <w:t>out</w:t>
      </w:r>
      <w:r>
        <w:rPr>
          <w:snapToGrid/>
          <w:color w:val="000000"/>
        </w:rPr>
        <w:t>);</w:t>
      </w:r>
      <w:r w:rsidR="00BC6B65">
        <w:rPr>
          <w:snapToGrid/>
          <w:color w:val="000000"/>
        </w:rPr>
        <w:tab/>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errorGobbler.start();</w:t>
      </w:r>
    </w:p>
    <w:p w:rsidR="00B24800" w:rsidRDefault="00B24800" w:rsidP="00B24800">
      <w:pPr>
        <w:pStyle w:val="aff"/>
        <w:rPr>
          <w:snapToGrid/>
        </w:rPr>
      </w:pPr>
      <w:r>
        <w:rPr>
          <w:snapToGrid/>
          <w:color w:val="000000"/>
        </w:rPr>
        <w:t xml:space="preserve">        outputGobbler.start();</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r w:rsidRPr="003D05AB">
        <w:rPr>
          <w:b/>
          <w:color w:val="7F0055"/>
        </w:rPr>
        <w:t>int</w:t>
      </w:r>
      <w:r>
        <w:rPr>
          <w:snapToGrid/>
          <w:color w:val="000000"/>
        </w:rPr>
        <w:t xml:space="preserve"> </w:t>
      </w:r>
      <w:r w:rsidRPr="00B0604E">
        <w:rPr>
          <w:snapToGrid/>
          <w:color w:val="000000"/>
        </w:rPr>
        <w:t>exitVal</w:t>
      </w:r>
      <w:r>
        <w:rPr>
          <w:snapToGrid/>
          <w:color w:val="000000"/>
        </w:rPr>
        <w:t xml:space="preserve"> = proc.waitFor();</w:t>
      </w:r>
    </w:p>
    <w:p w:rsidR="00B24800" w:rsidRDefault="00B24800" w:rsidP="00B24800">
      <w:pPr>
        <w:pStyle w:val="aff"/>
        <w:rPr>
          <w:snapToGrid/>
        </w:rPr>
      </w:pPr>
      <w:r>
        <w:rPr>
          <w:snapToGrid/>
          <w:color w:val="000000"/>
        </w:rPr>
        <w:t xml:space="preserve">        </w:t>
      </w:r>
      <w:r>
        <w:rPr>
          <w:snapToGrid/>
          <w:color w:val="3F7F5F"/>
        </w:rPr>
        <w:t>// Any error</w:t>
      </w:r>
    </w:p>
    <w:p w:rsidR="00B24800" w:rsidRDefault="00B24800" w:rsidP="00B24800">
      <w:pPr>
        <w:pStyle w:val="aff"/>
        <w:rPr>
          <w:snapToGrid/>
        </w:rPr>
      </w:pPr>
      <w:r>
        <w:rPr>
          <w:snapToGrid/>
          <w:color w:val="000000"/>
        </w:rPr>
        <w:t xml:space="preserve">        errorGobbler.join(); </w:t>
      </w:r>
      <w:r>
        <w:rPr>
          <w:snapToGrid/>
          <w:color w:val="3F7F5F"/>
        </w:rPr>
        <w:t>// Handle condition where the</w:t>
      </w:r>
    </w:p>
    <w:p w:rsidR="00B24800" w:rsidRDefault="00B24800" w:rsidP="00B24800">
      <w:pPr>
        <w:pStyle w:val="aff"/>
        <w:rPr>
          <w:snapToGrid/>
        </w:rPr>
      </w:pPr>
      <w:r>
        <w:rPr>
          <w:snapToGrid/>
          <w:color w:val="000000"/>
        </w:rPr>
        <w:t xml:space="preserve">        outputGobbler.join(); </w:t>
      </w:r>
      <w:r>
        <w:rPr>
          <w:snapToGrid/>
          <w:color w:val="3F7F5F"/>
        </w:rPr>
        <w:t>// process ends before the threads finish</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w:t>
      </w:r>
    </w:p>
    <w:p w:rsidR="00B24800" w:rsidRDefault="00B24800" w:rsidP="00B24800">
      <w:pPr>
        <w:pStyle w:val="aff"/>
        <w:rPr>
          <w:snapToGrid/>
        </w:rPr>
      </w:pPr>
    </w:p>
    <w:p w:rsidR="00B24800" w:rsidRDefault="00B24800" w:rsidP="00B24800">
      <w:pPr>
        <w:pStyle w:val="aff"/>
        <w:rPr>
          <w:snapToGrid/>
        </w:rPr>
      </w:pPr>
      <w:r w:rsidRPr="003D05AB">
        <w:rPr>
          <w:b/>
          <w:color w:val="7F0055"/>
        </w:rPr>
        <w:t>class</w:t>
      </w:r>
      <w:r>
        <w:rPr>
          <w:snapToGrid/>
          <w:color w:val="000000"/>
        </w:rPr>
        <w:t xml:space="preserve"> StreamGobbler </w:t>
      </w:r>
      <w:r w:rsidRPr="003D05AB">
        <w:rPr>
          <w:b/>
          <w:color w:val="7F0055"/>
        </w:rPr>
        <w:t>extends</w:t>
      </w:r>
      <w:r>
        <w:rPr>
          <w:snapToGrid/>
          <w:color w:val="000000"/>
        </w:rPr>
        <w:t xml:space="preserve"> Thread</w:t>
      </w:r>
    </w:p>
    <w:p w:rsidR="00B24800" w:rsidRDefault="00B24800" w:rsidP="00B24800">
      <w:pPr>
        <w:pStyle w:val="aff"/>
        <w:rPr>
          <w:snapToGrid/>
        </w:rPr>
      </w:pPr>
      <w:r>
        <w:rPr>
          <w:snapToGrid/>
          <w:color w:val="000000"/>
        </w:rPr>
        <w:t>{</w:t>
      </w:r>
    </w:p>
    <w:p w:rsidR="00B24800" w:rsidRDefault="00B24800" w:rsidP="00B24800">
      <w:pPr>
        <w:pStyle w:val="aff"/>
        <w:rPr>
          <w:snapToGrid/>
        </w:rPr>
      </w:pPr>
      <w:r>
        <w:rPr>
          <w:snapToGrid/>
          <w:color w:val="000000"/>
        </w:rPr>
        <w:t xml:space="preserve">    InputStream </w:t>
      </w:r>
      <w:r>
        <w:rPr>
          <w:snapToGrid/>
          <w:color w:val="0000C0"/>
        </w:rPr>
        <w:t>is</w:t>
      </w:r>
      <w:r>
        <w:rPr>
          <w:snapToGrid/>
          <w:color w:val="000000"/>
        </w:rPr>
        <w:t>;</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PrintStream </w:t>
      </w:r>
      <w:r>
        <w:rPr>
          <w:snapToGrid/>
          <w:color w:val="0000C0"/>
        </w:rPr>
        <w:t>os</w:t>
      </w:r>
      <w:r>
        <w:rPr>
          <w:snapToGrid/>
          <w:color w:val="000000"/>
        </w:rPr>
        <w:t>;</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StreamGobbler(InputStream is, PrintStream os)</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r w:rsidRPr="003D05AB">
        <w:rPr>
          <w:b/>
          <w:color w:val="7F0055"/>
        </w:rPr>
        <w:t>this</w:t>
      </w:r>
      <w:r>
        <w:rPr>
          <w:snapToGrid/>
          <w:color w:val="000000"/>
        </w:rPr>
        <w:t>.</w:t>
      </w:r>
      <w:r>
        <w:rPr>
          <w:snapToGrid/>
          <w:color w:val="0000C0"/>
        </w:rPr>
        <w:t>is</w:t>
      </w:r>
      <w:r>
        <w:rPr>
          <w:snapToGrid/>
          <w:color w:val="000000"/>
        </w:rPr>
        <w:t xml:space="preserve"> = is;</w:t>
      </w:r>
    </w:p>
    <w:p w:rsidR="00B24800" w:rsidRDefault="00B24800" w:rsidP="00B24800">
      <w:pPr>
        <w:pStyle w:val="aff"/>
        <w:rPr>
          <w:snapToGrid/>
        </w:rPr>
      </w:pPr>
      <w:r>
        <w:rPr>
          <w:snapToGrid/>
          <w:color w:val="000000"/>
        </w:rPr>
        <w:t xml:space="preserve">        </w:t>
      </w:r>
      <w:r w:rsidRPr="003D05AB">
        <w:rPr>
          <w:b/>
          <w:color w:val="7F0055"/>
        </w:rPr>
        <w:t>this</w:t>
      </w:r>
      <w:r>
        <w:rPr>
          <w:snapToGrid/>
          <w:color w:val="000000"/>
        </w:rPr>
        <w:t>.</w:t>
      </w:r>
      <w:r>
        <w:rPr>
          <w:snapToGrid/>
          <w:color w:val="0000C0"/>
        </w:rPr>
        <w:t>os</w:t>
      </w:r>
      <w:r>
        <w:rPr>
          <w:snapToGrid/>
          <w:color w:val="000000"/>
        </w:rPr>
        <w:t xml:space="preserve"> = os;</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r w:rsidRPr="00D6698D">
        <w:rPr>
          <w:b/>
          <w:color w:val="7F0055"/>
        </w:rPr>
        <w:t>public</w:t>
      </w:r>
      <w:r>
        <w:rPr>
          <w:snapToGrid/>
          <w:color w:val="000000"/>
        </w:rPr>
        <w:t xml:space="preserve"> </w:t>
      </w:r>
      <w:r w:rsidRPr="00253163">
        <w:rPr>
          <w:b/>
          <w:color w:val="7F0055"/>
        </w:rPr>
        <w:t>void</w:t>
      </w:r>
      <w:r>
        <w:rPr>
          <w:snapToGrid/>
          <w:color w:val="000000"/>
        </w:rPr>
        <w:t xml:space="preserve"> run()</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r w:rsidRPr="00B72337">
        <w:rPr>
          <w:b/>
          <w:color w:val="7F0055"/>
        </w:rPr>
        <w:t>try</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r w:rsidRPr="00322C57">
        <w:rPr>
          <w:b/>
          <w:color w:val="7F0055"/>
        </w:rPr>
        <w:t>int</w:t>
      </w:r>
      <w:r>
        <w:rPr>
          <w:snapToGrid/>
          <w:color w:val="000000"/>
        </w:rPr>
        <w:t xml:space="preserve"> c;</w:t>
      </w:r>
    </w:p>
    <w:p w:rsidR="00B24800" w:rsidRDefault="00B24800" w:rsidP="00B24800">
      <w:pPr>
        <w:pStyle w:val="aff"/>
        <w:rPr>
          <w:snapToGrid/>
        </w:rPr>
      </w:pPr>
      <w:r>
        <w:rPr>
          <w:snapToGrid/>
          <w:color w:val="000000"/>
        </w:rPr>
        <w:t xml:space="preserve">            </w:t>
      </w:r>
      <w:r>
        <w:rPr>
          <w:snapToGrid/>
        </w:rPr>
        <w:t>while</w:t>
      </w:r>
      <w:r>
        <w:rPr>
          <w:snapToGrid/>
          <w:color w:val="000000"/>
        </w:rPr>
        <w:t xml:space="preserve"> ((c = </w:t>
      </w:r>
      <w:r>
        <w:rPr>
          <w:snapToGrid/>
          <w:color w:val="0000C0"/>
        </w:rPr>
        <w:t>is</w:t>
      </w:r>
      <w:r>
        <w:rPr>
          <w:snapToGrid/>
          <w:color w:val="000000"/>
        </w:rPr>
        <w:t>.read()) != -1)</w:t>
      </w:r>
    </w:p>
    <w:p w:rsidR="00B24800" w:rsidRDefault="00B24800" w:rsidP="00B24800">
      <w:pPr>
        <w:pStyle w:val="aff"/>
        <w:rPr>
          <w:snapToGrid/>
        </w:rPr>
      </w:pPr>
      <w:r>
        <w:rPr>
          <w:snapToGrid/>
          <w:color w:val="000000"/>
        </w:rPr>
        <w:t xml:space="preserve">                </w:t>
      </w:r>
      <w:r>
        <w:rPr>
          <w:snapToGrid/>
          <w:color w:val="0000C0"/>
        </w:rPr>
        <w:t>os</w:t>
      </w:r>
      <w:r>
        <w:rPr>
          <w:snapToGrid/>
          <w:color w:val="000000"/>
        </w:rPr>
        <w:t>.print((</w:t>
      </w:r>
      <w:r>
        <w:rPr>
          <w:snapToGrid/>
        </w:rPr>
        <w:t>char</w:t>
      </w:r>
      <w:r>
        <w:rPr>
          <w:snapToGrid/>
          <w:color w:val="000000"/>
        </w:rPr>
        <w:t>) c);</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r w:rsidRPr="007023AC">
        <w:rPr>
          <w:b/>
          <w:color w:val="7F0055"/>
        </w:rPr>
        <w:t>catch</w:t>
      </w:r>
      <w:r>
        <w:rPr>
          <w:snapToGrid/>
          <w:color w:val="000000"/>
        </w:rPr>
        <w:t xml:space="preserve"> (IOException x)</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r>
        <w:rPr>
          <w:snapToGrid/>
          <w:color w:val="3F7F5F"/>
        </w:rPr>
        <w:t>// handle error</w:t>
      </w:r>
    </w:p>
    <w:p w:rsidR="00B24800" w:rsidRDefault="00B24800" w:rsidP="00B24800">
      <w:pPr>
        <w:pStyle w:val="aff"/>
        <w:rPr>
          <w:snapToGrid/>
        </w:rPr>
      </w:pPr>
      <w:r>
        <w:rPr>
          <w:snapToGrid/>
          <w:color w:val="000000"/>
        </w:rPr>
        <w:t xml:space="preserve">        }</w:t>
      </w:r>
    </w:p>
    <w:p w:rsidR="00B24800" w:rsidRDefault="00B24800" w:rsidP="00B24800">
      <w:pPr>
        <w:pStyle w:val="aff"/>
        <w:rPr>
          <w:snapToGrid/>
        </w:rPr>
      </w:pPr>
      <w:r>
        <w:rPr>
          <w:snapToGrid/>
          <w:color w:val="000000"/>
        </w:rPr>
        <w:t xml:space="preserve">    }</w:t>
      </w:r>
    </w:p>
    <w:p w:rsidR="00B24800" w:rsidRPr="0004128F" w:rsidRDefault="00B24800" w:rsidP="00B24800">
      <w:pPr>
        <w:pStyle w:val="aff"/>
        <w:rPr>
          <w:rFonts w:ascii="Arial" w:hAnsi="Arial" w:cs="Arial"/>
        </w:rPr>
      </w:pPr>
      <w:r>
        <w:rPr>
          <w:snapToGrid/>
          <w:color w:val="000000"/>
        </w:rPr>
        <w:lastRenderedPageBreak/>
        <w:t>}</w:t>
      </w:r>
    </w:p>
    <w:p w:rsidR="00B24800" w:rsidRPr="00D21CC1" w:rsidRDefault="000D43BE" w:rsidP="00B24800">
      <w:pPr>
        <w:rPr>
          <w:rFonts w:eastAsiaTheme="minorEastAsia"/>
        </w:rPr>
      </w:pPr>
      <w:r>
        <w:rPr>
          <w:rFonts w:eastAsiaTheme="minorEastAsia" w:hint="eastAsia"/>
        </w:rPr>
        <w:t>这个正确示例产生两个线程来</w:t>
      </w:r>
      <w:r w:rsidR="002423B4">
        <w:rPr>
          <w:rFonts w:eastAsiaTheme="minorEastAsia" w:hint="eastAsia"/>
        </w:rPr>
        <w:t>分别</w:t>
      </w:r>
      <w:r>
        <w:rPr>
          <w:rFonts w:eastAsiaTheme="minorEastAsia" w:hint="eastAsia"/>
        </w:rPr>
        <w:t>读取</w:t>
      </w:r>
      <w:r w:rsidR="004A2AB0">
        <w:rPr>
          <w:rFonts w:eastAsiaTheme="minorEastAsia" w:hint="eastAsia"/>
        </w:rPr>
        <w:t>进程的输出流和错误流。因此，进程将不会无限</w:t>
      </w:r>
      <w:r w:rsidR="00C01025">
        <w:rPr>
          <w:rFonts w:eastAsiaTheme="minorEastAsia" w:hint="eastAsia"/>
        </w:rPr>
        <w:t>期</w:t>
      </w:r>
      <w:r w:rsidR="0099454C">
        <w:rPr>
          <w:rFonts w:eastAsiaTheme="minorEastAsia" w:hint="eastAsia"/>
        </w:rPr>
        <w:t>地阻塞在这些流之上。当输出流和错误流被分开处理时，它们必须</w:t>
      </w:r>
      <w:r w:rsidR="002423B4">
        <w:rPr>
          <w:rFonts w:eastAsiaTheme="minorEastAsia" w:hint="eastAsia"/>
        </w:rPr>
        <w:t>独立</w:t>
      </w:r>
      <w:r w:rsidR="004A2AB0">
        <w:rPr>
          <w:rFonts w:eastAsiaTheme="minorEastAsia" w:hint="eastAsia"/>
        </w:rPr>
        <w:t>被清空。如果未这样做，则可导致程序被无限</w:t>
      </w:r>
      <w:r w:rsidR="009D5922">
        <w:rPr>
          <w:rFonts w:eastAsiaTheme="minorEastAsia" w:hint="eastAsia"/>
        </w:rPr>
        <w:t>期</w:t>
      </w:r>
      <w:r w:rsidR="004A2AB0">
        <w:rPr>
          <w:rFonts w:eastAsiaTheme="minorEastAsia" w:hint="eastAsia"/>
        </w:rPr>
        <w:t>阻塞。</w:t>
      </w:r>
    </w:p>
    <w:p w:rsidR="004E38A5" w:rsidRDefault="00ED3AC1" w:rsidP="00FB50C0">
      <w:pPr>
        <w:pStyle w:val="aff0"/>
      </w:pPr>
      <w:r>
        <w:rPr>
          <w:rFonts w:hint="eastAsia"/>
        </w:rPr>
        <w:t>例外情况：</w:t>
      </w:r>
    </w:p>
    <w:p w:rsidR="004970E0" w:rsidRPr="00DD2CC6" w:rsidRDefault="004041E1" w:rsidP="00DD2CC6">
      <w:pPr>
        <w:rPr>
          <w:rFonts w:eastAsia="宋体"/>
        </w:rPr>
      </w:pPr>
      <w:r>
        <w:rPr>
          <w:rFonts w:eastAsia="宋体" w:hint="eastAsia"/>
        </w:rPr>
        <w:t>对于那些从来不会读取其输入流的进程，不对其提供输入非但无害，且还有益</w:t>
      </w:r>
      <w:r w:rsidR="006A2609">
        <w:rPr>
          <w:rFonts w:eastAsia="宋体" w:hint="eastAsia"/>
        </w:rPr>
        <w:t>。而对于那些从来不会发送数据到其输出流或者错误流的进程，不对其输出流或者错误流进行清空同样是有益无害的。因此，</w:t>
      </w:r>
      <w:r w:rsidR="006A2609" w:rsidRPr="00413827">
        <w:rPr>
          <w:rFonts w:eastAsia="宋体" w:hint="eastAsia"/>
          <w:highlight w:val="yellow"/>
        </w:rPr>
        <w:t>只要能够保证进程不会使用这些流，那么在程序中可以忽略其输入流、输出流、以及错误流。</w:t>
      </w:r>
    </w:p>
    <w:p w:rsidR="00B24800" w:rsidRPr="002E388C" w:rsidRDefault="002E388C" w:rsidP="001C122A">
      <w:pPr>
        <w:pStyle w:val="2"/>
        <w:rPr>
          <w:rFonts w:eastAsiaTheme="minorEastAsia"/>
        </w:rPr>
      </w:pPr>
      <w:bookmarkStart w:id="68" w:name="_Recommendation_3.3_Do"/>
      <w:bookmarkStart w:id="69" w:name="_规则_3.5_避免在共享目录操作文件"/>
      <w:bookmarkStart w:id="70" w:name="_Toc376550024"/>
      <w:bookmarkStart w:id="71" w:name="_Ref378165522"/>
      <w:bookmarkStart w:id="72" w:name="_Ref378166290"/>
      <w:bookmarkStart w:id="73" w:name="_Ref378166423"/>
      <w:bookmarkStart w:id="74" w:name="_Toc435437906"/>
      <w:bookmarkEnd w:id="68"/>
      <w:bookmarkEnd w:id="69"/>
      <w:r>
        <w:rPr>
          <w:rFonts w:eastAsiaTheme="minorEastAsia" w:hint="eastAsia"/>
        </w:rPr>
        <w:t>规则</w:t>
      </w:r>
      <w:r w:rsidR="00B24800" w:rsidRPr="005D0007">
        <w:t xml:space="preserve"> </w:t>
      </w:r>
      <w:r w:rsidR="00B24800">
        <w:rPr>
          <w:rFonts w:hint="eastAsia"/>
        </w:rPr>
        <w:t>3.</w:t>
      </w:r>
      <w:r w:rsidR="004166B8">
        <w:rPr>
          <w:rFonts w:eastAsia="宋体" w:hint="eastAsia"/>
        </w:rPr>
        <w:t>5</w:t>
      </w:r>
      <w:bookmarkEnd w:id="70"/>
      <w:bookmarkEnd w:id="71"/>
      <w:bookmarkEnd w:id="72"/>
      <w:bookmarkEnd w:id="73"/>
      <w:r w:rsidR="004E0F34">
        <w:rPr>
          <w:rFonts w:eastAsia="宋体" w:hint="eastAsia"/>
        </w:rPr>
        <w:t xml:space="preserve"> </w:t>
      </w:r>
      <w:r>
        <w:rPr>
          <w:rFonts w:eastAsiaTheme="minorEastAsia" w:hint="eastAsia"/>
        </w:rPr>
        <w:t>避免在共享目录操作文件</w:t>
      </w:r>
      <w:bookmarkEnd w:id="74"/>
    </w:p>
    <w:p w:rsidR="00B24800" w:rsidRPr="00EB3E3E" w:rsidRDefault="00CD603A" w:rsidP="00B24800">
      <w:pPr>
        <w:rPr>
          <w:rFonts w:eastAsiaTheme="minorEastAsia"/>
          <w:b/>
        </w:rPr>
      </w:pPr>
      <w:r>
        <w:rPr>
          <w:rFonts w:eastAsiaTheme="minorEastAsia" w:hint="eastAsia"/>
          <w:b/>
        </w:rPr>
        <w:t>说明：</w:t>
      </w:r>
      <w:r w:rsidR="00E57B17" w:rsidRPr="00E57B17">
        <w:rPr>
          <w:rFonts w:eastAsiaTheme="minorEastAsia" w:hint="eastAsia"/>
        </w:rPr>
        <w:t>多用户系统允许多个具有不同权限的用户共享一个文件系统。攻击者可以利用许多文件系统的特性和功能，包括文件链接、设备文件和共享文件访问，在不具备权限的情况下对文件进行越权访问，特别是在多个用户可以创建、移动、删除文件的共享目录中操作文件。当程序以较高权限运行时，可能被攻击者利用来提升自己的权限。为了防止漏洞，程序必须仅在安全目录中操作文件。如果对于某个特定用户，只有该用户与系统管理员可以在其中创建、移动、删除文件，那么这个目录就是安全的</w:t>
      </w:r>
      <w:r w:rsidR="00F54AB9">
        <w:rPr>
          <w:rFonts w:eastAsiaTheme="minorEastAsia" w:hint="eastAsia"/>
        </w:rPr>
        <w:t>。</w:t>
      </w:r>
    </w:p>
    <w:p w:rsidR="00B24800" w:rsidRDefault="00F516D8" w:rsidP="00B24800">
      <w:pPr>
        <w:pStyle w:val="aff0"/>
      </w:pPr>
      <w:r>
        <w:rPr>
          <w:rFonts w:hint="eastAsia"/>
          <w:u w:color="000000"/>
        </w:rPr>
        <w:t>错误</w:t>
      </w:r>
      <w:r w:rsidR="000E4942">
        <w:rPr>
          <w:rFonts w:hint="eastAsia"/>
          <w:u w:color="000000"/>
        </w:rPr>
        <w:t>示例：</w:t>
      </w:r>
    </w:p>
    <w:p w:rsidR="00B24800" w:rsidRPr="002B5456" w:rsidRDefault="00B24800" w:rsidP="00B24800">
      <w:pPr>
        <w:pStyle w:val="aff"/>
        <w:rPr>
          <w:color w:val="3F7F5F"/>
        </w:rPr>
      </w:pPr>
      <w:r w:rsidRPr="002B5456">
        <w:rPr>
          <w:b/>
          <w:color w:val="7F0055"/>
        </w:rPr>
        <w:t>String</w:t>
      </w:r>
      <w:r w:rsidRPr="002B5456">
        <w:t xml:space="preserve"> file = </w:t>
      </w:r>
      <w:r w:rsidRPr="00BE1A5C">
        <w:rPr>
          <w:rFonts w:hint="eastAsia"/>
        </w:rPr>
        <w:t>request.getParameter(</w:t>
      </w:r>
      <w:r w:rsidR="00672CD6">
        <w:rPr>
          <w:snapToGrid/>
          <w:color w:val="2A00FF"/>
        </w:rPr>
        <w:t>"</w:t>
      </w:r>
      <w:r w:rsidRPr="00AE20DB">
        <w:rPr>
          <w:rFonts w:hint="eastAsia"/>
          <w:snapToGrid/>
          <w:color w:val="2A00FF"/>
        </w:rPr>
        <w:t>webDAVPath</w:t>
      </w:r>
      <w:r w:rsidR="00672CD6">
        <w:rPr>
          <w:snapToGrid/>
          <w:color w:val="2A00FF"/>
        </w:rPr>
        <w:t>"</w:t>
      </w:r>
      <w:r w:rsidRPr="00902A9F">
        <w:rPr>
          <w:rFonts w:hint="eastAsia"/>
        </w:rPr>
        <w:t>);</w:t>
      </w:r>
    </w:p>
    <w:p w:rsidR="00B24800" w:rsidRPr="002B5456" w:rsidRDefault="00B24800" w:rsidP="00B24800">
      <w:pPr>
        <w:pStyle w:val="aff"/>
      </w:pPr>
      <w:r w:rsidRPr="002B5456">
        <w:t xml:space="preserve">InputStream in = </w:t>
      </w:r>
      <w:r w:rsidRPr="002B5456">
        <w:rPr>
          <w:b/>
          <w:color w:val="7F0055"/>
        </w:rPr>
        <w:t>null</w:t>
      </w:r>
      <w:r w:rsidRPr="002B5456">
        <w:t>;</w:t>
      </w:r>
    </w:p>
    <w:p w:rsidR="00B24800" w:rsidRPr="002B5456" w:rsidRDefault="00B24800" w:rsidP="00B24800">
      <w:pPr>
        <w:pStyle w:val="aff"/>
      </w:pPr>
      <w:r w:rsidRPr="002B5456">
        <w:rPr>
          <w:b/>
          <w:color w:val="7F0055"/>
        </w:rPr>
        <w:t>try</w:t>
      </w:r>
    </w:p>
    <w:p w:rsidR="00B24800" w:rsidRPr="002B5456" w:rsidRDefault="00B24800" w:rsidP="00B24800">
      <w:pPr>
        <w:pStyle w:val="aff"/>
      </w:pPr>
      <w:r w:rsidRPr="002B5456">
        <w:t>{</w:t>
      </w:r>
    </w:p>
    <w:p w:rsidR="00B24800" w:rsidRPr="002B5456" w:rsidRDefault="00B24800" w:rsidP="00B24800">
      <w:pPr>
        <w:pStyle w:val="aff"/>
      </w:pPr>
      <w:r w:rsidRPr="002B5456">
        <w:rPr>
          <w:rFonts w:hint="eastAsia"/>
        </w:rPr>
        <w:t xml:space="preserve">    </w:t>
      </w:r>
      <w:r w:rsidRPr="002B5456">
        <w:t xml:space="preserve">in = </w:t>
      </w:r>
      <w:r w:rsidRPr="002B5456">
        <w:rPr>
          <w:b/>
          <w:color w:val="7F0055"/>
        </w:rPr>
        <w:t>new</w:t>
      </w:r>
      <w:r w:rsidRPr="002B5456">
        <w:t xml:space="preserve"> FileInputStream(file);</w:t>
      </w:r>
    </w:p>
    <w:p w:rsidR="00B24800" w:rsidRPr="002B5456" w:rsidRDefault="00C37672" w:rsidP="00B24800">
      <w:pPr>
        <w:pStyle w:val="aff"/>
      </w:pPr>
      <w:r>
        <w:t xml:space="preserve">    </w:t>
      </w:r>
      <w:r w:rsidR="00B24800" w:rsidRPr="002B5456">
        <w:rPr>
          <w:color w:val="3F7F5F"/>
        </w:rPr>
        <w:t>// ...</w:t>
      </w:r>
    </w:p>
    <w:p w:rsidR="00B24800" w:rsidRPr="002B5456" w:rsidRDefault="00B24800" w:rsidP="00B24800">
      <w:pPr>
        <w:pStyle w:val="aff"/>
      </w:pPr>
      <w:r w:rsidRPr="002B5456">
        <w:t>}</w:t>
      </w:r>
    </w:p>
    <w:p w:rsidR="00B24800" w:rsidRPr="002B5456" w:rsidRDefault="00B24800" w:rsidP="00B24800">
      <w:pPr>
        <w:pStyle w:val="aff"/>
      </w:pPr>
      <w:r w:rsidRPr="002B5456">
        <w:rPr>
          <w:b/>
          <w:color w:val="7F0055"/>
        </w:rPr>
        <w:t>finally</w:t>
      </w:r>
    </w:p>
    <w:p w:rsidR="00B24800" w:rsidRPr="002B5456" w:rsidRDefault="00B24800" w:rsidP="00B24800">
      <w:pPr>
        <w:pStyle w:val="aff"/>
      </w:pPr>
      <w:r w:rsidRPr="002B5456">
        <w:t>{</w:t>
      </w:r>
    </w:p>
    <w:p w:rsidR="00B24800" w:rsidRPr="002B5456" w:rsidRDefault="00B24800" w:rsidP="00B24800">
      <w:pPr>
        <w:pStyle w:val="aff"/>
      </w:pPr>
      <w:r w:rsidRPr="002B5456">
        <w:rPr>
          <w:rFonts w:hint="eastAsia"/>
        </w:rPr>
        <w:t xml:space="preserve">    </w:t>
      </w:r>
      <w:r w:rsidRPr="002B5456">
        <w:rPr>
          <w:b/>
          <w:color w:val="7F0055"/>
        </w:rPr>
        <w:t>try</w:t>
      </w:r>
    </w:p>
    <w:p w:rsidR="00B24800" w:rsidRPr="002B5456" w:rsidRDefault="00B24800" w:rsidP="00B24800">
      <w:pPr>
        <w:pStyle w:val="aff"/>
      </w:pPr>
      <w:r w:rsidRPr="002B5456">
        <w:t xml:space="preserve">    {</w:t>
      </w:r>
    </w:p>
    <w:p w:rsidR="00B24800" w:rsidRPr="002B5456" w:rsidRDefault="00B24800" w:rsidP="00B24800">
      <w:pPr>
        <w:pStyle w:val="aff"/>
      </w:pPr>
      <w:r w:rsidRPr="002B5456">
        <w:t xml:space="preserve">    </w:t>
      </w:r>
      <w:r w:rsidRPr="002B5456">
        <w:rPr>
          <w:rFonts w:hint="eastAsia"/>
        </w:rPr>
        <w:t xml:space="preserve">    </w:t>
      </w:r>
      <w:r w:rsidRPr="002B5456">
        <w:rPr>
          <w:b/>
          <w:color w:val="7F0055"/>
        </w:rPr>
        <w:t>if</w:t>
      </w:r>
      <w:r w:rsidRPr="002B5456">
        <w:t xml:space="preserve"> (in != </w:t>
      </w:r>
      <w:r w:rsidRPr="002B5456">
        <w:rPr>
          <w:b/>
          <w:color w:val="7F0055"/>
        </w:rPr>
        <w:t>null</w:t>
      </w:r>
      <w:r w:rsidRPr="002B5456">
        <w:t>)</w:t>
      </w:r>
    </w:p>
    <w:p w:rsidR="00B24800" w:rsidRPr="002B5456" w:rsidRDefault="00B24800" w:rsidP="00B24800">
      <w:pPr>
        <w:pStyle w:val="aff"/>
      </w:pPr>
      <w:r w:rsidRPr="002B5456">
        <w:t xml:space="preserve">        {</w:t>
      </w:r>
    </w:p>
    <w:p w:rsidR="00B24800" w:rsidRPr="002B5456" w:rsidRDefault="00B24800" w:rsidP="00B24800">
      <w:pPr>
        <w:pStyle w:val="aff"/>
      </w:pPr>
      <w:r w:rsidRPr="002B5456">
        <w:t xml:space="preserve">        </w:t>
      </w:r>
      <w:r w:rsidRPr="002B5456">
        <w:rPr>
          <w:rFonts w:hint="eastAsia"/>
        </w:rPr>
        <w:t xml:space="preserve">    </w:t>
      </w:r>
      <w:r w:rsidRPr="002B5456">
        <w:t>in.close();</w:t>
      </w:r>
    </w:p>
    <w:p w:rsidR="00B24800" w:rsidRPr="002B5456" w:rsidRDefault="00B24800" w:rsidP="00B24800">
      <w:pPr>
        <w:pStyle w:val="aff"/>
      </w:pPr>
      <w:r w:rsidRPr="002B5456">
        <w:t xml:space="preserve">        }</w:t>
      </w:r>
    </w:p>
    <w:p w:rsidR="00B24800" w:rsidRPr="002B5456" w:rsidRDefault="00B24800" w:rsidP="00B24800">
      <w:pPr>
        <w:pStyle w:val="aff"/>
      </w:pPr>
      <w:r w:rsidRPr="002B5456">
        <w:t xml:space="preserve">     }</w:t>
      </w:r>
    </w:p>
    <w:p w:rsidR="00B24800" w:rsidRPr="002B5456" w:rsidRDefault="00B24800" w:rsidP="00B24800">
      <w:pPr>
        <w:pStyle w:val="aff"/>
      </w:pPr>
      <w:r w:rsidRPr="002B5456">
        <w:t xml:space="preserve">     </w:t>
      </w:r>
      <w:r w:rsidRPr="002B5456">
        <w:rPr>
          <w:b/>
          <w:color w:val="7F0055"/>
        </w:rPr>
        <w:t>catch</w:t>
      </w:r>
      <w:r w:rsidRPr="002B5456">
        <w:t xml:space="preserve"> (IOException x)</w:t>
      </w:r>
    </w:p>
    <w:p w:rsidR="00B24800" w:rsidRPr="002B5456" w:rsidRDefault="00B24800" w:rsidP="00B24800">
      <w:pPr>
        <w:pStyle w:val="aff"/>
      </w:pPr>
      <w:r w:rsidRPr="002B5456">
        <w:t xml:space="preserve">    {</w:t>
      </w:r>
    </w:p>
    <w:p w:rsidR="00B24800" w:rsidRPr="002B5456" w:rsidRDefault="00B24800" w:rsidP="00B24800">
      <w:pPr>
        <w:pStyle w:val="aff"/>
      </w:pPr>
      <w:r w:rsidRPr="002B5456">
        <w:t xml:space="preserve">    </w:t>
      </w:r>
      <w:r w:rsidRPr="002B5456">
        <w:rPr>
          <w:rFonts w:hint="eastAsia"/>
        </w:rPr>
        <w:t xml:space="preserve">    </w:t>
      </w:r>
      <w:r w:rsidRPr="002B5456">
        <w:rPr>
          <w:color w:val="3F7F5F"/>
        </w:rPr>
        <w:t>// handle error</w:t>
      </w:r>
    </w:p>
    <w:p w:rsidR="00B24800" w:rsidRPr="002B5456" w:rsidRDefault="00B24800" w:rsidP="00B24800">
      <w:pPr>
        <w:pStyle w:val="aff"/>
      </w:pPr>
      <w:r w:rsidRPr="002B5456">
        <w:t xml:space="preserve">    }</w:t>
      </w:r>
    </w:p>
    <w:p w:rsidR="00B24800" w:rsidRDefault="00B24800" w:rsidP="00B24800">
      <w:pPr>
        <w:pStyle w:val="aff"/>
      </w:pPr>
      <w:r w:rsidRPr="002B5456">
        <w:t>}</w:t>
      </w:r>
    </w:p>
    <w:p w:rsidR="00B24800" w:rsidRPr="00BF123B" w:rsidRDefault="00F754FF" w:rsidP="00B24800">
      <w:pPr>
        <w:rPr>
          <w:rFonts w:eastAsiaTheme="minorEastAsia"/>
        </w:rPr>
      </w:pPr>
      <w:r>
        <w:rPr>
          <w:rFonts w:eastAsiaTheme="minorEastAsia" w:hint="eastAsia"/>
        </w:rPr>
        <w:t>错误示例中，攻击者可以指定一个锁定设备</w:t>
      </w:r>
      <w:r w:rsidR="00D03A70">
        <w:rPr>
          <w:rFonts w:eastAsiaTheme="minorEastAsia" w:hint="eastAsia"/>
        </w:rPr>
        <w:t>或者一个先入先出（</w:t>
      </w:r>
      <w:r w:rsidR="00D03A70">
        <w:rPr>
          <w:rFonts w:eastAsiaTheme="minorEastAsia" w:hint="eastAsia"/>
        </w:rPr>
        <w:t>FIFO</w:t>
      </w:r>
      <w:r w:rsidR="00D03A70">
        <w:rPr>
          <w:rFonts w:eastAsiaTheme="minorEastAsia" w:hint="eastAsia"/>
        </w:rPr>
        <w:t>）文件</w:t>
      </w:r>
      <w:r>
        <w:rPr>
          <w:rFonts w:eastAsiaTheme="minorEastAsia" w:hint="eastAsia"/>
        </w:rPr>
        <w:t>名</w:t>
      </w:r>
      <w:r w:rsidR="00D03A70">
        <w:rPr>
          <w:rFonts w:eastAsiaTheme="minorEastAsia" w:hint="eastAsia"/>
        </w:rPr>
        <w:t>，导致程序在打开文件时挂起。</w:t>
      </w:r>
    </w:p>
    <w:p w:rsidR="00B24800" w:rsidRDefault="001159F3" w:rsidP="00B24800">
      <w:pPr>
        <w:pStyle w:val="aff0"/>
      </w:pPr>
      <w:r>
        <w:rPr>
          <w:rFonts w:hint="eastAsia"/>
        </w:rPr>
        <w:t>正确示例：</w:t>
      </w:r>
    </w:p>
    <w:p w:rsidR="00B24800" w:rsidRPr="00A71A67" w:rsidRDefault="00207BC1" w:rsidP="00A4172F">
      <w:pPr>
        <w:rPr>
          <w:rFonts w:eastAsiaTheme="minorEastAsia"/>
        </w:rPr>
      </w:pPr>
      <w:r>
        <w:rPr>
          <w:rFonts w:eastAsiaTheme="minorEastAsia" w:hint="eastAsia"/>
        </w:rPr>
        <w:t>下面的解决方式是针对</w:t>
      </w:r>
      <w:r>
        <w:rPr>
          <w:rFonts w:eastAsiaTheme="minorEastAsia" w:hint="eastAsia"/>
        </w:rPr>
        <w:t>POSIX</w:t>
      </w:r>
      <w:r>
        <w:rPr>
          <w:rFonts w:eastAsiaTheme="minorEastAsia" w:hint="eastAsia"/>
        </w:rPr>
        <w:t>系统的一个</w:t>
      </w:r>
      <w:r w:rsidRPr="00AD395A">
        <w:rPr>
          <w:rStyle w:val="Char6"/>
        </w:rPr>
        <w:t>isInSecureDir()</w:t>
      </w:r>
      <w:r w:rsidRPr="00AD395A">
        <w:rPr>
          <w:rFonts w:eastAsiaTheme="minorEastAsia" w:hint="eastAsia"/>
        </w:rPr>
        <w:t>方法实现。</w:t>
      </w:r>
      <w:r w:rsidR="00075DCB">
        <w:rPr>
          <w:rFonts w:eastAsiaTheme="minorEastAsia" w:hint="eastAsia"/>
        </w:rPr>
        <w:t>这个方法确保传入的文件及其所有上层目录是归当前用户或者管理员所有，任何其他的用户不能对其进行写操作，并且其所有上层目录也不能被任何其他用户删除或者改名（除了系统管理员）。</w:t>
      </w:r>
    </w:p>
    <w:p w:rsidR="00B24800" w:rsidRDefault="00B24800" w:rsidP="00B24800">
      <w:pPr>
        <w:pStyle w:val="aff"/>
        <w:rPr>
          <w:snapToGrid/>
        </w:rPr>
      </w:pPr>
      <w:r>
        <w:rPr>
          <w:b/>
          <w:snapToGrid/>
          <w:color w:val="7F0055"/>
        </w:rPr>
        <w:t>public</w:t>
      </w:r>
      <w:r>
        <w:rPr>
          <w:snapToGrid/>
        </w:rPr>
        <w:t xml:space="preserve"> </w:t>
      </w:r>
      <w:r>
        <w:rPr>
          <w:b/>
          <w:snapToGrid/>
          <w:color w:val="7F0055"/>
        </w:rPr>
        <w:t>static</w:t>
      </w:r>
      <w:r>
        <w:rPr>
          <w:snapToGrid/>
        </w:rPr>
        <w:t xml:space="preserve"> </w:t>
      </w:r>
      <w:r>
        <w:rPr>
          <w:b/>
          <w:snapToGrid/>
          <w:color w:val="7F0055"/>
        </w:rPr>
        <w:t>boolean</w:t>
      </w:r>
      <w:r>
        <w:rPr>
          <w:snapToGrid/>
        </w:rPr>
        <w:t xml:space="preserve"> isInSecureDir(Path file)</w:t>
      </w:r>
    </w:p>
    <w:p w:rsidR="00B24800" w:rsidRDefault="00B24800" w:rsidP="00B24800">
      <w:pPr>
        <w:pStyle w:val="aff"/>
        <w:rPr>
          <w:snapToGrid/>
        </w:rPr>
      </w:pPr>
      <w:r>
        <w:rPr>
          <w:snapToGrid/>
        </w:rPr>
        <w:t>{</w:t>
      </w:r>
    </w:p>
    <w:p w:rsidR="00B24800" w:rsidRDefault="00A67CA8" w:rsidP="00B24800">
      <w:pPr>
        <w:pStyle w:val="aff"/>
        <w:rPr>
          <w:snapToGrid/>
        </w:rPr>
      </w:pPr>
      <w:r>
        <w:rPr>
          <w:snapToGrid/>
        </w:rPr>
        <w:t xml:space="preserve">    </w:t>
      </w:r>
      <w:r w:rsidR="00B24800">
        <w:rPr>
          <w:b/>
          <w:snapToGrid/>
          <w:color w:val="7F0055"/>
        </w:rPr>
        <w:t>return</w:t>
      </w:r>
      <w:r w:rsidR="00B24800">
        <w:rPr>
          <w:snapToGrid/>
        </w:rPr>
        <w:t xml:space="preserve"> </w:t>
      </w:r>
      <w:r w:rsidR="00B24800">
        <w:rPr>
          <w:i/>
          <w:iCs/>
          <w:snapToGrid/>
        </w:rPr>
        <w:t>isInSecureDir</w:t>
      </w:r>
      <w:r w:rsidR="00B24800">
        <w:rPr>
          <w:snapToGrid/>
        </w:rPr>
        <w:t xml:space="preserve">(file, </w:t>
      </w:r>
      <w:r w:rsidR="00B24800">
        <w:rPr>
          <w:b/>
          <w:snapToGrid/>
          <w:color w:val="7F0055"/>
        </w:rPr>
        <w:t>null</w:t>
      </w:r>
      <w:r w:rsidR="00B24800">
        <w:rPr>
          <w:snapToGrid/>
        </w:rPr>
        <w:t>);</w:t>
      </w:r>
    </w:p>
    <w:p w:rsidR="00B24800" w:rsidRDefault="00B24800" w:rsidP="00B24800">
      <w:pPr>
        <w:pStyle w:val="aff"/>
        <w:rPr>
          <w:snapToGrid/>
        </w:rPr>
      </w:pPr>
      <w:r>
        <w:rPr>
          <w:snapToGrid/>
        </w:rPr>
        <w:t>}</w:t>
      </w:r>
    </w:p>
    <w:p w:rsidR="00B24800" w:rsidRDefault="00B24800" w:rsidP="00B24800">
      <w:pPr>
        <w:pStyle w:val="aff"/>
        <w:rPr>
          <w:snapToGrid/>
        </w:rPr>
      </w:pPr>
      <w:r>
        <w:rPr>
          <w:snapToGrid/>
        </w:rPr>
        <w:lastRenderedPageBreak/>
        <w:t xml:space="preserve">    </w:t>
      </w:r>
    </w:p>
    <w:p w:rsidR="00B24800" w:rsidRDefault="00B24800" w:rsidP="00547A2B">
      <w:pPr>
        <w:pStyle w:val="aff"/>
        <w:ind w:left="4789" w:hangingChars="2650" w:hanging="4789"/>
        <w:rPr>
          <w:snapToGrid/>
        </w:rPr>
      </w:pPr>
      <w:r>
        <w:rPr>
          <w:b/>
          <w:snapToGrid/>
          <w:color w:val="7F0055"/>
        </w:rPr>
        <w:t>public</w:t>
      </w:r>
      <w:r>
        <w:rPr>
          <w:snapToGrid/>
        </w:rPr>
        <w:t xml:space="preserve"> </w:t>
      </w:r>
      <w:r>
        <w:rPr>
          <w:b/>
          <w:snapToGrid/>
          <w:color w:val="7F0055"/>
        </w:rPr>
        <w:t>static</w:t>
      </w:r>
      <w:r>
        <w:rPr>
          <w:snapToGrid/>
        </w:rPr>
        <w:t xml:space="preserve"> </w:t>
      </w:r>
      <w:r>
        <w:rPr>
          <w:b/>
          <w:snapToGrid/>
          <w:color w:val="7F0055"/>
        </w:rPr>
        <w:t>boolean</w:t>
      </w:r>
      <w:r>
        <w:rPr>
          <w:snapToGrid/>
        </w:rPr>
        <w:t xml:space="preserve"> isInSecureDir(Path file, UserPrincipal user)</w:t>
      </w:r>
    </w:p>
    <w:p w:rsidR="00B24800" w:rsidRDefault="00B24800" w:rsidP="00B24800">
      <w:pPr>
        <w:pStyle w:val="aff"/>
        <w:rPr>
          <w:snapToGrid/>
        </w:rPr>
      </w:pPr>
      <w:r>
        <w:rPr>
          <w:snapToGrid/>
        </w:rPr>
        <w:t>{</w:t>
      </w:r>
    </w:p>
    <w:p w:rsidR="00B24800" w:rsidRDefault="00A67CA8" w:rsidP="00B24800">
      <w:pPr>
        <w:pStyle w:val="aff"/>
        <w:rPr>
          <w:snapToGrid/>
        </w:rPr>
      </w:pPr>
      <w:r>
        <w:rPr>
          <w:snapToGrid/>
        </w:rPr>
        <w:t xml:space="preserve">    </w:t>
      </w:r>
      <w:r w:rsidR="00B24800">
        <w:rPr>
          <w:b/>
          <w:snapToGrid/>
          <w:color w:val="7F0055"/>
        </w:rPr>
        <w:t>return</w:t>
      </w:r>
      <w:r w:rsidR="00B24800">
        <w:rPr>
          <w:snapToGrid/>
        </w:rPr>
        <w:t xml:space="preserve"> </w:t>
      </w:r>
      <w:r w:rsidR="00B24800">
        <w:rPr>
          <w:i/>
          <w:iCs/>
          <w:snapToGrid/>
        </w:rPr>
        <w:t>isInSecureDir</w:t>
      </w:r>
      <w:r w:rsidR="00B24800">
        <w:rPr>
          <w:snapToGrid/>
        </w:rPr>
        <w:t>(file, user, 5);</w:t>
      </w:r>
    </w:p>
    <w:p w:rsidR="00B24800" w:rsidRDefault="00B24800" w:rsidP="00B24800">
      <w:pPr>
        <w:pStyle w:val="aff"/>
        <w:rPr>
          <w:snapToGrid/>
        </w:rPr>
      </w:pPr>
      <w:r>
        <w:rPr>
          <w:snapToGrid/>
        </w:rPr>
        <w:t>}</w:t>
      </w:r>
    </w:p>
    <w:p w:rsidR="00B24800" w:rsidRDefault="00B24800" w:rsidP="00B24800">
      <w:pPr>
        <w:pStyle w:val="aff"/>
        <w:rPr>
          <w:snapToGrid/>
        </w:rPr>
      </w:pPr>
      <w:r>
        <w:rPr>
          <w:snapToGrid/>
        </w:rPr>
        <w:t xml:space="preserve">    </w:t>
      </w:r>
    </w:p>
    <w:p w:rsidR="00B24800" w:rsidRDefault="00B24800" w:rsidP="00B24800">
      <w:pPr>
        <w:pStyle w:val="aff"/>
        <w:rPr>
          <w:snapToGrid/>
        </w:rPr>
      </w:pPr>
      <w:r>
        <w:rPr>
          <w:snapToGrid/>
          <w:color w:val="3F5FBF"/>
        </w:rPr>
        <w:t>/**</w:t>
      </w:r>
    </w:p>
    <w:p w:rsidR="00B24800" w:rsidRDefault="00732B54" w:rsidP="00B24800">
      <w:pPr>
        <w:pStyle w:val="aff"/>
        <w:rPr>
          <w:snapToGrid/>
        </w:rPr>
      </w:pPr>
      <w:r>
        <w:rPr>
          <w:snapToGrid/>
          <w:color w:val="3F5FBF"/>
        </w:rPr>
        <w:t xml:space="preserve"> </w:t>
      </w:r>
      <w:r w:rsidR="00B24800">
        <w:rPr>
          <w:snapToGrid/>
          <w:color w:val="3F5FBF"/>
        </w:rPr>
        <w:t>* Indicates whether file lives in a secure directory relative</w:t>
      </w:r>
    </w:p>
    <w:p w:rsidR="00B24800" w:rsidRDefault="00732B54" w:rsidP="00B24800">
      <w:pPr>
        <w:pStyle w:val="aff"/>
        <w:rPr>
          <w:snapToGrid/>
        </w:rPr>
      </w:pPr>
      <w:r>
        <w:rPr>
          <w:snapToGrid/>
          <w:color w:val="3F5FBF"/>
        </w:rPr>
        <w:t xml:space="preserve"> </w:t>
      </w:r>
      <w:r w:rsidR="00B24800">
        <w:rPr>
          <w:snapToGrid/>
          <w:color w:val="3F5FBF"/>
        </w:rPr>
        <w:t>* to the program's user</w:t>
      </w:r>
    </w:p>
    <w:p w:rsidR="00B24800" w:rsidRDefault="00732B54" w:rsidP="00B24800">
      <w:pPr>
        <w:pStyle w:val="aff"/>
        <w:rPr>
          <w:snapToGrid/>
        </w:rPr>
      </w:pPr>
      <w:r>
        <w:rPr>
          <w:snapToGrid/>
          <w:color w:val="3F5FBF"/>
        </w:rPr>
        <w:t xml:space="preserve"> </w:t>
      </w:r>
      <w:r w:rsidR="00B24800">
        <w:rPr>
          <w:snapToGrid/>
          <w:color w:val="3F5FBF"/>
        </w:rPr>
        <w:t xml:space="preserve">* </w:t>
      </w:r>
      <w:r w:rsidR="00B24800">
        <w:rPr>
          <w:b/>
          <w:snapToGrid/>
          <w:color w:val="7F9FBF"/>
        </w:rPr>
        <w:t>@param</w:t>
      </w:r>
      <w:r w:rsidR="00B24800">
        <w:rPr>
          <w:snapToGrid/>
          <w:color w:val="3F5FBF"/>
        </w:rPr>
        <w:t xml:space="preserve"> file Path to test</w:t>
      </w:r>
    </w:p>
    <w:p w:rsidR="00B24800" w:rsidRDefault="00732B54" w:rsidP="00B24800">
      <w:pPr>
        <w:pStyle w:val="aff"/>
        <w:rPr>
          <w:snapToGrid/>
        </w:rPr>
      </w:pPr>
      <w:r>
        <w:rPr>
          <w:snapToGrid/>
          <w:color w:val="3F5FBF"/>
        </w:rPr>
        <w:t xml:space="preserve"> </w:t>
      </w:r>
      <w:r w:rsidR="00B24800">
        <w:rPr>
          <w:snapToGrid/>
          <w:color w:val="3F5FBF"/>
        </w:rPr>
        <w:t xml:space="preserve">* </w:t>
      </w:r>
      <w:r w:rsidR="00B24800">
        <w:rPr>
          <w:b/>
          <w:snapToGrid/>
          <w:color w:val="7F9FBF"/>
        </w:rPr>
        <w:t>@param</w:t>
      </w:r>
      <w:r w:rsidR="00B24800">
        <w:rPr>
          <w:snapToGrid/>
          <w:color w:val="3F5FBF"/>
        </w:rPr>
        <w:t xml:space="preserve"> user User to test. If null, defaults to current user</w:t>
      </w:r>
    </w:p>
    <w:p w:rsidR="00B24800" w:rsidRDefault="00732B54" w:rsidP="00B24800">
      <w:pPr>
        <w:pStyle w:val="aff"/>
        <w:rPr>
          <w:snapToGrid/>
        </w:rPr>
      </w:pPr>
      <w:r>
        <w:rPr>
          <w:snapToGrid/>
          <w:color w:val="3F5FBF"/>
        </w:rPr>
        <w:t xml:space="preserve"> </w:t>
      </w:r>
      <w:r w:rsidR="00B24800">
        <w:rPr>
          <w:snapToGrid/>
          <w:color w:val="3F5FBF"/>
        </w:rPr>
        <w:t xml:space="preserve">* </w:t>
      </w:r>
      <w:r w:rsidR="00B24800">
        <w:rPr>
          <w:b/>
          <w:snapToGrid/>
          <w:color w:val="7F9FBF"/>
        </w:rPr>
        <w:t>@param</w:t>
      </w:r>
      <w:r w:rsidR="00B24800">
        <w:rPr>
          <w:snapToGrid/>
          <w:color w:val="3F5FBF"/>
        </w:rPr>
        <w:t xml:space="preserve"> symlinkDepth Number of symbolic links allowed</w:t>
      </w:r>
    </w:p>
    <w:p w:rsidR="00B24800" w:rsidRDefault="00732B54" w:rsidP="00B24800">
      <w:pPr>
        <w:pStyle w:val="aff"/>
        <w:rPr>
          <w:snapToGrid/>
        </w:rPr>
      </w:pPr>
      <w:r>
        <w:rPr>
          <w:snapToGrid/>
          <w:color w:val="3F5FBF"/>
        </w:rPr>
        <w:t xml:space="preserve"> </w:t>
      </w:r>
      <w:r w:rsidR="00B24800">
        <w:rPr>
          <w:snapToGrid/>
          <w:color w:val="3F5FBF"/>
        </w:rPr>
        <w:t xml:space="preserve">* </w:t>
      </w:r>
      <w:r w:rsidR="00B24800">
        <w:rPr>
          <w:b/>
          <w:snapToGrid/>
          <w:color w:val="7F9FBF"/>
        </w:rPr>
        <w:t>@return</w:t>
      </w:r>
      <w:r w:rsidR="00B24800">
        <w:rPr>
          <w:snapToGrid/>
          <w:color w:val="3F5FBF"/>
        </w:rPr>
        <w:t xml:space="preserve"> true if file's directory is secure</w:t>
      </w:r>
    </w:p>
    <w:p w:rsidR="00732B54" w:rsidRDefault="00732B54" w:rsidP="00732B54">
      <w:pPr>
        <w:pStyle w:val="aff"/>
        <w:rPr>
          <w:snapToGrid/>
        </w:rPr>
      </w:pPr>
      <w:r>
        <w:rPr>
          <w:snapToGrid/>
          <w:color w:val="3F5FBF"/>
        </w:rPr>
        <w:t xml:space="preserve"> </w:t>
      </w:r>
      <w:r w:rsidR="00B24800">
        <w:rPr>
          <w:snapToGrid/>
          <w:color w:val="3F5FBF"/>
        </w:rPr>
        <w:t>*/</w:t>
      </w:r>
    </w:p>
    <w:p w:rsidR="00B24800" w:rsidRDefault="00B24800" w:rsidP="00732B54">
      <w:pPr>
        <w:pStyle w:val="aff"/>
        <w:rPr>
          <w:snapToGrid/>
        </w:rPr>
      </w:pPr>
      <w:r>
        <w:rPr>
          <w:b/>
          <w:snapToGrid/>
          <w:color w:val="7F0055"/>
        </w:rPr>
        <w:t>public</w:t>
      </w:r>
      <w:r>
        <w:rPr>
          <w:snapToGrid/>
        </w:rPr>
        <w:t xml:space="preserve"> </w:t>
      </w:r>
      <w:r>
        <w:rPr>
          <w:b/>
          <w:snapToGrid/>
          <w:color w:val="7F0055"/>
        </w:rPr>
        <w:t>static</w:t>
      </w:r>
      <w:r>
        <w:rPr>
          <w:snapToGrid/>
        </w:rPr>
        <w:t xml:space="preserve"> </w:t>
      </w:r>
      <w:r>
        <w:rPr>
          <w:b/>
          <w:snapToGrid/>
          <w:color w:val="7F0055"/>
        </w:rPr>
        <w:t>boolean</w:t>
      </w:r>
      <w:r>
        <w:rPr>
          <w:snapToGrid/>
        </w:rPr>
        <w:t xml:space="preserve"> isInSecureDir(Path file, UserPrincipal user,</w:t>
      </w:r>
    </w:p>
    <w:p w:rsidR="00B24800" w:rsidRDefault="00B24800" w:rsidP="00B24800">
      <w:pPr>
        <w:pStyle w:val="aff"/>
        <w:rPr>
          <w:snapToGrid/>
        </w:rPr>
      </w:pPr>
      <w:r>
        <w:rPr>
          <w:snapToGrid/>
        </w:rPr>
        <w:t xml:space="preserve">           </w:t>
      </w:r>
      <w:r>
        <w:rPr>
          <w:rFonts w:hint="eastAsia"/>
          <w:snapToGrid/>
        </w:rPr>
        <w:t xml:space="preserve">                                   </w:t>
      </w:r>
      <w:r>
        <w:rPr>
          <w:snapToGrid/>
        </w:rPr>
        <w:t xml:space="preserve"> </w:t>
      </w:r>
      <w:r>
        <w:rPr>
          <w:b/>
          <w:snapToGrid/>
          <w:color w:val="7F0055"/>
        </w:rPr>
        <w:t>int</w:t>
      </w:r>
      <w:r>
        <w:rPr>
          <w:snapToGrid/>
        </w:rPr>
        <w:t xml:space="preserve"> symlinkDepth)</w:t>
      </w:r>
    </w:p>
    <w:p w:rsidR="00B24800" w:rsidRDefault="00B24800" w:rsidP="00B24800">
      <w:pPr>
        <w:pStyle w:val="aff"/>
        <w:rPr>
          <w:snapToGrid/>
        </w:rPr>
      </w:pPr>
      <w:r>
        <w:rPr>
          <w:snapToGrid/>
        </w:rPr>
        <w:t>{</w:t>
      </w:r>
    </w:p>
    <w:p w:rsidR="00B24800" w:rsidRDefault="00732B54" w:rsidP="00B24800">
      <w:pPr>
        <w:pStyle w:val="aff"/>
        <w:rPr>
          <w:snapToGrid/>
        </w:rPr>
      </w:pPr>
      <w:r>
        <w:rPr>
          <w:snapToGrid/>
        </w:rPr>
        <w:t xml:space="preserve">    </w:t>
      </w:r>
      <w:r w:rsidR="00B24800">
        <w:rPr>
          <w:b/>
          <w:snapToGrid/>
          <w:color w:val="7F0055"/>
        </w:rPr>
        <w:t>if</w:t>
      </w:r>
      <w:r w:rsidR="00B24800">
        <w:rPr>
          <w:snapToGrid/>
        </w:rPr>
        <w:t xml:space="preserve"> (!file.isAbsolute())</w:t>
      </w:r>
    </w:p>
    <w:p w:rsidR="00B24800" w:rsidRDefault="00732B54" w:rsidP="00B24800">
      <w:pPr>
        <w:pStyle w:val="aff"/>
        <w:rPr>
          <w:snapToGrid/>
        </w:rPr>
      </w:pPr>
      <w:r>
        <w:rPr>
          <w:snapToGrid/>
        </w:rPr>
        <w:t xml:space="preserve">    </w:t>
      </w:r>
      <w:r w:rsidR="00B24800">
        <w:rPr>
          <w:snapToGrid/>
        </w:rPr>
        <w:t>{</w:t>
      </w:r>
    </w:p>
    <w:p w:rsidR="00B24800" w:rsidRDefault="00732B54" w:rsidP="00B24800">
      <w:pPr>
        <w:pStyle w:val="aff"/>
        <w:rPr>
          <w:snapToGrid/>
        </w:rPr>
      </w:pPr>
      <w:r>
        <w:rPr>
          <w:snapToGrid/>
        </w:rPr>
        <w:t xml:space="preserve">        </w:t>
      </w:r>
      <w:r w:rsidR="00B24800">
        <w:rPr>
          <w:snapToGrid/>
        </w:rPr>
        <w:t>file = file.toAbsolutePath();</w:t>
      </w:r>
    </w:p>
    <w:p w:rsidR="00B24800" w:rsidRDefault="00732B54" w:rsidP="00B24800">
      <w:pPr>
        <w:pStyle w:val="aff"/>
        <w:rPr>
          <w:snapToGrid/>
        </w:rPr>
      </w:pPr>
      <w:r>
        <w:rPr>
          <w:snapToGrid/>
        </w:rPr>
        <w:t xml:space="preserve">    </w:t>
      </w:r>
      <w:r w:rsidR="00B24800">
        <w:rPr>
          <w:snapToGrid/>
        </w:rPr>
        <w:t>}</w:t>
      </w:r>
    </w:p>
    <w:p w:rsidR="00B24800" w:rsidRDefault="00732B54" w:rsidP="00B24800">
      <w:pPr>
        <w:pStyle w:val="aff"/>
        <w:rPr>
          <w:snapToGrid/>
        </w:rPr>
      </w:pPr>
      <w:r>
        <w:rPr>
          <w:snapToGrid/>
        </w:rPr>
        <w:t xml:space="preserve">    </w:t>
      </w:r>
      <w:r w:rsidR="00B24800">
        <w:rPr>
          <w:b/>
          <w:snapToGrid/>
          <w:color w:val="7F0055"/>
        </w:rPr>
        <w:t>if</w:t>
      </w:r>
      <w:r w:rsidR="00B24800">
        <w:rPr>
          <w:snapToGrid/>
        </w:rPr>
        <w:t xml:space="preserve"> (symlinkDepth &lt;= 0)</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snapToGrid/>
          <w:color w:val="3F7F5F"/>
        </w:rPr>
        <w:t>// Too many levels of symbolic links</w:t>
      </w:r>
    </w:p>
    <w:p w:rsidR="00B24800" w:rsidRDefault="00B24800" w:rsidP="00B24800">
      <w:pPr>
        <w:pStyle w:val="aff"/>
        <w:rPr>
          <w:snapToGrid/>
        </w:rPr>
      </w:pPr>
      <w:r>
        <w:rPr>
          <w:snapToGrid/>
        </w:rPr>
        <w:t xml:space="preserve">    </w:t>
      </w:r>
      <w:r w:rsidR="00893553">
        <w:rPr>
          <w:snapToGrid/>
        </w:rPr>
        <w:t xml:space="preserve">    </w:t>
      </w:r>
      <w:r>
        <w:rPr>
          <w:b/>
          <w:snapToGrid/>
          <w:color w:val="7F0055"/>
        </w:rPr>
        <w:t>return</w:t>
      </w:r>
      <w:r>
        <w:rPr>
          <w:snapToGrid/>
        </w:rPr>
        <w:t xml:space="preserve"> </w:t>
      </w:r>
      <w:r>
        <w:rPr>
          <w:b/>
          <w:snapToGrid/>
          <w:color w:val="7F0055"/>
        </w:rPr>
        <w:t>false</w:t>
      </w:r>
      <w:r>
        <w:rPr>
          <w:snapToGrid/>
        </w:rPr>
        <w:t>;</w:t>
      </w:r>
    </w:p>
    <w:p w:rsidR="00B24800" w:rsidRDefault="00893553" w:rsidP="00B24800">
      <w:pPr>
        <w:pStyle w:val="aff"/>
        <w:rPr>
          <w:snapToGrid/>
        </w:rPr>
      </w:pPr>
      <w:r>
        <w:rPr>
          <w:snapToGrid/>
        </w:rPr>
        <w:t xml:space="preserve">    </w:t>
      </w:r>
      <w:r w:rsidR="00B24800">
        <w:rPr>
          <w:snapToGrid/>
        </w:rPr>
        <w:t xml:space="preserve">}        </w:t>
      </w:r>
    </w:p>
    <w:p w:rsidR="00B24800" w:rsidRDefault="00893553" w:rsidP="00B24800">
      <w:pPr>
        <w:pStyle w:val="aff"/>
        <w:rPr>
          <w:snapToGrid/>
        </w:rPr>
      </w:pPr>
      <w:r>
        <w:rPr>
          <w:snapToGrid/>
        </w:rPr>
        <w:t xml:space="preserve">    </w:t>
      </w:r>
      <w:r w:rsidR="00B24800">
        <w:rPr>
          <w:snapToGrid/>
          <w:color w:val="3F7F5F"/>
        </w:rPr>
        <w:t>// Get UserPincipal for specified user and superuser</w:t>
      </w:r>
    </w:p>
    <w:p w:rsidR="00B24800" w:rsidRDefault="00893553" w:rsidP="00B24800">
      <w:pPr>
        <w:pStyle w:val="aff"/>
        <w:rPr>
          <w:snapToGrid/>
        </w:rPr>
      </w:pPr>
      <w:r>
        <w:rPr>
          <w:snapToGrid/>
        </w:rPr>
        <w:t xml:space="preserve">    </w:t>
      </w:r>
      <w:r w:rsidR="00B24800">
        <w:rPr>
          <w:snapToGrid/>
        </w:rPr>
        <w:t>FileSystem fileSystem = Paths.</w:t>
      </w:r>
      <w:r w:rsidR="00B24800">
        <w:rPr>
          <w:i/>
          <w:iCs/>
          <w:snapToGrid/>
        </w:rPr>
        <w:t>get</w:t>
      </w:r>
      <w:r w:rsidR="00B24800">
        <w:rPr>
          <w:snapToGrid/>
        </w:rPr>
        <w:t>(file.getRoot().toString())</w:t>
      </w:r>
    </w:p>
    <w:p w:rsidR="00B24800" w:rsidRDefault="00893553" w:rsidP="00B24800">
      <w:pPr>
        <w:pStyle w:val="aff"/>
        <w:rPr>
          <w:snapToGrid/>
        </w:rPr>
      </w:pPr>
      <w:r>
        <w:rPr>
          <w:snapToGrid/>
        </w:rPr>
        <w:t xml:space="preserve">            </w:t>
      </w:r>
      <w:r w:rsidR="00B24800">
        <w:rPr>
          <w:snapToGrid/>
        </w:rPr>
        <w:t>.getFileSystem();</w:t>
      </w:r>
    </w:p>
    <w:p w:rsidR="00B24800" w:rsidRDefault="000F7248" w:rsidP="00B24800">
      <w:pPr>
        <w:pStyle w:val="aff"/>
        <w:rPr>
          <w:snapToGrid/>
        </w:rPr>
      </w:pPr>
      <w:r>
        <w:rPr>
          <w:snapToGrid/>
        </w:rPr>
        <w:t xml:space="preserve">  </w:t>
      </w:r>
      <w:r>
        <w:rPr>
          <w:rFonts w:hint="eastAsia"/>
          <w:snapToGrid/>
        </w:rPr>
        <w:t xml:space="preserve">  </w:t>
      </w:r>
      <w:r w:rsidR="00B24800">
        <w:rPr>
          <w:snapToGrid/>
        </w:rPr>
        <w:t>UserPrincipalLookupService upls = fileSystem.getUserPrincipalLookupService();</w:t>
      </w:r>
    </w:p>
    <w:p w:rsidR="00B24800" w:rsidRDefault="00893553" w:rsidP="00B24800">
      <w:pPr>
        <w:pStyle w:val="aff"/>
        <w:rPr>
          <w:snapToGrid/>
        </w:rPr>
      </w:pPr>
      <w:r>
        <w:rPr>
          <w:snapToGrid/>
        </w:rPr>
        <w:t xml:space="preserve">    </w:t>
      </w:r>
      <w:r w:rsidR="00B24800">
        <w:rPr>
          <w:snapToGrid/>
        </w:rPr>
        <w:t xml:space="preserve">UserPrincipal root = </w:t>
      </w:r>
      <w:r w:rsidR="00B24800">
        <w:rPr>
          <w:b/>
          <w:snapToGrid/>
          <w:color w:val="7F0055"/>
        </w:rPr>
        <w:t>null</w:t>
      </w:r>
      <w:r w:rsidR="00B24800">
        <w:rPr>
          <w:snapToGrid/>
        </w:rPr>
        <w:t>;</w:t>
      </w:r>
    </w:p>
    <w:p w:rsidR="00B24800" w:rsidRDefault="00893553" w:rsidP="00B24800">
      <w:pPr>
        <w:pStyle w:val="aff"/>
        <w:rPr>
          <w:snapToGrid/>
        </w:rPr>
      </w:pPr>
      <w:r>
        <w:rPr>
          <w:snapToGrid/>
        </w:rPr>
        <w:t xml:space="preserve">    </w:t>
      </w:r>
      <w:r w:rsidR="00B24800">
        <w:rPr>
          <w:b/>
          <w:snapToGrid/>
          <w:color w:val="7F0055"/>
        </w:rPr>
        <w:t>try</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snapToGrid/>
        </w:rPr>
        <w:t>root = upls.lookupPrincipalByName(</w:t>
      </w:r>
      <w:r w:rsidR="00B24800">
        <w:rPr>
          <w:snapToGrid/>
          <w:color w:val="2A00FF"/>
        </w:rPr>
        <w:t>"root"</w:t>
      </w:r>
      <w:r w:rsidR="00B24800">
        <w:rPr>
          <w:snapToGrid/>
        </w:rPr>
        <w:t>);</w:t>
      </w:r>
    </w:p>
    <w:p w:rsidR="00B24800" w:rsidRDefault="00893553" w:rsidP="00B24800">
      <w:pPr>
        <w:pStyle w:val="aff"/>
        <w:rPr>
          <w:snapToGrid/>
        </w:rPr>
      </w:pPr>
      <w:r>
        <w:rPr>
          <w:snapToGrid/>
        </w:rPr>
        <w:t xml:space="preserve">        </w:t>
      </w:r>
      <w:r w:rsidR="00B24800">
        <w:rPr>
          <w:b/>
          <w:snapToGrid/>
          <w:color w:val="7F0055"/>
        </w:rPr>
        <w:t>if</w:t>
      </w:r>
      <w:r w:rsidR="00B24800">
        <w:rPr>
          <w:snapToGrid/>
        </w:rPr>
        <w:t xml:space="preserve"> (user == </w:t>
      </w:r>
      <w:r w:rsidR="00B24800">
        <w:rPr>
          <w:b/>
          <w:snapToGrid/>
          <w:color w:val="7F0055"/>
        </w:rPr>
        <w:t>null</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ind w:left="1710" w:hangingChars="950" w:hanging="1710"/>
        <w:rPr>
          <w:snapToGrid/>
        </w:rPr>
      </w:pPr>
      <w:r>
        <w:rPr>
          <w:snapToGrid/>
        </w:rPr>
        <w:t xml:space="preserve">            </w:t>
      </w:r>
      <w:r w:rsidR="00B24800">
        <w:rPr>
          <w:snapToGrid/>
        </w:rPr>
        <w:t>user = upls.lookupPrincipalByName(System.</w:t>
      </w:r>
      <w:r w:rsidR="00B24800">
        <w:rPr>
          <w:i/>
          <w:iCs/>
          <w:snapToGrid/>
        </w:rPr>
        <w:t>getProperty</w:t>
      </w:r>
      <w:r w:rsidR="00B24800">
        <w:rPr>
          <w:snapToGrid/>
        </w:rPr>
        <w:t>(</w:t>
      </w:r>
      <w:r w:rsidR="00B24800">
        <w:rPr>
          <w:snapToGrid/>
          <w:color w:val="2A00FF"/>
        </w:rPr>
        <w:t>"user.name"</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b/>
          <w:snapToGrid/>
          <w:color w:val="7F0055"/>
        </w:rPr>
        <w:t>if</w:t>
      </w:r>
      <w:r w:rsidR="00B24800">
        <w:rPr>
          <w:snapToGrid/>
        </w:rPr>
        <w:t xml:space="preserve"> (root == </w:t>
      </w:r>
      <w:r w:rsidR="00B24800">
        <w:rPr>
          <w:b/>
          <w:snapToGrid/>
          <w:color w:val="7F0055"/>
        </w:rPr>
        <w:t>null</w:t>
      </w:r>
      <w:r w:rsidR="00B24800">
        <w:rPr>
          <w:snapToGrid/>
        </w:rPr>
        <w:t xml:space="preserve"> || user == </w:t>
      </w:r>
      <w:r w:rsidR="00B24800">
        <w:rPr>
          <w:b/>
          <w:snapToGrid/>
          <w:color w:val="7F0055"/>
        </w:rPr>
        <w:t>null</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b/>
          <w:snapToGrid/>
          <w:color w:val="7F0055"/>
        </w:rPr>
        <w:t>return</w:t>
      </w:r>
      <w:r w:rsidR="00B24800">
        <w:rPr>
          <w:snapToGrid/>
        </w:rPr>
        <w:t xml:space="preserve"> </w:t>
      </w:r>
      <w:r w:rsidR="00B24800">
        <w:rPr>
          <w:b/>
          <w:snapToGrid/>
          <w:color w:val="7F0055"/>
        </w:rPr>
        <w:t>false</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b/>
          <w:snapToGrid/>
          <w:color w:val="7F0055"/>
        </w:rPr>
        <w:t>catch</w:t>
      </w:r>
      <w:r w:rsidR="00B24800">
        <w:rPr>
          <w:snapToGrid/>
        </w:rPr>
        <w:t xml:space="preserve"> (IOException x)</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b/>
          <w:snapToGrid/>
          <w:color w:val="7F0055"/>
        </w:rPr>
        <w:t>return</w:t>
      </w:r>
      <w:r w:rsidR="00B24800">
        <w:rPr>
          <w:snapToGrid/>
        </w:rPr>
        <w:t xml:space="preserve"> </w:t>
      </w:r>
      <w:r w:rsidR="00B24800">
        <w:rPr>
          <w:b/>
          <w:snapToGrid/>
          <w:color w:val="7F0055"/>
        </w:rPr>
        <w:t>false</w:t>
      </w:r>
      <w:r w:rsidR="00B24800">
        <w:rPr>
          <w:snapToGrid/>
        </w:rPr>
        <w:t>;</w:t>
      </w:r>
    </w:p>
    <w:p w:rsidR="00B24800" w:rsidRDefault="00893553" w:rsidP="00B24800">
      <w:pPr>
        <w:pStyle w:val="aff"/>
        <w:rPr>
          <w:snapToGrid/>
        </w:rPr>
      </w:pPr>
      <w:r>
        <w:rPr>
          <w:snapToGrid/>
        </w:rPr>
        <w:t xml:space="preserve">    </w:t>
      </w:r>
      <w:r w:rsidR="00B24800">
        <w:rPr>
          <w:snapToGrid/>
        </w:rPr>
        <w:t xml:space="preserve">}        </w:t>
      </w:r>
    </w:p>
    <w:p w:rsidR="00B24800" w:rsidRDefault="00B24800" w:rsidP="00B24800">
      <w:pPr>
        <w:pStyle w:val="aff"/>
        <w:rPr>
          <w:snapToGrid/>
        </w:rPr>
      </w:pPr>
      <w:r>
        <w:rPr>
          <w:snapToGrid/>
        </w:rPr>
        <w:t xml:space="preserve">  </w:t>
      </w:r>
      <w:r w:rsidR="00893553">
        <w:rPr>
          <w:snapToGrid/>
        </w:rPr>
        <w:t xml:space="preserve">  </w:t>
      </w:r>
      <w:r>
        <w:rPr>
          <w:snapToGrid/>
          <w:color w:val="3F7F5F"/>
        </w:rPr>
        <w:t>// If any parent dirs (from root on down) are not secure,</w:t>
      </w:r>
    </w:p>
    <w:p w:rsidR="00B24800" w:rsidRDefault="00893553" w:rsidP="00B24800">
      <w:pPr>
        <w:pStyle w:val="aff"/>
        <w:rPr>
          <w:snapToGrid/>
        </w:rPr>
      </w:pPr>
      <w:r>
        <w:rPr>
          <w:snapToGrid/>
        </w:rPr>
        <w:t xml:space="preserve">    </w:t>
      </w:r>
      <w:r w:rsidR="00B24800">
        <w:rPr>
          <w:snapToGrid/>
          <w:color w:val="3F7F5F"/>
        </w:rPr>
        <w:t>// dir is not secure</w:t>
      </w:r>
    </w:p>
    <w:p w:rsidR="00B24800" w:rsidRDefault="00893553" w:rsidP="00B24800">
      <w:pPr>
        <w:pStyle w:val="aff"/>
        <w:rPr>
          <w:snapToGrid/>
        </w:rPr>
      </w:pPr>
      <w:r>
        <w:rPr>
          <w:snapToGrid/>
        </w:rPr>
        <w:t xml:space="preserve">    </w:t>
      </w:r>
      <w:r w:rsidR="00B24800">
        <w:rPr>
          <w:b/>
          <w:snapToGrid/>
          <w:color w:val="7F0055"/>
        </w:rPr>
        <w:t>for</w:t>
      </w:r>
      <w:r w:rsidR="00B24800">
        <w:rPr>
          <w:snapToGrid/>
        </w:rPr>
        <w:t xml:space="preserve"> (</w:t>
      </w:r>
      <w:r w:rsidR="00B24800">
        <w:rPr>
          <w:b/>
          <w:snapToGrid/>
          <w:color w:val="7F0055"/>
        </w:rPr>
        <w:t>int</w:t>
      </w:r>
      <w:r w:rsidR="00B24800">
        <w:rPr>
          <w:snapToGrid/>
        </w:rPr>
        <w:t xml:space="preserve"> i = 1; i &lt;= file.getNameCount(); i++)</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snapToGrid/>
        </w:rPr>
        <w:t>Path partialPath = Paths.</w:t>
      </w:r>
      <w:r w:rsidR="00B24800">
        <w:rPr>
          <w:i/>
          <w:iCs/>
          <w:snapToGrid/>
        </w:rPr>
        <w:t>get</w:t>
      </w:r>
      <w:r w:rsidR="00B24800">
        <w:rPr>
          <w:snapToGrid/>
        </w:rPr>
        <w:t>(file.getRoot().toString(),</w:t>
      </w:r>
    </w:p>
    <w:p w:rsidR="00B24800" w:rsidRDefault="00893553" w:rsidP="00B24800">
      <w:pPr>
        <w:pStyle w:val="aff"/>
        <w:rPr>
          <w:snapToGrid/>
        </w:rPr>
      </w:pPr>
      <w:r>
        <w:rPr>
          <w:snapToGrid/>
        </w:rPr>
        <w:t xml:space="preserve">                </w:t>
      </w:r>
      <w:r w:rsidR="00B24800">
        <w:rPr>
          <w:snapToGrid/>
        </w:rPr>
        <w:t>file.subpath(0, i).toString());</w:t>
      </w:r>
    </w:p>
    <w:p w:rsidR="00B24800" w:rsidRDefault="00893553" w:rsidP="00B24800">
      <w:pPr>
        <w:pStyle w:val="aff"/>
        <w:rPr>
          <w:snapToGrid/>
        </w:rPr>
      </w:pPr>
      <w:r>
        <w:rPr>
          <w:snapToGrid/>
        </w:rPr>
        <w:t xml:space="preserve">        </w:t>
      </w:r>
    </w:p>
    <w:p w:rsidR="00B24800" w:rsidRDefault="00893553" w:rsidP="00B24800">
      <w:pPr>
        <w:pStyle w:val="aff"/>
        <w:rPr>
          <w:snapToGrid/>
        </w:rPr>
      </w:pPr>
      <w:r>
        <w:rPr>
          <w:snapToGrid/>
        </w:rPr>
        <w:t xml:space="preserve">        </w:t>
      </w:r>
      <w:r w:rsidR="00B24800">
        <w:rPr>
          <w:b/>
          <w:snapToGrid/>
          <w:color w:val="7F0055"/>
        </w:rPr>
        <w:t>try</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b/>
          <w:snapToGrid/>
          <w:color w:val="7F0055"/>
        </w:rPr>
        <w:t>if</w:t>
      </w:r>
      <w:r w:rsidR="00B24800">
        <w:rPr>
          <w:snapToGrid/>
        </w:rPr>
        <w:t xml:space="preserve"> (Files.</w:t>
      </w:r>
      <w:r w:rsidR="00B24800">
        <w:rPr>
          <w:i/>
          <w:iCs/>
          <w:snapToGrid/>
        </w:rPr>
        <w:t>isSymbolicLink</w:t>
      </w:r>
      <w:r w:rsidR="00B24800">
        <w:rPr>
          <w:snapToGrid/>
        </w:rPr>
        <w:t>(partialPath))</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b/>
          <w:snapToGrid/>
          <w:color w:val="7F0055"/>
        </w:rPr>
        <w:t>if</w:t>
      </w:r>
      <w:r w:rsidR="00B24800">
        <w:rPr>
          <w:snapToGrid/>
        </w:rPr>
        <w:t xml:space="preserve"> (!</w:t>
      </w:r>
      <w:r w:rsidR="00B24800">
        <w:rPr>
          <w:i/>
          <w:iCs/>
          <w:snapToGrid/>
        </w:rPr>
        <w:t>isInSecureDir</w:t>
      </w:r>
      <w:r w:rsidR="00B24800">
        <w:rPr>
          <w:snapToGrid/>
        </w:rPr>
        <w:t>(Files.</w:t>
      </w:r>
      <w:r w:rsidR="00B24800">
        <w:rPr>
          <w:i/>
          <w:iCs/>
          <w:snapToGrid/>
        </w:rPr>
        <w:t>readSymbolicLink</w:t>
      </w:r>
      <w:r w:rsidR="00B24800">
        <w:rPr>
          <w:snapToGrid/>
        </w:rPr>
        <w:t>(partialPath),</w:t>
      </w:r>
    </w:p>
    <w:p w:rsidR="00B24800" w:rsidRDefault="00893553" w:rsidP="00B24800">
      <w:pPr>
        <w:pStyle w:val="aff"/>
        <w:rPr>
          <w:snapToGrid/>
        </w:rPr>
      </w:pPr>
      <w:r>
        <w:rPr>
          <w:snapToGrid/>
        </w:rPr>
        <w:t xml:space="preserve">                        </w:t>
      </w:r>
      <w:r w:rsidR="00B24800">
        <w:rPr>
          <w:snapToGrid/>
        </w:rPr>
        <w:t>user, symlinkDepth - 1))</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FD7A25">
        <w:rPr>
          <w:snapToGrid/>
          <w:color w:val="3F7F5F"/>
        </w:rPr>
        <w:t>// Symbolic link, linked</w:t>
      </w:r>
      <w:r w:rsidR="00FD7A25">
        <w:rPr>
          <w:rFonts w:hint="eastAsia"/>
          <w:snapToGrid/>
          <w:color w:val="3F7F5F"/>
        </w:rPr>
        <w:t xml:space="preserve"> </w:t>
      </w:r>
      <w:r w:rsidR="00B24800">
        <w:rPr>
          <w:snapToGrid/>
          <w:color w:val="3F7F5F"/>
        </w:rPr>
        <w:t>to dir not secure</w:t>
      </w:r>
    </w:p>
    <w:p w:rsidR="00B24800" w:rsidRDefault="00893553" w:rsidP="00B24800">
      <w:pPr>
        <w:pStyle w:val="aff"/>
        <w:rPr>
          <w:snapToGrid/>
        </w:rPr>
      </w:pPr>
      <w:r>
        <w:rPr>
          <w:snapToGrid/>
        </w:rPr>
        <w:t xml:space="preserve">                    </w:t>
      </w:r>
      <w:r w:rsidR="00B24800">
        <w:rPr>
          <w:b/>
          <w:snapToGrid/>
          <w:color w:val="7F0055"/>
        </w:rPr>
        <w:t>return</w:t>
      </w:r>
      <w:r w:rsidR="00B24800">
        <w:rPr>
          <w:snapToGrid/>
        </w:rPr>
        <w:t xml:space="preserve"> </w:t>
      </w:r>
      <w:r w:rsidR="00B24800">
        <w:rPr>
          <w:b/>
          <w:snapToGrid/>
          <w:color w:val="7F0055"/>
        </w:rPr>
        <w:t>false</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lastRenderedPageBreak/>
        <w:t xml:space="preserve">            </w:t>
      </w:r>
      <w:r w:rsidR="00B24800">
        <w:rPr>
          <w:b/>
          <w:snapToGrid/>
          <w:color w:val="7F0055"/>
        </w:rPr>
        <w:t>else</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snapToGrid/>
        </w:rPr>
        <w:t>UserPrincipal owner = Files.</w:t>
      </w:r>
      <w:r w:rsidR="00B24800">
        <w:rPr>
          <w:i/>
          <w:iCs/>
          <w:snapToGrid/>
        </w:rPr>
        <w:t>getOwner</w:t>
      </w:r>
      <w:r w:rsidR="00B24800">
        <w:rPr>
          <w:snapToGrid/>
        </w:rPr>
        <w:t>(partialPath);</w:t>
      </w:r>
    </w:p>
    <w:p w:rsidR="00B24800" w:rsidRDefault="00893553" w:rsidP="00B24800">
      <w:pPr>
        <w:pStyle w:val="aff"/>
        <w:rPr>
          <w:snapToGrid/>
        </w:rPr>
      </w:pPr>
      <w:r>
        <w:rPr>
          <w:snapToGrid/>
        </w:rPr>
        <w:t xml:space="preserve">                </w:t>
      </w:r>
      <w:r w:rsidR="00B24800">
        <w:rPr>
          <w:b/>
          <w:snapToGrid/>
          <w:color w:val="7F0055"/>
        </w:rPr>
        <w:t>if</w:t>
      </w:r>
      <w:r w:rsidR="00B24800">
        <w:rPr>
          <w:snapToGrid/>
        </w:rPr>
        <w:t xml:space="preserve"> (!user.equals(owner) &amp;&amp; !root.equals(owner))</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snapToGrid/>
        </w:rPr>
        <w:t xml:space="preserve"> </w:t>
      </w:r>
      <w:r w:rsidR="00B24800">
        <w:rPr>
          <w:snapToGrid/>
          <w:color w:val="3F7F5F"/>
        </w:rPr>
        <w:t>// dir owned by someone else, not secure</w:t>
      </w:r>
    </w:p>
    <w:p w:rsidR="00B24800" w:rsidRDefault="00893553" w:rsidP="00B24800">
      <w:pPr>
        <w:pStyle w:val="aff"/>
        <w:rPr>
          <w:snapToGrid/>
        </w:rPr>
      </w:pPr>
      <w:r>
        <w:rPr>
          <w:snapToGrid/>
        </w:rPr>
        <w:t xml:space="preserve">                    </w:t>
      </w:r>
      <w:r w:rsidR="00B24800">
        <w:rPr>
          <w:b/>
          <w:snapToGrid/>
          <w:color w:val="7F0055"/>
        </w:rPr>
        <w:t>return</w:t>
      </w:r>
      <w:r w:rsidR="00B24800">
        <w:rPr>
          <w:snapToGrid/>
        </w:rPr>
        <w:t xml:space="preserve"> </w:t>
      </w:r>
      <w:r w:rsidR="00B24800">
        <w:rPr>
          <w:b/>
          <w:snapToGrid/>
          <w:color w:val="7F0055"/>
        </w:rPr>
        <w:t>false</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B24800" w:rsidP="00B24800">
      <w:pPr>
        <w:pStyle w:val="aff"/>
        <w:rPr>
          <w:snapToGrid/>
        </w:rPr>
      </w:pPr>
      <w:r>
        <w:rPr>
          <w:snapToGrid/>
        </w:rPr>
        <w:t xml:space="preserve">         </w:t>
      </w:r>
      <w:r w:rsidR="00893553">
        <w:rPr>
          <w:snapToGrid/>
        </w:rPr>
        <w:t xml:space="preserve">       </w:t>
      </w:r>
      <w:r>
        <w:rPr>
          <w:snapToGrid/>
        </w:rPr>
        <w:t>PosixFileAttributes attr = Files.</w:t>
      </w:r>
      <w:r>
        <w:rPr>
          <w:i/>
          <w:iCs/>
          <w:snapToGrid/>
        </w:rPr>
        <w:t>readAttributes</w:t>
      </w:r>
      <w:r>
        <w:rPr>
          <w:snapToGrid/>
        </w:rPr>
        <w:t>(partialPath,</w:t>
      </w:r>
    </w:p>
    <w:p w:rsidR="00B24800" w:rsidRDefault="00893553" w:rsidP="00B24800">
      <w:pPr>
        <w:pStyle w:val="aff"/>
        <w:rPr>
          <w:snapToGrid/>
        </w:rPr>
      </w:pPr>
      <w:r>
        <w:rPr>
          <w:snapToGrid/>
        </w:rPr>
        <w:t xml:space="preserve">                        </w:t>
      </w:r>
      <w:r w:rsidR="00B24800">
        <w:rPr>
          <w:snapToGrid/>
        </w:rPr>
        <w:t>PosixFileAttributes.</w:t>
      </w:r>
      <w:r w:rsidR="00B24800">
        <w:rPr>
          <w:b/>
          <w:snapToGrid/>
          <w:color w:val="7F0055"/>
        </w:rPr>
        <w:t>class</w:t>
      </w:r>
      <w:r w:rsidR="00B24800">
        <w:rPr>
          <w:snapToGrid/>
        </w:rPr>
        <w:t>);</w:t>
      </w:r>
    </w:p>
    <w:p w:rsidR="00B24800" w:rsidRDefault="00893553" w:rsidP="00B24800">
      <w:pPr>
        <w:pStyle w:val="aff"/>
        <w:rPr>
          <w:snapToGrid/>
        </w:rPr>
      </w:pPr>
      <w:r>
        <w:rPr>
          <w:snapToGrid/>
        </w:rPr>
        <w:t xml:space="preserve">                </w:t>
      </w:r>
      <w:r w:rsidR="00B24800">
        <w:rPr>
          <w:snapToGrid/>
        </w:rPr>
        <w:t>Set&lt;PosixFilePermission&gt; perms = attr.permissions();</w:t>
      </w:r>
    </w:p>
    <w:p w:rsidR="00B24800" w:rsidRDefault="00893553" w:rsidP="00B24800">
      <w:pPr>
        <w:pStyle w:val="aff"/>
        <w:rPr>
          <w:snapToGrid/>
        </w:rPr>
      </w:pPr>
      <w:r>
        <w:rPr>
          <w:snapToGrid/>
        </w:rPr>
        <w:t xml:space="preserve">                </w:t>
      </w:r>
      <w:r w:rsidR="00B24800">
        <w:rPr>
          <w:b/>
          <w:snapToGrid/>
          <w:color w:val="7F0055"/>
        </w:rPr>
        <w:t>if</w:t>
      </w:r>
      <w:r w:rsidR="00B24800">
        <w:rPr>
          <w:snapToGrid/>
        </w:rPr>
        <w:t xml:space="preserve"> (perms.contains(PosixFilePermission.</w:t>
      </w:r>
      <w:r w:rsidR="00B24800">
        <w:rPr>
          <w:i/>
          <w:iCs/>
          <w:snapToGrid/>
          <w:color w:val="0000C0"/>
        </w:rPr>
        <w:t>GROUP_WRITE</w:t>
      </w:r>
      <w:r w:rsidR="00B24800">
        <w:rPr>
          <w:snapToGrid/>
        </w:rPr>
        <w:t>)</w:t>
      </w:r>
    </w:p>
    <w:p w:rsidR="00B24800" w:rsidRDefault="00893553" w:rsidP="00B24800">
      <w:pPr>
        <w:pStyle w:val="aff"/>
        <w:rPr>
          <w:snapToGrid/>
        </w:rPr>
      </w:pPr>
      <w:r>
        <w:rPr>
          <w:snapToGrid/>
        </w:rPr>
        <w:t xml:space="preserve">                        </w:t>
      </w:r>
      <w:r w:rsidR="00B24800">
        <w:rPr>
          <w:snapToGrid/>
        </w:rPr>
        <w:t>|| perms.contains(PosixFilePermission.</w:t>
      </w:r>
      <w:r w:rsidR="00B24800">
        <w:rPr>
          <w:i/>
          <w:iCs/>
          <w:snapToGrid/>
          <w:color w:val="0000C0"/>
        </w:rPr>
        <w:t>OTHERS_WRITE</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snapToGrid/>
          <w:color w:val="3F7F5F"/>
        </w:rPr>
        <w:t>// someone else can write files, not secure</w:t>
      </w:r>
    </w:p>
    <w:p w:rsidR="00B24800" w:rsidRDefault="00893553" w:rsidP="00B24800">
      <w:pPr>
        <w:pStyle w:val="aff"/>
        <w:rPr>
          <w:snapToGrid/>
        </w:rPr>
      </w:pPr>
      <w:r>
        <w:rPr>
          <w:snapToGrid/>
        </w:rPr>
        <w:t xml:space="preserve">                    </w:t>
      </w:r>
      <w:r w:rsidR="00B24800">
        <w:rPr>
          <w:b/>
          <w:snapToGrid/>
          <w:color w:val="7F0055"/>
        </w:rPr>
        <w:t>return</w:t>
      </w:r>
      <w:r w:rsidR="00B24800">
        <w:rPr>
          <w:snapToGrid/>
        </w:rPr>
        <w:t xml:space="preserve"> </w:t>
      </w:r>
      <w:r w:rsidR="00B24800">
        <w:rPr>
          <w:b/>
          <w:snapToGrid/>
          <w:color w:val="7F0055"/>
        </w:rPr>
        <w:t>false</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B24800" w:rsidP="00B24800">
      <w:pPr>
        <w:pStyle w:val="aff"/>
        <w:rPr>
          <w:snapToGrid/>
        </w:rPr>
      </w:pPr>
      <w:r>
        <w:rPr>
          <w:snapToGrid/>
        </w:rPr>
        <w:t xml:space="preserve">        </w:t>
      </w:r>
      <w:r w:rsidR="00893553">
        <w:rPr>
          <w:snapToGrid/>
        </w:rPr>
        <w:t xml:space="preserve">    </w:t>
      </w:r>
      <w:r>
        <w:rPr>
          <w:snapToGrid/>
        </w:rPr>
        <w:t>}</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b/>
          <w:snapToGrid/>
          <w:color w:val="7F0055"/>
        </w:rPr>
        <w:t>catch</w:t>
      </w:r>
      <w:r w:rsidR="00B24800">
        <w:rPr>
          <w:snapToGrid/>
        </w:rPr>
        <w:t xml:space="preserve"> (IOException x)</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b/>
          <w:snapToGrid/>
          <w:color w:val="7F0055"/>
        </w:rPr>
        <w:t>return</w:t>
      </w:r>
      <w:r w:rsidR="00B24800">
        <w:rPr>
          <w:snapToGrid/>
        </w:rPr>
        <w:t xml:space="preserve"> </w:t>
      </w:r>
      <w:r w:rsidR="00B24800">
        <w:rPr>
          <w:b/>
          <w:snapToGrid/>
          <w:color w:val="7F0055"/>
        </w:rPr>
        <w:t>false</w:t>
      </w:r>
      <w:r w:rsidR="00B24800">
        <w:rPr>
          <w:snapToGrid/>
        </w:rPr>
        <w:t>;</w:t>
      </w:r>
    </w:p>
    <w:p w:rsidR="00B24800" w:rsidRDefault="00893553" w:rsidP="00B24800">
      <w:pPr>
        <w:pStyle w:val="aff"/>
        <w:rPr>
          <w:snapToGrid/>
        </w:rPr>
      </w:pPr>
      <w:r>
        <w:rPr>
          <w:snapToGrid/>
        </w:rPr>
        <w:t xml:space="preserve">        </w:t>
      </w:r>
      <w:r w:rsidR="00B24800">
        <w:rPr>
          <w:snapToGrid/>
        </w:rPr>
        <w:t>}</w:t>
      </w:r>
    </w:p>
    <w:p w:rsidR="00B24800" w:rsidRDefault="00893553" w:rsidP="00B24800">
      <w:pPr>
        <w:pStyle w:val="aff"/>
        <w:rPr>
          <w:snapToGrid/>
        </w:rPr>
      </w:pPr>
      <w:r>
        <w:rPr>
          <w:snapToGrid/>
        </w:rPr>
        <w:t xml:space="preserve">    </w:t>
      </w:r>
      <w:r w:rsidR="00B24800">
        <w:rPr>
          <w:snapToGrid/>
        </w:rPr>
        <w:t xml:space="preserve">}        </w:t>
      </w:r>
    </w:p>
    <w:p w:rsidR="00B24800" w:rsidRDefault="00893553" w:rsidP="00B24800">
      <w:pPr>
        <w:pStyle w:val="aff"/>
        <w:rPr>
          <w:snapToGrid/>
        </w:rPr>
      </w:pPr>
      <w:r>
        <w:rPr>
          <w:snapToGrid/>
        </w:rPr>
        <w:t xml:space="preserve">    </w:t>
      </w:r>
      <w:r w:rsidR="00B24800">
        <w:rPr>
          <w:b/>
          <w:snapToGrid/>
          <w:color w:val="7F0055"/>
        </w:rPr>
        <w:t>return</w:t>
      </w:r>
      <w:r w:rsidR="00B24800">
        <w:rPr>
          <w:snapToGrid/>
        </w:rPr>
        <w:t xml:space="preserve"> </w:t>
      </w:r>
      <w:r w:rsidR="00B24800">
        <w:rPr>
          <w:b/>
          <w:snapToGrid/>
          <w:color w:val="7F0055"/>
        </w:rPr>
        <w:t>true</w:t>
      </w:r>
      <w:r w:rsidR="00B24800">
        <w:rPr>
          <w:snapToGrid/>
        </w:rPr>
        <w:t>;</w:t>
      </w:r>
    </w:p>
    <w:p w:rsidR="00B24800" w:rsidRDefault="002C2C4B" w:rsidP="00B24800">
      <w:pPr>
        <w:pStyle w:val="aff"/>
        <w:rPr>
          <w:snapToGrid/>
        </w:rPr>
      </w:pPr>
      <w:r>
        <w:rPr>
          <w:snapToGrid/>
        </w:rPr>
        <w:t>}</w:t>
      </w:r>
    </w:p>
    <w:p w:rsidR="005C3BD9" w:rsidRDefault="00814995" w:rsidP="005C3BD9">
      <w:pPr>
        <w:rPr>
          <w:rFonts w:eastAsiaTheme="minorEastAsia"/>
        </w:rPr>
      </w:pPr>
      <w:r>
        <w:rPr>
          <w:rFonts w:eastAsiaTheme="minorEastAsia" w:hint="eastAsia"/>
        </w:rPr>
        <w:t>在对目录进行检查时，非常重要的一点是必须从根目</w:t>
      </w:r>
      <w:r w:rsidR="00B20766">
        <w:rPr>
          <w:rFonts w:eastAsiaTheme="minorEastAsia" w:hint="eastAsia"/>
        </w:rPr>
        <w:t>录往叶节点目录遍历，这样做可以防止危险的条件竞争，以防止具有</w:t>
      </w:r>
      <w:r>
        <w:rPr>
          <w:rFonts w:eastAsiaTheme="minorEastAsia" w:hint="eastAsia"/>
        </w:rPr>
        <w:t>至少一个目录权限的攻击者对目录进行重命名或者重新创建目录的操作，而这个操作</w:t>
      </w:r>
      <w:r w:rsidR="00B20766">
        <w:rPr>
          <w:rFonts w:eastAsiaTheme="minorEastAsia" w:hint="eastAsia"/>
        </w:rPr>
        <w:t>正好</w:t>
      </w:r>
      <w:r>
        <w:rPr>
          <w:rFonts w:eastAsiaTheme="minorEastAsia" w:hint="eastAsia"/>
        </w:rPr>
        <w:t>发生在被篡改目录的权限检查之前</w:t>
      </w:r>
      <w:r w:rsidR="00B20766">
        <w:rPr>
          <w:rFonts w:eastAsiaTheme="minorEastAsia" w:hint="eastAsia"/>
        </w:rPr>
        <w:t>和</w:t>
      </w:r>
      <w:r>
        <w:rPr>
          <w:rFonts w:eastAsiaTheme="minorEastAsia" w:hint="eastAsia"/>
        </w:rPr>
        <w:t>其</w:t>
      </w:r>
      <w:r w:rsidR="00AD30BD">
        <w:rPr>
          <w:rFonts w:eastAsiaTheme="minorEastAsia" w:hint="eastAsia"/>
        </w:rPr>
        <w:t>子目录</w:t>
      </w:r>
      <w:r>
        <w:rPr>
          <w:rFonts w:eastAsiaTheme="minorEastAsia" w:hint="eastAsia"/>
        </w:rPr>
        <w:t>的权限检查之后。</w:t>
      </w:r>
    </w:p>
    <w:p w:rsidR="006E27B9" w:rsidRDefault="006E27B9" w:rsidP="005C3BD9">
      <w:pPr>
        <w:rPr>
          <w:rFonts w:eastAsiaTheme="minorEastAsia"/>
        </w:rPr>
      </w:pPr>
      <w:r>
        <w:rPr>
          <w:rFonts w:eastAsiaTheme="minorEastAsia" w:hint="eastAsia"/>
        </w:rPr>
        <w:t>如果路径中包含任何符号链接，这个方法会递归调用链接的目标目录以确保它也是安全的。对于一个符号链接目录，只有当源目录与目标目录都是安全的时候才是安全的。这个方法会检查路径中的每一个目录</w:t>
      </w:r>
      <w:r w:rsidR="00A657B4">
        <w:rPr>
          <w:rFonts w:eastAsiaTheme="minorEastAsia" w:hint="eastAsia"/>
        </w:rPr>
        <w:t>，以确保</w:t>
      </w:r>
      <w:r w:rsidR="000219F2">
        <w:rPr>
          <w:rFonts w:eastAsiaTheme="minorEastAsia" w:hint="eastAsia"/>
        </w:rPr>
        <w:t>所有目录</w:t>
      </w:r>
      <w:r w:rsidR="00815F87">
        <w:rPr>
          <w:rFonts w:eastAsiaTheme="minorEastAsia" w:hint="eastAsia"/>
        </w:rPr>
        <w:t>都是属于当前用户或者管理员的</w:t>
      </w:r>
      <w:r>
        <w:rPr>
          <w:rFonts w:eastAsiaTheme="minorEastAsia" w:hint="eastAsia"/>
        </w:rPr>
        <w:t>，其他任何用户都不能在其中创建、删除、或者重命名文件。在</w:t>
      </w:r>
      <w:r>
        <w:rPr>
          <w:rFonts w:eastAsiaTheme="minorEastAsia" w:hint="eastAsia"/>
        </w:rPr>
        <w:t>POSIX</w:t>
      </w:r>
      <w:r>
        <w:rPr>
          <w:rFonts w:eastAsiaTheme="minorEastAsia" w:hint="eastAsia"/>
        </w:rPr>
        <w:t>系统中，</w:t>
      </w:r>
      <w:r w:rsidR="00DE6B84">
        <w:rPr>
          <w:rFonts w:eastAsiaTheme="minorEastAsia" w:hint="eastAsia"/>
        </w:rPr>
        <w:t>可</w:t>
      </w:r>
      <w:r>
        <w:rPr>
          <w:rFonts w:eastAsiaTheme="minorEastAsia" w:hint="eastAsia"/>
        </w:rPr>
        <w:t>通过禁用一个目录的组和全局写访问来防止目录主人和管理员以外的</w:t>
      </w:r>
      <w:r w:rsidR="00D23BC9">
        <w:rPr>
          <w:rFonts w:eastAsiaTheme="minorEastAsia" w:hint="eastAsia"/>
        </w:rPr>
        <w:t>任何</w:t>
      </w:r>
      <w:r>
        <w:rPr>
          <w:rFonts w:eastAsiaTheme="minorEastAsia" w:hint="eastAsia"/>
        </w:rPr>
        <w:t>用户对其进行更改。</w:t>
      </w:r>
    </w:p>
    <w:p w:rsidR="00B24800" w:rsidRPr="00815F87" w:rsidRDefault="00C26537" w:rsidP="00B24800">
      <w:pPr>
        <w:rPr>
          <w:rFonts w:eastAsiaTheme="minorEastAsia"/>
        </w:rPr>
      </w:pPr>
      <w:r>
        <w:rPr>
          <w:rFonts w:eastAsiaTheme="minorEastAsia" w:hint="eastAsia"/>
        </w:rPr>
        <w:t>注意，该方法只对遵循</w:t>
      </w:r>
      <w:r>
        <w:rPr>
          <w:rFonts w:eastAsiaTheme="minorEastAsia" w:hint="eastAsia"/>
        </w:rPr>
        <w:t>POSIX</w:t>
      </w:r>
      <w:r>
        <w:rPr>
          <w:rFonts w:eastAsiaTheme="minorEastAsia" w:hint="eastAsia"/>
        </w:rPr>
        <w:t>文件访问许可</w:t>
      </w:r>
      <w:r w:rsidR="00815F87">
        <w:rPr>
          <w:rFonts w:eastAsiaTheme="minorEastAsia" w:hint="eastAsia"/>
        </w:rPr>
        <w:t>机制</w:t>
      </w:r>
      <w:r>
        <w:rPr>
          <w:rFonts w:eastAsiaTheme="minorEastAsia" w:hint="eastAsia"/>
        </w:rPr>
        <w:t>的文件</w:t>
      </w:r>
      <w:r w:rsidR="000C4AFA">
        <w:rPr>
          <w:rFonts w:eastAsiaTheme="minorEastAsia" w:hint="eastAsia"/>
        </w:rPr>
        <w:t>系统有效，而对于使用其他许可机制的文件系统则可能会引发错误行为</w:t>
      </w:r>
      <w:r>
        <w:rPr>
          <w:rFonts w:eastAsiaTheme="minorEastAsia" w:hint="eastAsia"/>
        </w:rPr>
        <w:t>。</w:t>
      </w:r>
      <w:r w:rsidR="00634D41">
        <w:rPr>
          <w:rFonts w:eastAsiaTheme="minorEastAsia" w:hint="eastAsia"/>
        </w:rPr>
        <w:t>下面的正确示例使用</w:t>
      </w:r>
      <w:r w:rsidR="00634D41" w:rsidRPr="00D85FA1">
        <w:rPr>
          <w:rStyle w:val="Char6"/>
        </w:rPr>
        <w:t>isInSecureDir()</w:t>
      </w:r>
      <w:r w:rsidR="00634D41" w:rsidRPr="00634D41">
        <w:rPr>
          <w:rFonts w:eastAsiaTheme="minorEastAsia" w:hint="eastAsia"/>
        </w:rPr>
        <w:t>方法</w:t>
      </w:r>
      <w:r w:rsidR="00634D41">
        <w:rPr>
          <w:rFonts w:eastAsiaTheme="minorEastAsia" w:hint="eastAsia"/>
        </w:rPr>
        <w:t>来确保攻击者不能篡改将要打开和删除的目录。注意，一个目录的路径名称一旦经过</w:t>
      </w:r>
      <w:r w:rsidR="00634D41" w:rsidRPr="00D85FA1">
        <w:rPr>
          <w:rStyle w:val="Char6"/>
        </w:rPr>
        <w:t>isInSecureDir()</w:t>
      </w:r>
      <w:r w:rsidR="00634D41" w:rsidRPr="00634D41">
        <w:rPr>
          <w:rFonts w:eastAsiaTheme="minorEastAsia" w:hint="eastAsia"/>
        </w:rPr>
        <w:t>方法</w:t>
      </w:r>
      <w:r w:rsidR="00634D41">
        <w:rPr>
          <w:rFonts w:eastAsiaTheme="minorEastAsia" w:hint="eastAsia"/>
        </w:rPr>
        <w:t>的检查，后续所有对那个目录的文件操作都应该使用相同的路径名称。这个</w:t>
      </w:r>
      <w:r w:rsidR="00442E71">
        <w:rPr>
          <w:rFonts w:eastAsiaTheme="minorEastAsia" w:hint="eastAsia"/>
        </w:rPr>
        <w:t>正确示例同时检查所请求的文件是一个常规文件，而不是一个符号链接、设备文件</w:t>
      </w:r>
      <w:r w:rsidR="00634D41">
        <w:rPr>
          <w:rFonts w:eastAsiaTheme="minorEastAsia" w:hint="eastAsia"/>
        </w:rPr>
        <w:t>或者其他特殊文件。</w:t>
      </w:r>
    </w:p>
    <w:p w:rsidR="00B24800" w:rsidRPr="002B5456" w:rsidRDefault="005E279A" w:rsidP="00B24800">
      <w:pPr>
        <w:pStyle w:val="aff"/>
      </w:pPr>
      <w:r>
        <w:rPr>
          <w:color w:val="000000"/>
        </w:rPr>
        <w:t>String file</w:t>
      </w:r>
      <w:r>
        <w:rPr>
          <w:rFonts w:hint="eastAsia"/>
          <w:color w:val="000000"/>
        </w:rPr>
        <w:t>N</w:t>
      </w:r>
      <w:r w:rsidR="00B24800" w:rsidRPr="002B5456">
        <w:rPr>
          <w:color w:val="000000"/>
        </w:rPr>
        <w:t xml:space="preserve">ame = </w:t>
      </w:r>
      <w:r w:rsidR="00B24800" w:rsidRPr="00AF5EA8">
        <w:rPr>
          <w:rFonts w:hint="eastAsia"/>
          <w:color w:val="3F7F5F"/>
        </w:rPr>
        <w:t>/* provided by user */</w:t>
      </w:r>
      <w:r w:rsidR="00B24800" w:rsidRPr="002B5456">
        <w:rPr>
          <w:color w:val="000000"/>
        </w:rPr>
        <w:t>;</w:t>
      </w:r>
    </w:p>
    <w:p w:rsidR="00B24800" w:rsidRPr="002B5456" w:rsidRDefault="00B24800" w:rsidP="00B24800">
      <w:pPr>
        <w:pStyle w:val="aff"/>
      </w:pPr>
      <w:r w:rsidRPr="002B5456">
        <w:rPr>
          <w:color w:val="000000"/>
        </w:rPr>
        <w:t xml:space="preserve">Path path = </w:t>
      </w:r>
      <w:r w:rsidRPr="002B5456">
        <w:rPr>
          <w:b/>
          <w:color w:val="7F0055"/>
        </w:rPr>
        <w:t>new</w:t>
      </w:r>
      <w:r w:rsidRPr="002B5456">
        <w:rPr>
          <w:color w:val="000000"/>
        </w:rPr>
        <w:t xml:space="preserve"> File(</w:t>
      </w:r>
      <w:r w:rsidR="00C76A59">
        <w:rPr>
          <w:color w:val="000000"/>
        </w:rPr>
        <w:t>file</w:t>
      </w:r>
      <w:r w:rsidR="00C76A59">
        <w:rPr>
          <w:rFonts w:hint="eastAsia"/>
          <w:color w:val="000000"/>
        </w:rPr>
        <w:t>N</w:t>
      </w:r>
      <w:r w:rsidR="00C76A59" w:rsidRPr="002B5456">
        <w:rPr>
          <w:color w:val="000000"/>
        </w:rPr>
        <w:t>ame</w:t>
      </w:r>
      <w:r w:rsidRPr="002B5456">
        <w:rPr>
          <w:color w:val="000000"/>
        </w:rPr>
        <w:t>).toPath();</w:t>
      </w:r>
    </w:p>
    <w:p w:rsidR="00B24800" w:rsidRPr="002B5456" w:rsidRDefault="00B24800" w:rsidP="00B24800">
      <w:pPr>
        <w:pStyle w:val="aff"/>
      </w:pPr>
      <w:r w:rsidRPr="002B5456">
        <w:rPr>
          <w:b/>
          <w:color w:val="7F0055"/>
        </w:rPr>
        <w:t>try</w:t>
      </w:r>
    </w:p>
    <w:p w:rsidR="00B24800" w:rsidRPr="002B5456" w:rsidRDefault="00B24800" w:rsidP="00B24800">
      <w:pPr>
        <w:pStyle w:val="aff"/>
      </w:pPr>
      <w:r w:rsidRPr="002B5456">
        <w:rPr>
          <w:color w:val="000000"/>
        </w:rPr>
        <w:t>{</w:t>
      </w:r>
    </w:p>
    <w:p w:rsidR="00B24800" w:rsidRPr="002B5456" w:rsidRDefault="00B24800" w:rsidP="00B24800">
      <w:pPr>
        <w:pStyle w:val="aff"/>
        <w:rPr>
          <w:b/>
        </w:rPr>
      </w:pPr>
      <w:r w:rsidRPr="002B5456">
        <w:rPr>
          <w:rFonts w:hint="eastAsia"/>
          <w:color w:val="000000"/>
        </w:rPr>
        <w:t xml:space="preserve">    </w:t>
      </w:r>
      <w:r w:rsidRPr="002B5456">
        <w:rPr>
          <w:b/>
          <w:color w:val="7F0055"/>
        </w:rPr>
        <w:t>if</w:t>
      </w:r>
      <w:r w:rsidRPr="002B5456">
        <w:rPr>
          <w:b/>
          <w:color w:val="000000"/>
        </w:rPr>
        <w:t xml:space="preserve"> (!</w:t>
      </w:r>
      <w:r w:rsidRPr="002B5456">
        <w:rPr>
          <w:b/>
          <w:i/>
          <w:iCs/>
          <w:color w:val="000000"/>
        </w:rPr>
        <w:t>isInSecureDir</w:t>
      </w:r>
      <w:r w:rsidRPr="002B5456">
        <w:rPr>
          <w:b/>
          <w:color w:val="000000"/>
        </w:rPr>
        <w:t>(path))</w:t>
      </w:r>
    </w:p>
    <w:p w:rsidR="00B24800" w:rsidRPr="002B5456" w:rsidRDefault="00B24800" w:rsidP="00B24800">
      <w:pPr>
        <w:pStyle w:val="aff"/>
      </w:pPr>
      <w:r w:rsidRPr="002B5456">
        <w:rPr>
          <w:color w:val="000000"/>
        </w:rPr>
        <w:t xml:space="preserve">    {</w:t>
      </w:r>
    </w:p>
    <w:p w:rsidR="00B24800" w:rsidRPr="002B5456" w:rsidRDefault="00B24800" w:rsidP="00B24800">
      <w:pPr>
        <w:pStyle w:val="aff"/>
      </w:pPr>
      <w:r w:rsidRPr="002B5456">
        <w:rPr>
          <w:color w:val="000000"/>
        </w:rPr>
        <w:t xml:space="preserve">        System.</w:t>
      </w:r>
      <w:r w:rsidRPr="002B5456">
        <w:rPr>
          <w:i/>
          <w:iCs/>
          <w:color w:val="0000C0"/>
        </w:rPr>
        <w:t>out</w:t>
      </w:r>
      <w:r w:rsidRPr="002B5456">
        <w:rPr>
          <w:color w:val="000000"/>
        </w:rPr>
        <w:t>.println(</w:t>
      </w:r>
      <w:r w:rsidRPr="002B5456">
        <w:rPr>
          <w:color w:val="2A00FF"/>
        </w:rPr>
        <w:t>"File not in secure directory"</w:t>
      </w:r>
      <w:r w:rsidRPr="002B5456">
        <w:rPr>
          <w:color w:val="000000"/>
        </w:rPr>
        <w:t>);</w:t>
      </w:r>
    </w:p>
    <w:p w:rsidR="00B24800" w:rsidRPr="002B5456" w:rsidRDefault="00B24800" w:rsidP="00B24800">
      <w:pPr>
        <w:pStyle w:val="aff"/>
      </w:pPr>
      <w:r w:rsidRPr="002B5456">
        <w:rPr>
          <w:color w:val="000000"/>
        </w:rPr>
        <w:t xml:space="preserve">        </w:t>
      </w:r>
      <w:r w:rsidRPr="002B5456">
        <w:rPr>
          <w:b/>
          <w:color w:val="7F0055"/>
        </w:rPr>
        <w:t>return</w:t>
      </w:r>
      <w:r w:rsidRPr="002B5456">
        <w:rPr>
          <w:color w:val="000000"/>
        </w:rPr>
        <w:t>;</w:t>
      </w:r>
    </w:p>
    <w:p w:rsidR="00B24800" w:rsidRPr="002B5456" w:rsidRDefault="00B24800" w:rsidP="00B24800">
      <w:pPr>
        <w:pStyle w:val="aff"/>
      </w:pPr>
      <w:r w:rsidRPr="002B5456">
        <w:rPr>
          <w:color w:val="000000"/>
        </w:rPr>
        <w:t xml:space="preserve">    }</w:t>
      </w:r>
    </w:p>
    <w:p w:rsidR="00B24800" w:rsidRPr="002B5456" w:rsidRDefault="00B24800" w:rsidP="00B24800">
      <w:pPr>
        <w:pStyle w:val="aff"/>
        <w:rPr>
          <w:b/>
        </w:rPr>
      </w:pPr>
      <w:r w:rsidRPr="002B5456">
        <w:rPr>
          <w:b/>
          <w:color w:val="000000"/>
        </w:rPr>
        <w:t xml:space="preserve">    BasicFileAttributes attr = Files.</w:t>
      </w:r>
      <w:r w:rsidRPr="002B5456">
        <w:rPr>
          <w:b/>
          <w:i/>
          <w:iCs/>
          <w:color w:val="000000"/>
        </w:rPr>
        <w:t>readAttributes</w:t>
      </w:r>
      <w:r w:rsidRPr="002B5456">
        <w:rPr>
          <w:b/>
          <w:color w:val="000000"/>
        </w:rPr>
        <w:t>(path,</w:t>
      </w:r>
      <w:r>
        <w:rPr>
          <w:rFonts w:hint="eastAsia"/>
          <w:b/>
          <w:color w:val="000000"/>
        </w:rPr>
        <w:t xml:space="preserve"> </w:t>
      </w:r>
      <w:r w:rsidRPr="002B5456">
        <w:rPr>
          <w:b/>
          <w:color w:val="000000"/>
        </w:rPr>
        <w:t>BasicFileAttributes.</w:t>
      </w:r>
      <w:r w:rsidRPr="002B5456">
        <w:rPr>
          <w:b/>
          <w:color w:val="7F0055"/>
        </w:rPr>
        <w:t>class</w:t>
      </w:r>
      <w:r w:rsidRPr="002B5456">
        <w:rPr>
          <w:b/>
          <w:color w:val="000000"/>
        </w:rPr>
        <w:t>,</w:t>
      </w:r>
      <w:r>
        <w:rPr>
          <w:rFonts w:hint="eastAsia"/>
          <w:b/>
          <w:color w:val="000000"/>
        </w:rPr>
        <w:t xml:space="preserve"> </w:t>
      </w:r>
      <w:r w:rsidRPr="002B5456">
        <w:rPr>
          <w:b/>
          <w:color w:val="000000"/>
        </w:rPr>
        <w:t>LinkOption.</w:t>
      </w:r>
      <w:r w:rsidRPr="002B5456">
        <w:rPr>
          <w:b/>
          <w:i/>
          <w:iCs/>
          <w:color w:val="0000C0"/>
        </w:rPr>
        <w:t>NOFOLLOW_LINKS</w:t>
      </w:r>
      <w:r w:rsidRPr="002B5456">
        <w:rPr>
          <w:b/>
          <w:color w:val="000000"/>
        </w:rPr>
        <w:t>);</w:t>
      </w:r>
    </w:p>
    <w:p w:rsidR="00B24800" w:rsidRPr="002B5456" w:rsidRDefault="00B24800" w:rsidP="00B24800">
      <w:pPr>
        <w:pStyle w:val="aff"/>
      </w:pPr>
      <w:r w:rsidRPr="002B5456">
        <w:rPr>
          <w:color w:val="000000"/>
        </w:rPr>
        <w:t xml:space="preserve">    </w:t>
      </w:r>
      <w:r w:rsidRPr="00B3300B">
        <w:rPr>
          <w:color w:val="3F7F5F"/>
        </w:rPr>
        <w:t>// Check</w:t>
      </w:r>
    </w:p>
    <w:p w:rsidR="00B24800" w:rsidRPr="002B5456" w:rsidRDefault="00B24800" w:rsidP="00B24800">
      <w:pPr>
        <w:pStyle w:val="aff"/>
        <w:rPr>
          <w:b/>
        </w:rPr>
      </w:pPr>
      <w:r w:rsidRPr="002B5456">
        <w:rPr>
          <w:color w:val="000000"/>
        </w:rPr>
        <w:t xml:space="preserve">    </w:t>
      </w:r>
      <w:r w:rsidRPr="002B5456">
        <w:rPr>
          <w:b/>
          <w:color w:val="7F0055"/>
        </w:rPr>
        <w:t>if</w:t>
      </w:r>
      <w:r w:rsidRPr="002B5456">
        <w:rPr>
          <w:b/>
          <w:color w:val="000000"/>
        </w:rPr>
        <w:t xml:space="preserve"> (!attr.isRegularFile())</w:t>
      </w:r>
    </w:p>
    <w:p w:rsidR="00B24800" w:rsidRPr="002B5456" w:rsidRDefault="00B24800" w:rsidP="00B24800">
      <w:pPr>
        <w:pStyle w:val="aff"/>
      </w:pPr>
      <w:r w:rsidRPr="002B5456">
        <w:rPr>
          <w:color w:val="000000"/>
        </w:rPr>
        <w:t xml:space="preserve">    {</w:t>
      </w:r>
    </w:p>
    <w:p w:rsidR="00B24800" w:rsidRPr="002B5456" w:rsidRDefault="00B24800" w:rsidP="00B24800">
      <w:pPr>
        <w:pStyle w:val="aff"/>
      </w:pPr>
      <w:r w:rsidRPr="002B5456">
        <w:rPr>
          <w:color w:val="000000"/>
        </w:rPr>
        <w:t xml:space="preserve">        System.</w:t>
      </w:r>
      <w:r w:rsidRPr="002B5456">
        <w:rPr>
          <w:i/>
          <w:iCs/>
          <w:color w:val="0000C0"/>
        </w:rPr>
        <w:t>out</w:t>
      </w:r>
      <w:r w:rsidRPr="002B5456">
        <w:rPr>
          <w:color w:val="000000"/>
        </w:rPr>
        <w:t>.println(</w:t>
      </w:r>
      <w:r w:rsidRPr="002B5456">
        <w:rPr>
          <w:color w:val="2A00FF"/>
        </w:rPr>
        <w:t>"Not a regular file"</w:t>
      </w:r>
      <w:r w:rsidRPr="002B5456">
        <w:rPr>
          <w:color w:val="000000"/>
        </w:rPr>
        <w:t>);</w:t>
      </w:r>
    </w:p>
    <w:p w:rsidR="00B24800" w:rsidRPr="002B5456" w:rsidRDefault="00B24800" w:rsidP="00B24800">
      <w:pPr>
        <w:pStyle w:val="aff"/>
      </w:pPr>
      <w:r w:rsidRPr="002B5456">
        <w:rPr>
          <w:color w:val="000000"/>
        </w:rPr>
        <w:t xml:space="preserve">        </w:t>
      </w:r>
      <w:r w:rsidRPr="002B5456">
        <w:rPr>
          <w:b/>
          <w:color w:val="7F0055"/>
        </w:rPr>
        <w:t>return</w:t>
      </w:r>
      <w:r w:rsidRPr="002B5456">
        <w:rPr>
          <w:color w:val="000000"/>
        </w:rPr>
        <w:t>;</w:t>
      </w:r>
    </w:p>
    <w:p w:rsidR="00B24800" w:rsidRPr="002B5456" w:rsidRDefault="00B24800" w:rsidP="00B24800">
      <w:pPr>
        <w:pStyle w:val="aff"/>
      </w:pPr>
      <w:r w:rsidRPr="002B5456">
        <w:rPr>
          <w:color w:val="000000"/>
        </w:rPr>
        <w:t xml:space="preserve">    }</w:t>
      </w:r>
    </w:p>
    <w:p w:rsidR="00B24800" w:rsidRPr="002B5456" w:rsidRDefault="00B24800" w:rsidP="00B24800">
      <w:pPr>
        <w:pStyle w:val="aff"/>
      </w:pPr>
      <w:r w:rsidRPr="002B5456">
        <w:rPr>
          <w:color w:val="000000"/>
        </w:rPr>
        <w:t xml:space="preserve">    </w:t>
      </w:r>
      <w:r w:rsidRPr="00131A3D">
        <w:rPr>
          <w:color w:val="3F7F5F"/>
        </w:rPr>
        <w:t>// other necessary checks</w:t>
      </w:r>
    </w:p>
    <w:p w:rsidR="00B24800" w:rsidRPr="002B5456" w:rsidRDefault="00B24800" w:rsidP="00B24800">
      <w:pPr>
        <w:pStyle w:val="aff"/>
      </w:pPr>
      <w:r w:rsidRPr="002B5456">
        <w:rPr>
          <w:color w:val="000000"/>
        </w:rPr>
        <w:t xml:space="preserve">    </w:t>
      </w:r>
      <w:r w:rsidRPr="002B5456">
        <w:rPr>
          <w:b/>
          <w:color w:val="7F0055"/>
        </w:rPr>
        <w:t>try</w:t>
      </w:r>
      <w:r w:rsidRPr="002B5456">
        <w:rPr>
          <w:color w:val="000000"/>
        </w:rPr>
        <w:t xml:space="preserve"> (InputStream in = Files.</w:t>
      </w:r>
      <w:r w:rsidRPr="002B5456">
        <w:rPr>
          <w:i/>
          <w:iCs/>
          <w:color w:val="000000"/>
        </w:rPr>
        <w:t>newInputStream</w:t>
      </w:r>
      <w:r w:rsidRPr="002B5456">
        <w:rPr>
          <w:color w:val="000000"/>
        </w:rPr>
        <w:t>(path))</w:t>
      </w:r>
    </w:p>
    <w:p w:rsidR="00B24800" w:rsidRPr="002B5456" w:rsidRDefault="00B24800" w:rsidP="00B24800">
      <w:pPr>
        <w:pStyle w:val="aff"/>
      </w:pPr>
      <w:r w:rsidRPr="002B5456">
        <w:rPr>
          <w:color w:val="000000"/>
        </w:rPr>
        <w:lastRenderedPageBreak/>
        <w:t xml:space="preserve">    {</w:t>
      </w:r>
    </w:p>
    <w:p w:rsidR="00B24800" w:rsidRPr="002B5456" w:rsidRDefault="00B24800" w:rsidP="00B24800">
      <w:pPr>
        <w:pStyle w:val="aff"/>
      </w:pPr>
      <w:r w:rsidRPr="002B5456">
        <w:rPr>
          <w:color w:val="000000"/>
        </w:rPr>
        <w:t xml:space="preserve">        </w:t>
      </w:r>
      <w:r w:rsidRPr="00FD0060">
        <w:rPr>
          <w:color w:val="3F7F5F"/>
        </w:rPr>
        <w:t>// read file</w:t>
      </w:r>
    </w:p>
    <w:p w:rsidR="00B24800" w:rsidRPr="002B5456" w:rsidRDefault="00B24800" w:rsidP="00B24800">
      <w:pPr>
        <w:pStyle w:val="aff"/>
      </w:pPr>
      <w:r w:rsidRPr="002B5456">
        <w:rPr>
          <w:color w:val="000000"/>
        </w:rPr>
        <w:t xml:space="preserve">    }</w:t>
      </w:r>
    </w:p>
    <w:p w:rsidR="00B24800" w:rsidRPr="002B5456" w:rsidRDefault="00B24800" w:rsidP="00B24800">
      <w:pPr>
        <w:pStyle w:val="aff"/>
      </w:pPr>
      <w:r w:rsidRPr="002B5456">
        <w:rPr>
          <w:color w:val="000000"/>
        </w:rPr>
        <w:t>}</w:t>
      </w:r>
    </w:p>
    <w:p w:rsidR="00B24800" w:rsidRPr="002B5456" w:rsidRDefault="00B24800" w:rsidP="00B24800">
      <w:pPr>
        <w:pStyle w:val="aff"/>
      </w:pPr>
      <w:r w:rsidRPr="002B5456">
        <w:rPr>
          <w:b/>
          <w:color w:val="7F0055"/>
        </w:rPr>
        <w:t>catch</w:t>
      </w:r>
      <w:r w:rsidRPr="002B5456">
        <w:rPr>
          <w:color w:val="000000"/>
        </w:rPr>
        <w:t xml:space="preserve"> (IOException x)</w:t>
      </w:r>
    </w:p>
    <w:p w:rsidR="00B24800" w:rsidRPr="002B5456" w:rsidRDefault="00B24800" w:rsidP="00B24800">
      <w:pPr>
        <w:pStyle w:val="aff"/>
      </w:pPr>
      <w:r w:rsidRPr="002B5456">
        <w:rPr>
          <w:color w:val="000000"/>
        </w:rPr>
        <w:t>{</w:t>
      </w:r>
    </w:p>
    <w:p w:rsidR="00B24800" w:rsidRPr="002B5456" w:rsidRDefault="00B24800" w:rsidP="00B24800">
      <w:pPr>
        <w:pStyle w:val="aff"/>
      </w:pPr>
      <w:r w:rsidRPr="002B5456">
        <w:rPr>
          <w:color w:val="000000"/>
        </w:rPr>
        <w:t xml:space="preserve">   </w:t>
      </w:r>
      <w:r w:rsidRPr="00404FED">
        <w:rPr>
          <w:color w:val="3F7F5F"/>
        </w:rPr>
        <w:t>// handle error</w:t>
      </w:r>
    </w:p>
    <w:p w:rsidR="00903763" w:rsidRDefault="00B24800" w:rsidP="00340135">
      <w:pPr>
        <w:pStyle w:val="aff"/>
        <w:rPr>
          <w:color w:val="000000"/>
        </w:rPr>
      </w:pPr>
      <w:r w:rsidRPr="002B5456">
        <w:rPr>
          <w:color w:val="000000"/>
        </w:rPr>
        <w:t>}</w:t>
      </w:r>
      <w:bookmarkStart w:id="75" w:name="_Toc358023502"/>
      <w:bookmarkStart w:id="76" w:name="_Toc373262670"/>
    </w:p>
    <w:p w:rsidR="001C2AEB" w:rsidRDefault="00AA0A2B" w:rsidP="00F00226">
      <w:pPr>
        <w:pStyle w:val="aff0"/>
      </w:pPr>
      <w:r>
        <w:rPr>
          <w:rFonts w:hint="eastAsia"/>
        </w:rPr>
        <w:t>例外情况：</w:t>
      </w:r>
    </w:p>
    <w:p w:rsidR="00F00226" w:rsidRPr="0093010B" w:rsidRDefault="009E76CB" w:rsidP="009149B5">
      <w:pPr>
        <w:rPr>
          <w:rFonts w:eastAsiaTheme="minorEastAsia"/>
        </w:rPr>
      </w:pPr>
      <w:r>
        <w:rPr>
          <w:rFonts w:eastAsiaTheme="minorEastAsia" w:hint="eastAsia"/>
        </w:rPr>
        <w:t>对于运行在</w:t>
      </w:r>
      <w:r w:rsidRPr="00464EE7">
        <w:rPr>
          <w:rFonts w:eastAsiaTheme="minorEastAsia" w:hint="eastAsia"/>
          <w:highlight w:val="yellow"/>
        </w:rPr>
        <w:t>单用户系统或者没有共享目录的系统</w:t>
      </w:r>
      <w:r>
        <w:rPr>
          <w:rFonts w:eastAsiaTheme="minorEastAsia" w:hint="eastAsia"/>
        </w:rPr>
        <w:t>，或者不会发生文件系统漏洞的系统上的程序，则无需在操作文件之前确保其在安全目录之中。</w:t>
      </w:r>
    </w:p>
    <w:p w:rsidR="00B24800" w:rsidRPr="00A65578" w:rsidRDefault="000543A4" w:rsidP="00B24800">
      <w:pPr>
        <w:pStyle w:val="aff1"/>
      </w:pPr>
      <w:bookmarkStart w:id="77" w:name="_Toc435437907"/>
      <w:bookmarkEnd w:id="75"/>
      <w:bookmarkEnd w:id="76"/>
      <w:r w:rsidRPr="000543A4">
        <w:rPr>
          <w:rFonts w:ascii="宋体" w:eastAsia="宋体" w:hAnsi="宋体" w:cs="宋体" w:hint="eastAsia"/>
        </w:rPr>
        <w:t>序列化和反序列化</w:t>
      </w:r>
      <w:bookmarkEnd w:id="77"/>
    </w:p>
    <w:p w:rsidR="00B24800" w:rsidRPr="00593F78" w:rsidRDefault="00772D92" w:rsidP="001C122A">
      <w:pPr>
        <w:pStyle w:val="2"/>
      </w:pPr>
      <w:bookmarkStart w:id="78" w:name="_Rule_4.1_Sign"/>
      <w:bookmarkStart w:id="79" w:name="_规则4.1将敏感对象发送出信任区域前进行签名并加密"/>
      <w:bookmarkStart w:id="80" w:name="_规则_4.1将敏感对象发送出信任区域前进行签名并加密"/>
      <w:bookmarkStart w:id="81" w:name="_Toc373262671"/>
      <w:bookmarkStart w:id="82" w:name="_Toc376550026"/>
      <w:bookmarkStart w:id="83" w:name="_Ref378167032"/>
      <w:bookmarkStart w:id="84" w:name="_Toc435437908"/>
      <w:bookmarkEnd w:id="78"/>
      <w:bookmarkEnd w:id="79"/>
      <w:bookmarkEnd w:id="80"/>
      <w:r>
        <w:rPr>
          <w:rFonts w:eastAsiaTheme="minorEastAsia" w:hint="eastAsia"/>
        </w:rPr>
        <w:t>规则</w:t>
      </w:r>
      <w:r w:rsidR="00BB4158">
        <w:rPr>
          <w:rFonts w:eastAsiaTheme="minorEastAsia" w:hint="eastAsia"/>
        </w:rPr>
        <w:t xml:space="preserve"> </w:t>
      </w:r>
      <w:r w:rsidR="00B24800">
        <w:rPr>
          <w:rFonts w:hint="eastAsia"/>
        </w:rPr>
        <w:t>4.1</w:t>
      </w:r>
      <w:r w:rsidR="001B6212">
        <w:rPr>
          <w:rFonts w:eastAsiaTheme="minorEastAsia" w:hint="eastAsia"/>
        </w:rPr>
        <w:t xml:space="preserve"> </w:t>
      </w:r>
      <w:r w:rsidR="00A56465" w:rsidRPr="00A56465">
        <w:rPr>
          <w:rFonts w:ascii="宋体" w:eastAsia="宋体" w:hAnsi="宋体" w:cs="宋体" w:hint="eastAsia"/>
        </w:rPr>
        <w:t>将敏感对象发送出信任区域前进行签名并加密</w:t>
      </w:r>
      <w:bookmarkEnd w:id="81"/>
      <w:bookmarkEnd w:id="82"/>
      <w:bookmarkEnd w:id="83"/>
      <w:bookmarkEnd w:id="84"/>
    </w:p>
    <w:p w:rsidR="008205F3" w:rsidRDefault="00AF1D38" w:rsidP="00B24800">
      <w:pPr>
        <w:rPr>
          <w:rFonts w:eastAsia="宋体"/>
        </w:rPr>
      </w:pPr>
      <w:r>
        <w:rPr>
          <w:rFonts w:eastAsiaTheme="minorEastAsia" w:hint="eastAsia"/>
          <w:b/>
        </w:rPr>
        <w:t>说明：</w:t>
      </w:r>
      <w:r w:rsidR="0063645A" w:rsidRPr="0063645A">
        <w:rPr>
          <w:rFonts w:ascii="宋体" w:eastAsia="宋体" w:hAnsi="宋体" w:cs="宋体" w:hint="eastAsia"/>
        </w:rPr>
        <w:t>敏感数据传输过程中要防止</w:t>
      </w:r>
      <w:r w:rsidR="003B73E4">
        <w:rPr>
          <w:rFonts w:ascii="宋体" w:eastAsia="宋体" w:hAnsi="宋体" w:cs="宋体" w:hint="eastAsia"/>
        </w:rPr>
        <w:t>被</w:t>
      </w:r>
      <w:r w:rsidR="0063645A" w:rsidRPr="0063645A">
        <w:rPr>
          <w:rFonts w:ascii="宋体" w:eastAsia="宋体" w:hAnsi="宋体" w:cs="宋体" w:hint="eastAsia"/>
        </w:rPr>
        <w:t>窃取和恶意篡改</w:t>
      </w:r>
      <w:r w:rsidR="002A762B">
        <w:rPr>
          <w:rFonts w:eastAsiaTheme="minorEastAsia" w:hint="eastAsia"/>
        </w:rPr>
        <w:t>。</w:t>
      </w:r>
      <w:r w:rsidR="00A02E14">
        <w:rPr>
          <w:rFonts w:eastAsia="宋体" w:hint="eastAsia"/>
        </w:rPr>
        <w:t>使用安全的加密算法加密传输对象</w:t>
      </w:r>
      <w:r w:rsidR="007F243A">
        <w:rPr>
          <w:rFonts w:eastAsia="宋体" w:hint="eastAsia"/>
        </w:rPr>
        <w:t>可以保护数据</w:t>
      </w:r>
      <w:r w:rsidR="00A02E14">
        <w:rPr>
          <w:rFonts w:eastAsia="宋体" w:hint="eastAsia"/>
        </w:rPr>
        <w:t>。</w:t>
      </w:r>
      <w:r w:rsidR="00CA6374">
        <w:rPr>
          <w:rFonts w:eastAsia="宋体" w:hint="eastAsia"/>
        </w:rPr>
        <w:t>这就是所谓的对对象进行密封。</w:t>
      </w:r>
      <w:r w:rsidR="000073AD">
        <w:rPr>
          <w:rFonts w:eastAsia="宋体" w:hint="eastAsia"/>
        </w:rPr>
        <w:t>而对密封的</w:t>
      </w:r>
      <w:r w:rsidR="000073AD" w:rsidRPr="000073AD">
        <w:rPr>
          <w:rFonts w:eastAsia="宋体" w:hint="eastAsia"/>
        </w:rPr>
        <w:t>对象进行数字签名则可以防止对象被非法篡改，保持其完整性。在以下场景中，需要</w:t>
      </w:r>
      <w:r w:rsidR="002A4979">
        <w:rPr>
          <w:rFonts w:eastAsia="宋体" w:hint="eastAsia"/>
        </w:rPr>
        <w:t>对对象密封和数字签名来</w:t>
      </w:r>
      <w:r w:rsidR="000073AD" w:rsidRPr="000073AD">
        <w:rPr>
          <w:rFonts w:eastAsia="宋体" w:hint="eastAsia"/>
        </w:rPr>
        <w:t>保证数据安全</w:t>
      </w:r>
      <w:r w:rsidR="000073AD">
        <w:rPr>
          <w:rFonts w:eastAsia="宋体" w:hint="eastAsia"/>
        </w:rPr>
        <w:t>：</w:t>
      </w:r>
    </w:p>
    <w:p w:rsidR="002A4979" w:rsidRPr="00CD6210" w:rsidRDefault="002A4979" w:rsidP="002A4979">
      <w:r w:rsidRPr="00CD6210">
        <w:t xml:space="preserve">1) </w:t>
      </w:r>
      <w:r w:rsidR="009F6997" w:rsidRPr="009F6997">
        <w:rPr>
          <w:rFonts w:ascii="宋体" w:eastAsia="宋体" w:hAnsi="宋体" w:cs="宋体" w:hint="eastAsia"/>
        </w:rPr>
        <w:t>序列化或传输敏感数据</w:t>
      </w:r>
    </w:p>
    <w:p w:rsidR="002A4979" w:rsidRPr="00CD6210" w:rsidRDefault="002A4979" w:rsidP="002A4979">
      <w:r w:rsidRPr="00CD6210">
        <w:t xml:space="preserve">2) </w:t>
      </w:r>
      <w:r w:rsidR="00942CB6" w:rsidRPr="00942CB6">
        <w:rPr>
          <w:rFonts w:ascii="宋体" w:eastAsia="宋体" w:hAnsi="宋体" w:cs="宋体" w:hint="eastAsia"/>
        </w:rPr>
        <w:t>没有</w:t>
      </w:r>
      <w:r w:rsidR="003902DF">
        <w:rPr>
          <w:rFonts w:ascii="宋体" w:eastAsia="宋体" w:hAnsi="宋体" w:cs="宋体" w:hint="eastAsia"/>
        </w:rPr>
        <w:t>使用类似于</w:t>
      </w:r>
      <w:r w:rsidR="00942CB6" w:rsidRPr="00942CB6">
        <w:t>SSL</w:t>
      </w:r>
      <w:r w:rsidR="00942CB6" w:rsidRPr="00942CB6">
        <w:rPr>
          <w:rFonts w:ascii="宋体" w:eastAsia="宋体" w:hAnsi="宋体" w:cs="宋体" w:hint="eastAsia"/>
        </w:rPr>
        <w:t>传输通道或者</w:t>
      </w:r>
      <w:r w:rsidR="00942CB6">
        <w:rPr>
          <w:rFonts w:ascii="宋体" w:eastAsia="宋体" w:hAnsi="宋体" w:cs="宋体" w:hint="eastAsia"/>
        </w:rPr>
        <w:t>对于有限的事务来说</w:t>
      </w:r>
      <w:r w:rsidR="00942CB6" w:rsidRPr="00942CB6">
        <w:rPr>
          <w:rFonts w:ascii="宋体" w:eastAsia="宋体" w:hAnsi="宋体" w:cs="宋体" w:hint="eastAsia"/>
        </w:rPr>
        <w:t>代价太高</w:t>
      </w:r>
    </w:p>
    <w:p w:rsidR="002224A5" w:rsidRPr="00CD6210" w:rsidRDefault="002224A5" w:rsidP="002224A5">
      <w:r w:rsidRPr="00CD6210">
        <w:t xml:space="preserve">3) </w:t>
      </w:r>
      <w:r w:rsidR="00942CB6" w:rsidRPr="00942CB6">
        <w:rPr>
          <w:rFonts w:ascii="宋体" w:eastAsia="宋体" w:hAnsi="宋体" w:cs="宋体" w:hint="eastAsia"/>
        </w:rPr>
        <w:t>敏感数据需要长久保存（比如在硬盘驱动器上）</w:t>
      </w:r>
    </w:p>
    <w:p w:rsidR="008205F3" w:rsidRDefault="003902DF" w:rsidP="00045528">
      <w:pPr>
        <w:rPr>
          <w:rFonts w:eastAsia="宋体"/>
        </w:rPr>
      </w:pPr>
      <w:r>
        <w:rPr>
          <w:rFonts w:eastAsia="宋体" w:hint="eastAsia"/>
          <w:lang w:val="zh-CN"/>
        </w:rPr>
        <w:t>应该避免使用私有加密算法，因为这样</w:t>
      </w:r>
      <w:r w:rsidR="00045528" w:rsidRPr="004F38FC">
        <w:rPr>
          <w:rFonts w:eastAsia="宋体" w:hint="eastAsia"/>
          <w:lang w:val="zh-CN"/>
        </w:rPr>
        <w:t>会引入不必要的漏洞。</w:t>
      </w:r>
      <w:r w:rsidR="00045528" w:rsidRPr="00045528">
        <w:rPr>
          <w:rFonts w:eastAsia="宋体" w:hint="eastAsia"/>
        </w:rPr>
        <w:t>在</w:t>
      </w:r>
      <w:r w:rsidR="00045528" w:rsidRPr="00045528">
        <w:rPr>
          <w:rStyle w:val="Char6"/>
          <w:rFonts w:eastAsia="宋体"/>
        </w:rPr>
        <w:t>readObject()</w:t>
      </w:r>
      <w:r w:rsidR="00045528" w:rsidRPr="00045528">
        <w:rPr>
          <w:rFonts w:eastAsia="宋体" w:hint="eastAsia"/>
        </w:rPr>
        <w:t>和</w:t>
      </w:r>
      <w:r w:rsidR="00045528" w:rsidRPr="00045528">
        <w:rPr>
          <w:rStyle w:val="Char6"/>
          <w:rFonts w:eastAsia="宋体"/>
        </w:rPr>
        <w:t>writeObject()</w:t>
      </w:r>
      <w:r w:rsidR="00045528" w:rsidRPr="00045528">
        <w:rPr>
          <w:rFonts w:eastAsia="宋体" w:hint="eastAsia"/>
        </w:rPr>
        <w:t>函数</w:t>
      </w:r>
      <w:r w:rsidR="00045528">
        <w:rPr>
          <w:rFonts w:eastAsia="宋体" w:hint="eastAsia"/>
        </w:rPr>
        <w:t>中使用私有加密算法的应用是典型的反面示例</w:t>
      </w:r>
      <w:r w:rsidR="00045528" w:rsidRPr="00045528">
        <w:rPr>
          <w:rFonts w:eastAsia="宋体" w:hint="eastAsia"/>
        </w:rPr>
        <w:t>。</w:t>
      </w:r>
    </w:p>
    <w:p w:rsidR="00B24800" w:rsidRPr="008D7F22" w:rsidRDefault="00C14CE7" w:rsidP="00B24800">
      <w:pPr>
        <w:rPr>
          <w:rFonts w:eastAsia="宋体"/>
        </w:rPr>
      </w:pPr>
      <w:r w:rsidRPr="004F38FC">
        <w:rPr>
          <w:rFonts w:eastAsia="宋体" w:hint="eastAsia"/>
          <w:lang w:val="zh-CN"/>
        </w:rPr>
        <w:t>该规则的代码示例都是基于下面的代码来说明</w:t>
      </w:r>
      <w:r>
        <w:rPr>
          <w:rFonts w:eastAsia="宋体" w:hint="eastAsia"/>
        </w:rPr>
        <w:t>：</w:t>
      </w:r>
    </w:p>
    <w:p w:rsidR="00B24800" w:rsidRPr="000116C2" w:rsidRDefault="00B24800" w:rsidP="00B24800">
      <w:pPr>
        <w:pStyle w:val="aff"/>
      </w:pPr>
      <w:r w:rsidRPr="000116C2">
        <w:rPr>
          <w:b/>
          <w:color w:val="7F0055"/>
        </w:rPr>
        <w:t>class</w:t>
      </w:r>
      <w:r w:rsidRPr="000116C2">
        <w:t xml:space="preserve"> SerializableMap&lt;K, V&gt; </w:t>
      </w:r>
      <w:r w:rsidRPr="000116C2">
        <w:rPr>
          <w:b/>
          <w:color w:val="7F0055"/>
        </w:rPr>
        <w:t>implements</w:t>
      </w:r>
      <w:r w:rsidRPr="000116C2">
        <w:t xml:space="preserve"> Serializable</w:t>
      </w:r>
    </w:p>
    <w:p w:rsidR="00B24800" w:rsidRPr="000116C2" w:rsidRDefault="00B24800" w:rsidP="00B24800">
      <w:pPr>
        <w:pStyle w:val="aff"/>
      </w:pPr>
      <w:r w:rsidRPr="000116C2">
        <w:t>{</w:t>
      </w:r>
    </w:p>
    <w:p w:rsidR="00B24800" w:rsidRPr="000116C2" w:rsidRDefault="00B24800" w:rsidP="00B24800">
      <w:pPr>
        <w:pStyle w:val="aff"/>
      </w:pPr>
      <w:r w:rsidRPr="000116C2">
        <w:t xml:space="preserve">    </w:t>
      </w:r>
      <w:r w:rsidRPr="000116C2">
        <w:rPr>
          <w:b/>
          <w:color w:val="7F0055"/>
        </w:rPr>
        <w:t>final</w:t>
      </w:r>
      <w:r w:rsidRPr="000116C2">
        <w:t xml:space="preserve"> </w:t>
      </w:r>
      <w:r w:rsidRPr="000116C2">
        <w:rPr>
          <w:b/>
          <w:color w:val="7F0055"/>
        </w:rPr>
        <w:t>static</w:t>
      </w:r>
      <w:r w:rsidRPr="000116C2">
        <w:t xml:space="preserve"> </w:t>
      </w:r>
      <w:r w:rsidRPr="000116C2">
        <w:rPr>
          <w:b/>
          <w:color w:val="7F0055"/>
        </w:rPr>
        <w:t>long</w:t>
      </w:r>
      <w:r w:rsidRPr="000116C2">
        <w:t xml:space="preserve"> </w:t>
      </w:r>
      <w:r w:rsidRPr="000116C2">
        <w:rPr>
          <w:i/>
          <w:iCs/>
          <w:color w:val="0000C0"/>
        </w:rPr>
        <w:t>serialVersionUID</w:t>
      </w:r>
      <w:r w:rsidRPr="000116C2">
        <w:t xml:space="preserve"> = </w:t>
      </w:r>
      <w:r w:rsidRPr="00B24800">
        <w:t>45217497203262395L</w:t>
      </w:r>
      <w:r w:rsidRPr="000116C2">
        <w:t>;</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r w:rsidRPr="000116C2">
        <w:rPr>
          <w:b/>
          <w:color w:val="7F0055"/>
        </w:rPr>
        <w:t>private</w:t>
      </w:r>
      <w:r w:rsidRPr="000116C2">
        <w:t xml:space="preserve"> Map&lt;K, V&gt; </w:t>
      </w:r>
      <w:r w:rsidRPr="000116C2">
        <w:rPr>
          <w:color w:val="0000C0"/>
        </w:rPr>
        <w:t>map</w:t>
      </w:r>
      <w:r w:rsidRPr="000116C2">
        <w:t>;</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r w:rsidRPr="000116C2">
        <w:rPr>
          <w:b/>
          <w:color w:val="7F0055"/>
        </w:rPr>
        <w:t>public</w:t>
      </w:r>
      <w:r w:rsidRPr="000116C2">
        <w:t xml:space="preserve"> SerializableMap()</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r w:rsidRPr="000116C2">
        <w:rPr>
          <w:color w:val="0000C0"/>
        </w:rPr>
        <w:t>map</w:t>
      </w:r>
      <w:r w:rsidRPr="000116C2">
        <w:t xml:space="preserve"> = </w:t>
      </w:r>
      <w:r w:rsidRPr="000116C2">
        <w:rPr>
          <w:b/>
          <w:color w:val="7F0055"/>
        </w:rPr>
        <w:t>new</w:t>
      </w:r>
      <w:r w:rsidRPr="000116C2">
        <w:t xml:space="preserve"> HashMap&lt;K, V&gt;();</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r w:rsidRPr="000116C2">
        <w:rPr>
          <w:b/>
          <w:color w:val="7F0055"/>
        </w:rPr>
        <w:t>public</w:t>
      </w:r>
      <w:r w:rsidRPr="000116C2">
        <w:t xml:space="preserve"> </w:t>
      </w:r>
      <w:r>
        <w:rPr>
          <w:rFonts w:hint="eastAsia"/>
        </w:rPr>
        <w:t>V</w:t>
      </w:r>
      <w:r w:rsidRPr="000116C2">
        <w:t xml:space="preserve"> getData(K key)</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r w:rsidRPr="000116C2">
        <w:rPr>
          <w:b/>
          <w:color w:val="7F0055"/>
        </w:rPr>
        <w:t>return</w:t>
      </w:r>
      <w:r w:rsidRPr="000116C2">
        <w:t xml:space="preserve"> </w:t>
      </w:r>
      <w:r w:rsidRPr="000116C2">
        <w:rPr>
          <w:color w:val="0000C0"/>
        </w:rPr>
        <w:t>map</w:t>
      </w:r>
      <w:r w:rsidRPr="000116C2">
        <w:t>.get(key);</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r w:rsidRPr="000116C2">
        <w:rPr>
          <w:b/>
          <w:color w:val="7F0055"/>
        </w:rPr>
        <w:t>public</w:t>
      </w:r>
      <w:r w:rsidRPr="000116C2">
        <w:t xml:space="preserve"> </w:t>
      </w:r>
      <w:r w:rsidRPr="000116C2">
        <w:rPr>
          <w:b/>
          <w:color w:val="7F0055"/>
        </w:rPr>
        <w:t>void</w:t>
      </w:r>
      <w:r w:rsidRPr="000116C2">
        <w:t xml:space="preserve"> setData(K key, V data)</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r w:rsidRPr="000116C2">
        <w:rPr>
          <w:color w:val="0000C0"/>
        </w:rPr>
        <w:t>map</w:t>
      </w:r>
      <w:r w:rsidRPr="000116C2">
        <w:t>.put(key, data);</w:t>
      </w:r>
    </w:p>
    <w:p w:rsidR="00B24800" w:rsidRPr="000116C2" w:rsidRDefault="00B24800" w:rsidP="00B24800">
      <w:pPr>
        <w:pStyle w:val="aff"/>
      </w:pPr>
      <w:r w:rsidRPr="000116C2">
        <w:t xml:space="preserve">    }</w:t>
      </w:r>
    </w:p>
    <w:p w:rsidR="00B24800" w:rsidRPr="000116C2" w:rsidRDefault="00B24800" w:rsidP="00B24800">
      <w:pPr>
        <w:pStyle w:val="aff"/>
      </w:pPr>
      <w:r w:rsidRPr="000116C2">
        <w:t>}</w:t>
      </w:r>
    </w:p>
    <w:p w:rsidR="00B24800" w:rsidRPr="000116C2" w:rsidRDefault="00B24800" w:rsidP="00B24800">
      <w:pPr>
        <w:pStyle w:val="aff"/>
      </w:pPr>
      <w:r w:rsidRPr="000116C2">
        <w:rPr>
          <w:b/>
          <w:color w:val="7F0055"/>
        </w:rPr>
        <w:t>public</w:t>
      </w:r>
      <w:r w:rsidRPr="000116C2">
        <w:t xml:space="preserve"> </w:t>
      </w:r>
      <w:r w:rsidRPr="000116C2">
        <w:rPr>
          <w:b/>
          <w:color w:val="7F0055"/>
        </w:rPr>
        <w:t>class</w:t>
      </w:r>
      <w:r w:rsidRPr="000116C2">
        <w:t xml:space="preserve"> MapSerializer</w:t>
      </w:r>
    </w:p>
    <w:p w:rsidR="00B24800" w:rsidRPr="000116C2" w:rsidRDefault="00B24800" w:rsidP="00B24800">
      <w:pPr>
        <w:pStyle w:val="aff"/>
      </w:pPr>
      <w:r w:rsidRPr="000116C2">
        <w:t>{</w:t>
      </w:r>
    </w:p>
    <w:p w:rsidR="00B24800" w:rsidRPr="000116C2" w:rsidRDefault="00B24800" w:rsidP="00B24800">
      <w:pPr>
        <w:pStyle w:val="aff"/>
      </w:pPr>
      <w:r w:rsidRPr="000116C2">
        <w:t xml:space="preserve">    </w:t>
      </w:r>
      <w:r w:rsidRPr="000116C2">
        <w:rPr>
          <w:b/>
          <w:color w:val="7F0055"/>
        </w:rPr>
        <w:t>public</w:t>
      </w:r>
      <w:r w:rsidRPr="000116C2">
        <w:t xml:space="preserve"> </w:t>
      </w:r>
      <w:r w:rsidRPr="000116C2">
        <w:rPr>
          <w:b/>
          <w:color w:val="7F0055"/>
        </w:rPr>
        <w:t>static</w:t>
      </w:r>
      <w:r w:rsidRPr="000116C2">
        <w:t xml:space="preserve"> SerializableMap&lt;String, Integer&gt; buildMap()</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SerializableMap&lt;String, Integer&gt; map = </w:t>
      </w:r>
      <w:r w:rsidRPr="000116C2">
        <w:rPr>
          <w:b/>
          <w:color w:val="7F0055"/>
        </w:rPr>
        <w:t>new</w:t>
      </w:r>
      <w:r w:rsidRPr="000116C2">
        <w:t xml:space="preserve"> SerializableMap&lt;String, Integer&gt;();</w:t>
      </w:r>
    </w:p>
    <w:p w:rsidR="00B24800" w:rsidRPr="000116C2" w:rsidRDefault="00B24800" w:rsidP="00B24800">
      <w:pPr>
        <w:pStyle w:val="aff"/>
      </w:pPr>
      <w:r w:rsidRPr="000116C2">
        <w:t xml:space="preserve">        map.setData(</w:t>
      </w:r>
      <w:r w:rsidRPr="000116C2">
        <w:rPr>
          <w:color w:val="2A00FF"/>
        </w:rPr>
        <w:t>"John Doe"</w:t>
      </w:r>
      <w:r w:rsidRPr="000116C2">
        <w:t xml:space="preserve">, </w:t>
      </w:r>
      <w:r w:rsidRPr="000116C2">
        <w:rPr>
          <w:b/>
          <w:color w:val="7F0055"/>
        </w:rPr>
        <w:t>new</w:t>
      </w:r>
      <w:r w:rsidRPr="000116C2">
        <w:t xml:space="preserve"> Integer(123456789));</w:t>
      </w:r>
    </w:p>
    <w:p w:rsidR="00B24800" w:rsidRPr="000116C2" w:rsidRDefault="00B24800" w:rsidP="00B24800">
      <w:pPr>
        <w:pStyle w:val="aff"/>
      </w:pPr>
      <w:r w:rsidRPr="000116C2">
        <w:t xml:space="preserve">        map.setData(</w:t>
      </w:r>
      <w:r w:rsidRPr="000116C2">
        <w:rPr>
          <w:color w:val="2A00FF"/>
        </w:rPr>
        <w:t>"Richard Roe"</w:t>
      </w:r>
      <w:r w:rsidRPr="000116C2">
        <w:t xml:space="preserve">, </w:t>
      </w:r>
      <w:r w:rsidRPr="000116C2">
        <w:rPr>
          <w:b/>
          <w:color w:val="7F0055"/>
        </w:rPr>
        <w:t>new</w:t>
      </w:r>
      <w:r w:rsidRPr="000116C2">
        <w:t xml:space="preserve"> Integer(246813579));</w:t>
      </w:r>
    </w:p>
    <w:p w:rsidR="00B24800" w:rsidRPr="000116C2" w:rsidRDefault="00B24800" w:rsidP="00B24800">
      <w:pPr>
        <w:pStyle w:val="aff"/>
      </w:pPr>
      <w:r w:rsidRPr="000116C2">
        <w:lastRenderedPageBreak/>
        <w:t xml:space="preserve">        </w:t>
      </w:r>
      <w:r w:rsidRPr="000116C2">
        <w:rPr>
          <w:b/>
          <w:color w:val="7F0055"/>
        </w:rPr>
        <w:t>return</w:t>
      </w:r>
      <w:r w:rsidRPr="000116C2">
        <w:t xml:space="preserve"> map;</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r w:rsidRPr="000116C2">
        <w:rPr>
          <w:b/>
          <w:color w:val="7F0055"/>
        </w:rPr>
        <w:t>public</w:t>
      </w:r>
      <w:r w:rsidRPr="000116C2">
        <w:t xml:space="preserve"> </w:t>
      </w:r>
      <w:r w:rsidRPr="000116C2">
        <w:rPr>
          <w:b/>
          <w:color w:val="7F0055"/>
        </w:rPr>
        <w:t>static</w:t>
      </w:r>
      <w:r w:rsidRPr="000116C2">
        <w:t xml:space="preserve"> </w:t>
      </w:r>
      <w:r w:rsidRPr="000116C2">
        <w:rPr>
          <w:b/>
          <w:color w:val="7F0055"/>
        </w:rPr>
        <w:t>void</w:t>
      </w:r>
      <w:r w:rsidRPr="000116C2">
        <w:t xml:space="preserve"> InspectMap(SerializableMap&lt;String, Integer&gt; map)</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System.</w:t>
      </w:r>
      <w:r w:rsidRPr="000116C2">
        <w:rPr>
          <w:i/>
          <w:iCs/>
          <w:color w:val="0000C0"/>
        </w:rPr>
        <w:t>out</w:t>
      </w:r>
      <w:r w:rsidRPr="000116C2">
        <w:t>.println(</w:t>
      </w:r>
      <w:r w:rsidRPr="000116C2">
        <w:rPr>
          <w:color w:val="2A00FF"/>
        </w:rPr>
        <w:t>"John Doe's number is "</w:t>
      </w:r>
      <w:r w:rsidRPr="000116C2">
        <w:t xml:space="preserve"> + map.getData(</w:t>
      </w:r>
      <w:r w:rsidRPr="000116C2">
        <w:rPr>
          <w:color w:val="2A00FF"/>
        </w:rPr>
        <w:t>"John Doe"</w:t>
      </w:r>
      <w:r w:rsidRPr="000116C2">
        <w:t>));</w:t>
      </w:r>
    </w:p>
    <w:p w:rsidR="00B24800" w:rsidRPr="000116C2" w:rsidRDefault="00B24800" w:rsidP="00B24800">
      <w:pPr>
        <w:pStyle w:val="aff"/>
      </w:pPr>
      <w:r w:rsidRPr="000116C2">
        <w:t xml:space="preserve">        System.</w:t>
      </w:r>
      <w:r w:rsidRPr="000116C2">
        <w:rPr>
          <w:i/>
          <w:iCs/>
          <w:color w:val="0000C0"/>
        </w:rPr>
        <w:t>out</w:t>
      </w:r>
      <w:r w:rsidRPr="000116C2">
        <w:t>.println(</w:t>
      </w:r>
      <w:r w:rsidRPr="000116C2">
        <w:rPr>
          <w:color w:val="2A00FF"/>
        </w:rPr>
        <w:t>"Richard Roe's number is "</w:t>
      </w:r>
    </w:p>
    <w:p w:rsidR="00B24800" w:rsidRPr="000116C2" w:rsidRDefault="00B24800" w:rsidP="00B24800">
      <w:pPr>
        <w:pStyle w:val="aff"/>
      </w:pPr>
      <w:r w:rsidRPr="000116C2">
        <w:t xml:space="preserve">                + map.getData(</w:t>
      </w:r>
      <w:r w:rsidRPr="000116C2">
        <w:rPr>
          <w:color w:val="2A00FF"/>
        </w:rPr>
        <w:t>"Richard Roe"</w:t>
      </w:r>
      <w:r w:rsidRPr="000116C2">
        <w:t>));</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p>
    <w:p w:rsidR="00B24800" w:rsidRPr="000116C2" w:rsidRDefault="00B24800" w:rsidP="00B24800">
      <w:pPr>
        <w:pStyle w:val="aff"/>
      </w:pPr>
      <w:r w:rsidRPr="000116C2">
        <w:t>}</w:t>
      </w:r>
    </w:p>
    <w:p w:rsidR="00B24800" w:rsidRPr="00473AEC" w:rsidRDefault="00C2346D" w:rsidP="00B24800">
      <w:pPr>
        <w:pStyle w:val="aff0"/>
      </w:pPr>
      <w:r>
        <w:rPr>
          <w:rFonts w:hint="eastAsia"/>
          <w:u w:color="000000"/>
        </w:rPr>
        <w:t>错误示例：</w:t>
      </w:r>
    </w:p>
    <w:p w:rsidR="00B24800" w:rsidRPr="000116C2" w:rsidRDefault="00B24800" w:rsidP="00B24800">
      <w:pPr>
        <w:pStyle w:val="aff"/>
      </w:pPr>
      <w:r w:rsidRPr="000116C2">
        <w:rPr>
          <w:b/>
          <w:color w:val="7F0055"/>
        </w:rPr>
        <w:t>public</w:t>
      </w:r>
      <w:r w:rsidRPr="000116C2">
        <w:t xml:space="preserve"> </w:t>
      </w:r>
      <w:r w:rsidRPr="000116C2">
        <w:rPr>
          <w:b/>
          <w:color w:val="7F0055"/>
        </w:rPr>
        <w:t>static</w:t>
      </w:r>
      <w:r w:rsidRPr="000116C2">
        <w:t xml:space="preserve"> </w:t>
      </w:r>
      <w:r w:rsidRPr="000116C2">
        <w:rPr>
          <w:b/>
          <w:color w:val="7F0055"/>
        </w:rPr>
        <w:t>void</w:t>
      </w:r>
      <w:r w:rsidRPr="000116C2">
        <w:t xml:space="preserve"> main(String[] args) </w:t>
      </w:r>
      <w:r w:rsidRPr="000116C2">
        <w:rPr>
          <w:b/>
          <w:color w:val="7F0055"/>
        </w:rPr>
        <w:t>throws</w:t>
      </w:r>
      <w:r w:rsidRPr="000116C2">
        <w:t xml:space="preserve"> IOException,</w:t>
      </w:r>
    </w:p>
    <w:p w:rsidR="00B24800" w:rsidRPr="000116C2" w:rsidRDefault="00B24800" w:rsidP="00B24800">
      <w:pPr>
        <w:pStyle w:val="aff"/>
      </w:pPr>
      <w:r w:rsidRPr="000116C2">
        <w:t xml:space="preserve">    ClassNotFoundException</w:t>
      </w:r>
    </w:p>
    <w:p w:rsidR="00B24800" w:rsidRPr="000116C2" w:rsidRDefault="00B24800" w:rsidP="00B24800">
      <w:pPr>
        <w:pStyle w:val="aff"/>
      </w:pPr>
      <w:r w:rsidRPr="000116C2">
        <w:t>{</w:t>
      </w:r>
    </w:p>
    <w:p w:rsidR="00B24800" w:rsidRPr="000116C2" w:rsidRDefault="00B24800" w:rsidP="00B24800">
      <w:pPr>
        <w:pStyle w:val="aff"/>
      </w:pPr>
      <w:r w:rsidRPr="000116C2">
        <w:t xml:space="preserve">    </w:t>
      </w:r>
      <w:r w:rsidRPr="000116C2">
        <w:rPr>
          <w:color w:val="3F7F5F"/>
        </w:rPr>
        <w:t>// Build map</w:t>
      </w:r>
    </w:p>
    <w:p w:rsidR="00B24800" w:rsidRPr="000116C2" w:rsidRDefault="00B24800" w:rsidP="00B24800">
      <w:pPr>
        <w:pStyle w:val="aff"/>
      </w:pPr>
      <w:r w:rsidRPr="000116C2">
        <w:t xml:space="preserve">    SerializableMap&lt;String, Integer&gt; map = </w:t>
      </w:r>
      <w:r w:rsidRPr="000116C2">
        <w:rPr>
          <w:i/>
          <w:iCs/>
        </w:rPr>
        <w:t>buildMap</w:t>
      </w:r>
      <w:r w:rsidRPr="000116C2">
        <w:t>();</w:t>
      </w:r>
    </w:p>
    <w:p w:rsidR="00B24800" w:rsidRPr="000116C2" w:rsidRDefault="00B24800" w:rsidP="00B24800">
      <w:pPr>
        <w:pStyle w:val="aff"/>
      </w:pPr>
      <w:r w:rsidRPr="000116C2">
        <w:t xml:space="preserve">    </w:t>
      </w:r>
      <w:r w:rsidRPr="000116C2">
        <w:rPr>
          <w:color w:val="3F7F5F"/>
        </w:rPr>
        <w:t>// Serialize map</w:t>
      </w:r>
    </w:p>
    <w:p w:rsidR="00B24800" w:rsidRPr="000116C2" w:rsidRDefault="00B24800" w:rsidP="00B24800">
      <w:pPr>
        <w:pStyle w:val="aff"/>
      </w:pPr>
      <w:r w:rsidRPr="000116C2">
        <w:t xml:space="preserve">    ObjectOutputStream out = </w:t>
      </w:r>
      <w:r w:rsidRPr="000116C2">
        <w:rPr>
          <w:b/>
          <w:color w:val="7F0055"/>
        </w:rPr>
        <w:t>new</w:t>
      </w:r>
      <w:r w:rsidRPr="000116C2">
        <w:t xml:space="preserve"> ObjectOutputStream(</w:t>
      </w:r>
      <w:r w:rsidRPr="000116C2">
        <w:rPr>
          <w:b/>
          <w:color w:val="7F0055"/>
        </w:rPr>
        <w:t>new</w:t>
      </w:r>
      <w:r w:rsidRPr="000116C2">
        <w:t xml:space="preserve"> FileOutputStream(</w:t>
      </w:r>
      <w:r w:rsidRPr="000116C2">
        <w:rPr>
          <w:color w:val="2A00FF"/>
        </w:rPr>
        <w:t>"data"</w:t>
      </w:r>
      <w:r w:rsidRPr="000116C2">
        <w:t>));</w:t>
      </w:r>
    </w:p>
    <w:p w:rsidR="00B24800" w:rsidRPr="000116C2" w:rsidRDefault="00B24800" w:rsidP="00B24800">
      <w:pPr>
        <w:pStyle w:val="aff"/>
      </w:pPr>
      <w:r w:rsidRPr="000116C2">
        <w:t xml:space="preserve">    out.writeObject(map);</w:t>
      </w:r>
    </w:p>
    <w:p w:rsidR="00B24800" w:rsidRDefault="00E324C7" w:rsidP="00E324C7">
      <w:pPr>
        <w:pStyle w:val="aff"/>
      </w:pPr>
      <w:r w:rsidRPr="000116C2">
        <w:t xml:space="preserve">    </w:t>
      </w:r>
      <w:r w:rsidR="00B24800" w:rsidRPr="000116C2">
        <w:t>out.close();</w:t>
      </w:r>
    </w:p>
    <w:p w:rsidR="00B24800" w:rsidRDefault="00B24800" w:rsidP="00B24800">
      <w:pPr>
        <w:ind w:firstLine="348"/>
        <w:rPr>
          <w:rFonts w:eastAsia="宋体"/>
        </w:rPr>
      </w:pPr>
    </w:p>
    <w:p w:rsidR="00B24800" w:rsidRPr="000116C2" w:rsidRDefault="00B24800" w:rsidP="00B24800">
      <w:pPr>
        <w:pStyle w:val="aff"/>
      </w:pPr>
      <w:r w:rsidRPr="000116C2">
        <w:t xml:space="preserve">    </w:t>
      </w:r>
      <w:r w:rsidRPr="000116C2">
        <w:rPr>
          <w:color w:val="3F7F5F"/>
        </w:rPr>
        <w:t>// Deserialize map</w:t>
      </w:r>
    </w:p>
    <w:p w:rsidR="00B24800" w:rsidRPr="000116C2" w:rsidRDefault="00B24800" w:rsidP="00B24800">
      <w:pPr>
        <w:pStyle w:val="aff"/>
      </w:pPr>
      <w:r w:rsidRPr="000116C2">
        <w:t xml:space="preserve">    ObjectInputStream in = </w:t>
      </w:r>
      <w:r w:rsidRPr="000116C2">
        <w:rPr>
          <w:b/>
          <w:color w:val="7F0055"/>
        </w:rPr>
        <w:t>new</w:t>
      </w:r>
      <w:r w:rsidRPr="000116C2">
        <w:t xml:space="preserve"> ObjectInputStream(</w:t>
      </w:r>
      <w:r w:rsidRPr="000116C2">
        <w:rPr>
          <w:b/>
          <w:color w:val="7F0055"/>
        </w:rPr>
        <w:t>new</w:t>
      </w:r>
      <w:r w:rsidRPr="000116C2">
        <w:t xml:space="preserve"> FileInputStream(</w:t>
      </w:r>
      <w:r w:rsidRPr="000116C2">
        <w:rPr>
          <w:color w:val="2A00FF"/>
        </w:rPr>
        <w:t>"data"</w:t>
      </w:r>
      <w:r w:rsidRPr="000116C2">
        <w:t>));</w:t>
      </w:r>
    </w:p>
    <w:p w:rsidR="00B24800" w:rsidRPr="000116C2" w:rsidRDefault="00B24800" w:rsidP="00B24800">
      <w:pPr>
        <w:pStyle w:val="aff"/>
      </w:pPr>
      <w:r w:rsidRPr="000116C2">
        <w:t xml:space="preserve">    map = (SerializableMap&lt;String, Integer&gt;) in.readObject();</w:t>
      </w:r>
    </w:p>
    <w:p w:rsidR="00B24800" w:rsidRPr="000116C2" w:rsidRDefault="00B24800" w:rsidP="00B24800">
      <w:pPr>
        <w:pStyle w:val="aff"/>
      </w:pPr>
      <w:r>
        <w:t xml:space="preserve">    </w:t>
      </w:r>
      <w:r w:rsidRPr="000116C2">
        <w:t>in.close();</w:t>
      </w:r>
    </w:p>
    <w:p w:rsidR="00B24800" w:rsidRPr="000116C2" w:rsidRDefault="00B24800" w:rsidP="00B24800">
      <w:pPr>
        <w:pStyle w:val="aff"/>
      </w:pPr>
      <w:r w:rsidRPr="000116C2">
        <w:t xml:space="preserve">    </w:t>
      </w:r>
      <w:r w:rsidRPr="000116C2">
        <w:rPr>
          <w:color w:val="3F7F5F"/>
        </w:rPr>
        <w:t>// Inspect map</w:t>
      </w:r>
    </w:p>
    <w:p w:rsidR="00B24800" w:rsidRPr="000116C2" w:rsidRDefault="00B24800" w:rsidP="00B24800">
      <w:pPr>
        <w:pStyle w:val="aff"/>
      </w:pPr>
      <w:r w:rsidRPr="000116C2">
        <w:t xml:space="preserve">    </w:t>
      </w:r>
      <w:r w:rsidRPr="000116C2">
        <w:rPr>
          <w:i/>
          <w:iCs/>
        </w:rPr>
        <w:t>InspectMap</w:t>
      </w:r>
      <w:r w:rsidRPr="000116C2">
        <w:t xml:space="preserve">(map);      </w:t>
      </w:r>
    </w:p>
    <w:p w:rsidR="00B24800" w:rsidRDefault="00B24800" w:rsidP="00B24800">
      <w:pPr>
        <w:pStyle w:val="aff"/>
      </w:pPr>
      <w:r w:rsidRPr="000116C2">
        <w:t>}</w:t>
      </w:r>
    </w:p>
    <w:p w:rsidR="00B24800" w:rsidRPr="00CD6210" w:rsidRDefault="00B131D1" w:rsidP="00B131D1">
      <w:r w:rsidRPr="00B131D1">
        <w:rPr>
          <w:rFonts w:eastAsia="宋体" w:hint="eastAsia"/>
        </w:rPr>
        <w:t>错误代码没有采取任何措施抵御二进制数据传输过程中可能遭遇的字节流操纵攻击。因此，任何人都可以对序列化的流数据实施逆向工程从而恢复</w:t>
      </w:r>
      <w:r w:rsidRPr="00B131D1">
        <w:t>HashMap</w:t>
      </w:r>
      <w:r w:rsidRPr="00B131D1">
        <w:rPr>
          <w:rFonts w:eastAsia="宋体" w:hint="eastAsia"/>
        </w:rPr>
        <w:t>中的数据。</w:t>
      </w:r>
    </w:p>
    <w:p w:rsidR="00B24800" w:rsidRPr="0081153A" w:rsidRDefault="00B131D1" w:rsidP="00B24800">
      <w:pPr>
        <w:pStyle w:val="aff0"/>
      </w:pPr>
      <w:r>
        <w:rPr>
          <w:rFonts w:hint="eastAsia"/>
          <w:u w:color="000000"/>
        </w:rPr>
        <w:t>错误示例</w:t>
      </w:r>
      <w:r>
        <w:rPr>
          <w:rFonts w:hint="eastAsia"/>
        </w:rPr>
        <w:t>（</w:t>
      </w:r>
      <w:r w:rsidR="008C1BC8">
        <w:rPr>
          <w:rFonts w:hint="eastAsia"/>
        </w:rPr>
        <w:t>仅</w:t>
      </w:r>
      <w:r w:rsidR="00F140A0">
        <w:rPr>
          <w:rFonts w:hint="eastAsia"/>
        </w:rPr>
        <w:t>加密</w:t>
      </w:r>
      <w:r>
        <w:rPr>
          <w:rFonts w:hint="eastAsia"/>
        </w:rPr>
        <w:t>）：</w:t>
      </w:r>
    </w:p>
    <w:p w:rsidR="00B24800" w:rsidRPr="000116C2" w:rsidRDefault="00B24800" w:rsidP="00B24800">
      <w:pPr>
        <w:pStyle w:val="aff"/>
      </w:pPr>
      <w:r w:rsidRPr="000116C2">
        <w:rPr>
          <w:b/>
          <w:color w:val="7F0055"/>
        </w:rPr>
        <w:t>public</w:t>
      </w:r>
      <w:r w:rsidRPr="000116C2">
        <w:t xml:space="preserve"> </w:t>
      </w:r>
      <w:r w:rsidRPr="000116C2">
        <w:rPr>
          <w:b/>
          <w:color w:val="7F0055"/>
        </w:rPr>
        <w:t>static</w:t>
      </w:r>
      <w:r w:rsidRPr="000116C2">
        <w:t xml:space="preserve"> </w:t>
      </w:r>
      <w:r w:rsidRPr="000116C2">
        <w:rPr>
          <w:b/>
          <w:color w:val="7F0055"/>
        </w:rPr>
        <w:t>void</w:t>
      </w:r>
      <w:r w:rsidRPr="000116C2">
        <w:t xml:space="preserve"> main(String[] args) </w:t>
      </w:r>
      <w:r w:rsidRPr="000116C2">
        <w:rPr>
          <w:b/>
          <w:color w:val="7F0055"/>
        </w:rPr>
        <w:t>throws</w:t>
      </w:r>
      <w:r w:rsidRPr="000116C2">
        <w:t xml:space="preserve"> IOException,</w:t>
      </w:r>
    </w:p>
    <w:p w:rsidR="00B24800" w:rsidRPr="000116C2" w:rsidRDefault="00B24800" w:rsidP="00B24800">
      <w:pPr>
        <w:pStyle w:val="aff"/>
      </w:pPr>
      <w:r w:rsidRPr="000116C2">
        <w:t xml:space="preserve">        GeneralSecurityException, ClassNotFoundException</w:t>
      </w:r>
    </w:p>
    <w:p w:rsidR="00B24800" w:rsidRPr="000116C2" w:rsidRDefault="00B24800" w:rsidP="00B24800">
      <w:pPr>
        <w:pStyle w:val="aff"/>
      </w:pPr>
      <w:r w:rsidRPr="000116C2">
        <w:t>{</w:t>
      </w:r>
    </w:p>
    <w:p w:rsidR="00B24800" w:rsidRPr="000116C2" w:rsidRDefault="00B24800" w:rsidP="00B24800">
      <w:pPr>
        <w:pStyle w:val="aff"/>
      </w:pPr>
      <w:r w:rsidRPr="000116C2">
        <w:t xml:space="preserve">    </w:t>
      </w:r>
      <w:r w:rsidRPr="000116C2">
        <w:rPr>
          <w:color w:val="3F7F5F"/>
        </w:rPr>
        <w:t>// Build map</w:t>
      </w:r>
    </w:p>
    <w:p w:rsidR="00B24800" w:rsidRPr="000116C2" w:rsidRDefault="00B24800" w:rsidP="00B24800">
      <w:pPr>
        <w:pStyle w:val="aff"/>
      </w:pPr>
      <w:r w:rsidRPr="000116C2">
        <w:t xml:space="preserve">    SerializableMap&lt;String, Integer&gt; map = </w:t>
      </w:r>
      <w:r w:rsidRPr="000116C2">
        <w:rPr>
          <w:i/>
          <w:iCs/>
        </w:rPr>
        <w:t>buildMap</w:t>
      </w:r>
      <w:r w:rsidRPr="000116C2">
        <w:t>();</w:t>
      </w:r>
    </w:p>
    <w:p w:rsidR="00B24800" w:rsidRPr="000116C2" w:rsidRDefault="00B24800" w:rsidP="00B24800">
      <w:pPr>
        <w:pStyle w:val="aff"/>
      </w:pPr>
      <w:r w:rsidRPr="000116C2">
        <w:t xml:space="preserve">    </w:t>
      </w:r>
      <w:r w:rsidRPr="000116C2">
        <w:rPr>
          <w:color w:val="3F7F5F"/>
        </w:rPr>
        <w:t>// Generate sealing key &amp; seal map</w:t>
      </w:r>
    </w:p>
    <w:p w:rsidR="00B24800" w:rsidRPr="000116C2" w:rsidRDefault="00B24800" w:rsidP="00B24800">
      <w:pPr>
        <w:pStyle w:val="aff"/>
      </w:pPr>
      <w:r w:rsidRPr="000116C2">
        <w:t xml:space="preserve">    KeyGenerator generator = KeyGenerator.</w:t>
      </w:r>
      <w:r w:rsidRPr="000116C2">
        <w:rPr>
          <w:i/>
          <w:iCs/>
        </w:rPr>
        <w:t>getInstance</w:t>
      </w:r>
      <w:r w:rsidRPr="000116C2">
        <w:t>(</w:t>
      </w:r>
      <w:r w:rsidRPr="000116C2">
        <w:rPr>
          <w:color w:val="2A00FF"/>
        </w:rPr>
        <w:t>"AES"</w:t>
      </w:r>
      <w:r w:rsidR="00C0003C">
        <w:t>);</w:t>
      </w:r>
    </w:p>
    <w:p w:rsidR="00B24800" w:rsidRPr="000116C2" w:rsidRDefault="00B24800" w:rsidP="00B24800">
      <w:pPr>
        <w:pStyle w:val="aff"/>
      </w:pPr>
      <w:r w:rsidRPr="000116C2">
        <w:t xml:space="preserve">    generator.init(</w:t>
      </w:r>
      <w:r w:rsidRPr="000116C2">
        <w:rPr>
          <w:b/>
          <w:color w:val="7F0055"/>
        </w:rPr>
        <w:t>new</w:t>
      </w:r>
      <w:r w:rsidRPr="000116C2">
        <w:t xml:space="preserve"> SecureRandom());</w:t>
      </w:r>
    </w:p>
    <w:p w:rsidR="00B24800" w:rsidRPr="000116C2" w:rsidRDefault="00B24800" w:rsidP="00B24800">
      <w:pPr>
        <w:pStyle w:val="aff"/>
      </w:pPr>
      <w:r w:rsidRPr="000116C2">
        <w:t xml:space="preserve">    Key key = generator.generateKey();</w:t>
      </w:r>
    </w:p>
    <w:p w:rsidR="00B24800" w:rsidRPr="000116C2" w:rsidRDefault="00B24800" w:rsidP="00B24800">
      <w:pPr>
        <w:pStyle w:val="aff"/>
      </w:pPr>
      <w:r w:rsidRPr="000116C2">
        <w:t xml:space="preserve">    Cipher cipher = Cipher.</w:t>
      </w:r>
      <w:r w:rsidRPr="000116C2">
        <w:rPr>
          <w:i/>
          <w:iCs/>
        </w:rPr>
        <w:t>getInstance</w:t>
      </w:r>
      <w:r w:rsidRPr="000116C2">
        <w:t>(</w:t>
      </w:r>
      <w:r w:rsidRPr="000116C2">
        <w:rPr>
          <w:color w:val="2A00FF"/>
        </w:rPr>
        <w:t>"AES"</w:t>
      </w:r>
      <w:r w:rsidRPr="000116C2">
        <w:t>);</w:t>
      </w:r>
    </w:p>
    <w:p w:rsidR="00B24800" w:rsidRPr="000116C2" w:rsidRDefault="00B24800" w:rsidP="00B24800">
      <w:pPr>
        <w:pStyle w:val="aff"/>
      </w:pPr>
      <w:r w:rsidRPr="000116C2">
        <w:t xml:space="preserve">    cipher.init(Cipher.</w:t>
      </w:r>
      <w:r w:rsidRPr="000116C2">
        <w:rPr>
          <w:i/>
          <w:iCs/>
          <w:color w:val="0000C0"/>
        </w:rPr>
        <w:t>ENCRYPT_MODE</w:t>
      </w:r>
      <w:r w:rsidRPr="000116C2">
        <w:t>, key);</w:t>
      </w:r>
    </w:p>
    <w:p w:rsidR="00B24800" w:rsidRPr="000116C2" w:rsidRDefault="00B24800" w:rsidP="00B24800">
      <w:pPr>
        <w:pStyle w:val="aff"/>
      </w:pPr>
      <w:r w:rsidRPr="000116C2">
        <w:t xml:space="preserve">    SealedObject sealedMap = </w:t>
      </w:r>
      <w:r w:rsidRPr="000116C2">
        <w:rPr>
          <w:b/>
          <w:color w:val="7F0055"/>
        </w:rPr>
        <w:t>new</w:t>
      </w:r>
      <w:r w:rsidRPr="000116C2">
        <w:t xml:space="preserve"> SealedObject(map, cipher);</w:t>
      </w:r>
    </w:p>
    <w:p w:rsidR="00B24800" w:rsidRPr="000116C2" w:rsidRDefault="00B24800" w:rsidP="00B24800">
      <w:pPr>
        <w:pStyle w:val="aff"/>
      </w:pPr>
      <w:r w:rsidRPr="000116C2">
        <w:t xml:space="preserve">    </w:t>
      </w:r>
      <w:r w:rsidRPr="000116C2">
        <w:rPr>
          <w:color w:val="3F7F5F"/>
        </w:rPr>
        <w:t>// Serialize map</w:t>
      </w:r>
    </w:p>
    <w:p w:rsidR="00B24800" w:rsidRPr="000116C2" w:rsidRDefault="00B24800" w:rsidP="00B24800">
      <w:pPr>
        <w:pStyle w:val="aff"/>
      </w:pPr>
      <w:r w:rsidRPr="000116C2">
        <w:t xml:space="preserve">    ObjectOutputStream out = </w:t>
      </w:r>
      <w:r w:rsidRPr="000116C2">
        <w:rPr>
          <w:b/>
          <w:color w:val="7F0055"/>
        </w:rPr>
        <w:t>new</w:t>
      </w:r>
      <w:r w:rsidRPr="000116C2">
        <w:t xml:space="preserve"> ObjectOutputStream(</w:t>
      </w:r>
      <w:r w:rsidRPr="000116C2">
        <w:rPr>
          <w:b/>
          <w:color w:val="7F0055"/>
        </w:rPr>
        <w:t>new</w:t>
      </w:r>
      <w:r w:rsidRPr="000116C2">
        <w:t xml:space="preserve"> FileOutputStream(</w:t>
      </w:r>
      <w:r w:rsidRPr="000116C2">
        <w:rPr>
          <w:color w:val="2A00FF"/>
        </w:rPr>
        <w:t>"data"</w:t>
      </w:r>
      <w:r w:rsidRPr="000116C2">
        <w:t>));</w:t>
      </w:r>
    </w:p>
    <w:p w:rsidR="00B24800" w:rsidRPr="000116C2" w:rsidRDefault="00B24800" w:rsidP="00B24800">
      <w:pPr>
        <w:pStyle w:val="aff"/>
      </w:pPr>
      <w:r w:rsidRPr="000116C2">
        <w:t xml:space="preserve">    out.writeObject(sealedMap);</w:t>
      </w:r>
    </w:p>
    <w:p w:rsidR="00B24800" w:rsidRDefault="006C3231" w:rsidP="006C3231">
      <w:pPr>
        <w:pStyle w:val="aff"/>
      </w:pPr>
      <w:r w:rsidRPr="000116C2">
        <w:t xml:space="preserve">    </w:t>
      </w:r>
      <w:r w:rsidR="00B24800" w:rsidRPr="000116C2">
        <w:t>out.close();</w:t>
      </w:r>
    </w:p>
    <w:p w:rsidR="00B24800" w:rsidRDefault="00B24800" w:rsidP="00B24800">
      <w:pPr>
        <w:ind w:firstLine="348"/>
        <w:rPr>
          <w:rFonts w:eastAsia="宋体"/>
        </w:rPr>
      </w:pPr>
    </w:p>
    <w:p w:rsidR="00B24800" w:rsidRPr="000116C2" w:rsidRDefault="00B24800" w:rsidP="00B24800">
      <w:pPr>
        <w:pStyle w:val="aff"/>
      </w:pPr>
      <w:r w:rsidRPr="000116C2">
        <w:t xml:space="preserve">    </w:t>
      </w:r>
      <w:r w:rsidRPr="000116C2">
        <w:rPr>
          <w:color w:val="3F7F5F"/>
        </w:rPr>
        <w:t>// Deserialize map</w:t>
      </w:r>
    </w:p>
    <w:p w:rsidR="00B24800" w:rsidRPr="000116C2" w:rsidRDefault="00B24800" w:rsidP="00B24800">
      <w:pPr>
        <w:pStyle w:val="aff"/>
      </w:pPr>
      <w:r w:rsidRPr="000116C2">
        <w:t xml:space="preserve">    ObjectInputStream in = </w:t>
      </w:r>
      <w:r w:rsidRPr="000116C2">
        <w:rPr>
          <w:b/>
          <w:color w:val="7F0055"/>
        </w:rPr>
        <w:t>new</w:t>
      </w:r>
      <w:r w:rsidRPr="000116C2">
        <w:t xml:space="preserve"> ObjectInputStream(</w:t>
      </w:r>
      <w:r w:rsidRPr="000116C2">
        <w:rPr>
          <w:b/>
          <w:color w:val="7F0055"/>
        </w:rPr>
        <w:t>new</w:t>
      </w:r>
      <w:r w:rsidRPr="000116C2">
        <w:t xml:space="preserve"> FileInputStream(</w:t>
      </w:r>
      <w:r w:rsidRPr="000116C2">
        <w:rPr>
          <w:color w:val="2A00FF"/>
        </w:rPr>
        <w:t>"data"</w:t>
      </w:r>
      <w:r w:rsidRPr="000116C2">
        <w:t>));</w:t>
      </w:r>
    </w:p>
    <w:p w:rsidR="00B24800" w:rsidRPr="000116C2" w:rsidRDefault="00B24800" w:rsidP="00B24800">
      <w:pPr>
        <w:pStyle w:val="aff"/>
      </w:pPr>
      <w:r w:rsidRPr="000116C2">
        <w:t xml:space="preserve">    sealedMap = (SealedObject) in.readObject();</w:t>
      </w:r>
    </w:p>
    <w:p w:rsidR="00B24800" w:rsidRPr="000116C2" w:rsidRDefault="00B24800" w:rsidP="00B24800">
      <w:pPr>
        <w:pStyle w:val="aff"/>
      </w:pPr>
      <w:r w:rsidRPr="000116C2">
        <w:t xml:space="preserve">    in.close();</w:t>
      </w:r>
    </w:p>
    <w:p w:rsidR="00B24800" w:rsidRPr="000116C2" w:rsidRDefault="00B24800" w:rsidP="00B24800">
      <w:pPr>
        <w:pStyle w:val="aff"/>
      </w:pPr>
      <w:r w:rsidRPr="000116C2">
        <w:t xml:space="preserve">    </w:t>
      </w:r>
      <w:r w:rsidRPr="000116C2">
        <w:rPr>
          <w:color w:val="3F7F5F"/>
        </w:rPr>
        <w:t>// Unseal map</w:t>
      </w:r>
    </w:p>
    <w:p w:rsidR="00B24800" w:rsidRPr="000116C2" w:rsidRDefault="00B24800" w:rsidP="00B24800">
      <w:pPr>
        <w:pStyle w:val="aff"/>
      </w:pPr>
      <w:r w:rsidRPr="000116C2">
        <w:t xml:space="preserve">    cipher = Cipher.</w:t>
      </w:r>
      <w:r w:rsidRPr="000116C2">
        <w:rPr>
          <w:i/>
          <w:iCs/>
        </w:rPr>
        <w:t>getInstance</w:t>
      </w:r>
      <w:r w:rsidRPr="000116C2">
        <w:t>(</w:t>
      </w:r>
      <w:r w:rsidRPr="000116C2">
        <w:rPr>
          <w:color w:val="2A00FF"/>
        </w:rPr>
        <w:t>"AES"</w:t>
      </w:r>
      <w:r w:rsidRPr="000116C2">
        <w:t>);</w:t>
      </w:r>
    </w:p>
    <w:p w:rsidR="00B24800" w:rsidRPr="000116C2" w:rsidRDefault="00B24800" w:rsidP="00B24800">
      <w:pPr>
        <w:pStyle w:val="aff"/>
      </w:pPr>
      <w:r w:rsidRPr="000116C2">
        <w:t xml:space="preserve">    cipher.init(Cipher.</w:t>
      </w:r>
      <w:r w:rsidRPr="000116C2">
        <w:rPr>
          <w:i/>
          <w:iCs/>
          <w:color w:val="0000C0"/>
        </w:rPr>
        <w:t>DECRYPT_MODE</w:t>
      </w:r>
      <w:r w:rsidRPr="000116C2">
        <w:t>, key);</w:t>
      </w:r>
    </w:p>
    <w:p w:rsidR="00B24800" w:rsidRPr="000116C2" w:rsidRDefault="00B24800" w:rsidP="00B24800">
      <w:pPr>
        <w:pStyle w:val="aff"/>
      </w:pPr>
      <w:r w:rsidRPr="000116C2">
        <w:t xml:space="preserve">    map = (SerializableMap&lt;String, Integer&gt;) sealedMap.getObject(cipher);</w:t>
      </w:r>
    </w:p>
    <w:p w:rsidR="00B24800" w:rsidRPr="000116C2" w:rsidRDefault="00B24800" w:rsidP="00B24800">
      <w:pPr>
        <w:pStyle w:val="aff"/>
      </w:pPr>
      <w:r w:rsidRPr="000116C2">
        <w:t xml:space="preserve">    </w:t>
      </w:r>
      <w:r w:rsidRPr="000116C2">
        <w:rPr>
          <w:color w:val="3F7F5F"/>
        </w:rPr>
        <w:t>// Inspect map</w:t>
      </w:r>
    </w:p>
    <w:p w:rsidR="00B24800" w:rsidRPr="000116C2" w:rsidRDefault="00B24800" w:rsidP="00B24800">
      <w:pPr>
        <w:pStyle w:val="aff"/>
      </w:pPr>
      <w:r w:rsidRPr="000116C2">
        <w:t xml:space="preserve">    </w:t>
      </w:r>
      <w:r w:rsidRPr="000116C2">
        <w:rPr>
          <w:i/>
          <w:iCs/>
        </w:rPr>
        <w:t>InspectMap</w:t>
      </w:r>
      <w:r w:rsidRPr="000116C2">
        <w:t>(map);</w:t>
      </w:r>
    </w:p>
    <w:p w:rsidR="00B24800" w:rsidRPr="000116C2" w:rsidRDefault="00B24800" w:rsidP="00B24800">
      <w:pPr>
        <w:pStyle w:val="aff"/>
        <w:rPr>
          <w:b/>
          <w:color w:val="7F0055"/>
        </w:rPr>
      </w:pPr>
      <w:r w:rsidRPr="000116C2">
        <w:lastRenderedPageBreak/>
        <w:t>}</w:t>
      </w:r>
    </w:p>
    <w:p w:rsidR="00B24800" w:rsidRPr="00CD6210" w:rsidRDefault="00056A74" w:rsidP="00B24800">
      <w:r>
        <w:rPr>
          <w:rFonts w:ascii="宋体" w:eastAsia="宋体" w:hAnsi="宋体" w:cs="宋体" w:hint="eastAsia"/>
        </w:rPr>
        <w:t>该程序未对数据进行签名，因此无法进行可靠性验证</w:t>
      </w:r>
      <w:r w:rsidRPr="00056A74">
        <w:rPr>
          <w:rFonts w:ascii="宋体" w:eastAsia="宋体" w:hAnsi="宋体" w:cs="宋体" w:hint="eastAsia"/>
        </w:rPr>
        <w:t>。</w:t>
      </w:r>
    </w:p>
    <w:p w:rsidR="00B24800" w:rsidRPr="00564FC0" w:rsidRDefault="00F06312" w:rsidP="00B24800">
      <w:pPr>
        <w:pStyle w:val="aff0"/>
      </w:pPr>
      <w:r>
        <w:rPr>
          <w:rFonts w:hint="eastAsia"/>
          <w:u w:color="000000"/>
        </w:rPr>
        <w:t>错误示例</w:t>
      </w:r>
      <w:r>
        <w:rPr>
          <w:rFonts w:hint="eastAsia"/>
        </w:rPr>
        <w:t>（先</w:t>
      </w:r>
      <w:r w:rsidR="00F140A0">
        <w:rPr>
          <w:rFonts w:hint="eastAsia"/>
        </w:rPr>
        <w:t>加密</w:t>
      </w:r>
      <w:r>
        <w:rPr>
          <w:rFonts w:hint="eastAsia"/>
        </w:rPr>
        <w:t>后签名）：</w:t>
      </w:r>
    </w:p>
    <w:p w:rsidR="00B24800" w:rsidRDefault="00B24800" w:rsidP="00B24800">
      <w:pPr>
        <w:pStyle w:val="aff"/>
        <w:ind w:left="2982" w:hangingChars="1650" w:hanging="2982"/>
      </w:pPr>
      <w:r w:rsidRPr="000116C2">
        <w:rPr>
          <w:b/>
          <w:color w:val="7F0055"/>
        </w:rPr>
        <w:t>public</w:t>
      </w:r>
      <w:r w:rsidRPr="000116C2">
        <w:t xml:space="preserve"> </w:t>
      </w:r>
      <w:r w:rsidRPr="000116C2">
        <w:rPr>
          <w:b/>
          <w:color w:val="7F0055"/>
        </w:rPr>
        <w:t>static</w:t>
      </w:r>
      <w:r w:rsidRPr="000116C2">
        <w:t xml:space="preserve"> </w:t>
      </w:r>
      <w:r w:rsidRPr="000116C2">
        <w:rPr>
          <w:b/>
          <w:color w:val="7F0055"/>
        </w:rPr>
        <w:t>void</w:t>
      </w:r>
      <w:r w:rsidRPr="000116C2">
        <w:t xml:space="preserve"> main(String[] args) </w:t>
      </w:r>
      <w:r w:rsidRPr="000116C2">
        <w:rPr>
          <w:b/>
          <w:color w:val="7F0055"/>
        </w:rPr>
        <w:t>throws</w:t>
      </w:r>
      <w:r w:rsidRPr="000116C2">
        <w:t xml:space="preserve"> IOException, GeneralSecurityException, ClassNotFoundException</w:t>
      </w:r>
    </w:p>
    <w:p w:rsidR="00B24800" w:rsidRPr="000116C2" w:rsidRDefault="00B24800" w:rsidP="00B24800">
      <w:pPr>
        <w:pStyle w:val="aff"/>
      </w:pPr>
      <w:r w:rsidRPr="000116C2">
        <w:t>{</w:t>
      </w:r>
    </w:p>
    <w:p w:rsidR="00B24800" w:rsidRPr="000116C2" w:rsidRDefault="00B24800" w:rsidP="00B24800">
      <w:pPr>
        <w:pStyle w:val="aff"/>
      </w:pPr>
      <w:r w:rsidRPr="000116C2">
        <w:t xml:space="preserve">    </w:t>
      </w:r>
      <w:r w:rsidRPr="000116C2">
        <w:rPr>
          <w:color w:val="3F7F5F"/>
        </w:rPr>
        <w:t>// Build map</w:t>
      </w:r>
    </w:p>
    <w:p w:rsidR="00B24800" w:rsidRPr="000116C2" w:rsidRDefault="00B24800" w:rsidP="00B24800">
      <w:pPr>
        <w:pStyle w:val="aff"/>
      </w:pPr>
      <w:r w:rsidRPr="000116C2">
        <w:t xml:space="preserve">    SerializableMap&lt;String, Integer&gt; map = </w:t>
      </w:r>
      <w:r w:rsidRPr="000116C2">
        <w:rPr>
          <w:i/>
          <w:iCs/>
        </w:rPr>
        <w:t>buildMap</w:t>
      </w:r>
      <w:r w:rsidRPr="000116C2">
        <w:t>();</w:t>
      </w:r>
    </w:p>
    <w:p w:rsidR="00B24800" w:rsidRPr="000116C2" w:rsidRDefault="00B24800" w:rsidP="00B24800">
      <w:pPr>
        <w:pStyle w:val="aff"/>
      </w:pPr>
      <w:r w:rsidRPr="000116C2">
        <w:t xml:space="preserve">    </w:t>
      </w:r>
      <w:r w:rsidRPr="000116C2">
        <w:rPr>
          <w:color w:val="3F7F5F"/>
        </w:rPr>
        <w:t>// Generate sealing key &amp; seal map</w:t>
      </w:r>
    </w:p>
    <w:p w:rsidR="00B24800" w:rsidRPr="000116C2" w:rsidRDefault="00B24800" w:rsidP="00B24800">
      <w:pPr>
        <w:pStyle w:val="aff"/>
      </w:pPr>
      <w:r w:rsidRPr="000116C2">
        <w:t xml:space="preserve">    KeyGenerator generator = KeyGenerator.</w:t>
      </w:r>
      <w:r w:rsidRPr="000116C2">
        <w:rPr>
          <w:i/>
          <w:iCs/>
        </w:rPr>
        <w:t>getInstance</w:t>
      </w:r>
      <w:r w:rsidRPr="000116C2">
        <w:t>(</w:t>
      </w:r>
      <w:r w:rsidRPr="000116C2">
        <w:rPr>
          <w:color w:val="2A00FF"/>
        </w:rPr>
        <w:t>"AES"</w:t>
      </w:r>
      <w:r w:rsidRPr="000116C2">
        <w:t>);</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r>
        <w:rPr>
          <w:rFonts w:hint="eastAsia"/>
        </w:rPr>
        <w:t xml:space="preserve"> </w:t>
      </w:r>
      <w:r w:rsidRPr="000116C2">
        <w:t>generator.init(</w:t>
      </w:r>
      <w:r w:rsidRPr="000116C2">
        <w:rPr>
          <w:b/>
          <w:color w:val="7F0055"/>
        </w:rPr>
        <w:t>new</w:t>
      </w:r>
      <w:r w:rsidRPr="000116C2">
        <w:t xml:space="preserve"> SecureRandom());</w:t>
      </w:r>
    </w:p>
    <w:p w:rsidR="00B24800" w:rsidRPr="000116C2" w:rsidRDefault="00B24800" w:rsidP="00B24800">
      <w:pPr>
        <w:pStyle w:val="aff"/>
      </w:pPr>
      <w:r w:rsidRPr="000116C2">
        <w:t xml:space="preserve">    Key key = generator.generateKey();</w:t>
      </w:r>
    </w:p>
    <w:p w:rsidR="00B24800" w:rsidRPr="000116C2" w:rsidRDefault="00B24800" w:rsidP="00B24800">
      <w:pPr>
        <w:pStyle w:val="aff"/>
      </w:pPr>
      <w:r w:rsidRPr="000116C2">
        <w:t xml:space="preserve">    Cipher cipher = Cipher.</w:t>
      </w:r>
      <w:r w:rsidRPr="000116C2">
        <w:rPr>
          <w:i/>
          <w:iCs/>
        </w:rPr>
        <w:t>getInstance</w:t>
      </w:r>
      <w:r w:rsidRPr="000116C2">
        <w:t>(</w:t>
      </w:r>
      <w:r w:rsidRPr="000116C2">
        <w:rPr>
          <w:color w:val="2A00FF"/>
        </w:rPr>
        <w:t>"AES"</w:t>
      </w:r>
      <w:r w:rsidRPr="000116C2">
        <w:t>);</w:t>
      </w:r>
    </w:p>
    <w:p w:rsidR="00B24800" w:rsidRPr="000116C2" w:rsidRDefault="00B24800" w:rsidP="00B24800">
      <w:pPr>
        <w:pStyle w:val="aff"/>
      </w:pPr>
      <w:r w:rsidRPr="000116C2">
        <w:t xml:space="preserve">    cipher.init(Cipher.</w:t>
      </w:r>
      <w:r w:rsidRPr="000116C2">
        <w:rPr>
          <w:i/>
          <w:iCs/>
          <w:color w:val="0000C0"/>
        </w:rPr>
        <w:t>ENCRYPT_MODE</w:t>
      </w:r>
      <w:r w:rsidRPr="000116C2">
        <w:t>, key);</w:t>
      </w:r>
    </w:p>
    <w:p w:rsidR="00B24800" w:rsidRPr="000116C2" w:rsidRDefault="00B24800" w:rsidP="00B24800">
      <w:pPr>
        <w:pStyle w:val="aff"/>
      </w:pPr>
      <w:r w:rsidRPr="000116C2">
        <w:t xml:space="preserve">    SealedObject sealedMap = </w:t>
      </w:r>
      <w:r w:rsidRPr="000116C2">
        <w:rPr>
          <w:b/>
          <w:color w:val="7F0055"/>
        </w:rPr>
        <w:t>new</w:t>
      </w:r>
      <w:r w:rsidRPr="000116C2">
        <w:t xml:space="preserve"> SealedObject(map, cipher);</w:t>
      </w:r>
    </w:p>
    <w:p w:rsidR="00B24800" w:rsidRPr="000116C2" w:rsidRDefault="00B24800" w:rsidP="00B24800">
      <w:pPr>
        <w:pStyle w:val="aff"/>
      </w:pPr>
      <w:r w:rsidRPr="000116C2">
        <w:t xml:space="preserve">    </w:t>
      </w:r>
      <w:r w:rsidRPr="000116C2">
        <w:rPr>
          <w:color w:val="3F7F5F"/>
        </w:rPr>
        <w:t>// Generate signing public/private key pair &amp; sign map</w:t>
      </w:r>
    </w:p>
    <w:p w:rsidR="00B24800" w:rsidRPr="000116C2" w:rsidRDefault="00B24800" w:rsidP="00B24800">
      <w:pPr>
        <w:pStyle w:val="aff"/>
      </w:pPr>
      <w:r w:rsidRPr="000116C2">
        <w:t xml:space="preserve">    KeyPairGenerator kpg = KeyPairGenerator.</w:t>
      </w:r>
      <w:r w:rsidRPr="000116C2">
        <w:rPr>
          <w:i/>
          <w:iCs/>
        </w:rPr>
        <w:t>getInstance</w:t>
      </w:r>
      <w:r w:rsidRPr="000116C2">
        <w:t>(</w:t>
      </w:r>
      <w:r>
        <w:rPr>
          <w:color w:val="2A00FF"/>
        </w:rPr>
        <w:t>"</w:t>
      </w:r>
      <w:r>
        <w:rPr>
          <w:rFonts w:hint="eastAsia"/>
          <w:color w:val="2A00FF"/>
        </w:rPr>
        <w:t>R</w:t>
      </w:r>
      <w:r w:rsidRPr="000116C2">
        <w:rPr>
          <w:color w:val="2A00FF"/>
        </w:rPr>
        <w:t>SA"</w:t>
      </w:r>
      <w:r w:rsidRPr="000116C2">
        <w:t>);</w:t>
      </w:r>
    </w:p>
    <w:p w:rsidR="00B24800" w:rsidRPr="000116C2" w:rsidRDefault="00B24800" w:rsidP="00B24800">
      <w:pPr>
        <w:pStyle w:val="aff"/>
      </w:pPr>
      <w:r w:rsidRPr="000116C2">
        <w:t xml:space="preserve">    KeyPair kp = kpg.generateKeyPair();</w:t>
      </w:r>
    </w:p>
    <w:p w:rsidR="00B24800" w:rsidRPr="000116C2" w:rsidRDefault="00B24800" w:rsidP="00B24800">
      <w:pPr>
        <w:pStyle w:val="aff"/>
      </w:pPr>
      <w:r w:rsidRPr="000116C2">
        <w:t xml:space="preserve">    Signature sig = Signature.</w:t>
      </w:r>
      <w:r w:rsidRPr="000116C2">
        <w:rPr>
          <w:i/>
          <w:iCs/>
        </w:rPr>
        <w:t>getInstance</w:t>
      </w:r>
      <w:r w:rsidRPr="000116C2">
        <w:t>(</w:t>
      </w:r>
      <w:r>
        <w:rPr>
          <w:color w:val="2A00FF"/>
        </w:rPr>
        <w:t>"SHA</w:t>
      </w:r>
      <w:r>
        <w:rPr>
          <w:rFonts w:hint="eastAsia"/>
          <w:color w:val="2A00FF"/>
        </w:rPr>
        <w:t>256</w:t>
      </w:r>
      <w:r w:rsidRPr="000116C2">
        <w:rPr>
          <w:color w:val="2A00FF"/>
        </w:rPr>
        <w:t>with</w:t>
      </w:r>
      <w:r>
        <w:rPr>
          <w:rFonts w:hint="eastAsia"/>
          <w:color w:val="2A00FF"/>
        </w:rPr>
        <w:t>R</w:t>
      </w:r>
      <w:r w:rsidRPr="000116C2">
        <w:rPr>
          <w:color w:val="2A00FF"/>
        </w:rPr>
        <w:t>SA"</w:t>
      </w:r>
      <w:r w:rsidRPr="000116C2">
        <w:t>);</w:t>
      </w:r>
    </w:p>
    <w:p w:rsidR="00B24800" w:rsidRPr="000116C2" w:rsidRDefault="00B24800" w:rsidP="00B24800">
      <w:pPr>
        <w:pStyle w:val="aff"/>
      </w:pPr>
      <w:r w:rsidRPr="000116C2">
        <w:t xml:space="preserve">    SignedObject signedMap = </w:t>
      </w:r>
      <w:r w:rsidRPr="000116C2">
        <w:rPr>
          <w:b/>
          <w:color w:val="7F0055"/>
        </w:rPr>
        <w:t>new</w:t>
      </w:r>
      <w:r w:rsidRPr="000116C2">
        <w:t xml:space="preserve"> SignedObject(sealedMap, kp.getPrivate(),</w:t>
      </w:r>
      <w:r>
        <w:rPr>
          <w:rFonts w:hint="eastAsia"/>
        </w:rPr>
        <w:t xml:space="preserve"> </w:t>
      </w:r>
      <w:r w:rsidRPr="000116C2">
        <w:t>sig);</w:t>
      </w:r>
    </w:p>
    <w:p w:rsidR="00B24800" w:rsidRPr="000116C2" w:rsidRDefault="00B24800" w:rsidP="00B24800">
      <w:pPr>
        <w:pStyle w:val="aff"/>
      </w:pPr>
      <w:r w:rsidRPr="000116C2">
        <w:t xml:space="preserve">        </w:t>
      </w:r>
      <w:r w:rsidRPr="000116C2">
        <w:rPr>
          <w:color w:val="3F7F5F"/>
        </w:rPr>
        <w:t>// Serialize map</w:t>
      </w:r>
    </w:p>
    <w:p w:rsidR="00B24800" w:rsidRDefault="00B24800" w:rsidP="00B24800">
      <w:pPr>
        <w:pStyle w:val="aff"/>
        <w:ind w:left="5400" w:hangingChars="3000" w:hanging="5400"/>
      </w:pPr>
      <w:r w:rsidRPr="000116C2">
        <w:t xml:space="preserve">    ObjectOutputStream out = </w:t>
      </w:r>
      <w:r w:rsidRPr="000116C2">
        <w:rPr>
          <w:b/>
          <w:color w:val="7F0055"/>
        </w:rPr>
        <w:t>new</w:t>
      </w:r>
      <w:r w:rsidRPr="000116C2">
        <w:t xml:space="preserve"> ObjectOutputStream(</w:t>
      </w:r>
      <w:r w:rsidRPr="000116C2">
        <w:rPr>
          <w:b/>
          <w:color w:val="7F0055"/>
        </w:rPr>
        <w:t>new</w:t>
      </w:r>
      <w:r w:rsidRPr="000116C2">
        <w:t xml:space="preserve"> FileOutputStream(</w:t>
      </w:r>
      <w:r w:rsidRPr="000116C2">
        <w:rPr>
          <w:color w:val="2A00FF"/>
        </w:rPr>
        <w:t>"data"</w:t>
      </w:r>
      <w:r w:rsidRPr="000116C2">
        <w:t>));</w:t>
      </w:r>
    </w:p>
    <w:p w:rsidR="00B24800" w:rsidRPr="000116C2" w:rsidRDefault="00B24800" w:rsidP="00B24800">
      <w:pPr>
        <w:pStyle w:val="aff"/>
      </w:pPr>
      <w:r w:rsidRPr="000116C2">
        <w:t xml:space="preserve">    out.writeObject(signedMap);</w:t>
      </w:r>
    </w:p>
    <w:p w:rsidR="00B24800" w:rsidRDefault="00C81A5C" w:rsidP="00C81A5C">
      <w:pPr>
        <w:pStyle w:val="aff"/>
      </w:pPr>
      <w:r w:rsidRPr="000116C2">
        <w:t xml:space="preserve">    </w:t>
      </w:r>
      <w:r w:rsidR="00B24800" w:rsidRPr="000116C2">
        <w:t>out.close();</w:t>
      </w:r>
    </w:p>
    <w:p w:rsidR="00B24800" w:rsidRDefault="00B24800" w:rsidP="00B24800">
      <w:pPr>
        <w:ind w:firstLine="348"/>
        <w:rPr>
          <w:rFonts w:eastAsia="宋体"/>
        </w:rPr>
      </w:pPr>
    </w:p>
    <w:p w:rsidR="00B24800" w:rsidRPr="000116C2" w:rsidRDefault="00B24800" w:rsidP="00B24800">
      <w:pPr>
        <w:pStyle w:val="aff"/>
      </w:pPr>
      <w:r w:rsidRPr="000116C2">
        <w:t xml:space="preserve">    </w:t>
      </w:r>
      <w:r w:rsidRPr="000116C2">
        <w:rPr>
          <w:color w:val="3F7F5F"/>
        </w:rPr>
        <w:t>// Deserialize map</w:t>
      </w:r>
    </w:p>
    <w:p w:rsidR="00B24800" w:rsidRPr="000116C2" w:rsidRDefault="00B24800" w:rsidP="00B24800">
      <w:pPr>
        <w:pStyle w:val="aff"/>
      </w:pPr>
      <w:r w:rsidRPr="000116C2">
        <w:t xml:space="preserve">    ObjectInputStream in = </w:t>
      </w:r>
      <w:r w:rsidRPr="000116C2">
        <w:rPr>
          <w:b/>
          <w:color w:val="7F0055"/>
        </w:rPr>
        <w:t>new</w:t>
      </w:r>
      <w:r w:rsidRPr="000116C2">
        <w:t xml:space="preserve"> ObjectInputStream(</w:t>
      </w:r>
      <w:r w:rsidRPr="000116C2">
        <w:rPr>
          <w:b/>
          <w:color w:val="7F0055"/>
        </w:rPr>
        <w:t>new</w:t>
      </w:r>
      <w:r w:rsidRPr="000116C2">
        <w:t xml:space="preserve"> FileInputStream(</w:t>
      </w:r>
      <w:r w:rsidRPr="000116C2">
        <w:rPr>
          <w:color w:val="2A00FF"/>
        </w:rPr>
        <w:t>"data"</w:t>
      </w:r>
      <w:r w:rsidRPr="000116C2">
        <w:t>));</w:t>
      </w:r>
    </w:p>
    <w:p w:rsidR="00B24800" w:rsidRPr="000116C2" w:rsidRDefault="00B24800" w:rsidP="00B24800">
      <w:pPr>
        <w:pStyle w:val="aff"/>
      </w:pPr>
      <w:r w:rsidRPr="000116C2">
        <w:t xml:space="preserve">    signedMap = (SignedObject) in.readObject();</w:t>
      </w:r>
    </w:p>
    <w:p w:rsidR="00B24800" w:rsidRPr="000116C2" w:rsidRDefault="00B24800" w:rsidP="00B24800">
      <w:pPr>
        <w:pStyle w:val="aff"/>
      </w:pPr>
      <w:r w:rsidRPr="000116C2">
        <w:t xml:space="preserve">    in.close();</w:t>
      </w:r>
    </w:p>
    <w:p w:rsidR="00B24800" w:rsidRPr="000116C2" w:rsidRDefault="00B24800" w:rsidP="00B24800">
      <w:pPr>
        <w:pStyle w:val="aff"/>
      </w:pPr>
      <w:r>
        <w:t xml:space="preserve">    </w:t>
      </w:r>
      <w:r w:rsidRPr="000116C2">
        <w:rPr>
          <w:color w:val="3F7F5F"/>
        </w:rPr>
        <w:t>// Verify signature and retrieve map</w:t>
      </w:r>
    </w:p>
    <w:p w:rsidR="00B24800" w:rsidRPr="000116C2" w:rsidRDefault="00B24800" w:rsidP="00B24800">
      <w:pPr>
        <w:pStyle w:val="aff"/>
      </w:pPr>
      <w:r w:rsidRPr="000116C2">
        <w:t xml:space="preserve">    </w:t>
      </w:r>
      <w:r w:rsidRPr="000116C2">
        <w:rPr>
          <w:b/>
          <w:color w:val="7F0055"/>
        </w:rPr>
        <w:t>if</w:t>
      </w:r>
      <w:r w:rsidRPr="000116C2">
        <w:t xml:space="preserve"> (!signedMap.verify(kp.getPublic(), sig))</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w:t>
      </w:r>
      <w:r w:rsidRPr="000116C2">
        <w:rPr>
          <w:b/>
          <w:color w:val="7F0055"/>
        </w:rPr>
        <w:t>throw</w:t>
      </w:r>
      <w:r w:rsidRPr="000116C2">
        <w:t xml:space="preserve"> </w:t>
      </w:r>
      <w:r w:rsidRPr="000116C2">
        <w:rPr>
          <w:b/>
          <w:color w:val="7F0055"/>
        </w:rPr>
        <w:t>new</w:t>
      </w:r>
      <w:r w:rsidRPr="000116C2">
        <w:t xml:space="preserve"> GeneralSecurityException(</w:t>
      </w:r>
      <w:r w:rsidRPr="000116C2">
        <w:rPr>
          <w:color w:val="2A00FF"/>
        </w:rPr>
        <w:t>"Map failed verification"</w:t>
      </w:r>
      <w:r w:rsidRPr="000116C2">
        <w:t>);</w:t>
      </w:r>
    </w:p>
    <w:p w:rsidR="00B24800" w:rsidRPr="000116C2" w:rsidRDefault="00B24800" w:rsidP="00B24800">
      <w:pPr>
        <w:pStyle w:val="aff"/>
      </w:pPr>
      <w:r w:rsidRPr="000116C2">
        <w:t xml:space="preserve">    }</w:t>
      </w:r>
    </w:p>
    <w:p w:rsidR="00B24800" w:rsidRPr="000116C2" w:rsidRDefault="00B24800" w:rsidP="00B24800">
      <w:pPr>
        <w:pStyle w:val="aff"/>
      </w:pPr>
      <w:r w:rsidRPr="000116C2">
        <w:t xml:space="preserve">    sealedMap = (SealedObject) signedMap.getObject();</w:t>
      </w:r>
    </w:p>
    <w:p w:rsidR="00B24800" w:rsidRPr="000116C2" w:rsidRDefault="00B24800" w:rsidP="00B24800">
      <w:pPr>
        <w:pStyle w:val="aff"/>
      </w:pPr>
      <w:r w:rsidRPr="000116C2">
        <w:t xml:space="preserve">    </w:t>
      </w:r>
      <w:r w:rsidRPr="000116C2">
        <w:rPr>
          <w:color w:val="3F7F5F"/>
        </w:rPr>
        <w:t>// Unseal map</w:t>
      </w:r>
    </w:p>
    <w:p w:rsidR="00B24800" w:rsidRPr="000116C2" w:rsidRDefault="00B24800" w:rsidP="00B24800">
      <w:pPr>
        <w:pStyle w:val="aff"/>
      </w:pPr>
      <w:r w:rsidRPr="000116C2">
        <w:t xml:space="preserve">    cipher = Cipher.</w:t>
      </w:r>
      <w:r w:rsidRPr="000116C2">
        <w:rPr>
          <w:i/>
          <w:iCs/>
        </w:rPr>
        <w:t>getInstance</w:t>
      </w:r>
      <w:r w:rsidRPr="000116C2">
        <w:t>(</w:t>
      </w:r>
      <w:r w:rsidRPr="000116C2">
        <w:rPr>
          <w:color w:val="2A00FF"/>
        </w:rPr>
        <w:t>"AES"</w:t>
      </w:r>
      <w:r w:rsidRPr="000116C2">
        <w:t>);</w:t>
      </w:r>
    </w:p>
    <w:p w:rsidR="00B24800" w:rsidRPr="000116C2" w:rsidRDefault="00B24800" w:rsidP="00B24800">
      <w:pPr>
        <w:pStyle w:val="aff"/>
      </w:pPr>
      <w:r w:rsidRPr="000116C2">
        <w:t xml:space="preserve">    cipher.init(Cipher.</w:t>
      </w:r>
      <w:r w:rsidRPr="000116C2">
        <w:rPr>
          <w:i/>
          <w:iCs/>
          <w:color w:val="0000C0"/>
        </w:rPr>
        <w:t>DECRYPT_MODE</w:t>
      </w:r>
      <w:r w:rsidRPr="000116C2">
        <w:t>, key);</w:t>
      </w:r>
    </w:p>
    <w:p w:rsidR="00B24800" w:rsidRPr="000116C2" w:rsidRDefault="00B24800" w:rsidP="00B24800">
      <w:pPr>
        <w:pStyle w:val="aff"/>
      </w:pPr>
      <w:r w:rsidRPr="000116C2">
        <w:t xml:space="preserve">    map = (SerializableMap&lt;String, Integer&gt;) sealedMap.getObject(cipher);</w:t>
      </w:r>
    </w:p>
    <w:p w:rsidR="00B24800" w:rsidRPr="000116C2" w:rsidRDefault="00B24800" w:rsidP="00B24800">
      <w:pPr>
        <w:pStyle w:val="aff"/>
      </w:pPr>
      <w:r w:rsidRPr="000116C2">
        <w:t xml:space="preserve">    </w:t>
      </w:r>
      <w:r w:rsidRPr="000116C2">
        <w:rPr>
          <w:color w:val="3F7F5F"/>
        </w:rPr>
        <w:t>// Inspect map</w:t>
      </w:r>
    </w:p>
    <w:p w:rsidR="00B24800" w:rsidRPr="000116C2" w:rsidRDefault="00B24800" w:rsidP="00B24800">
      <w:pPr>
        <w:pStyle w:val="aff"/>
      </w:pPr>
      <w:r w:rsidRPr="000116C2">
        <w:t xml:space="preserve">    </w:t>
      </w:r>
      <w:r w:rsidRPr="000116C2">
        <w:rPr>
          <w:i/>
          <w:iCs/>
        </w:rPr>
        <w:t>InspectMap</w:t>
      </w:r>
      <w:r w:rsidRPr="000116C2">
        <w:t>(map);</w:t>
      </w:r>
    </w:p>
    <w:p w:rsidR="00B24800" w:rsidRPr="00111A24" w:rsidRDefault="00B24800" w:rsidP="00B24800">
      <w:pPr>
        <w:pStyle w:val="aff"/>
        <w:rPr>
          <w:rFonts w:ascii="Arial" w:hAnsi="Arial" w:cs="Arial"/>
        </w:rPr>
      </w:pPr>
      <w:r w:rsidRPr="000116C2">
        <w:t>}</w:t>
      </w:r>
    </w:p>
    <w:p w:rsidR="006B609C" w:rsidRDefault="006B609C" w:rsidP="00F62A8B">
      <w:pPr>
        <w:rPr>
          <w:rFonts w:eastAsiaTheme="minorEastAsia"/>
        </w:rPr>
      </w:pPr>
      <w:r w:rsidRPr="004F38FC">
        <w:rPr>
          <w:rFonts w:eastAsia="宋体" w:hint="eastAsia"/>
          <w:lang w:val="zh-CN"/>
        </w:rPr>
        <w:t>这段代码先将对象加密然后为其签名。</w:t>
      </w:r>
      <w:r w:rsidR="00E32A03" w:rsidRPr="004F38FC">
        <w:rPr>
          <w:rFonts w:eastAsia="宋体" w:hint="eastAsia"/>
          <w:lang w:val="zh-CN"/>
        </w:rPr>
        <w:t>任何恶意的第三方可以截获原始加密签名后的数据</w:t>
      </w:r>
      <w:r w:rsidR="00E32A03" w:rsidRPr="002A040F">
        <w:rPr>
          <w:rFonts w:eastAsia="宋体" w:hint="eastAsia"/>
        </w:rPr>
        <w:t>，</w:t>
      </w:r>
      <w:r w:rsidR="00F62A8B" w:rsidRPr="004F38FC">
        <w:rPr>
          <w:rFonts w:eastAsia="宋体" w:hint="eastAsia"/>
          <w:lang w:val="zh-CN"/>
        </w:rPr>
        <w:t>剔除原始的签名</w:t>
      </w:r>
      <w:r w:rsidR="00F62A8B" w:rsidRPr="004F38FC">
        <w:rPr>
          <w:rFonts w:eastAsia="宋体" w:hint="eastAsia"/>
        </w:rPr>
        <w:t>，</w:t>
      </w:r>
      <w:r w:rsidR="00F62A8B" w:rsidRPr="004F38FC">
        <w:rPr>
          <w:rFonts w:eastAsia="宋体" w:hint="eastAsia"/>
          <w:lang w:val="zh-CN"/>
        </w:rPr>
        <w:t>并对密封的数据加上自己的签名。这样一来，由于对象被加密和签名（只有在签名验证通过后才可以解密对象）</w:t>
      </w:r>
      <w:r w:rsidR="00F62A8B">
        <w:rPr>
          <w:rFonts w:eastAsia="宋体" w:hint="eastAsia"/>
          <w:lang w:val="zh-CN"/>
        </w:rPr>
        <w:t>，</w:t>
      </w:r>
      <w:r w:rsidR="00F62A8B" w:rsidRPr="004F38FC">
        <w:rPr>
          <w:rFonts w:eastAsia="宋体" w:hint="eastAsia"/>
          <w:lang w:val="zh-CN"/>
        </w:rPr>
        <w:t>恶意第三方和正常的接收者均无法得到原始的消息内容。</w:t>
      </w:r>
    </w:p>
    <w:p w:rsidR="00B24800" w:rsidRPr="00A448E1" w:rsidRDefault="00F140A0" w:rsidP="00B24800">
      <w:pPr>
        <w:pStyle w:val="aff0"/>
      </w:pPr>
      <w:r>
        <w:rPr>
          <w:rFonts w:hint="eastAsia"/>
          <w:u w:color="000000"/>
        </w:rPr>
        <w:t>正确示例</w:t>
      </w:r>
      <w:r w:rsidR="00D34FAC">
        <w:rPr>
          <w:rFonts w:hint="eastAsia"/>
        </w:rPr>
        <w:t xml:space="preserve"> </w:t>
      </w:r>
      <w:r>
        <w:rPr>
          <w:rFonts w:hint="eastAsia"/>
        </w:rPr>
        <w:t>（先签名后加密）</w:t>
      </w:r>
      <w:r w:rsidR="00B90772">
        <w:rPr>
          <w:rFonts w:hint="eastAsia"/>
        </w:rPr>
        <w:t>：</w:t>
      </w:r>
    </w:p>
    <w:p w:rsidR="00B24800" w:rsidRDefault="00B24800" w:rsidP="00B24800">
      <w:pPr>
        <w:pStyle w:val="aff"/>
        <w:rPr>
          <w:snapToGrid/>
        </w:rPr>
      </w:pPr>
      <w:r>
        <w:rPr>
          <w:b/>
          <w:snapToGrid/>
          <w:color w:val="7F0055"/>
        </w:rPr>
        <w:t>import</w:t>
      </w:r>
      <w:r>
        <w:rPr>
          <w:snapToGrid/>
        </w:rPr>
        <w:t xml:space="preserve"> javax.crypto.Cipher;</w:t>
      </w:r>
    </w:p>
    <w:p w:rsidR="00B24800" w:rsidRDefault="00B24800" w:rsidP="00B24800">
      <w:pPr>
        <w:pStyle w:val="aff"/>
        <w:rPr>
          <w:snapToGrid/>
        </w:rPr>
      </w:pPr>
      <w:r>
        <w:rPr>
          <w:b/>
          <w:snapToGrid/>
          <w:color w:val="7F0055"/>
        </w:rPr>
        <w:t>import</w:t>
      </w:r>
      <w:r>
        <w:rPr>
          <w:snapToGrid/>
        </w:rPr>
        <w:t xml:space="preserve"> javax.crypto.KeyGenerator;</w:t>
      </w:r>
    </w:p>
    <w:p w:rsidR="00B24800" w:rsidRPr="00D41A10" w:rsidRDefault="00B24800" w:rsidP="00B24800">
      <w:pPr>
        <w:pStyle w:val="aff"/>
        <w:rPr>
          <w:snapToGrid/>
        </w:rPr>
      </w:pPr>
      <w:r>
        <w:rPr>
          <w:b/>
          <w:snapToGrid/>
          <w:color w:val="7F0055"/>
        </w:rPr>
        <w:t>import</w:t>
      </w:r>
      <w:r>
        <w:rPr>
          <w:snapToGrid/>
        </w:rPr>
        <w:t xml:space="preserve"> javax.crypto.SealedObject;</w:t>
      </w:r>
    </w:p>
    <w:p w:rsidR="00B24800" w:rsidRPr="00322153" w:rsidRDefault="00B24800" w:rsidP="00B24800">
      <w:pPr>
        <w:pStyle w:val="aff"/>
        <w:rPr>
          <w:color w:val="3F7F5F"/>
        </w:rPr>
      </w:pPr>
      <w:r w:rsidRPr="00322153">
        <w:rPr>
          <w:rFonts w:hint="eastAsia"/>
          <w:color w:val="3F7F5F"/>
        </w:rPr>
        <w:t>//</w:t>
      </w:r>
      <w:r w:rsidR="008C4D51">
        <w:rPr>
          <w:rFonts w:hint="eastAsia"/>
          <w:color w:val="3F7F5F"/>
        </w:rPr>
        <w:t xml:space="preserve"> </w:t>
      </w:r>
      <w:r w:rsidR="00174B70">
        <w:rPr>
          <w:rFonts w:hint="eastAsia"/>
          <w:color w:val="3F7F5F"/>
        </w:rPr>
        <w:t>O</w:t>
      </w:r>
      <w:r w:rsidRPr="00322153">
        <w:rPr>
          <w:rFonts w:hint="eastAsia"/>
          <w:color w:val="3F7F5F"/>
        </w:rPr>
        <w:t>ther import</w:t>
      </w:r>
      <w:r w:rsidRPr="00322153">
        <w:rPr>
          <w:color w:val="3F7F5F"/>
        </w:rPr>
        <w:t>…</w:t>
      </w:r>
    </w:p>
    <w:p w:rsidR="00B24800" w:rsidRPr="008A0640" w:rsidRDefault="00B24800" w:rsidP="00B24800">
      <w:pPr>
        <w:pStyle w:val="aff"/>
      </w:pPr>
      <w:r w:rsidRPr="008A0640">
        <w:rPr>
          <w:b/>
          <w:color w:val="7F0055"/>
        </w:rPr>
        <w:t>public</w:t>
      </w:r>
      <w:r w:rsidRPr="008A0640">
        <w:t xml:space="preserve"> </w:t>
      </w:r>
      <w:r w:rsidRPr="008A0640">
        <w:rPr>
          <w:b/>
          <w:color w:val="7F0055"/>
        </w:rPr>
        <w:t>static</w:t>
      </w:r>
      <w:r w:rsidRPr="008A0640">
        <w:t xml:space="preserve"> </w:t>
      </w:r>
      <w:r w:rsidRPr="008A0640">
        <w:rPr>
          <w:b/>
          <w:color w:val="7F0055"/>
        </w:rPr>
        <w:t>void</w:t>
      </w:r>
      <w:r w:rsidRPr="008A0640">
        <w:t xml:space="preserve"> main(String[] args) </w:t>
      </w:r>
      <w:r w:rsidRPr="008A0640">
        <w:rPr>
          <w:b/>
          <w:color w:val="7F0055"/>
        </w:rPr>
        <w:t>throws</w:t>
      </w:r>
      <w:r w:rsidRPr="008A0640">
        <w:t xml:space="preserve"> IOException,</w:t>
      </w:r>
      <w:r>
        <w:rPr>
          <w:rFonts w:hint="eastAsia"/>
        </w:rPr>
        <w:t xml:space="preserve"> </w:t>
      </w:r>
      <w:r w:rsidRPr="008A0640">
        <w:t>GeneralSecurityException, ClassNotFoundException</w:t>
      </w:r>
    </w:p>
    <w:p w:rsidR="00B24800" w:rsidRPr="008A0640" w:rsidRDefault="00B24800" w:rsidP="00B24800">
      <w:pPr>
        <w:pStyle w:val="aff"/>
      </w:pPr>
      <w:r w:rsidRPr="008A0640">
        <w:t>{</w:t>
      </w:r>
    </w:p>
    <w:p w:rsidR="00B24800" w:rsidRPr="008A0640" w:rsidRDefault="00B24800" w:rsidP="00B24800">
      <w:pPr>
        <w:pStyle w:val="aff"/>
      </w:pPr>
      <w:r w:rsidRPr="008A0640">
        <w:t xml:space="preserve">    </w:t>
      </w:r>
      <w:r w:rsidRPr="008A0640">
        <w:rPr>
          <w:color w:val="3F7F5F"/>
        </w:rPr>
        <w:t xml:space="preserve">// Build map </w:t>
      </w:r>
    </w:p>
    <w:p w:rsidR="00B24800" w:rsidRPr="008A0640" w:rsidRDefault="00B24800" w:rsidP="00B24800">
      <w:pPr>
        <w:pStyle w:val="aff"/>
      </w:pPr>
      <w:r w:rsidRPr="008A0640">
        <w:t xml:space="preserve">    SerializableMap&lt;String, Integer&gt; map = </w:t>
      </w:r>
      <w:r w:rsidRPr="008A0640">
        <w:rPr>
          <w:i/>
          <w:iCs/>
        </w:rPr>
        <w:t>buildMap</w:t>
      </w:r>
      <w:r w:rsidRPr="008A0640">
        <w:t>();</w:t>
      </w:r>
    </w:p>
    <w:p w:rsidR="00B24800" w:rsidRPr="008A0640" w:rsidRDefault="00B24800" w:rsidP="00B24800">
      <w:pPr>
        <w:pStyle w:val="aff"/>
      </w:pPr>
      <w:r w:rsidRPr="008A0640">
        <w:t xml:space="preserve">    </w:t>
      </w:r>
      <w:r w:rsidRPr="008A0640">
        <w:rPr>
          <w:color w:val="3F7F5F"/>
        </w:rPr>
        <w:t>// Generate signing public/private key pair &amp; sign map</w:t>
      </w:r>
    </w:p>
    <w:p w:rsidR="00B24800" w:rsidRPr="008A0640" w:rsidRDefault="00B24800" w:rsidP="00B24800">
      <w:pPr>
        <w:pStyle w:val="aff"/>
      </w:pPr>
      <w:r w:rsidRPr="008A0640">
        <w:t xml:space="preserve">    KeyPairGenerator kpg = KeyPairGenerator.</w:t>
      </w:r>
      <w:r w:rsidRPr="008A0640">
        <w:rPr>
          <w:i/>
          <w:iCs/>
        </w:rPr>
        <w:t>getInstance</w:t>
      </w:r>
      <w:r w:rsidRPr="008A0640">
        <w:t>(</w:t>
      </w:r>
      <w:r>
        <w:rPr>
          <w:color w:val="2A00FF"/>
        </w:rPr>
        <w:t>"</w:t>
      </w:r>
      <w:r>
        <w:rPr>
          <w:rFonts w:hint="eastAsia"/>
          <w:color w:val="2A00FF"/>
        </w:rPr>
        <w:t>R</w:t>
      </w:r>
      <w:r w:rsidRPr="008A0640">
        <w:rPr>
          <w:color w:val="2A00FF"/>
        </w:rPr>
        <w:t>SA"</w:t>
      </w:r>
      <w:r w:rsidRPr="008A0640">
        <w:t>);</w:t>
      </w:r>
    </w:p>
    <w:p w:rsidR="00B24800" w:rsidRPr="008A0640" w:rsidRDefault="00B24800" w:rsidP="00B24800">
      <w:pPr>
        <w:pStyle w:val="aff"/>
      </w:pPr>
      <w:r w:rsidRPr="008A0640">
        <w:lastRenderedPageBreak/>
        <w:t xml:space="preserve">    KeyPair kp = kpg.generateKeyPair();</w:t>
      </w:r>
    </w:p>
    <w:p w:rsidR="00B24800" w:rsidRPr="008A0640" w:rsidRDefault="00B24800" w:rsidP="00B24800">
      <w:pPr>
        <w:pStyle w:val="aff"/>
      </w:pPr>
      <w:r w:rsidRPr="008A0640">
        <w:t xml:space="preserve">    Signature sig = Signature.</w:t>
      </w:r>
      <w:r w:rsidRPr="008A0640">
        <w:rPr>
          <w:i/>
          <w:iCs/>
        </w:rPr>
        <w:t>getInstance</w:t>
      </w:r>
      <w:r w:rsidRPr="008A0640">
        <w:t>(</w:t>
      </w:r>
      <w:r>
        <w:rPr>
          <w:color w:val="2A00FF"/>
        </w:rPr>
        <w:t>"SHA</w:t>
      </w:r>
      <w:r>
        <w:rPr>
          <w:rFonts w:hint="eastAsia"/>
          <w:color w:val="2A00FF"/>
        </w:rPr>
        <w:t>256</w:t>
      </w:r>
      <w:r w:rsidRPr="008A0640">
        <w:rPr>
          <w:color w:val="2A00FF"/>
        </w:rPr>
        <w:t>with</w:t>
      </w:r>
      <w:r>
        <w:rPr>
          <w:rFonts w:hint="eastAsia"/>
          <w:color w:val="2A00FF"/>
        </w:rPr>
        <w:t>R</w:t>
      </w:r>
      <w:r w:rsidRPr="008A0640">
        <w:rPr>
          <w:color w:val="2A00FF"/>
        </w:rPr>
        <w:t>SA"</w:t>
      </w:r>
      <w:r w:rsidRPr="008A0640">
        <w:t>);</w:t>
      </w:r>
    </w:p>
    <w:p w:rsidR="00B24800" w:rsidRPr="008A0640" w:rsidRDefault="00B24800" w:rsidP="00B24800">
      <w:pPr>
        <w:pStyle w:val="aff"/>
      </w:pPr>
      <w:r w:rsidRPr="008A0640">
        <w:t xml:space="preserve">    SignedObject signedMap = </w:t>
      </w:r>
      <w:r w:rsidRPr="008A0640">
        <w:rPr>
          <w:b/>
          <w:color w:val="7F0055"/>
        </w:rPr>
        <w:t>new</w:t>
      </w:r>
      <w:r w:rsidRPr="008A0640">
        <w:t xml:space="preserve"> SignedObject(map, kp.getPrivate(), sig);</w:t>
      </w:r>
    </w:p>
    <w:p w:rsidR="00B24800" w:rsidRPr="008A0640" w:rsidRDefault="00B24800" w:rsidP="00B24800">
      <w:pPr>
        <w:pStyle w:val="aff"/>
      </w:pPr>
      <w:r w:rsidRPr="008A0640">
        <w:t xml:space="preserve">    </w:t>
      </w:r>
      <w:r w:rsidRPr="008A0640">
        <w:rPr>
          <w:color w:val="3F7F5F"/>
        </w:rPr>
        <w:t xml:space="preserve">// Generate sealing key &amp; seal map </w:t>
      </w:r>
    </w:p>
    <w:p w:rsidR="00B24800" w:rsidRPr="008A0640" w:rsidRDefault="00B24800" w:rsidP="00B24800">
      <w:pPr>
        <w:pStyle w:val="aff"/>
      </w:pPr>
      <w:r w:rsidRPr="008A0640">
        <w:t xml:space="preserve">    KeyGenerator generator = KeyGenerator.</w:t>
      </w:r>
      <w:r w:rsidRPr="008A0640">
        <w:rPr>
          <w:i/>
          <w:iCs/>
        </w:rPr>
        <w:t>getInstance</w:t>
      </w:r>
      <w:r w:rsidRPr="008A0640">
        <w:t>(</w:t>
      </w:r>
      <w:r w:rsidRPr="008A0640">
        <w:rPr>
          <w:color w:val="2A00FF"/>
        </w:rPr>
        <w:t>"AES"</w:t>
      </w:r>
      <w:r w:rsidRPr="008A0640">
        <w:t>);</w:t>
      </w:r>
    </w:p>
    <w:p w:rsidR="00B24800" w:rsidRPr="008A0640" w:rsidRDefault="00B24800" w:rsidP="00B24800">
      <w:pPr>
        <w:pStyle w:val="aff"/>
      </w:pPr>
      <w:r w:rsidRPr="008A0640">
        <w:t xml:space="preserve">  </w:t>
      </w:r>
    </w:p>
    <w:p w:rsidR="00B24800" w:rsidRPr="008A0640" w:rsidRDefault="00B24800" w:rsidP="00B24800">
      <w:pPr>
        <w:pStyle w:val="aff"/>
      </w:pPr>
      <w:r w:rsidRPr="008A0640">
        <w:t xml:space="preserve">    generator.init(</w:t>
      </w:r>
      <w:r w:rsidRPr="008A0640">
        <w:rPr>
          <w:b/>
          <w:color w:val="7F0055"/>
        </w:rPr>
        <w:t>new</w:t>
      </w:r>
      <w:r w:rsidRPr="008A0640">
        <w:t xml:space="preserve"> SecureRandom());</w:t>
      </w:r>
    </w:p>
    <w:p w:rsidR="00B24800" w:rsidRPr="008A0640" w:rsidRDefault="00B24800" w:rsidP="00B24800">
      <w:pPr>
        <w:pStyle w:val="aff"/>
      </w:pPr>
      <w:r w:rsidRPr="008A0640">
        <w:t xml:space="preserve">    Key key = generator.generateKey();</w:t>
      </w:r>
    </w:p>
    <w:p w:rsidR="00B24800" w:rsidRPr="008A0640" w:rsidRDefault="00B24800" w:rsidP="00B24800">
      <w:pPr>
        <w:pStyle w:val="aff"/>
      </w:pPr>
      <w:r w:rsidRPr="008A0640">
        <w:t xml:space="preserve">    Cipher cipher = Cipher.</w:t>
      </w:r>
      <w:r w:rsidRPr="008A0640">
        <w:rPr>
          <w:i/>
          <w:iCs/>
        </w:rPr>
        <w:t>getInstance</w:t>
      </w:r>
      <w:r w:rsidRPr="008A0640">
        <w:t>(</w:t>
      </w:r>
      <w:r w:rsidRPr="008A0640">
        <w:rPr>
          <w:color w:val="2A00FF"/>
        </w:rPr>
        <w:t>"AES"</w:t>
      </w:r>
      <w:r w:rsidRPr="008A0640">
        <w:t>);</w:t>
      </w:r>
    </w:p>
    <w:p w:rsidR="00B24800" w:rsidRPr="008A0640" w:rsidRDefault="00B24800" w:rsidP="00B24800">
      <w:pPr>
        <w:pStyle w:val="aff"/>
      </w:pPr>
      <w:r w:rsidRPr="008A0640">
        <w:t xml:space="preserve">    cipher.init(Cipher.</w:t>
      </w:r>
      <w:r w:rsidRPr="008A0640">
        <w:rPr>
          <w:i/>
          <w:iCs/>
          <w:color w:val="0000C0"/>
        </w:rPr>
        <w:t>ENCRYPT_MODE</w:t>
      </w:r>
      <w:r w:rsidRPr="008A0640">
        <w:t>, key);</w:t>
      </w:r>
    </w:p>
    <w:p w:rsidR="00B24800" w:rsidRPr="008A0640" w:rsidRDefault="00B24800" w:rsidP="00B24800">
      <w:pPr>
        <w:pStyle w:val="aff"/>
      </w:pPr>
      <w:r w:rsidRPr="008A0640">
        <w:t xml:space="preserve">    SealedObject sealedMap = </w:t>
      </w:r>
      <w:r w:rsidRPr="008A0640">
        <w:rPr>
          <w:b/>
          <w:color w:val="7F0055"/>
        </w:rPr>
        <w:t>new</w:t>
      </w:r>
      <w:r w:rsidRPr="008A0640">
        <w:t xml:space="preserve"> SealedObject(signedMap, cipher);</w:t>
      </w:r>
    </w:p>
    <w:p w:rsidR="00B24800" w:rsidRPr="008A0640" w:rsidRDefault="00B24800" w:rsidP="00B24800">
      <w:pPr>
        <w:pStyle w:val="aff"/>
      </w:pPr>
      <w:r w:rsidRPr="008A0640">
        <w:t xml:space="preserve">    </w:t>
      </w:r>
      <w:r w:rsidRPr="008A0640">
        <w:rPr>
          <w:color w:val="3F7F5F"/>
        </w:rPr>
        <w:t xml:space="preserve">// Serialize map </w:t>
      </w:r>
    </w:p>
    <w:p w:rsidR="00B24800" w:rsidRPr="008A0640" w:rsidRDefault="00B24800" w:rsidP="00B24800">
      <w:pPr>
        <w:pStyle w:val="aff"/>
      </w:pPr>
      <w:r w:rsidRPr="008A0640">
        <w:t xml:space="preserve">    ObjectOutputStream out = </w:t>
      </w:r>
      <w:r w:rsidRPr="008A0640">
        <w:rPr>
          <w:b/>
          <w:color w:val="7F0055"/>
        </w:rPr>
        <w:t>new</w:t>
      </w:r>
      <w:r w:rsidRPr="008A0640">
        <w:t xml:space="preserve"> ObjectOutputStream(</w:t>
      </w:r>
      <w:r w:rsidRPr="008A0640">
        <w:rPr>
          <w:b/>
          <w:color w:val="7F0055"/>
        </w:rPr>
        <w:t>new</w:t>
      </w:r>
      <w:r w:rsidRPr="008A0640">
        <w:t xml:space="preserve"> FileOutputStream(</w:t>
      </w:r>
    </w:p>
    <w:p w:rsidR="00B24800" w:rsidRPr="008A0640" w:rsidRDefault="00B24800" w:rsidP="00B24800">
      <w:pPr>
        <w:pStyle w:val="aff"/>
      </w:pPr>
      <w:r w:rsidRPr="008A0640">
        <w:t xml:space="preserve">                </w:t>
      </w:r>
      <w:r w:rsidRPr="008A0640">
        <w:rPr>
          <w:color w:val="2A00FF"/>
        </w:rPr>
        <w:t>"data"</w:t>
      </w:r>
      <w:r w:rsidRPr="008A0640">
        <w:t>));</w:t>
      </w:r>
    </w:p>
    <w:p w:rsidR="00B24800" w:rsidRPr="008A0640" w:rsidRDefault="00B24800" w:rsidP="00B24800">
      <w:pPr>
        <w:pStyle w:val="aff"/>
      </w:pPr>
      <w:r w:rsidRPr="008A0640">
        <w:t xml:space="preserve">    out.writeObject(sealedMap);</w:t>
      </w:r>
    </w:p>
    <w:p w:rsidR="00B24800" w:rsidRDefault="00B24800" w:rsidP="00B24800">
      <w:pPr>
        <w:pStyle w:val="aff"/>
      </w:pPr>
      <w:r w:rsidRPr="008A0640">
        <w:t xml:space="preserve">    out.close();</w:t>
      </w:r>
    </w:p>
    <w:p w:rsidR="00B24800" w:rsidRDefault="00B24800" w:rsidP="00B24800">
      <w:pPr>
        <w:rPr>
          <w:rFonts w:eastAsia="宋体"/>
        </w:rPr>
      </w:pPr>
    </w:p>
    <w:p w:rsidR="00B24800" w:rsidRPr="008A0640" w:rsidRDefault="00B24800" w:rsidP="00B24800">
      <w:pPr>
        <w:pStyle w:val="aff"/>
      </w:pPr>
      <w:r w:rsidRPr="008A0640">
        <w:t xml:space="preserve">    </w:t>
      </w:r>
      <w:r w:rsidRPr="008A0640">
        <w:rPr>
          <w:color w:val="3F7F5F"/>
        </w:rPr>
        <w:t xml:space="preserve">// Deserialize map </w:t>
      </w:r>
    </w:p>
    <w:p w:rsidR="00B24800" w:rsidRPr="008A0640" w:rsidRDefault="00B24800" w:rsidP="00B24800">
      <w:pPr>
        <w:pStyle w:val="aff"/>
      </w:pPr>
      <w:r w:rsidRPr="008A0640">
        <w:t xml:space="preserve">    ObjectInputStream in = </w:t>
      </w:r>
      <w:r w:rsidRPr="008A0640">
        <w:rPr>
          <w:b/>
          <w:color w:val="7F0055"/>
        </w:rPr>
        <w:t>new</w:t>
      </w:r>
      <w:r w:rsidRPr="008A0640">
        <w:t xml:space="preserve"> ObjectInputStream(</w:t>
      </w:r>
      <w:r w:rsidRPr="008A0640">
        <w:rPr>
          <w:b/>
          <w:color w:val="7F0055"/>
        </w:rPr>
        <w:t>new</w:t>
      </w:r>
      <w:r w:rsidRPr="008A0640">
        <w:t xml:space="preserve"> FileInputStream(</w:t>
      </w:r>
      <w:r w:rsidRPr="008A0640">
        <w:rPr>
          <w:color w:val="2A00FF"/>
        </w:rPr>
        <w:t>"data"</w:t>
      </w:r>
      <w:r w:rsidRPr="008A0640">
        <w:t xml:space="preserve">)); </w:t>
      </w:r>
    </w:p>
    <w:p w:rsidR="00B24800" w:rsidRPr="008A0640" w:rsidRDefault="00B24800" w:rsidP="00B24800">
      <w:pPr>
        <w:pStyle w:val="aff"/>
      </w:pPr>
      <w:r w:rsidRPr="008A0640">
        <w:t xml:space="preserve">    sealedMap = (SealedObject) in.readObject();</w:t>
      </w:r>
    </w:p>
    <w:p w:rsidR="00B24800" w:rsidRPr="008A0640" w:rsidRDefault="00B24800" w:rsidP="00B24800">
      <w:pPr>
        <w:pStyle w:val="aff"/>
      </w:pPr>
      <w:r w:rsidRPr="008A0640">
        <w:t xml:space="preserve">    in.close();</w:t>
      </w:r>
    </w:p>
    <w:p w:rsidR="00B24800" w:rsidRPr="008A0640" w:rsidRDefault="00B24800" w:rsidP="00B24800">
      <w:pPr>
        <w:pStyle w:val="aff"/>
      </w:pPr>
      <w:r w:rsidRPr="008A0640">
        <w:t xml:space="preserve">    </w:t>
      </w:r>
      <w:r w:rsidRPr="008A0640">
        <w:rPr>
          <w:color w:val="3F7F5F"/>
        </w:rPr>
        <w:t xml:space="preserve">// Unseal map cipher = Cipher.getInstance("AES"); </w:t>
      </w:r>
    </w:p>
    <w:p w:rsidR="00B24800" w:rsidRPr="008A0640" w:rsidRDefault="00B24800" w:rsidP="00B24800">
      <w:pPr>
        <w:pStyle w:val="aff"/>
      </w:pPr>
      <w:r w:rsidRPr="008A0640">
        <w:t xml:space="preserve">    cipher.init(Cipher.</w:t>
      </w:r>
      <w:r w:rsidRPr="008A0640">
        <w:rPr>
          <w:i/>
          <w:iCs/>
          <w:color w:val="0000C0"/>
        </w:rPr>
        <w:t>DECRYPT_MODE</w:t>
      </w:r>
      <w:r w:rsidRPr="008A0640">
        <w:t>, key);</w:t>
      </w:r>
    </w:p>
    <w:p w:rsidR="00B24800" w:rsidRPr="008A0640" w:rsidRDefault="00B24800" w:rsidP="00B24800">
      <w:pPr>
        <w:pStyle w:val="aff"/>
      </w:pPr>
      <w:r w:rsidRPr="008A0640">
        <w:t xml:space="preserve">    signedMap = (SignedObject) sealedMap.getObject(cipher);</w:t>
      </w:r>
    </w:p>
    <w:p w:rsidR="00B24800" w:rsidRPr="008A0640" w:rsidRDefault="00B24800" w:rsidP="00B24800">
      <w:pPr>
        <w:pStyle w:val="aff"/>
      </w:pPr>
      <w:r w:rsidRPr="008A0640">
        <w:t xml:space="preserve">    </w:t>
      </w:r>
      <w:r w:rsidRPr="008A0640">
        <w:rPr>
          <w:color w:val="3F7F5F"/>
        </w:rPr>
        <w:t xml:space="preserve">// Verify signature and retrieve map </w:t>
      </w:r>
    </w:p>
    <w:p w:rsidR="00B24800" w:rsidRPr="008A0640" w:rsidRDefault="00B24800" w:rsidP="00B24800">
      <w:pPr>
        <w:pStyle w:val="aff"/>
      </w:pPr>
      <w:r w:rsidRPr="008A0640">
        <w:t xml:space="preserve">    </w:t>
      </w:r>
      <w:r w:rsidRPr="008A0640">
        <w:rPr>
          <w:b/>
          <w:color w:val="7F0055"/>
        </w:rPr>
        <w:t>if</w:t>
      </w:r>
      <w:r w:rsidRPr="008A0640">
        <w:t xml:space="preserve"> (!signedMap.verify(kp.getPublic(), sig))</w:t>
      </w:r>
    </w:p>
    <w:p w:rsidR="00B24800" w:rsidRPr="008A0640" w:rsidRDefault="00B24800" w:rsidP="00B24800">
      <w:pPr>
        <w:pStyle w:val="aff"/>
      </w:pPr>
      <w:r w:rsidRPr="008A0640">
        <w:t xml:space="preserve">    {</w:t>
      </w:r>
    </w:p>
    <w:p w:rsidR="00B24800" w:rsidRPr="008A0640" w:rsidRDefault="00B24800" w:rsidP="00B24800">
      <w:pPr>
        <w:pStyle w:val="aff"/>
      </w:pPr>
      <w:r w:rsidRPr="008A0640">
        <w:t xml:space="preserve">        </w:t>
      </w:r>
      <w:r w:rsidRPr="008A0640">
        <w:rPr>
          <w:b/>
          <w:color w:val="7F0055"/>
        </w:rPr>
        <w:t>throw</w:t>
      </w:r>
      <w:r w:rsidRPr="008A0640">
        <w:t xml:space="preserve"> </w:t>
      </w:r>
      <w:r w:rsidRPr="008A0640">
        <w:rPr>
          <w:b/>
          <w:color w:val="7F0055"/>
        </w:rPr>
        <w:t>new</w:t>
      </w:r>
      <w:r w:rsidRPr="008A0640">
        <w:t xml:space="preserve"> GeneralSecurityException(</w:t>
      </w:r>
      <w:r w:rsidRPr="008A0640">
        <w:rPr>
          <w:color w:val="2A00FF"/>
        </w:rPr>
        <w:t>"Map failed verification"</w:t>
      </w:r>
      <w:r w:rsidRPr="008A0640">
        <w:t>);</w:t>
      </w:r>
    </w:p>
    <w:p w:rsidR="00B24800" w:rsidRPr="008A0640" w:rsidRDefault="00B24800" w:rsidP="00B24800">
      <w:pPr>
        <w:pStyle w:val="aff"/>
      </w:pPr>
      <w:r w:rsidRPr="008A0640">
        <w:t xml:space="preserve">    }</w:t>
      </w:r>
    </w:p>
    <w:p w:rsidR="00B24800" w:rsidRPr="008A0640" w:rsidRDefault="00B24800" w:rsidP="00B24800">
      <w:pPr>
        <w:pStyle w:val="aff"/>
      </w:pPr>
      <w:r w:rsidRPr="008A0640">
        <w:t xml:space="preserve">    map = (SerializableMap&lt;String, Integer&gt;) signedMap.getObject();</w:t>
      </w:r>
    </w:p>
    <w:p w:rsidR="00B24800" w:rsidRPr="008A0640" w:rsidRDefault="00B24800" w:rsidP="00B24800">
      <w:pPr>
        <w:pStyle w:val="aff"/>
      </w:pPr>
      <w:r w:rsidRPr="008A0640">
        <w:t xml:space="preserve">    </w:t>
      </w:r>
      <w:r w:rsidRPr="008A0640">
        <w:rPr>
          <w:color w:val="3F7F5F"/>
        </w:rPr>
        <w:t xml:space="preserve">// Inspect map </w:t>
      </w:r>
    </w:p>
    <w:p w:rsidR="00B24800" w:rsidRPr="008A0640" w:rsidRDefault="00B24800" w:rsidP="00B24800">
      <w:pPr>
        <w:pStyle w:val="aff"/>
      </w:pPr>
      <w:r w:rsidRPr="008A0640">
        <w:t xml:space="preserve">    </w:t>
      </w:r>
      <w:r w:rsidRPr="008A0640">
        <w:rPr>
          <w:i/>
          <w:iCs/>
        </w:rPr>
        <w:t>InspectMap</w:t>
      </w:r>
      <w:r w:rsidRPr="008A0640">
        <w:t>(map);</w:t>
      </w:r>
    </w:p>
    <w:p w:rsidR="00B24800" w:rsidRDefault="00B24800" w:rsidP="00B24800">
      <w:pPr>
        <w:pStyle w:val="aff"/>
      </w:pPr>
      <w:r w:rsidRPr="008A0640">
        <w:t>}</w:t>
      </w:r>
    </w:p>
    <w:p w:rsidR="00B24800" w:rsidRDefault="00E11E1C" w:rsidP="00696F8F">
      <w:pPr>
        <w:rPr>
          <w:rFonts w:eastAsiaTheme="minorEastAsia"/>
        </w:rPr>
      </w:pPr>
      <w:r w:rsidRPr="00E11E1C">
        <w:rPr>
          <w:rFonts w:eastAsia="宋体" w:hint="eastAsia"/>
        </w:rPr>
        <w:t>这段正确的代码先为对象签名然后再加密。</w:t>
      </w:r>
      <w:r w:rsidRPr="00E11E1C">
        <w:t xml:space="preserve"> </w:t>
      </w:r>
      <w:r w:rsidRPr="00E11E1C">
        <w:rPr>
          <w:rFonts w:eastAsia="宋体" w:hint="eastAsia"/>
        </w:rPr>
        <w:t>这样既能保证数据的真实可靠性，又能防止</w:t>
      </w:r>
      <w:r w:rsidR="00696F8F">
        <w:rPr>
          <w:rFonts w:eastAsia="宋体" w:hint="eastAsia"/>
        </w:rPr>
        <w:t>“</w:t>
      </w:r>
      <w:r w:rsidRPr="00E11E1C">
        <w:rPr>
          <w:rFonts w:eastAsia="宋体" w:hint="eastAsia"/>
        </w:rPr>
        <w:t>中间人攻击</w:t>
      </w:r>
      <w:r w:rsidR="00696F8F">
        <w:rPr>
          <w:rFonts w:eastAsiaTheme="minorEastAsia" w:hint="eastAsia"/>
        </w:rPr>
        <w:t>”</w:t>
      </w:r>
      <w:r w:rsidRPr="00E11E1C">
        <w:rPr>
          <w:rFonts w:eastAsia="宋体" w:hint="eastAsia"/>
        </w:rPr>
        <w:t>（</w:t>
      </w:r>
      <w:r w:rsidRPr="00E11E1C">
        <w:t>man-in-middle attacks</w:t>
      </w:r>
      <w:r w:rsidRPr="00E11E1C">
        <w:rPr>
          <w:rFonts w:eastAsia="宋体" w:hint="eastAsia"/>
        </w:rPr>
        <w:t>）。</w:t>
      </w:r>
    </w:p>
    <w:p w:rsidR="0093010B" w:rsidRDefault="00FA1021" w:rsidP="00251ED8">
      <w:pPr>
        <w:pStyle w:val="aff0"/>
      </w:pPr>
      <w:r>
        <w:rPr>
          <w:rFonts w:hint="eastAsia"/>
        </w:rPr>
        <w:t>例外情况：</w:t>
      </w:r>
    </w:p>
    <w:p w:rsidR="00162BC7" w:rsidRDefault="003902DF" w:rsidP="00162BC7">
      <w:pPr>
        <w:pStyle w:val="aff5"/>
        <w:numPr>
          <w:ilvl w:val="0"/>
          <w:numId w:val="14"/>
        </w:numPr>
        <w:ind w:firstLineChars="0"/>
        <w:rPr>
          <w:rFonts w:eastAsiaTheme="minorEastAsia"/>
        </w:rPr>
      </w:pPr>
      <w:r w:rsidRPr="00162BC7">
        <w:rPr>
          <w:rFonts w:eastAsiaTheme="minorEastAsia" w:hint="eastAsia"/>
        </w:rPr>
        <w:t>在特定场景下</w:t>
      </w:r>
      <w:r w:rsidR="00162BC7" w:rsidRPr="00162BC7">
        <w:rPr>
          <w:rFonts w:eastAsiaTheme="minorEastAsia" w:hint="eastAsia"/>
        </w:rPr>
        <w:t>为已加密对象签名是合理的，比如验证从其他地方接收的加密对象的真实性。这是对于被机密对象本身而非其内容的保证。</w:t>
      </w:r>
    </w:p>
    <w:p w:rsidR="00162BC7" w:rsidRPr="00F93345" w:rsidRDefault="00F93345" w:rsidP="00251ED8">
      <w:pPr>
        <w:pStyle w:val="aff5"/>
        <w:numPr>
          <w:ilvl w:val="0"/>
          <w:numId w:val="14"/>
        </w:numPr>
        <w:ind w:firstLineChars="0"/>
        <w:rPr>
          <w:rFonts w:eastAsiaTheme="minorEastAsia"/>
        </w:rPr>
      </w:pPr>
      <w:r w:rsidRPr="00F93345">
        <w:rPr>
          <w:rFonts w:eastAsiaTheme="minorEastAsia" w:hint="eastAsia"/>
        </w:rPr>
        <w:t>签名和加密对于必须跨过信任边界的对象是必需的。始终位于信任边界内的对象不需要签名或加密。例如，如果某网络全部位于信任边界内，始终处于该网络</w:t>
      </w:r>
      <w:r w:rsidR="003902DF">
        <w:rPr>
          <w:rFonts w:eastAsiaTheme="minorEastAsia" w:hint="eastAsia"/>
        </w:rPr>
        <w:t>上的对象无需签名或加密。另一个例子是仅在已签名的二进制流下发送</w:t>
      </w:r>
      <w:r w:rsidRPr="00F93345">
        <w:rPr>
          <w:rFonts w:eastAsiaTheme="minorEastAsia" w:hint="eastAsia"/>
        </w:rPr>
        <w:t>对象</w:t>
      </w:r>
      <w:r w:rsidR="003902DF">
        <w:rPr>
          <w:rFonts w:eastAsiaTheme="minorEastAsia" w:hint="eastAsia"/>
        </w:rPr>
        <w:t>的情况</w:t>
      </w:r>
      <w:r w:rsidRPr="00F93345">
        <w:rPr>
          <w:rFonts w:eastAsiaTheme="minorEastAsia" w:hint="eastAsia"/>
        </w:rPr>
        <w:t>。</w:t>
      </w:r>
    </w:p>
    <w:p w:rsidR="00B24800" w:rsidRDefault="0033653A" w:rsidP="001C122A">
      <w:pPr>
        <w:pStyle w:val="2"/>
      </w:pPr>
      <w:bookmarkStart w:id="85" w:name="_Toc373262672"/>
      <w:bookmarkStart w:id="86" w:name="_Toc376550027"/>
      <w:bookmarkStart w:id="87" w:name="_Toc435437909"/>
      <w:r>
        <w:rPr>
          <w:rFonts w:eastAsiaTheme="minorEastAsia" w:hint="eastAsia"/>
        </w:rPr>
        <w:t>规则</w:t>
      </w:r>
      <w:r w:rsidR="00B24800">
        <w:rPr>
          <w:rFonts w:hint="eastAsia"/>
        </w:rPr>
        <w:t xml:space="preserve"> 4.2</w:t>
      </w:r>
      <w:r w:rsidR="00831E13">
        <w:rPr>
          <w:rFonts w:eastAsiaTheme="minorEastAsia" w:hint="eastAsia"/>
        </w:rPr>
        <w:t xml:space="preserve"> </w:t>
      </w:r>
      <w:r w:rsidR="00AF3908" w:rsidRPr="00AF3908">
        <w:rPr>
          <w:rFonts w:ascii="宋体" w:eastAsia="宋体" w:hAnsi="宋体" w:cs="宋体" w:hint="eastAsia"/>
        </w:rPr>
        <w:t>禁止序列化未加密的敏感数据</w:t>
      </w:r>
      <w:bookmarkEnd w:id="85"/>
      <w:bookmarkEnd w:id="86"/>
      <w:bookmarkEnd w:id="87"/>
    </w:p>
    <w:p w:rsidR="00B24800" w:rsidRPr="00CD6210" w:rsidRDefault="008438FB" w:rsidP="00B24800">
      <w:r>
        <w:rPr>
          <w:rFonts w:eastAsiaTheme="minorEastAsia" w:hint="eastAsia"/>
          <w:b/>
        </w:rPr>
        <w:t>说明</w:t>
      </w:r>
      <w:r w:rsidR="0094295B">
        <w:rPr>
          <w:rFonts w:eastAsiaTheme="minorEastAsia" w:hint="eastAsia"/>
          <w:b/>
        </w:rPr>
        <w:t>：</w:t>
      </w:r>
      <w:r w:rsidR="007C273F" w:rsidRPr="007C273F">
        <w:rPr>
          <w:rFonts w:ascii="宋体" w:eastAsia="宋体" w:hAnsi="宋体" w:cs="宋体" w:hint="eastAsia"/>
        </w:rPr>
        <w:t>虽然序列化可以将对象的状态保存为一个字节序列，之后通过反序列化将字节序列又能重新构造出原来的对象，但是它并没有提供一种机制来保证序列化数据的安全性。因此，敏感数据序列化之后是潜在对外暴露的，可访问序列化数据的攻击者可以借此获取敏感信息并确定对象的实现细节。永远不应该被序列化的敏感信息包括：密钥、数字证书、以及那些在序列化时引用敏感数据的类，防止敏感数据被无意识的序列化导致敏感信息泄露。另外，声明了可序列化标识对象的所有字段在序列化时都会被输出为字节序列，能够解析这些字节序列的代码可以获取到这些数据的值，而不依赖于该字段在类中的可访问性。因此，若其中某些字段包含敏感信息，则会造成敏感信息泄露</w:t>
      </w:r>
      <w:r w:rsidR="00934AF2" w:rsidRPr="00A544E1">
        <w:rPr>
          <w:rFonts w:eastAsia="宋体" w:hint="eastAsia"/>
        </w:rPr>
        <w:t>。</w:t>
      </w:r>
    </w:p>
    <w:p w:rsidR="00B24800" w:rsidRDefault="00F16A4C" w:rsidP="00B24800">
      <w:pPr>
        <w:pStyle w:val="aff0"/>
      </w:pPr>
      <w:r>
        <w:rPr>
          <w:rFonts w:hint="eastAsia"/>
          <w:u w:color="000000"/>
        </w:rPr>
        <w:t>错误示例</w:t>
      </w:r>
      <w:r>
        <w:rPr>
          <w:rFonts w:hint="eastAsia"/>
        </w:rPr>
        <w:t>：</w:t>
      </w:r>
    </w:p>
    <w:p w:rsidR="00B24800" w:rsidRPr="00B14746" w:rsidRDefault="00B24800" w:rsidP="00B24800">
      <w:pPr>
        <w:pStyle w:val="aff"/>
      </w:pPr>
      <w:r w:rsidRPr="00402412">
        <w:rPr>
          <w:b/>
          <w:color w:val="7F0055"/>
        </w:rPr>
        <w:lastRenderedPageBreak/>
        <w:t>public</w:t>
      </w:r>
      <w:r w:rsidRPr="00B14746">
        <w:rPr>
          <w:color w:val="000000"/>
        </w:rPr>
        <w:t xml:space="preserve"> </w:t>
      </w:r>
      <w:r w:rsidRPr="00402412">
        <w:rPr>
          <w:b/>
          <w:color w:val="7F0055"/>
        </w:rPr>
        <w:t>class</w:t>
      </w:r>
      <w:r w:rsidRPr="00B14746">
        <w:rPr>
          <w:color w:val="000000"/>
        </w:rPr>
        <w:t xml:space="preserve"> </w:t>
      </w:r>
      <w:r>
        <w:rPr>
          <w:rFonts w:hint="eastAsia"/>
          <w:color w:val="000000"/>
        </w:rPr>
        <w:t xml:space="preserve">GPSLocation </w:t>
      </w:r>
      <w:r w:rsidRPr="00402412">
        <w:rPr>
          <w:rFonts w:hint="eastAsia"/>
          <w:b/>
          <w:color w:val="7F0055"/>
        </w:rPr>
        <w:t>implements</w:t>
      </w:r>
      <w:r>
        <w:rPr>
          <w:rFonts w:hint="eastAsia"/>
          <w:color w:val="000000"/>
        </w:rPr>
        <w:t xml:space="preserve"> </w:t>
      </w:r>
      <w:r w:rsidRPr="00B14746">
        <w:rPr>
          <w:color w:val="000000"/>
        </w:rPr>
        <w:t>Serializable</w:t>
      </w:r>
    </w:p>
    <w:p w:rsidR="00B24800" w:rsidRPr="00B14746" w:rsidRDefault="00B24800" w:rsidP="00B24800">
      <w:pPr>
        <w:pStyle w:val="aff"/>
      </w:pPr>
      <w:r w:rsidRPr="00B14746">
        <w:rPr>
          <w:color w:val="000000"/>
        </w:rPr>
        <w:t>{</w:t>
      </w:r>
    </w:p>
    <w:p w:rsidR="00B24800" w:rsidRPr="00B14746" w:rsidRDefault="00B24800" w:rsidP="00B24800">
      <w:pPr>
        <w:pStyle w:val="aff"/>
      </w:pPr>
      <w:r w:rsidRPr="00B14746">
        <w:rPr>
          <w:color w:val="000000"/>
        </w:rPr>
        <w:t xml:space="preserve">    </w:t>
      </w:r>
      <w:r w:rsidRPr="0086179A">
        <w:rPr>
          <w:b/>
          <w:color w:val="7F0055"/>
        </w:rPr>
        <w:t>private</w:t>
      </w:r>
      <w:r w:rsidRPr="00B14746">
        <w:rPr>
          <w:color w:val="000000"/>
        </w:rPr>
        <w:t xml:space="preserve"> </w:t>
      </w:r>
      <w:r w:rsidRPr="0086179A">
        <w:rPr>
          <w:b/>
          <w:color w:val="7F0055"/>
        </w:rPr>
        <w:t>double</w:t>
      </w:r>
      <w:r w:rsidRPr="00B14746">
        <w:rPr>
          <w:color w:val="000000"/>
        </w:rPr>
        <w:t xml:space="preserve"> </w:t>
      </w:r>
      <w:r w:rsidRPr="00B14746">
        <w:rPr>
          <w:color w:val="0000C0"/>
        </w:rPr>
        <w:t>x</w:t>
      </w:r>
      <w:r w:rsidRPr="00B14746">
        <w:rPr>
          <w:color w:val="000000"/>
        </w:rPr>
        <w:t>;</w:t>
      </w:r>
      <w:r>
        <w:rPr>
          <w:rFonts w:hint="eastAsia"/>
          <w:color w:val="000000"/>
        </w:rPr>
        <w:t xml:space="preserve"> </w:t>
      </w:r>
      <w:r w:rsidRPr="00A056F1">
        <w:rPr>
          <w:color w:val="3F7F5F"/>
        </w:rPr>
        <w:t>//</w:t>
      </w:r>
      <w:r w:rsidR="0082141D">
        <w:rPr>
          <w:rFonts w:hint="eastAsia"/>
          <w:color w:val="3F7F5F"/>
        </w:rPr>
        <w:t xml:space="preserve"> </w:t>
      </w:r>
      <w:r w:rsidRPr="00A056F1">
        <w:rPr>
          <w:color w:val="3F7F5F"/>
        </w:rPr>
        <w:t>sensitive field</w:t>
      </w:r>
    </w:p>
    <w:p w:rsidR="00B24800" w:rsidRPr="008A487D" w:rsidRDefault="00B24800" w:rsidP="00B24800">
      <w:pPr>
        <w:pStyle w:val="aff"/>
        <w:rPr>
          <w:color w:val="000000"/>
        </w:rPr>
      </w:pPr>
      <w:r w:rsidRPr="00B14746">
        <w:rPr>
          <w:color w:val="000000"/>
        </w:rPr>
        <w:t xml:space="preserve">    </w:t>
      </w:r>
      <w:r w:rsidRPr="0086179A">
        <w:rPr>
          <w:b/>
          <w:color w:val="7F0055"/>
        </w:rPr>
        <w:t>private</w:t>
      </w:r>
      <w:r w:rsidRPr="00B14746">
        <w:rPr>
          <w:color w:val="000000"/>
        </w:rPr>
        <w:t xml:space="preserve"> </w:t>
      </w:r>
      <w:r w:rsidRPr="002A1E1E">
        <w:rPr>
          <w:b/>
          <w:color w:val="7F0055"/>
        </w:rPr>
        <w:t>double</w:t>
      </w:r>
      <w:r w:rsidRPr="00B14746">
        <w:rPr>
          <w:color w:val="000000"/>
        </w:rPr>
        <w:t xml:space="preserve"> </w:t>
      </w:r>
      <w:r w:rsidRPr="00B14746">
        <w:rPr>
          <w:color w:val="0000C0"/>
        </w:rPr>
        <w:t>y</w:t>
      </w:r>
      <w:r w:rsidRPr="00B14746">
        <w:rPr>
          <w:color w:val="000000"/>
        </w:rPr>
        <w:t>;</w:t>
      </w:r>
      <w:r>
        <w:rPr>
          <w:rFonts w:hint="eastAsia"/>
          <w:color w:val="000000"/>
        </w:rPr>
        <w:t xml:space="preserve"> </w:t>
      </w:r>
      <w:r w:rsidRPr="00A056F1">
        <w:rPr>
          <w:color w:val="3F7F5F"/>
        </w:rPr>
        <w:t>//</w:t>
      </w:r>
      <w:r w:rsidR="0082141D">
        <w:rPr>
          <w:rFonts w:hint="eastAsia"/>
          <w:color w:val="3F7F5F"/>
        </w:rPr>
        <w:t xml:space="preserve"> </w:t>
      </w:r>
      <w:r w:rsidRPr="00A056F1">
        <w:rPr>
          <w:color w:val="3F7F5F"/>
        </w:rPr>
        <w:t>sensitive field</w:t>
      </w:r>
    </w:p>
    <w:p w:rsidR="00B24800" w:rsidRDefault="00B24800" w:rsidP="00B24800">
      <w:pPr>
        <w:pStyle w:val="aff"/>
      </w:pPr>
      <w:r w:rsidRPr="00B14746">
        <w:rPr>
          <w:color w:val="000000"/>
        </w:rPr>
        <w:t xml:space="preserve">    </w:t>
      </w:r>
      <w:r w:rsidRPr="00F451D2">
        <w:rPr>
          <w:b/>
          <w:color w:val="7F0055"/>
        </w:rPr>
        <w:t>private</w:t>
      </w:r>
      <w:r w:rsidRPr="00B14746">
        <w:rPr>
          <w:color w:val="000000"/>
        </w:rPr>
        <w:t xml:space="preserve"> </w:t>
      </w:r>
      <w:r w:rsidRPr="00A056F1">
        <w:rPr>
          <w:color w:val="000000"/>
        </w:rPr>
        <w:t>String</w:t>
      </w:r>
      <w:r>
        <w:rPr>
          <w:rFonts w:hint="eastAsia"/>
          <w:b/>
        </w:rPr>
        <w:t xml:space="preserve"> </w:t>
      </w:r>
      <w:r w:rsidRPr="00A056F1">
        <w:rPr>
          <w:color w:val="0000C0"/>
        </w:rPr>
        <w:t>id</w:t>
      </w:r>
      <w:r w:rsidRPr="00A056F1">
        <w:rPr>
          <w:color w:val="000000"/>
        </w:rPr>
        <w:t>;</w:t>
      </w:r>
      <w:r w:rsidR="008E38E0">
        <w:rPr>
          <w:color w:val="3F7F5F"/>
        </w:rPr>
        <w:t>//</w:t>
      </w:r>
      <w:r w:rsidR="0082141D">
        <w:rPr>
          <w:rFonts w:hint="eastAsia"/>
          <w:color w:val="3F7F5F"/>
        </w:rPr>
        <w:t xml:space="preserve"> </w:t>
      </w:r>
      <w:r w:rsidR="008E38E0">
        <w:rPr>
          <w:color w:val="3F7F5F"/>
        </w:rPr>
        <w:t>non</w:t>
      </w:r>
      <w:r w:rsidR="00B815D8">
        <w:rPr>
          <w:rFonts w:hint="eastAsia"/>
          <w:color w:val="3F7F5F"/>
        </w:rPr>
        <w:t>-</w:t>
      </w:r>
      <w:r w:rsidRPr="00A056F1">
        <w:rPr>
          <w:color w:val="3F7F5F"/>
        </w:rPr>
        <w:t>sensitive field</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Pr>
          <w:rFonts w:hint="eastAsia"/>
          <w:color w:val="000000"/>
        </w:rPr>
        <w:t xml:space="preserve">    </w:t>
      </w:r>
      <w:r w:rsidRPr="00A056F1">
        <w:rPr>
          <w:color w:val="3F7F5F"/>
        </w:rPr>
        <w:t>/</w:t>
      </w:r>
      <w:r>
        <w:rPr>
          <w:rFonts w:hint="eastAsia"/>
          <w:color w:val="3F7F5F"/>
        </w:rPr>
        <w:t>/</w:t>
      </w:r>
      <w:r w:rsidR="002F6FB8">
        <w:rPr>
          <w:rFonts w:hint="eastAsia"/>
          <w:color w:val="3F7F5F"/>
        </w:rPr>
        <w:t xml:space="preserve"> </w:t>
      </w:r>
      <w:r>
        <w:rPr>
          <w:rFonts w:hint="eastAsia"/>
          <w:color w:val="3F7F5F"/>
        </w:rPr>
        <w:t>other content</w:t>
      </w:r>
    </w:p>
    <w:p w:rsidR="00B24800" w:rsidRPr="00B14746" w:rsidRDefault="00B24800" w:rsidP="00B24800">
      <w:pPr>
        <w:pStyle w:val="aff"/>
      </w:pPr>
      <w:r w:rsidRPr="00B14746">
        <w:rPr>
          <w:color w:val="000000"/>
        </w:rPr>
        <w:t>}</w:t>
      </w:r>
    </w:p>
    <w:p w:rsidR="00B24800" w:rsidRPr="00B14746" w:rsidRDefault="00B24800" w:rsidP="00B24800">
      <w:pPr>
        <w:pStyle w:val="aff"/>
      </w:pPr>
      <w:r w:rsidRPr="005D2381">
        <w:rPr>
          <w:rFonts w:hint="eastAsia"/>
          <w:b/>
          <w:color w:val="7F0055"/>
        </w:rPr>
        <w:t>public</w:t>
      </w:r>
      <w:r w:rsidRPr="00B14746">
        <w:rPr>
          <w:rFonts w:hint="eastAsia"/>
          <w:b/>
        </w:rPr>
        <w:t xml:space="preserve"> </w:t>
      </w:r>
      <w:r w:rsidRPr="005D2381">
        <w:rPr>
          <w:b/>
          <w:color w:val="7F0055"/>
        </w:rPr>
        <w:t>class</w:t>
      </w:r>
      <w:r w:rsidRPr="00B14746">
        <w:rPr>
          <w:color w:val="000000"/>
        </w:rPr>
        <w:t xml:space="preserve"> Coordinates</w:t>
      </w:r>
    </w:p>
    <w:p w:rsidR="00B24800" w:rsidRPr="00B14746" w:rsidRDefault="00B24800" w:rsidP="00B24800">
      <w:pPr>
        <w:pStyle w:val="aff"/>
      </w:pPr>
      <w:r w:rsidRPr="00B14746">
        <w:rPr>
          <w:color w:val="000000"/>
        </w:rPr>
        <w:t>{</w:t>
      </w:r>
    </w:p>
    <w:p w:rsidR="00B24800" w:rsidRPr="00B14746" w:rsidRDefault="00B24800" w:rsidP="00B24800">
      <w:pPr>
        <w:pStyle w:val="aff"/>
      </w:pPr>
      <w:r w:rsidRPr="00B14746">
        <w:rPr>
          <w:color w:val="000000"/>
        </w:rPr>
        <w:t xml:space="preserve">    </w:t>
      </w:r>
      <w:r w:rsidRPr="001F3C02">
        <w:rPr>
          <w:b/>
          <w:color w:val="7F0055"/>
        </w:rPr>
        <w:t>public</w:t>
      </w:r>
      <w:r w:rsidRPr="00B14746">
        <w:rPr>
          <w:color w:val="000000"/>
        </w:rPr>
        <w:t xml:space="preserve"> </w:t>
      </w:r>
      <w:r w:rsidRPr="00A54855">
        <w:rPr>
          <w:b/>
          <w:color w:val="7F0055"/>
        </w:rPr>
        <w:t>static</w:t>
      </w:r>
      <w:r w:rsidRPr="00B14746">
        <w:rPr>
          <w:color w:val="000000"/>
        </w:rPr>
        <w:t xml:space="preserve"> </w:t>
      </w:r>
      <w:r w:rsidRPr="00052839">
        <w:rPr>
          <w:b/>
          <w:color w:val="7F0055"/>
        </w:rPr>
        <w:t>void</w:t>
      </w:r>
      <w:r w:rsidRPr="00B14746">
        <w:rPr>
          <w:color w:val="000000"/>
        </w:rPr>
        <w:t xml:space="preserve"> main(String[] args)</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FileOutputStream fout = </w:t>
      </w:r>
      <w:r w:rsidRPr="00863ACB">
        <w:rPr>
          <w:b/>
          <w:color w:val="7F0055"/>
        </w:rPr>
        <w:t>null</w:t>
      </w:r>
      <w:r w:rsidRPr="00B14746">
        <w:rPr>
          <w:color w:val="000000"/>
        </w:rPr>
        <w:t>;</w:t>
      </w:r>
    </w:p>
    <w:p w:rsidR="00B24800" w:rsidRPr="00B14746" w:rsidRDefault="00B24800" w:rsidP="00B24800">
      <w:pPr>
        <w:pStyle w:val="aff"/>
      </w:pPr>
      <w:r w:rsidRPr="00B14746">
        <w:rPr>
          <w:color w:val="000000"/>
        </w:rPr>
        <w:t xml:space="preserve">        </w:t>
      </w:r>
      <w:r w:rsidRPr="00B8739A">
        <w:rPr>
          <w:b/>
          <w:color w:val="7F0055"/>
        </w:rPr>
        <w:t>try</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Pr>
          <w:rFonts w:hint="eastAsia"/>
          <w:color w:val="000000"/>
        </w:rPr>
        <w:t xml:space="preserve">GPSLocation </w:t>
      </w:r>
      <w:r w:rsidRPr="00B14746">
        <w:rPr>
          <w:color w:val="000000"/>
        </w:rPr>
        <w:t xml:space="preserve">p = </w:t>
      </w:r>
      <w:r w:rsidRPr="00396431">
        <w:rPr>
          <w:b/>
          <w:color w:val="7F0055"/>
        </w:rPr>
        <w:t>new</w:t>
      </w:r>
      <w:r w:rsidRPr="00B14746">
        <w:rPr>
          <w:color w:val="000000"/>
        </w:rPr>
        <w:t xml:space="preserve"> </w:t>
      </w:r>
      <w:r>
        <w:rPr>
          <w:rFonts w:hint="eastAsia"/>
          <w:color w:val="000000"/>
        </w:rPr>
        <w:t>GPSLocation</w:t>
      </w:r>
      <w:r w:rsidRPr="00B14746">
        <w:rPr>
          <w:color w:val="000000"/>
        </w:rPr>
        <w:t>(5, 2</w:t>
      </w:r>
      <w:r>
        <w:rPr>
          <w:rFonts w:hint="eastAsia"/>
          <w:color w:val="000000"/>
        </w:rPr>
        <w:t xml:space="preserve">, </w:t>
      </w:r>
      <w:r w:rsidRPr="00B14746">
        <w:rPr>
          <w:color w:val="2A00FF"/>
        </w:rPr>
        <w:t>"</w:t>
      </w:r>
      <w:r w:rsidRPr="00A056F1">
        <w:rPr>
          <w:color w:val="2A00FF"/>
        </w:rPr>
        <w:t>northeast</w:t>
      </w:r>
      <w:r w:rsidRPr="00B14746">
        <w:rPr>
          <w:color w:val="2A00FF"/>
        </w:rPr>
        <w:t>"</w:t>
      </w:r>
      <w:r w:rsidRPr="00B14746">
        <w:rPr>
          <w:color w:val="000000"/>
        </w:rPr>
        <w:t>);</w:t>
      </w:r>
    </w:p>
    <w:p w:rsidR="00B24800" w:rsidRPr="00B14746" w:rsidRDefault="00B24800" w:rsidP="00B24800">
      <w:pPr>
        <w:pStyle w:val="aff"/>
      </w:pPr>
      <w:r w:rsidRPr="00B14746">
        <w:rPr>
          <w:color w:val="000000"/>
        </w:rPr>
        <w:t xml:space="preserve">            fout = </w:t>
      </w:r>
      <w:r w:rsidRPr="00B2192A">
        <w:rPr>
          <w:b/>
          <w:color w:val="7F0055"/>
        </w:rPr>
        <w:t>new</w:t>
      </w:r>
      <w:r w:rsidRPr="00B14746">
        <w:rPr>
          <w:color w:val="000000"/>
        </w:rPr>
        <w:t xml:space="preserve"> FileOutputStream(</w:t>
      </w:r>
      <w:r w:rsidRPr="00B14746">
        <w:rPr>
          <w:color w:val="2A00FF"/>
        </w:rPr>
        <w:t>"</w:t>
      </w:r>
      <w:r w:rsidRPr="001973B3">
        <w:rPr>
          <w:rFonts w:hint="eastAsia"/>
          <w:color w:val="2A00FF"/>
        </w:rPr>
        <w:t>location</w:t>
      </w:r>
      <w:r w:rsidRPr="00B14746">
        <w:rPr>
          <w:color w:val="2A00FF"/>
        </w:rPr>
        <w:t>.ser"</w:t>
      </w:r>
      <w:r w:rsidRPr="00B14746">
        <w:rPr>
          <w:color w:val="000000"/>
        </w:rPr>
        <w:t>);</w:t>
      </w:r>
    </w:p>
    <w:p w:rsidR="00B24800" w:rsidRPr="00B14746" w:rsidRDefault="00B24800" w:rsidP="00B24800">
      <w:pPr>
        <w:pStyle w:val="aff"/>
      </w:pPr>
      <w:r w:rsidRPr="00B14746">
        <w:rPr>
          <w:color w:val="000000"/>
        </w:rPr>
        <w:t xml:space="preserve">            </w:t>
      </w:r>
      <w:r w:rsidR="00470FD0">
        <w:rPr>
          <w:rFonts w:hint="eastAsia"/>
          <w:color w:val="000000"/>
        </w:rPr>
        <w:t>ObjectOutputStream</w:t>
      </w:r>
      <w:r w:rsidRPr="00B14746">
        <w:rPr>
          <w:color w:val="000000"/>
        </w:rPr>
        <w:t xml:space="preserve"> oout = </w:t>
      </w:r>
      <w:r w:rsidRPr="007942B1">
        <w:rPr>
          <w:b/>
          <w:color w:val="7F0055"/>
        </w:rPr>
        <w:t>new</w:t>
      </w:r>
      <w:r w:rsidRPr="00B14746">
        <w:rPr>
          <w:color w:val="000000"/>
        </w:rPr>
        <w:t xml:space="preserve"> </w:t>
      </w:r>
      <w:r w:rsidR="00210018">
        <w:rPr>
          <w:rFonts w:hint="eastAsia"/>
          <w:color w:val="000000"/>
        </w:rPr>
        <w:t>ObjectOutputStream</w:t>
      </w:r>
      <w:r w:rsidRPr="00B14746">
        <w:rPr>
          <w:color w:val="000000"/>
        </w:rPr>
        <w:t>(fout);</w:t>
      </w:r>
    </w:p>
    <w:p w:rsidR="00B24800" w:rsidRDefault="00B24800" w:rsidP="00B24800">
      <w:pPr>
        <w:pStyle w:val="aff"/>
        <w:rPr>
          <w:color w:val="000000"/>
        </w:rPr>
      </w:pPr>
      <w:r w:rsidRPr="00B14746">
        <w:rPr>
          <w:color w:val="000000"/>
        </w:rPr>
        <w:t xml:space="preserve">            oout.writeObject(p); </w:t>
      </w:r>
    </w:p>
    <w:p w:rsidR="00B24800" w:rsidRDefault="008A524C" w:rsidP="008A524C">
      <w:pPr>
        <w:pStyle w:val="aff"/>
      </w:pPr>
      <w:r w:rsidRPr="00B14746">
        <w:rPr>
          <w:color w:val="000000"/>
        </w:rPr>
        <w:t xml:space="preserve">            </w:t>
      </w:r>
      <w:r w:rsidR="00B24800" w:rsidRPr="00B14746">
        <w:rPr>
          <w:color w:val="000000"/>
        </w:rPr>
        <w:t>oout.close();</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6C04D6">
        <w:rPr>
          <w:b/>
          <w:color w:val="7F0055"/>
        </w:rPr>
        <w:t>catch</w:t>
      </w:r>
      <w:r w:rsidRPr="00B14746">
        <w:rPr>
          <w:color w:val="000000"/>
        </w:rPr>
        <w:t xml:space="preserve"> (Throwable 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B14746">
        <w:rPr>
          <w:color w:val="3F7F5F"/>
        </w:rPr>
        <w:t xml:space="preserve">// Forward to handler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3D73BA">
        <w:rPr>
          <w:b/>
          <w:color w:val="7F0055"/>
        </w:rPr>
        <w:t>finally</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EC298B">
        <w:rPr>
          <w:b/>
          <w:color w:val="7F0055"/>
        </w:rPr>
        <w:t>if</w:t>
      </w:r>
      <w:r w:rsidRPr="00B14746">
        <w:rPr>
          <w:color w:val="000000"/>
        </w:rPr>
        <w:t xml:space="preserve"> (fout != </w:t>
      </w:r>
      <w:r w:rsidRPr="00C0744E">
        <w:rPr>
          <w:b/>
          <w:color w:val="7F0055"/>
        </w:rPr>
        <w:t>null</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B9235F">
        <w:rPr>
          <w:b/>
          <w:color w:val="7F0055"/>
        </w:rPr>
        <w:t>try</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fout.close();</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031F43">
        <w:rPr>
          <w:b/>
          <w:color w:val="7F0055"/>
        </w:rPr>
        <w:t>catch</w:t>
      </w:r>
      <w:r w:rsidRPr="00B14746">
        <w:rPr>
          <w:color w:val="000000"/>
        </w:rPr>
        <w:t xml:space="preserve"> (IOException x)</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B14746">
        <w:rPr>
          <w:color w:val="3F7F5F"/>
        </w:rPr>
        <w:t xml:space="preserve">// handle error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Default="00B24800" w:rsidP="00B24800">
      <w:pPr>
        <w:pStyle w:val="aff"/>
        <w:rPr>
          <w:color w:val="000000"/>
        </w:rPr>
      </w:pPr>
      <w:r w:rsidRPr="00B14746">
        <w:rPr>
          <w:color w:val="000000"/>
        </w:rPr>
        <w:t>}</w:t>
      </w:r>
    </w:p>
    <w:p w:rsidR="00B24800" w:rsidRPr="00CD6210" w:rsidRDefault="00044F70" w:rsidP="00D07FF5">
      <w:r w:rsidRPr="004F38FC">
        <w:rPr>
          <w:rFonts w:eastAsia="宋体" w:hint="eastAsia"/>
          <w:lang w:val="zh-CN"/>
        </w:rPr>
        <w:t>示例代码中</w:t>
      </w:r>
      <w:r w:rsidRPr="004F38FC">
        <w:rPr>
          <w:rFonts w:eastAsia="宋体" w:hint="eastAsia"/>
        </w:rPr>
        <w:t>，</w:t>
      </w:r>
      <w:r w:rsidRPr="004F38FC">
        <w:rPr>
          <w:rFonts w:eastAsia="宋体" w:hint="eastAsia"/>
          <w:lang w:val="zh-CN"/>
        </w:rPr>
        <w:t>假定坐标信息是敏感的</w:t>
      </w:r>
      <w:r w:rsidRPr="004F38FC">
        <w:rPr>
          <w:rFonts w:eastAsia="宋体" w:hint="eastAsia"/>
        </w:rPr>
        <w:t>，</w:t>
      </w:r>
      <w:r w:rsidRPr="004F38FC">
        <w:rPr>
          <w:rFonts w:eastAsia="宋体" w:hint="eastAsia"/>
          <w:lang w:val="zh-CN"/>
        </w:rPr>
        <w:t>那么将其序列化到数据流中使之面临敏感信息泄露与被恶意篡改的风险。</w:t>
      </w:r>
    </w:p>
    <w:p w:rsidR="00B24800" w:rsidRPr="00DE0A2C" w:rsidRDefault="00D07FF5" w:rsidP="00B24800">
      <w:pPr>
        <w:pStyle w:val="aff0"/>
      </w:pPr>
      <w:r>
        <w:rPr>
          <w:rFonts w:hint="eastAsia"/>
        </w:rPr>
        <w:t>正确示例（</w:t>
      </w:r>
      <w:r>
        <w:rPr>
          <w:rFonts w:hint="eastAsia"/>
        </w:rPr>
        <w:t>transient</w:t>
      </w:r>
      <w:r w:rsidR="00424CFF">
        <w:rPr>
          <w:rFonts w:hint="eastAsia"/>
        </w:rPr>
        <w:t>）：</w:t>
      </w:r>
    </w:p>
    <w:p w:rsidR="00B24800" w:rsidRPr="00B14746" w:rsidRDefault="00B24800" w:rsidP="00B24800">
      <w:pPr>
        <w:pStyle w:val="aff"/>
      </w:pPr>
      <w:r w:rsidRPr="00621C43">
        <w:rPr>
          <w:b/>
          <w:color w:val="7F0055"/>
        </w:rPr>
        <w:t>public</w:t>
      </w:r>
      <w:r w:rsidRPr="00B14746">
        <w:rPr>
          <w:color w:val="000000"/>
        </w:rPr>
        <w:t xml:space="preserve"> </w:t>
      </w:r>
      <w:r w:rsidRPr="008F50BD">
        <w:rPr>
          <w:b/>
          <w:color w:val="7F0055"/>
        </w:rPr>
        <w:t>class</w:t>
      </w:r>
      <w:r w:rsidRPr="00B14746">
        <w:rPr>
          <w:color w:val="000000"/>
        </w:rPr>
        <w:t xml:space="preserve"> </w:t>
      </w:r>
      <w:r>
        <w:rPr>
          <w:rFonts w:hint="eastAsia"/>
          <w:color w:val="000000"/>
        </w:rPr>
        <w:t xml:space="preserve">GPSLocation </w:t>
      </w:r>
      <w:r w:rsidRPr="00D03FF8">
        <w:rPr>
          <w:rFonts w:hint="eastAsia"/>
          <w:b/>
          <w:color w:val="7F0055"/>
        </w:rPr>
        <w:t>implements</w:t>
      </w:r>
      <w:r>
        <w:rPr>
          <w:rFonts w:hint="eastAsia"/>
          <w:color w:val="000000"/>
        </w:rPr>
        <w:t xml:space="preserve"> </w:t>
      </w:r>
      <w:r w:rsidRPr="00B14746">
        <w:rPr>
          <w:color w:val="000000"/>
        </w:rPr>
        <w:t>Serializable</w:t>
      </w:r>
    </w:p>
    <w:p w:rsidR="00B24800" w:rsidRPr="00B14746" w:rsidRDefault="00B24800" w:rsidP="00B24800">
      <w:pPr>
        <w:pStyle w:val="aff"/>
      </w:pPr>
      <w:r w:rsidRPr="00B14746">
        <w:rPr>
          <w:color w:val="000000"/>
        </w:rPr>
        <w:t>{</w:t>
      </w:r>
    </w:p>
    <w:p w:rsidR="00B24800" w:rsidRPr="00B14746" w:rsidRDefault="00B24800" w:rsidP="00B24800">
      <w:pPr>
        <w:pStyle w:val="aff"/>
      </w:pPr>
      <w:r w:rsidRPr="00B14746">
        <w:rPr>
          <w:color w:val="000000"/>
        </w:rPr>
        <w:t xml:space="preserve">    </w:t>
      </w:r>
      <w:r w:rsidRPr="004417D5">
        <w:rPr>
          <w:b/>
          <w:color w:val="7F0055"/>
        </w:rPr>
        <w:t>private</w:t>
      </w:r>
      <w:r w:rsidRPr="00B14746">
        <w:rPr>
          <w:color w:val="000000"/>
        </w:rPr>
        <w:t xml:space="preserve"> </w:t>
      </w:r>
      <w:r w:rsidRPr="00C906AB">
        <w:rPr>
          <w:b/>
          <w:color w:val="7F0055"/>
        </w:rPr>
        <w:t>transient</w:t>
      </w:r>
      <w:r w:rsidRPr="00B14746">
        <w:rPr>
          <w:color w:val="000000"/>
        </w:rPr>
        <w:t xml:space="preserve"> </w:t>
      </w:r>
      <w:r w:rsidRPr="000001DA">
        <w:rPr>
          <w:b/>
          <w:color w:val="7F0055"/>
        </w:rPr>
        <w:t>double</w:t>
      </w:r>
      <w:r w:rsidRPr="00B14746">
        <w:rPr>
          <w:color w:val="000000"/>
        </w:rPr>
        <w:t xml:space="preserve"> </w:t>
      </w:r>
      <w:r w:rsidRPr="00B14746">
        <w:rPr>
          <w:color w:val="0000C0"/>
        </w:rPr>
        <w:t>x</w:t>
      </w:r>
      <w:r w:rsidRPr="00B14746">
        <w:rPr>
          <w:color w:val="000000"/>
        </w:rPr>
        <w:t xml:space="preserve">; </w:t>
      </w:r>
      <w:r w:rsidRPr="00B14746">
        <w:rPr>
          <w:color w:val="3F7F5F"/>
        </w:rPr>
        <w:t>// transien</w:t>
      </w:r>
      <w:r>
        <w:rPr>
          <w:rFonts w:hint="eastAsia"/>
          <w:color w:val="3F7F5F"/>
        </w:rPr>
        <w:t>t field will not be serialized</w:t>
      </w:r>
      <w:r w:rsidRPr="00B14746">
        <w:rPr>
          <w:color w:val="000000"/>
        </w:rPr>
        <w:t xml:space="preserve">    </w:t>
      </w:r>
    </w:p>
    <w:p w:rsidR="00B24800" w:rsidRDefault="00B24800" w:rsidP="00B24800">
      <w:pPr>
        <w:pStyle w:val="aff"/>
        <w:rPr>
          <w:color w:val="3F7F5F"/>
        </w:rPr>
      </w:pPr>
      <w:r w:rsidRPr="00B14746">
        <w:rPr>
          <w:color w:val="000000"/>
        </w:rPr>
        <w:t xml:space="preserve">    </w:t>
      </w:r>
      <w:r w:rsidRPr="0034680A">
        <w:rPr>
          <w:b/>
          <w:color w:val="7F0055"/>
        </w:rPr>
        <w:t>private</w:t>
      </w:r>
      <w:r w:rsidRPr="00B14746">
        <w:rPr>
          <w:color w:val="000000"/>
        </w:rPr>
        <w:t xml:space="preserve"> </w:t>
      </w:r>
      <w:r w:rsidRPr="00432124">
        <w:rPr>
          <w:b/>
          <w:color w:val="7F0055"/>
        </w:rPr>
        <w:t>transient</w:t>
      </w:r>
      <w:r w:rsidRPr="00B14746">
        <w:rPr>
          <w:color w:val="000000"/>
        </w:rPr>
        <w:t xml:space="preserve"> </w:t>
      </w:r>
      <w:r w:rsidRPr="00FE7DFC">
        <w:rPr>
          <w:b/>
          <w:color w:val="7F0055"/>
        </w:rPr>
        <w:t>double</w:t>
      </w:r>
      <w:r w:rsidRPr="00B14746">
        <w:rPr>
          <w:color w:val="000000"/>
        </w:rPr>
        <w:t xml:space="preserve"> </w:t>
      </w:r>
      <w:r w:rsidRPr="00B14746">
        <w:rPr>
          <w:color w:val="0000C0"/>
        </w:rPr>
        <w:t>y</w:t>
      </w:r>
      <w:r w:rsidRPr="00B14746">
        <w:rPr>
          <w:color w:val="000000"/>
        </w:rPr>
        <w:t xml:space="preserve">; </w:t>
      </w:r>
      <w:r w:rsidRPr="00B14746">
        <w:rPr>
          <w:color w:val="3F7F5F"/>
        </w:rPr>
        <w:t>// transien</w:t>
      </w:r>
      <w:r>
        <w:rPr>
          <w:rFonts w:hint="eastAsia"/>
          <w:color w:val="3F7F5F"/>
        </w:rPr>
        <w:t>t field will not be serialized</w:t>
      </w:r>
      <w:r w:rsidRPr="00B14746">
        <w:rPr>
          <w:color w:val="000000"/>
        </w:rPr>
        <w:t xml:space="preserve"> </w:t>
      </w:r>
    </w:p>
    <w:p w:rsidR="00B24800" w:rsidRDefault="00B24800" w:rsidP="00B24800">
      <w:pPr>
        <w:pStyle w:val="aff"/>
        <w:rPr>
          <w:color w:val="3F7F5F"/>
        </w:rPr>
      </w:pPr>
      <w:r>
        <w:rPr>
          <w:rFonts w:hint="eastAsia"/>
          <w:color w:val="3F7F5F"/>
        </w:rPr>
        <w:t xml:space="preserve">    </w:t>
      </w:r>
      <w:r w:rsidRPr="00DE5DD5">
        <w:rPr>
          <w:b/>
          <w:color w:val="7F0055"/>
        </w:rPr>
        <w:t>private</w:t>
      </w:r>
      <w:r w:rsidRPr="00B14746">
        <w:rPr>
          <w:color w:val="000000"/>
        </w:rPr>
        <w:t xml:space="preserve"> </w:t>
      </w:r>
      <w:r>
        <w:rPr>
          <w:rFonts w:hint="eastAsia"/>
          <w:color w:val="000000"/>
        </w:rPr>
        <w:t xml:space="preserve">String </w:t>
      </w:r>
      <w:r w:rsidRPr="00DD5C84">
        <w:rPr>
          <w:rFonts w:hint="eastAsia"/>
          <w:color w:val="0000C0"/>
        </w:rPr>
        <w:t>id</w:t>
      </w:r>
      <w:r>
        <w:rPr>
          <w:rFonts w:hint="eastAsia"/>
          <w:color w:val="000000"/>
        </w:rPr>
        <w:t>;</w:t>
      </w:r>
    </w:p>
    <w:p w:rsidR="00B24800" w:rsidRPr="00B14746" w:rsidRDefault="00B24800" w:rsidP="00B24800">
      <w:pPr>
        <w:pStyle w:val="aff"/>
      </w:pPr>
      <w:r>
        <w:rPr>
          <w:rFonts w:hint="eastAsia"/>
          <w:b/>
        </w:rPr>
        <w:t xml:space="preserve">    </w:t>
      </w:r>
      <w:r w:rsidRPr="00B14746">
        <w:rPr>
          <w:color w:val="000000"/>
        </w:rPr>
        <w:t xml:space="preserve"> </w:t>
      </w:r>
    </w:p>
    <w:p w:rsidR="00B24800" w:rsidRPr="00B14746" w:rsidRDefault="00B24800" w:rsidP="00B24800">
      <w:pPr>
        <w:pStyle w:val="aff"/>
      </w:pPr>
      <w:r>
        <w:rPr>
          <w:rFonts w:hint="eastAsia"/>
          <w:color w:val="000000"/>
        </w:rPr>
        <w:t xml:space="preserve">    </w:t>
      </w:r>
      <w:r w:rsidRPr="00836C69">
        <w:rPr>
          <w:rFonts w:hint="eastAsia"/>
          <w:color w:val="3F7F5F"/>
        </w:rPr>
        <w:t>/</w:t>
      </w:r>
      <w:r>
        <w:rPr>
          <w:rFonts w:hint="eastAsia"/>
          <w:color w:val="3F7F5F"/>
        </w:rPr>
        <w:t>/</w:t>
      </w:r>
      <w:r w:rsidR="002F6FB8">
        <w:rPr>
          <w:rFonts w:hint="eastAsia"/>
          <w:color w:val="3F7F5F"/>
        </w:rPr>
        <w:t xml:space="preserve"> </w:t>
      </w:r>
      <w:r>
        <w:rPr>
          <w:rFonts w:hint="eastAsia"/>
          <w:color w:val="3F7F5F"/>
        </w:rPr>
        <w:t>other content</w:t>
      </w:r>
    </w:p>
    <w:p w:rsidR="00B24800" w:rsidRPr="0047227F" w:rsidRDefault="00B24800" w:rsidP="00B24800">
      <w:pPr>
        <w:pStyle w:val="aff"/>
        <w:rPr>
          <w:color w:val="000000"/>
        </w:rPr>
      </w:pPr>
      <w:r w:rsidRPr="0047227F">
        <w:rPr>
          <w:color w:val="000000"/>
        </w:rPr>
        <w:t>}</w:t>
      </w:r>
    </w:p>
    <w:p w:rsidR="00B24800" w:rsidRPr="00CD6210" w:rsidRDefault="00801F5E" w:rsidP="00B24800">
      <w:r w:rsidRPr="004F38FC">
        <w:rPr>
          <w:rFonts w:eastAsia="宋体" w:hint="eastAsia"/>
          <w:szCs w:val="24"/>
          <w:lang w:val="zh-CN"/>
        </w:rPr>
        <w:t>在</w:t>
      </w:r>
      <w:r w:rsidR="007C273F">
        <w:rPr>
          <w:rFonts w:eastAsia="宋体" w:hint="eastAsia"/>
          <w:szCs w:val="24"/>
          <w:lang w:val="zh-CN"/>
        </w:rPr>
        <w:t>对</w:t>
      </w:r>
      <w:r w:rsidRPr="004F38FC">
        <w:rPr>
          <w:rFonts w:eastAsia="宋体" w:hint="eastAsia"/>
          <w:szCs w:val="24"/>
          <w:lang w:val="zh-CN"/>
        </w:rPr>
        <w:t>某个包含敏感数据的类序列化时</w:t>
      </w:r>
      <w:r w:rsidRPr="004F38FC">
        <w:rPr>
          <w:rFonts w:eastAsia="宋体" w:hint="eastAsia"/>
          <w:szCs w:val="24"/>
        </w:rPr>
        <w:t>，</w:t>
      </w:r>
      <w:r w:rsidRPr="004F38FC">
        <w:rPr>
          <w:rFonts w:eastAsia="宋体" w:hint="eastAsia"/>
          <w:szCs w:val="24"/>
          <w:lang w:val="zh-CN"/>
        </w:rPr>
        <w:t>程序必须确保敏感数据不被序列化</w:t>
      </w:r>
      <w:r>
        <w:rPr>
          <w:rFonts w:eastAsia="宋体" w:hint="eastAsia"/>
          <w:szCs w:val="24"/>
          <w:lang w:val="zh-CN"/>
        </w:rPr>
        <w:t>。</w:t>
      </w:r>
      <w:r w:rsidR="00254BF8">
        <w:rPr>
          <w:rFonts w:eastAsia="宋体" w:hint="eastAsia"/>
          <w:szCs w:val="24"/>
          <w:lang w:val="zh-CN"/>
        </w:rPr>
        <w:t>包括阻止包含敏感信息的数据成员被序列化，以及不可序列化或者敏感对象的引用被序列化。</w:t>
      </w:r>
      <w:r w:rsidR="00E03B80" w:rsidRPr="004F38FC">
        <w:rPr>
          <w:rFonts w:eastAsia="宋体" w:hint="eastAsia"/>
          <w:szCs w:val="24"/>
          <w:lang w:val="zh-CN"/>
        </w:rPr>
        <w:t>该示例将相关字段声明为</w:t>
      </w:r>
      <w:r w:rsidR="00E03B80" w:rsidRPr="004F38FC">
        <w:rPr>
          <w:rFonts w:eastAsia="宋体"/>
          <w:szCs w:val="24"/>
          <w:lang w:val="zh-CN"/>
        </w:rPr>
        <w:t>transient</w:t>
      </w:r>
      <w:r w:rsidR="00E03B80">
        <w:rPr>
          <w:rFonts w:eastAsia="宋体" w:hint="eastAsia"/>
          <w:szCs w:val="24"/>
          <w:lang w:val="zh-CN"/>
        </w:rPr>
        <w:t>，</w:t>
      </w:r>
      <w:r w:rsidR="001234DF" w:rsidRPr="004F38FC">
        <w:rPr>
          <w:rFonts w:eastAsia="宋体" w:hint="eastAsia"/>
          <w:szCs w:val="24"/>
          <w:lang w:val="zh-CN"/>
        </w:rPr>
        <w:t>从而使它们不包括在依照默认的序列化机制应该被序列化的字段列</w:t>
      </w:r>
      <w:r w:rsidR="001234DF">
        <w:rPr>
          <w:rFonts w:eastAsia="宋体" w:hint="eastAsia"/>
          <w:szCs w:val="24"/>
          <w:lang w:val="zh-CN"/>
        </w:rPr>
        <w:t>表中。这样既避免了错误的序列化，又防止了敏感数据被意外</w:t>
      </w:r>
      <w:r w:rsidR="001234DF" w:rsidRPr="004F38FC">
        <w:rPr>
          <w:rFonts w:eastAsia="宋体" w:hint="eastAsia"/>
          <w:szCs w:val="24"/>
          <w:lang w:val="zh-CN"/>
        </w:rPr>
        <w:t>序列化。</w:t>
      </w:r>
    </w:p>
    <w:p w:rsidR="00B24800" w:rsidRPr="00176532" w:rsidRDefault="00F8283C" w:rsidP="00B24800">
      <w:pPr>
        <w:pStyle w:val="aff0"/>
      </w:pPr>
      <w:r>
        <w:rPr>
          <w:rFonts w:hint="eastAsia"/>
        </w:rPr>
        <w:t>正确示例（</w:t>
      </w:r>
      <w:r w:rsidR="00B24800" w:rsidRPr="00176532">
        <w:t>serialPersistentFields</w:t>
      </w:r>
      <w:r>
        <w:rPr>
          <w:rFonts w:hint="eastAsia"/>
        </w:rPr>
        <w:t>）</w:t>
      </w:r>
      <w:r w:rsidR="00B24800" w:rsidRPr="00176532">
        <w:t>:</w:t>
      </w:r>
    </w:p>
    <w:p w:rsidR="00B24800" w:rsidRPr="00B14746" w:rsidRDefault="00B24800" w:rsidP="00B24800">
      <w:pPr>
        <w:pStyle w:val="aff"/>
      </w:pPr>
      <w:r w:rsidRPr="00112A93">
        <w:rPr>
          <w:b/>
          <w:color w:val="7F0055"/>
        </w:rPr>
        <w:t>public</w:t>
      </w:r>
      <w:r w:rsidRPr="00B14746">
        <w:rPr>
          <w:color w:val="000000"/>
        </w:rPr>
        <w:t xml:space="preserve"> </w:t>
      </w:r>
      <w:r w:rsidRPr="00EB5B02">
        <w:rPr>
          <w:b/>
          <w:color w:val="7F0055"/>
        </w:rPr>
        <w:t>class</w:t>
      </w:r>
      <w:r w:rsidRPr="00B14746">
        <w:rPr>
          <w:color w:val="000000"/>
        </w:rPr>
        <w:t xml:space="preserve"> </w:t>
      </w:r>
      <w:r>
        <w:rPr>
          <w:rFonts w:hint="eastAsia"/>
          <w:color w:val="000000"/>
        </w:rPr>
        <w:t xml:space="preserve">GPSLocation </w:t>
      </w:r>
      <w:r w:rsidRPr="007B6ED5">
        <w:rPr>
          <w:rFonts w:hint="eastAsia"/>
          <w:b/>
          <w:color w:val="7F0055"/>
        </w:rPr>
        <w:t>implements</w:t>
      </w:r>
      <w:r>
        <w:rPr>
          <w:rFonts w:hint="eastAsia"/>
          <w:color w:val="000000"/>
        </w:rPr>
        <w:t xml:space="preserve"> </w:t>
      </w:r>
      <w:r w:rsidRPr="00B14746">
        <w:rPr>
          <w:color w:val="000000"/>
        </w:rPr>
        <w:t>Serializable</w:t>
      </w:r>
    </w:p>
    <w:p w:rsidR="00B24800" w:rsidRPr="00B14746" w:rsidRDefault="00B24800" w:rsidP="00B24800">
      <w:pPr>
        <w:pStyle w:val="aff"/>
      </w:pPr>
      <w:r w:rsidRPr="00B14746">
        <w:rPr>
          <w:color w:val="000000"/>
        </w:rPr>
        <w:t>{</w:t>
      </w:r>
    </w:p>
    <w:p w:rsidR="00B24800" w:rsidRPr="00B14746" w:rsidRDefault="00B24800" w:rsidP="00B24800">
      <w:pPr>
        <w:pStyle w:val="aff"/>
      </w:pPr>
      <w:r w:rsidRPr="00B14746">
        <w:rPr>
          <w:color w:val="000000"/>
        </w:rPr>
        <w:t xml:space="preserve">    </w:t>
      </w:r>
      <w:r w:rsidRPr="00120DA7">
        <w:rPr>
          <w:b/>
          <w:color w:val="7F0055"/>
        </w:rPr>
        <w:t>private</w:t>
      </w:r>
      <w:r w:rsidRPr="00B14746">
        <w:rPr>
          <w:color w:val="000000"/>
        </w:rPr>
        <w:t xml:space="preserve"> </w:t>
      </w:r>
      <w:r w:rsidRPr="00446911">
        <w:rPr>
          <w:b/>
          <w:color w:val="7F0055"/>
        </w:rPr>
        <w:t>double</w:t>
      </w:r>
      <w:r w:rsidRPr="00B14746">
        <w:rPr>
          <w:color w:val="000000"/>
        </w:rPr>
        <w:t xml:space="preserve"> </w:t>
      </w:r>
      <w:r w:rsidRPr="00B14746">
        <w:rPr>
          <w:color w:val="0000C0"/>
        </w:rPr>
        <w:t>x</w:t>
      </w:r>
      <w:r w:rsidRPr="00B14746">
        <w:rPr>
          <w:color w:val="000000"/>
        </w:rPr>
        <w:t>;</w:t>
      </w:r>
    </w:p>
    <w:p w:rsidR="00B24800" w:rsidRDefault="00B24800" w:rsidP="00B24800">
      <w:pPr>
        <w:pStyle w:val="aff"/>
        <w:rPr>
          <w:color w:val="000000"/>
        </w:rPr>
      </w:pPr>
      <w:r w:rsidRPr="00B14746">
        <w:rPr>
          <w:color w:val="000000"/>
        </w:rPr>
        <w:lastRenderedPageBreak/>
        <w:t xml:space="preserve">    </w:t>
      </w:r>
      <w:r w:rsidRPr="007A207B">
        <w:rPr>
          <w:b/>
          <w:color w:val="7F0055"/>
        </w:rPr>
        <w:t>private</w:t>
      </w:r>
      <w:r w:rsidRPr="00B14746">
        <w:rPr>
          <w:color w:val="000000"/>
        </w:rPr>
        <w:t xml:space="preserve"> </w:t>
      </w:r>
      <w:r w:rsidRPr="00012E6C">
        <w:rPr>
          <w:b/>
          <w:color w:val="7F0055"/>
        </w:rPr>
        <w:t>double</w:t>
      </w:r>
      <w:r w:rsidRPr="00B14746">
        <w:rPr>
          <w:color w:val="000000"/>
        </w:rPr>
        <w:t xml:space="preserve"> </w:t>
      </w:r>
      <w:r w:rsidRPr="00B14746">
        <w:rPr>
          <w:color w:val="0000C0"/>
        </w:rPr>
        <w:t>y</w:t>
      </w:r>
      <w:r w:rsidRPr="00B14746">
        <w:rPr>
          <w:color w:val="000000"/>
        </w:rPr>
        <w:t>;</w:t>
      </w:r>
    </w:p>
    <w:p w:rsidR="00B24800" w:rsidRDefault="00B24800" w:rsidP="00B24800">
      <w:pPr>
        <w:pStyle w:val="aff"/>
        <w:rPr>
          <w:color w:val="000000"/>
        </w:rPr>
      </w:pPr>
      <w:r w:rsidRPr="00B14746">
        <w:rPr>
          <w:color w:val="000000"/>
        </w:rPr>
        <w:t xml:space="preserve">    </w:t>
      </w:r>
      <w:r w:rsidRPr="002800F1">
        <w:rPr>
          <w:b/>
          <w:color w:val="7F0055"/>
        </w:rPr>
        <w:t>private</w:t>
      </w:r>
      <w:r w:rsidRPr="00B14746">
        <w:rPr>
          <w:color w:val="000000"/>
        </w:rPr>
        <w:t xml:space="preserve"> </w:t>
      </w:r>
      <w:r>
        <w:rPr>
          <w:rFonts w:hint="eastAsia"/>
          <w:color w:val="000000"/>
        </w:rPr>
        <w:t>String id;</w:t>
      </w:r>
    </w:p>
    <w:p w:rsidR="00B24800" w:rsidRDefault="00B24800" w:rsidP="00B24800">
      <w:pPr>
        <w:pStyle w:val="aff"/>
        <w:rPr>
          <w:b/>
        </w:rPr>
      </w:pPr>
      <w:r w:rsidRPr="00B14746">
        <w:rPr>
          <w:color w:val="000000"/>
        </w:rPr>
        <w:t xml:space="preserve">    </w:t>
      </w:r>
      <w:r w:rsidRPr="00836C69">
        <w:rPr>
          <w:rFonts w:hint="eastAsia"/>
          <w:color w:val="3F7F5F"/>
        </w:rPr>
        <w:t>/</w:t>
      </w:r>
      <w:r>
        <w:rPr>
          <w:rFonts w:hint="eastAsia"/>
          <w:color w:val="3F7F5F"/>
        </w:rPr>
        <w:t>/</w:t>
      </w:r>
      <w:r w:rsidR="002F6FB8">
        <w:rPr>
          <w:rFonts w:hint="eastAsia"/>
          <w:color w:val="3F7F5F"/>
        </w:rPr>
        <w:t xml:space="preserve"> </w:t>
      </w:r>
      <w:r>
        <w:rPr>
          <w:rFonts w:hint="eastAsia"/>
          <w:color w:val="3F7F5F"/>
        </w:rPr>
        <w:t xml:space="preserve">sensitive fields x and y are not content in </w:t>
      </w:r>
      <w:r w:rsidRPr="00A056F1">
        <w:rPr>
          <w:color w:val="3F7F5F"/>
        </w:rPr>
        <w:t>serialPersistentFields</w:t>
      </w:r>
    </w:p>
    <w:p w:rsidR="00B24800" w:rsidRPr="00DD76C2" w:rsidRDefault="00B24800" w:rsidP="00B24800">
      <w:pPr>
        <w:pStyle w:val="aff"/>
        <w:rPr>
          <w:color w:val="000000"/>
        </w:rPr>
      </w:pPr>
      <w:r w:rsidRPr="00B14746">
        <w:rPr>
          <w:color w:val="000000"/>
        </w:rPr>
        <w:t xml:space="preserve">    </w:t>
      </w:r>
      <w:r w:rsidRPr="007937C6">
        <w:rPr>
          <w:b/>
          <w:color w:val="7F0055"/>
        </w:rPr>
        <w:t>private</w:t>
      </w:r>
      <w:r w:rsidRPr="00B14746">
        <w:rPr>
          <w:color w:val="000000"/>
        </w:rPr>
        <w:t xml:space="preserve"> </w:t>
      </w:r>
      <w:r w:rsidRPr="00002A74">
        <w:rPr>
          <w:rFonts w:hint="eastAsia"/>
          <w:b/>
          <w:color w:val="7F0055"/>
        </w:rPr>
        <w:t>static</w:t>
      </w:r>
      <w:r>
        <w:rPr>
          <w:rFonts w:hint="eastAsia"/>
          <w:b/>
        </w:rPr>
        <w:t xml:space="preserve"> </w:t>
      </w:r>
      <w:r w:rsidRPr="001856F6">
        <w:rPr>
          <w:rFonts w:hint="eastAsia"/>
          <w:b/>
          <w:color w:val="7F0055"/>
        </w:rPr>
        <w:t>final</w:t>
      </w:r>
      <w:r>
        <w:rPr>
          <w:rFonts w:hint="eastAsia"/>
          <w:b/>
        </w:rPr>
        <w:t xml:space="preserve"> </w:t>
      </w:r>
      <w:r>
        <w:rPr>
          <w:rFonts w:hint="eastAsia"/>
          <w:color w:val="000000"/>
        </w:rPr>
        <w:t>ObjectStreamField[] serialPersistentFields = {</w:t>
      </w:r>
      <w:r w:rsidRPr="00221E27">
        <w:rPr>
          <w:rFonts w:hint="eastAsia"/>
          <w:b/>
          <w:color w:val="7F0055"/>
        </w:rPr>
        <w:t>new</w:t>
      </w:r>
      <w:r>
        <w:rPr>
          <w:rFonts w:hint="eastAsia"/>
          <w:color w:val="000000"/>
        </w:rPr>
        <w:t xml:space="preserve"> ObjectStreamField(</w:t>
      </w:r>
      <w:r w:rsidRPr="00B14746">
        <w:rPr>
          <w:color w:val="2A00FF"/>
        </w:rPr>
        <w:t>"</w:t>
      </w:r>
      <w:r>
        <w:rPr>
          <w:rFonts w:hint="eastAsia"/>
          <w:color w:val="2A00FF"/>
        </w:rPr>
        <w:t>id</w:t>
      </w:r>
      <w:r w:rsidRPr="00B14746">
        <w:rPr>
          <w:color w:val="2A00FF"/>
        </w:rPr>
        <w:t>"</w:t>
      </w:r>
      <w:r>
        <w:rPr>
          <w:rFonts w:hint="eastAsia"/>
          <w:color w:val="2A00FF"/>
        </w:rPr>
        <w:t xml:space="preserve">, </w:t>
      </w:r>
      <w:r>
        <w:rPr>
          <w:rFonts w:hint="eastAsia"/>
          <w:color w:val="000000"/>
        </w:rPr>
        <w:t>String.</w:t>
      </w:r>
      <w:r w:rsidRPr="00552BA0">
        <w:rPr>
          <w:b/>
          <w:color w:val="7F0055"/>
        </w:rPr>
        <w:t>class</w:t>
      </w:r>
      <w:r>
        <w:rPr>
          <w:rFonts w:hint="eastAsia"/>
          <w:color w:val="000000"/>
        </w:rPr>
        <w:t>)};</w:t>
      </w:r>
    </w:p>
    <w:p w:rsidR="00B24800" w:rsidRPr="00B14746" w:rsidRDefault="00B24800" w:rsidP="00B24800">
      <w:pPr>
        <w:pStyle w:val="aff"/>
      </w:pPr>
      <w:r>
        <w:rPr>
          <w:rFonts w:hint="eastAsia"/>
          <w:color w:val="000000"/>
        </w:rPr>
        <w:t xml:space="preserve">    </w:t>
      </w:r>
      <w:r w:rsidRPr="00836C69">
        <w:rPr>
          <w:rFonts w:hint="eastAsia"/>
          <w:color w:val="3F7F5F"/>
        </w:rPr>
        <w:t>/</w:t>
      </w:r>
      <w:r>
        <w:rPr>
          <w:rFonts w:hint="eastAsia"/>
          <w:color w:val="3F7F5F"/>
        </w:rPr>
        <w:t>/</w:t>
      </w:r>
      <w:r w:rsidR="002F6FB8">
        <w:rPr>
          <w:rFonts w:hint="eastAsia"/>
          <w:color w:val="3F7F5F"/>
        </w:rPr>
        <w:t xml:space="preserve"> </w:t>
      </w:r>
      <w:r>
        <w:rPr>
          <w:rFonts w:hint="eastAsia"/>
          <w:color w:val="3F7F5F"/>
        </w:rPr>
        <w:t>other content</w:t>
      </w:r>
    </w:p>
    <w:p w:rsidR="00B24800" w:rsidRPr="0047227F" w:rsidRDefault="00B24800" w:rsidP="00B24800">
      <w:pPr>
        <w:pStyle w:val="aff"/>
        <w:rPr>
          <w:color w:val="000000"/>
        </w:rPr>
      </w:pPr>
      <w:r w:rsidRPr="0047227F">
        <w:rPr>
          <w:color w:val="000000"/>
        </w:rPr>
        <w:t>}</w:t>
      </w:r>
    </w:p>
    <w:p w:rsidR="00B24800" w:rsidRPr="00780536" w:rsidRDefault="008936E9" w:rsidP="000661DD">
      <w:pPr>
        <w:rPr>
          <w:rFonts w:eastAsia="宋体"/>
        </w:rPr>
      </w:pPr>
      <w:r w:rsidRPr="004F38FC">
        <w:rPr>
          <w:rFonts w:eastAsia="宋体" w:hint="eastAsia"/>
          <w:lang w:val="zh-CN"/>
        </w:rPr>
        <w:t>该示例</w:t>
      </w:r>
      <w:r>
        <w:rPr>
          <w:rFonts w:eastAsia="宋体" w:hint="eastAsia"/>
          <w:lang w:val="zh-CN"/>
        </w:rPr>
        <w:t>通过</w:t>
      </w:r>
      <w:r w:rsidRPr="004F38FC">
        <w:rPr>
          <w:rFonts w:eastAsia="宋体" w:hint="eastAsia"/>
          <w:lang w:val="zh-CN"/>
        </w:rPr>
        <w:t>定义</w:t>
      </w:r>
      <w:r w:rsidRPr="008936E9">
        <w:rPr>
          <w:rStyle w:val="Char6"/>
          <w:rFonts w:eastAsia="宋体"/>
        </w:rPr>
        <w:t>serialPersistentFields</w:t>
      </w:r>
      <w:r>
        <w:rPr>
          <w:rStyle w:val="Char6"/>
          <w:rFonts w:eastAsia="宋体" w:hint="eastAsia"/>
        </w:rPr>
        <w:t>数组字段来</w:t>
      </w:r>
      <w:r w:rsidRPr="004F38FC">
        <w:rPr>
          <w:rStyle w:val="Chard"/>
          <w:rFonts w:eastAsia="宋体" w:hint="eastAsia"/>
          <w:szCs w:val="24"/>
          <w:lang w:val="zh-CN"/>
        </w:rPr>
        <w:t>确保敏感字段被排除在</w:t>
      </w:r>
      <w:r>
        <w:rPr>
          <w:rStyle w:val="Chard"/>
          <w:rFonts w:eastAsia="宋体" w:hint="eastAsia"/>
          <w:szCs w:val="24"/>
          <w:lang w:val="zh-CN"/>
        </w:rPr>
        <w:t>序列化之</w:t>
      </w:r>
      <w:r w:rsidRPr="004F38FC">
        <w:rPr>
          <w:rStyle w:val="Chard"/>
          <w:rFonts w:eastAsia="宋体" w:hint="eastAsia"/>
          <w:szCs w:val="24"/>
          <w:lang w:val="zh-CN"/>
        </w:rPr>
        <w:t>外</w:t>
      </w:r>
      <w:r w:rsidRPr="004F38FC">
        <w:rPr>
          <w:rStyle w:val="Chard"/>
          <w:rFonts w:eastAsia="宋体" w:hint="eastAsia"/>
          <w:szCs w:val="24"/>
        </w:rPr>
        <w:t>，</w:t>
      </w:r>
      <w:r w:rsidR="00725024" w:rsidRPr="004F38FC">
        <w:rPr>
          <w:rFonts w:eastAsia="宋体" w:hint="eastAsia"/>
          <w:lang w:val="zh-CN"/>
        </w:rPr>
        <w:t>除了上述方案</w:t>
      </w:r>
      <w:r w:rsidR="00725024" w:rsidRPr="004F38FC">
        <w:rPr>
          <w:rFonts w:eastAsia="宋体" w:hint="eastAsia"/>
        </w:rPr>
        <w:t>，</w:t>
      </w:r>
      <w:r w:rsidR="00725024" w:rsidRPr="004F38FC">
        <w:rPr>
          <w:rFonts w:eastAsia="宋体" w:hint="eastAsia"/>
          <w:lang w:val="zh-CN"/>
        </w:rPr>
        <w:t>也可以通过自定义</w:t>
      </w:r>
      <w:r w:rsidR="00725024" w:rsidRPr="00725024">
        <w:rPr>
          <w:rStyle w:val="Char6"/>
          <w:rFonts w:eastAsia="宋体"/>
        </w:rPr>
        <w:t>writeObject()</w:t>
      </w:r>
      <w:r w:rsidR="00725024" w:rsidRPr="004F38FC">
        <w:rPr>
          <w:rFonts w:eastAsia="宋体" w:hint="eastAsia"/>
          <w:lang w:val="zh-CN"/>
        </w:rPr>
        <w:t>、</w:t>
      </w:r>
      <w:r w:rsidR="00725024" w:rsidRPr="00725024">
        <w:rPr>
          <w:rStyle w:val="Char6"/>
          <w:rFonts w:eastAsia="宋体"/>
        </w:rPr>
        <w:t>writeReplace()</w:t>
      </w:r>
      <w:r w:rsidR="00725024" w:rsidRPr="004F38FC">
        <w:rPr>
          <w:rFonts w:eastAsia="宋体" w:hint="eastAsia"/>
          <w:lang w:val="zh-CN"/>
        </w:rPr>
        <w:t>、</w:t>
      </w:r>
      <w:r w:rsidR="00725024" w:rsidRPr="00725024">
        <w:rPr>
          <w:rStyle w:val="Char6"/>
          <w:rFonts w:eastAsia="宋体"/>
        </w:rPr>
        <w:t>writeExternal()</w:t>
      </w:r>
      <w:r w:rsidR="00725024" w:rsidRPr="004F38FC">
        <w:rPr>
          <w:rFonts w:eastAsia="宋体" w:hint="eastAsia"/>
          <w:lang w:val="zh-CN"/>
        </w:rPr>
        <w:t>这些函数</w:t>
      </w:r>
      <w:r w:rsidR="00725024" w:rsidRPr="004F38FC">
        <w:rPr>
          <w:rFonts w:eastAsia="宋体" w:hint="eastAsia"/>
        </w:rPr>
        <w:t>，</w:t>
      </w:r>
      <w:r w:rsidR="00725024" w:rsidRPr="004F38FC">
        <w:rPr>
          <w:rFonts w:eastAsia="宋体" w:hint="eastAsia"/>
          <w:lang w:val="zh-CN"/>
        </w:rPr>
        <w:t>不将包含敏感信息的字段写到序列化字节流中。</w:t>
      </w:r>
    </w:p>
    <w:p w:rsidR="00651F55" w:rsidRDefault="00232A63" w:rsidP="002E59A5">
      <w:pPr>
        <w:pStyle w:val="aff0"/>
      </w:pPr>
      <w:r>
        <w:rPr>
          <w:rFonts w:hint="eastAsia"/>
        </w:rPr>
        <w:t>例外情况：</w:t>
      </w:r>
    </w:p>
    <w:p w:rsidR="002E59A5" w:rsidRPr="004263BC" w:rsidRDefault="009371E2" w:rsidP="00D62438">
      <w:pPr>
        <w:rPr>
          <w:rFonts w:eastAsiaTheme="minorEastAsia"/>
        </w:rPr>
      </w:pPr>
      <w:r>
        <w:rPr>
          <w:rFonts w:eastAsia="宋体" w:hint="eastAsia"/>
          <w:szCs w:val="24"/>
          <w:lang w:val="zh-CN"/>
        </w:rPr>
        <w:t>可以</w:t>
      </w:r>
      <w:r w:rsidRPr="004F38FC">
        <w:rPr>
          <w:rFonts w:eastAsia="宋体" w:hint="eastAsia"/>
          <w:szCs w:val="24"/>
          <w:lang w:val="zh-CN"/>
        </w:rPr>
        <w:t>序列化</w:t>
      </w:r>
      <w:r>
        <w:rPr>
          <w:rFonts w:eastAsia="宋体" w:hint="eastAsia"/>
          <w:szCs w:val="24"/>
          <w:lang w:val="zh-CN"/>
        </w:rPr>
        <w:t>已</w:t>
      </w:r>
      <w:r w:rsidR="00AB74B4">
        <w:rPr>
          <w:rFonts w:eastAsia="宋体" w:hint="eastAsia"/>
          <w:szCs w:val="24"/>
          <w:lang w:val="zh-CN"/>
        </w:rPr>
        <w:t>正确加密的敏感数据</w:t>
      </w:r>
      <w:r w:rsidR="00AB74B4" w:rsidRPr="004F38FC">
        <w:rPr>
          <w:rFonts w:eastAsia="宋体" w:hint="eastAsia"/>
          <w:szCs w:val="24"/>
          <w:lang w:val="zh-CN"/>
        </w:rPr>
        <w:t>。</w:t>
      </w:r>
    </w:p>
    <w:p w:rsidR="00B24800" w:rsidRDefault="00022AB5" w:rsidP="001C122A">
      <w:pPr>
        <w:pStyle w:val="2"/>
      </w:pPr>
      <w:bookmarkStart w:id="88" w:name="_Toc373262673"/>
      <w:bookmarkStart w:id="89" w:name="_Toc376550028"/>
      <w:bookmarkStart w:id="90" w:name="_Toc435437910"/>
      <w:r>
        <w:rPr>
          <w:rFonts w:eastAsiaTheme="minorEastAsia" w:hint="eastAsia"/>
        </w:rPr>
        <w:t>规则</w:t>
      </w:r>
      <w:r w:rsidR="00B24800">
        <w:rPr>
          <w:rFonts w:hint="eastAsia"/>
        </w:rPr>
        <w:t xml:space="preserve"> 4.3</w:t>
      </w:r>
      <w:r w:rsidR="00831E13">
        <w:rPr>
          <w:rFonts w:eastAsiaTheme="minorEastAsia" w:hint="eastAsia"/>
        </w:rPr>
        <w:t xml:space="preserve"> </w:t>
      </w:r>
      <w:r w:rsidR="009527DB">
        <w:rPr>
          <w:rFonts w:ascii="宋体" w:eastAsia="宋体" w:hAnsi="宋体" w:cs="宋体" w:hint="eastAsia"/>
        </w:rPr>
        <w:t>防止</w:t>
      </w:r>
      <w:r w:rsidR="00E876E1" w:rsidRPr="00E876E1">
        <w:rPr>
          <w:rFonts w:ascii="宋体" w:eastAsia="宋体" w:hAnsi="宋体" w:cs="宋体" w:hint="eastAsia"/>
        </w:rPr>
        <w:t>序列化和反序列化</w:t>
      </w:r>
      <w:r w:rsidR="008463D0">
        <w:rPr>
          <w:rFonts w:ascii="宋体" w:eastAsia="宋体" w:hAnsi="宋体" w:cs="宋体" w:hint="eastAsia"/>
        </w:rPr>
        <w:t>被利用来</w:t>
      </w:r>
      <w:r w:rsidR="00E876E1" w:rsidRPr="00E876E1">
        <w:rPr>
          <w:rFonts w:ascii="宋体" w:eastAsia="宋体" w:hAnsi="宋体" w:cs="宋体" w:hint="eastAsia"/>
        </w:rPr>
        <w:t>绕过安全管理</w:t>
      </w:r>
      <w:bookmarkEnd w:id="88"/>
      <w:bookmarkEnd w:id="89"/>
      <w:bookmarkEnd w:id="90"/>
    </w:p>
    <w:p w:rsidR="00B24800" w:rsidRPr="00CD6210" w:rsidRDefault="00543D68" w:rsidP="00B24800">
      <w:r>
        <w:rPr>
          <w:rFonts w:eastAsiaTheme="minorEastAsia" w:hint="eastAsia"/>
          <w:b/>
        </w:rPr>
        <w:t>说明：</w:t>
      </w:r>
      <w:r w:rsidR="0023773A" w:rsidRPr="004F38FC">
        <w:rPr>
          <w:rFonts w:eastAsia="宋体" w:hint="eastAsia"/>
          <w:szCs w:val="24"/>
          <w:lang w:val="zh-CN"/>
        </w:rPr>
        <w:t>序列化和反序列化可能</w:t>
      </w:r>
      <w:r w:rsidR="007C273F">
        <w:rPr>
          <w:rFonts w:eastAsia="宋体" w:hint="eastAsia"/>
          <w:szCs w:val="24"/>
          <w:lang w:val="zh-CN"/>
        </w:rPr>
        <w:t>会</w:t>
      </w:r>
      <w:r w:rsidR="0023773A" w:rsidRPr="004F38FC">
        <w:rPr>
          <w:rFonts w:eastAsia="宋体" w:hint="eastAsia"/>
          <w:szCs w:val="24"/>
          <w:lang w:val="zh-CN"/>
        </w:rPr>
        <w:t>被利用来绕过安全管理器的检查</w:t>
      </w:r>
      <w:r w:rsidR="0023773A">
        <w:rPr>
          <w:rFonts w:eastAsia="宋体" w:hint="eastAsia"/>
          <w:szCs w:val="24"/>
          <w:lang w:val="zh-CN"/>
        </w:rPr>
        <w:t>。</w:t>
      </w:r>
      <w:r w:rsidR="00C36C73">
        <w:rPr>
          <w:rFonts w:eastAsia="宋体" w:hint="eastAsia"/>
          <w:szCs w:val="24"/>
          <w:lang w:val="zh-CN"/>
        </w:rPr>
        <w:t>一个</w:t>
      </w:r>
      <w:r w:rsidR="00C36C73" w:rsidRPr="004F38FC">
        <w:rPr>
          <w:rFonts w:eastAsia="宋体" w:hint="eastAsia"/>
          <w:szCs w:val="24"/>
          <w:lang w:val="zh-CN"/>
        </w:rPr>
        <w:t>可序列化类的构造器</w:t>
      </w:r>
      <w:r w:rsidR="007C273F">
        <w:rPr>
          <w:rFonts w:eastAsia="宋体" w:hint="eastAsia"/>
          <w:szCs w:val="24"/>
          <w:lang w:val="zh-CN"/>
        </w:rPr>
        <w:t>为了</w:t>
      </w:r>
      <w:r w:rsidR="00C36C73" w:rsidRPr="004F38FC">
        <w:rPr>
          <w:rFonts w:eastAsia="宋体" w:hint="eastAsia"/>
          <w:szCs w:val="24"/>
          <w:lang w:val="zh-CN"/>
        </w:rPr>
        <w:t>防止不可信代码修改类的内部状态</w:t>
      </w:r>
      <w:r w:rsidR="007C273F">
        <w:rPr>
          <w:rFonts w:eastAsia="宋体" w:hint="eastAsia"/>
          <w:szCs w:val="24"/>
          <w:lang w:val="zh-CN"/>
        </w:rPr>
        <w:t>而</w:t>
      </w:r>
      <w:r w:rsidR="00C36C73" w:rsidRPr="004F38FC">
        <w:rPr>
          <w:rFonts w:eastAsia="宋体" w:hint="eastAsia"/>
          <w:szCs w:val="24"/>
          <w:lang w:val="zh-CN"/>
        </w:rPr>
        <w:t>需要引入安全管理器的检查。</w:t>
      </w:r>
      <w:r w:rsidR="0024208D" w:rsidRPr="004F38FC">
        <w:rPr>
          <w:rFonts w:eastAsia="宋体" w:hint="eastAsia"/>
          <w:szCs w:val="24"/>
          <w:lang w:val="zh-CN"/>
        </w:rPr>
        <w:t>这种安全管理器的检查必须应用到所有能够构建类实例的地方。</w:t>
      </w:r>
      <w:r w:rsidR="00DC70DE" w:rsidRPr="004F38FC">
        <w:rPr>
          <w:rFonts w:eastAsia="宋体" w:hint="eastAsia"/>
          <w:szCs w:val="24"/>
          <w:lang w:val="zh-CN"/>
        </w:rPr>
        <w:t>例</w:t>
      </w:r>
      <w:r w:rsidR="00DC70DE">
        <w:rPr>
          <w:rFonts w:eastAsia="宋体" w:hint="eastAsia"/>
          <w:szCs w:val="24"/>
          <w:lang w:val="zh-CN"/>
        </w:rPr>
        <w:t>如，如果某个类依据安全检查的结果来判定调用者是否能够读取其敏感内部状态</w:t>
      </w:r>
      <w:r w:rsidR="00AD4F21">
        <w:rPr>
          <w:rFonts w:eastAsia="宋体" w:hint="eastAsia"/>
          <w:szCs w:val="24"/>
          <w:lang w:val="zh-CN"/>
        </w:rPr>
        <w:t>，那么这类安全检查也</w:t>
      </w:r>
      <w:r w:rsidR="007C273F">
        <w:rPr>
          <w:rFonts w:eastAsia="宋体" w:hint="eastAsia"/>
          <w:szCs w:val="24"/>
          <w:lang w:val="zh-CN"/>
        </w:rPr>
        <w:t>必须</w:t>
      </w:r>
      <w:r w:rsidR="00DC70DE" w:rsidRPr="004F38FC">
        <w:rPr>
          <w:rFonts w:eastAsia="宋体" w:hint="eastAsia"/>
          <w:szCs w:val="24"/>
          <w:lang w:val="zh-CN"/>
        </w:rPr>
        <w:t>在反序列化中应用。</w:t>
      </w:r>
      <w:r w:rsidR="004D1340" w:rsidRPr="004F38FC">
        <w:rPr>
          <w:rFonts w:eastAsia="宋体" w:hint="eastAsia"/>
          <w:szCs w:val="24"/>
          <w:lang w:val="zh-CN"/>
        </w:rPr>
        <w:t>这就确保了攻击者无法通过反序列化对象来提取敏感信息。</w:t>
      </w:r>
    </w:p>
    <w:p w:rsidR="00B24800" w:rsidRDefault="000A750D" w:rsidP="00B24800">
      <w:pPr>
        <w:pStyle w:val="aff0"/>
      </w:pPr>
      <w:r>
        <w:rPr>
          <w:rFonts w:hint="eastAsia"/>
          <w:u w:color="000000"/>
        </w:rPr>
        <w:t>错误示例：</w:t>
      </w:r>
    </w:p>
    <w:p w:rsidR="00B24800" w:rsidRPr="00B14746" w:rsidRDefault="00B24800" w:rsidP="00B24800">
      <w:pPr>
        <w:pStyle w:val="aff"/>
      </w:pPr>
      <w:r w:rsidRPr="00206665">
        <w:rPr>
          <w:b/>
          <w:color w:val="7F0055"/>
        </w:rPr>
        <w:t>public</w:t>
      </w:r>
      <w:r w:rsidRPr="00B14746">
        <w:rPr>
          <w:color w:val="000000"/>
        </w:rPr>
        <w:t xml:space="preserve"> </w:t>
      </w:r>
      <w:r w:rsidRPr="001D043E">
        <w:rPr>
          <w:b/>
          <w:color w:val="7F0055"/>
        </w:rPr>
        <w:t>final</w:t>
      </w:r>
      <w:r w:rsidRPr="00B14746">
        <w:rPr>
          <w:color w:val="000000"/>
        </w:rPr>
        <w:t xml:space="preserve"> </w:t>
      </w:r>
      <w:r w:rsidRPr="005B425D">
        <w:rPr>
          <w:b/>
          <w:color w:val="7F0055"/>
        </w:rPr>
        <w:t>class</w:t>
      </w:r>
      <w:r w:rsidRPr="00B14746">
        <w:rPr>
          <w:color w:val="000000"/>
        </w:rPr>
        <w:t xml:space="preserve"> Hometown </w:t>
      </w:r>
      <w:r w:rsidRPr="00E36093">
        <w:rPr>
          <w:b/>
          <w:color w:val="7F0055"/>
        </w:rPr>
        <w:t>implements</w:t>
      </w:r>
      <w:r w:rsidRPr="00B14746">
        <w:rPr>
          <w:color w:val="000000"/>
        </w:rPr>
        <w:t xml:space="preserve"> Serializable</w:t>
      </w:r>
    </w:p>
    <w:p w:rsidR="00B24800" w:rsidRDefault="00B24800" w:rsidP="00B24800">
      <w:pPr>
        <w:pStyle w:val="aff"/>
        <w:rPr>
          <w:color w:val="000000"/>
        </w:rPr>
      </w:pPr>
      <w:r w:rsidRPr="00B14746">
        <w:rPr>
          <w:color w:val="000000"/>
        </w:rPr>
        <w:t>{</w:t>
      </w:r>
    </w:p>
    <w:p w:rsidR="00021505" w:rsidRPr="00B14746" w:rsidRDefault="00021505" w:rsidP="00021505">
      <w:pPr>
        <w:pStyle w:val="aff"/>
      </w:pPr>
      <w:r w:rsidRPr="00B14746">
        <w:rPr>
          <w:color w:val="000000"/>
        </w:rPr>
        <w:t xml:space="preserve">    </w:t>
      </w:r>
      <w:r w:rsidRPr="00021505">
        <w:rPr>
          <w:b/>
          <w:bCs w:val="0"/>
          <w:color w:val="7F0055"/>
        </w:rPr>
        <w:t>private static final long</w:t>
      </w:r>
      <w:r w:rsidRPr="00C333D9">
        <w:rPr>
          <w:bCs w:val="0"/>
          <w:color w:val="000000"/>
        </w:rPr>
        <w:t xml:space="preserve"> serialVersionUID = 9078808681344666097L;</w:t>
      </w:r>
    </w:p>
    <w:p w:rsidR="00021505" w:rsidRPr="00B14746" w:rsidRDefault="00021505" w:rsidP="00021505">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B14746">
        <w:rPr>
          <w:color w:val="3F7F5F"/>
        </w:rPr>
        <w:t xml:space="preserve">// Private internal state </w:t>
      </w:r>
    </w:p>
    <w:p w:rsidR="00B24800" w:rsidRPr="00B14746" w:rsidRDefault="00B24800" w:rsidP="00B24800">
      <w:pPr>
        <w:pStyle w:val="aff"/>
      </w:pPr>
      <w:r w:rsidRPr="00B14746">
        <w:rPr>
          <w:color w:val="000000"/>
        </w:rPr>
        <w:t xml:space="preserve">    </w:t>
      </w:r>
      <w:r w:rsidRPr="009055DD">
        <w:rPr>
          <w:b/>
          <w:color w:val="7F0055"/>
        </w:rPr>
        <w:t>private</w:t>
      </w:r>
      <w:r w:rsidRPr="00B14746">
        <w:rPr>
          <w:color w:val="000000"/>
        </w:rPr>
        <w:t xml:space="preserve"> String </w:t>
      </w:r>
      <w:r w:rsidRPr="00B14746">
        <w:rPr>
          <w:color w:val="0000C0"/>
        </w:rPr>
        <w:t>town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AB50AE">
        <w:rPr>
          <w:b/>
          <w:color w:val="7F0055"/>
        </w:rPr>
        <w:t>private</w:t>
      </w:r>
      <w:r w:rsidRPr="00B14746">
        <w:rPr>
          <w:color w:val="000000"/>
        </w:rPr>
        <w:t xml:space="preserve"> </w:t>
      </w:r>
      <w:r w:rsidRPr="00AB50AE">
        <w:rPr>
          <w:b/>
          <w:color w:val="7F0055"/>
        </w:rPr>
        <w:t>static</w:t>
      </w:r>
      <w:r w:rsidRPr="00B14746">
        <w:rPr>
          <w:color w:val="000000"/>
        </w:rPr>
        <w:t xml:space="preserve"> </w:t>
      </w:r>
      <w:r w:rsidRPr="00AB50AE">
        <w:rPr>
          <w:b/>
          <w:color w:val="7F0055"/>
        </w:rPr>
        <w:t>final</w:t>
      </w:r>
      <w:r w:rsidRPr="00B14746">
        <w:rPr>
          <w:color w:val="000000"/>
        </w:rPr>
        <w:t xml:space="preserve"> String </w:t>
      </w:r>
      <w:r w:rsidRPr="00B14746">
        <w:rPr>
          <w:i/>
          <w:iCs/>
          <w:color w:val="0000C0"/>
        </w:rPr>
        <w:t>UNKNOWN</w:t>
      </w:r>
      <w:r w:rsidRPr="00B14746">
        <w:rPr>
          <w:color w:val="000000"/>
        </w:rPr>
        <w:t xml:space="preserve"> = </w:t>
      </w:r>
      <w:r w:rsidRPr="00B14746">
        <w:rPr>
          <w:color w:val="2A00FF"/>
        </w:rPr>
        <w:t>"UNKNOWN"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AB50AE">
        <w:rPr>
          <w:b/>
          <w:color w:val="7F0055"/>
        </w:rPr>
        <w:t>void</w:t>
      </w:r>
      <w:r w:rsidRPr="00B14746">
        <w:rPr>
          <w:color w:val="000000"/>
        </w:rPr>
        <w:t xml:space="preserve"> performSecurityManagerCheck() </w:t>
      </w:r>
      <w:r w:rsidRPr="00D16D33">
        <w:rPr>
          <w:b/>
          <w:color w:val="7F0055"/>
        </w:rPr>
        <w:t>throws</w:t>
      </w:r>
      <w:r w:rsidRPr="00B14746">
        <w:rPr>
          <w:color w:val="000000"/>
        </w:rPr>
        <w:t xml:space="preserve"> </w:t>
      </w:r>
      <w:r w:rsidR="00816BA2">
        <w:rPr>
          <w:rFonts w:hint="eastAsia"/>
          <w:color w:val="000000"/>
        </w:rPr>
        <w:t>SecurityException</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B14746">
        <w:rPr>
          <w:color w:val="3F7F5F"/>
        </w:rPr>
        <w:t xml:space="preserve">// </w:t>
      </w:r>
      <w:r>
        <w:rPr>
          <w:rFonts w:hint="eastAsia"/>
          <w:color w:val="3F7F5F"/>
        </w:rPr>
        <w:t xml:space="preserve">verify whether </w:t>
      </w:r>
      <w:r>
        <w:rPr>
          <w:color w:val="3F7F5F"/>
        </w:rPr>
        <w:t>current</w:t>
      </w:r>
      <w:r>
        <w:rPr>
          <w:rFonts w:hint="eastAsia"/>
          <w:color w:val="3F7F5F"/>
        </w:rPr>
        <w:t xml:space="preserve"> user has rights to access the file</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654BF9">
        <w:rPr>
          <w:b/>
          <w:color w:val="7F0055"/>
        </w:rPr>
        <w:t>void</w:t>
      </w:r>
      <w:r w:rsidRPr="00B14746">
        <w:rPr>
          <w:color w:val="000000"/>
        </w:rPr>
        <w:t xml:space="preserve"> validateInput(String newCC) </w:t>
      </w:r>
      <w:r w:rsidRPr="005F4496">
        <w:rPr>
          <w:b/>
          <w:color w:val="7F0055"/>
        </w:rPr>
        <w:t>throws</w:t>
      </w:r>
      <w:r w:rsidRPr="00B14746">
        <w:rPr>
          <w:color w:val="000000"/>
        </w:rPr>
        <w:t xml:space="preserve"> InvalidInputException</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B14746">
        <w:rPr>
          <w:color w:val="3F7F5F"/>
        </w:rPr>
        <w:t xml:space="preserve">// </w:t>
      </w:r>
      <w:r w:rsidR="002F6FB8">
        <w:rPr>
          <w:rFonts w:hint="eastAsia"/>
          <w:color w:val="3F7F5F"/>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93031E">
        <w:rPr>
          <w:b/>
          <w:color w:val="7F0055"/>
        </w:rPr>
        <w:t>public</w:t>
      </w:r>
      <w:r w:rsidRPr="00B14746">
        <w:rPr>
          <w:color w:val="000000"/>
        </w:rPr>
        <w:t xml:space="preserve"> Hometown()</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performSecurityManagerCheck();</w:t>
      </w:r>
    </w:p>
    <w:p w:rsidR="00B24800" w:rsidRPr="00B14746" w:rsidRDefault="00B24800" w:rsidP="00B24800">
      <w:pPr>
        <w:pStyle w:val="aff"/>
      </w:pPr>
      <w:r w:rsidRPr="00B14746">
        <w:rPr>
          <w:color w:val="000000"/>
        </w:rPr>
        <w:t xml:space="preserve">        </w:t>
      </w:r>
      <w:r w:rsidRPr="00B14746">
        <w:rPr>
          <w:color w:val="3F7F5F"/>
        </w:rPr>
        <w:t>// Initialize town to default value</w:t>
      </w:r>
    </w:p>
    <w:p w:rsidR="00B24800" w:rsidRPr="00B14746" w:rsidRDefault="00B24800" w:rsidP="00B24800">
      <w:pPr>
        <w:pStyle w:val="aff"/>
      </w:pPr>
      <w:r w:rsidRPr="00B14746">
        <w:rPr>
          <w:color w:val="000000"/>
        </w:rPr>
        <w:t xml:space="preserve">        </w:t>
      </w:r>
      <w:r w:rsidRPr="00B14746">
        <w:rPr>
          <w:color w:val="0000C0"/>
        </w:rPr>
        <w:t>town</w:t>
      </w:r>
      <w:r w:rsidRPr="00B14746">
        <w:rPr>
          <w:color w:val="000000"/>
        </w:rPr>
        <w:t xml:space="preserve"> = </w:t>
      </w:r>
      <w:r w:rsidRPr="00B14746">
        <w:rPr>
          <w:i/>
          <w:iCs/>
          <w:color w:val="0000C0"/>
        </w:rPr>
        <w:t>UNKNOWN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B14746">
        <w:rPr>
          <w:color w:val="3F7F5F"/>
        </w:rPr>
        <w:t>// Allows callers to retrieve internal state</w:t>
      </w:r>
    </w:p>
    <w:p w:rsidR="00B24800" w:rsidRPr="00B14746" w:rsidRDefault="00B24800" w:rsidP="00B24800">
      <w:pPr>
        <w:pStyle w:val="aff"/>
      </w:pPr>
      <w:r w:rsidRPr="00B14746">
        <w:rPr>
          <w:color w:val="000000"/>
        </w:rPr>
        <w:t xml:space="preserve">    String getValue()</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performSecurityManagerCheck();</w:t>
      </w:r>
    </w:p>
    <w:p w:rsidR="00B24800" w:rsidRPr="00B14746" w:rsidRDefault="00B24800" w:rsidP="00B24800">
      <w:pPr>
        <w:pStyle w:val="aff"/>
      </w:pPr>
      <w:r w:rsidRPr="00B14746">
        <w:rPr>
          <w:color w:val="000000"/>
        </w:rPr>
        <w:t xml:space="preserve">        </w:t>
      </w:r>
      <w:r w:rsidRPr="007D0353">
        <w:rPr>
          <w:b/>
          <w:color w:val="7F0055"/>
        </w:rPr>
        <w:t>return</w:t>
      </w:r>
      <w:r w:rsidRPr="00B14746">
        <w:rPr>
          <w:color w:val="000000"/>
        </w:rPr>
        <w:t xml:space="preserve"> </w:t>
      </w:r>
      <w:r w:rsidRPr="00B14746">
        <w:rPr>
          <w:color w:val="0000C0"/>
        </w:rPr>
        <w:t>town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B14746">
        <w:rPr>
          <w:color w:val="3F7F5F"/>
        </w:rPr>
        <w:t>// Allows callers to modify (private) internal state</w:t>
      </w:r>
    </w:p>
    <w:p w:rsidR="00B24800" w:rsidRPr="00B14746" w:rsidRDefault="00B24800" w:rsidP="00B24800">
      <w:pPr>
        <w:pStyle w:val="aff"/>
      </w:pPr>
      <w:r w:rsidRPr="00B14746">
        <w:rPr>
          <w:color w:val="000000"/>
        </w:rPr>
        <w:t xml:space="preserve">    </w:t>
      </w:r>
      <w:r w:rsidRPr="00272802">
        <w:rPr>
          <w:b/>
          <w:color w:val="7F0055"/>
        </w:rPr>
        <w:t>public</w:t>
      </w:r>
      <w:r w:rsidRPr="00B14746">
        <w:rPr>
          <w:color w:val="000000"/>
        </w:rPr>
        <w:t xml:space="preserve"> </w:t>
      </w:r>
      <w:r w:rsidRPr="00D642AB">
        <w:rPr>
          <w:b/>
          <w:color w:val="7F0055"/>
        </w:rPr>
        <w:t>void</w:t>
      </w:r>
      <w:r w:rsidRPr="00B14746">
        <w:rPr>
          <w:color w:val="000000"/>
        </w:rPr>
        <w:t xml:space="preserve"> changeTown(String newTown)</w:t>
      </w:r>
      <w:r w:rsidR="00B70BA3">
        <w:rPr>
          <w:rFonts w:hint="eastAsia"/>
          <w:color w:val="000000"/>
        </w:rPr>
        <w:t xml:space="preserve"> </w:t>
      </w:r>
      <w:r w:rsidR="00B70BA3" w:rsidRPr="005F4496">
        <w:rPr>
          <w:b/>
          <w:color w:val="7F0055"/>
        </w:rPr>
        <w:t>throws</w:t>
      </w:r>
      <w:r w:rsidR="00B70BA3" w:rsidRPr="00B14746">
        <w:rPr>
          <w:color w:val="000000"/>
        </w:rPr>
        <w:t xml:space="preserve"> InvalidInputException</w:t>
      </w:r>
    </w:p>
    <w:p w:rsidR="00B24800" w:rsidRPr="00B14746" w:rsidRDefault="00B24800" w:rsidP="00B24800">
      <w:pPr>
        <w:pStyle w:val="aff"/>
      </w:pPr>
      <w:r w:rsidRPr="00B14746">
        <w:rPr>
          <w:color w:val="000000"/>
        </w:rPr>
        <w:lastRenderedPageBreak/>
        <w:t xml:space="preserve">    {</w:t>
      </w:r>
    </w:p>
    <w:p w:rsidR="00B24800" w:rsidRPr="00B14746" w:rsidRDefault="00B24800" w:rsidP="00B24800">
      <w:pPr>
        <w:pStyle w:val="aff"/>
      </w:pPr>
      <w:r w:rsidRPr="00B14746">
        <w:rPr>
          <w:color w:val="000000"/>
        </w:rPr>
        <w:t xml:space="preserve">        </w:t>
      </w:r>
      <w:r w:rsidRPr="0041278D">
        <w:rPr>
          <w:b/>
          <w:color w:val="7F0055"/>
        </w:rPr>
        <w:t>i</w:t>
      </w:r>
      <w:r w:rsidRPr="00363B27">
        <w:rPr>
          <w:b/>
          <w:color w:val="7F0055"/>
        </w:rPr>
        <w:t>f</w:t>
      </w:r>
      <w:r w:rsidRPr="00B14746">
        <w:rPr>
          <w:color w:val="000000"/>
        </w:rPr>
        <w:t xml:space="preserve"> (</w:t>
      </w:r>
      <w:r w:rsidRPr="00B14746">
        <w:rPr>
          <w:color w:val="0000C0"/>
        </w:rPr>
        <w:t>town</w:t>
      </w:r>
      <w:r w:rsidRPr="00B14746">
        <w:rPr>
          <w:color w:val="000000"/>
        </w:rPr>
        <w:t>.equals(newTown))</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B14746">
        <w:rPr>
          <w:color w:val="3F7F5F"/>
        </w:rPr>
        <w:t>// No change</w:t>
      </w:r>
    </w:p>
    <w:p w:rsidR="00B24800" w:rsidRPr="00B14746" w:rsidRDefault="00B24800" w:rsidP="00B24800">
      <w:pPr>
        <w:pStyle w:val="aff"/>
      </w:pPr>
      <w:r w:rsidRPr="00B14746">
        <w:rPr>
          <w:color w:val="000000"/>
        </w:rPr>
        <w:t xml:space="preserve">            </w:t>
      </w:r>
      <w:r w:rsidRPr="0064382D">
        <w:rPr>
          <w:b/>
          <w:color w:val="7F0055"/>
        </w:rPr>
        <w:t>return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872576">
        <w:rPr>
          <w:b/>
          <w:color w:val="7F0055"/>
        </w:rPr>
        <w:t>else</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performSecurityManagerCheck();</w:t>
      </w:r>
    </w:p>
    <w:p w:rsidR="00B24800" w:rsidRPr="00B14746" w:rsidRDefault="00B24800" w:rsidP="00B24800">
      <w:pPr>
        <w:pStyle w:val="aff"/>
      </w:pPr>
      <w:r w:rsidRPr="00B14746">
        <w:rPr>
          <w:color w:val="000000"/>
        </w:rPr>
        <w:t xml:space="preserve">            validateInput(newTown);</w:t>
      </w:r>
    </w:p>
    <w:p w:rsidR="00B24800" w:rsidRPr="00B14746" w:rsidRDefault="00B24800" w:rsidP="00B24800">
      <w:pPr>
        <w:pStyle w:val="aff"/>
      </w:pPr>
      <w:r w:rsidRPr="00B14746">
        <w:rPr>
          <w:color w:val="000000"/>
        </w:rPr>
        <w:t xml:space="preserve">            </w:t>
      </w:r>
      <w:r w:rsidRPr="00B14746">
        <w:rPr>
          <w:color w:val="0000C0"/>
        </w:rPr>
        <w:t>town</w:t>
      </w:r>
      <w:r w:rsidRPr="00B14746">
        <w:rPr>
          <w:color w:val="000000"/>
        </w:rPr>
        <w:t xml:space="preserve"> = newTown;</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123A98">
        <w:rPr>
          <w:b/>
          <w:color w:val="7F0055"/>
        </w:rPr>
        <w:t>private</w:t>
      </w:r>
      <w:r w:rsidRPr="00B14746">
        <w:rPr>
          <w:color w:val="000000"/>
        </w:rPr>
        <w:t xml:space="preserve"> </w:t>
      </w:r>
      <w:r w:rsidRPr="00A8797F">
        <w:rPr>
          <w:b/>
          <w:color w:val="7F0055"/>
        </w:rPr>
        <w:t>void</w:t>
      </w:r>
      <w:r w:rsidRPr="00B14746">
        <w:rPr>
          <w:color w:val="000000"/>
        </w:rPr>
        <w:t xml:space="preserve"> writeObject(ObjectOutputStream out) </w:t>
      </w:r>
      <w:r w:rsidRPr="00FE37A7">
        <w:rPr>
          <w:b/>
          <w:color w:val="7F0055"/>
        </w:rPr>
        <w:t>throws</w:t>
      </w:r>
      <w:r w:rsidRPr="00B14746">
        <w:rPr>
          <w:color w:val="000000"/>
        </w:rPr>
        <w:t xml:space="preserve"> IOException</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out.writeObject(</w:t>
      </w:r>
      <w:r w:rsidRPr="00B14746">
        <w:rPr>
          <w:color w:val="0000C0"/>
        </w:rPr>
        <w:t>town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397DEB">
        <w:rPr>
          <w:b/>
          <w:color w:val="7F0055"/>
        </w:rPr>
        <w:t>private</w:t>
      </w:r>
      <w:r w:rsidRPr="00B14746">
        <w:rPr>
          <w:color w:val="000000"/>
        </w:rPr>
        <w:t xml:space="preserve"> </w:t>
      </w:r>
      <w:r w:rsidRPr="00B14746">
        <w:t>void</w:t>
      </w:r>
      <w:r w:rsidRPr="00B14746">
        <w:rPr>
          <w:color w:val="000000"/>
        </w:rPr>
        <w:t xml:space="preserve"> readObject(ObjectInputStream in) </w:t>
      </w:r>
      <w:r w:rsidRPr="007C647B">
        <w:rPr>
          <w:b/>
          <w:color w:val="7F0055"/>
        </w:rPr>
        <w:t>throws</w:t>
      </w:r>
      <w:r w:rsidRPr="00B14746">
        <w:rPr>
          <w:color w:val="000000"/>
        </w:rPr>
        <w:t xml:space="preserve"> IOException</w:t>
      </w:r>
      <w:r w:rsidR="000E77AA">
        <w:rPr>
          <w:rFonts w:hint="eastAsia"/>
          <w:color w:val="000000"/>
        </w:rPr>
        <w:t>, ClassNotFoundException</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in.defaultReadObject();</w:t>
      </w:r>
    </w:p>
    <w:p w:rsidR="00B24800" w:rsidRPr="00B14746" w:rsidRDefault="00B24800" w:rsidP="00B24800">
      <w:pPr>
        <w:pStyle w:val="aff"/>
      </w:pPr>
      <w:r w:rsidRPr="00B14746">
        <w:rPr>
          <w:color w:val="000000"/>
        </w:rPr>
        <w:t xml:space="preserve">        </w:t>
      </w:r>
      <w:r w:rsidRPr="00B14746">
        <w:rPr>
          <w:color w:val="3F7F5F"/>
        </w:rPr>
        <w:t>// If the deserialized name does not match</w:t>
      </w:r>
    </w:p>
    <w:p w:rsidR="00B24800" w:rsidRPr="00B14746" w:rsidRDefault="00B24800" w:rsidP="00B24800">
      <w:pPr>
        <w:pStyle w:val="aff"/>
      </w:pPr>
      <w:r w:rsidRPr="00B14746">
        <w:rPr>
          <w:color w:val="000000"/>
        </w:rPr>
        <w:t xml:space="preserve">        </w:t>
      </w:r>
      <w:r w:rsidRPr="00B14746">
        <w:rPr>
          <w:color w:val="3F7F5F"/>
        </w:rPr>
        <w:t>// the default value normally</w:t>
      </w:r>
    </w:p>
    <w:p w:rsidR="00B24800" w:rsidRPr="00B14746" w:rsidRDefault="00B24800" w:rsidP="00B24800">
      <w:pPr>
        <w:pStyle w:val="aff"/>
      </w:pPr>
      <w:r w:rsidRPr="00B14746">
        <w:rPr>
          <w:color w:val="000000"/>
        </w:rPr>
        <w:t xml:space="preserve">        </w:t>
      </w:r>
      <w:r w:rsidRPr="00B14746">
        <w:rPr>
          <w:color w:val="3F7F5F"/>
        </w:rPr>
        <w:t>// created at construction time, duplicate the checks</w:t>
      </w:r>
    </w:p>
    <w:p w:rsidR="00B24800" w:rsidRPr="00B14746" w:rsidRDefault="00B24800" w:rsidP="00B24800">
      <w:pPr>
        <w:pStyle w:val="aff"/>
      </w:pPr>
      <w:r w:rsidRPr="00B14746">
        <w:rPr>
          <w:color w:val="000000"/>
        </w:rPr>
        <w:t xml:space="preserve">        </w:t>
      </w:r>
      <w:r w:rsidRPr="00931FDA">
        <w:rPr>
          <w:b/>
          <w:color w:val="7F0055"/>
        </w:rPr>
        <w:t>if</w:t>
      </w:r>
      <w:r w:rsidRPr="00B14746">
        <w:rPr>
          <w:color w:val="000000"/>
        </w:rPr>
        <w:t xml:space="preserve"> (!</w:t>
      </w:r>
      <w:r w:rsidRPr="00B14746">
        <w:rPr>
          <w:i/>
          <w:iCs/>
          <w:color w:val="0000C0"/>
        </w:rPr>
        <w:t>UNKNOWN</w:t>
      </w:r>
      <w:r w:rsidRPr="00B14746">
        <w:rPr>
          <w:color w:val="000000"/>
        </w:rPr>
        <w:t>.equals(</w:t>
      </w:r>
      <w:r w:rsidRPr="00B14746">
        <w:rPr>
          <w:color w:val="0000C0"/>
        </w:rPr>
        <w:t>town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validateInput(</w:t>
      </w:r>
      <w:r w:rsidRPr="00B14746">
        <w:rPr>
          <w:color w:val="0000C0"/>
        </w:rPr>
        <w:t>town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w:t>
      </w:r>
    </w:p>
    <w:p w:rsidR="00B24800" w:rsidRPr="004D6739" w:rsidRDefault="00363679" w:rsidP="00B24800">
      <w:pPr>
        <w:rPr>
          <w:rFonts w:eastAsia="宋体"/>
          <w:lang w:val="zh-CN"/>
        </w:rPr>
      </w:pPr>
      <w:r w:rsidRPr="004F38FC">
        <w:rPr>
          <w:rFonts w:eastAsia="宋体" w:hint="eastAsia"/>
          <w:lang w:val="zh-CN"/>
        </w:rPr>
        <w:t>错误示例中</w:t>
      </w:r>
      <w:r w:rsidRPr="004F38FC">
        <w:rPr>
          <w:rFonts w:eastAsia="宋体" w:hint="eastAsia"/>
        </w:rPr>
        <w:t>，</w:t>
      </w:r>
      <w:r w:rsidRPr="004F38FC">
        <w:rPr>
          <w:rFonts w:eastAsia="宋体" w:hint="eastAsia"/>
          <w:lang w:val="zh-CN"/>
        </w:rPr>
        <w:t>安全管理器检查被应用在构造器中</w:t>
      </w:r>
      <w:r w:rsidRPr="004F38FC">
        <w:rPr>
          <w:rFonts w:eastAsia="宋体" w:hint="eastAsia"/>
        </w:rPr>
        <w:t>，</w:t>
      </w:r>
      <w:r w:rsidRPr="004F38FC">
        <w:rPr>
          <w:rFonts w:eastAsia="宋体" w:hint="eastAsia"/>
          <w:lang w:val="zh-CN"/>
        </w:rPr>
        <w:t>但在序列化</w:t>
      </w:r>
      <w:r>
        <w:rPr>
          <w:rFonts w:eastAsia="宋体" w:hint="eastAsia"/>
        </w:rPr>
        <w:t>与</w:t>
      </w:r>
      <w:r>
        <w:rPr>
          <w:rFonts w:eastAsia="宋体" w:hint="eastAsia"/>
          <w:lang w:val="zh-CN"/>
        </w:rPr>
        <w:t>反序列化涉及的</w:t>
      </w:r>
      <w:r w:rsidRPr="00363679">
        <w:rPr>
          <w:rStyle w:val="Char6"/>
          <w:rFonts w:eastAsia="宋体"/>
        </w:rPr>
        <w:t>writeObject()</w:t>
      </w:r>
      <w:r w:rsidRPr="004F38FC">
        <w:rPr>
          <w:rFonts w:eastAsia="宋体" w:hint="eastAsia"/>
          <w:lang w:val="zh-CN"/>
        </w:rPr>
        <w:t>和</w:t>
      </w:r>
      <w:r w:rsidRPr="00363679">
        <w:rPr>
          <w:rStyle w:val="Char6"/>
          <w:rFonts w:eastAsia="宋体"/>
        </w:rPr>
        <w:t>readObject()</w:t>
      </w:r>
      <w:r>
        <w:rPr>
          <w:rFonts w:eastAsia="宋体" w:hint="eastAsia"/>
          <w:lang w:val="zh-CN"/>
        </w:rPr>
        <w:t>方法</w:t>
      </w:r>
      <w:r w:rsidRPr="004F38FC">
        <w:rPr>
          <w:rFonts w:eastAsia="宋体" w:hint="eastAsia"/>
          <w:lang w:val="zh-CN"/>
        </w:rPr>
        <w:t>中没有用到。这样会允许非信任代码恶意创建类实例。</w:t>
      </w:r>
    </w:p>
    <w:p w:rsidR="00B24800" w:rsidRPr="007212FD" w:rsidRDefault="000B4B6C" w:rsidP="00B24800">
      <w:pPr>
        <w:pStyle w:val="aff0"/>
      </w:pPr>
      <w:r>
        <w:rPr>
          <w:rFonts w:hint="eastAsia"/>
        </w:rPr>
        <w:t>正确示例：</w:t>
      </w:r>
    </w:p>
    <w:p w:rsidR="00B24800" w:rsidRPr="00B14746" w:rsidRDefault="00B24800" w:rsidP="00B24800">
      <w:pPr>
        <w:pStyle w:val="aff"/>
      </w:pPr>
      <w:r w:rsidRPr="00BD16AF">
        <w:rPr>
          <w:b/>
          <w:color w:val="7F0055"/>
        </w:rPr>
        <w:t>public</w:t>
      </w:r>
      <w:r w:rsidRPr="00B14746">
        <w:rPr>
          <w:color w:val="000000"/>
        </w:rPr>
        <w:t xml:space="preserve"> </w:t>
      </w:r>
      <w:r w:rsidRPr="00863FFC">
        <w:rPr>
          <w:b/>
          <w:color w:val="7F0055"/>
        </w:rPr>
        <w:t>final</w:t>
      </w:r>
      <w:r w:rsidRPr="00B14746">
        <w:rPr>
          <w:color w:val="000000"/>
        </w:rPr>
        <w:t xml:space="preserve"> </w:t>
      </w:r>
      <w:r w:rsidRPr="00CD1602">
        <w:rPr>
          <w:b/>
          <w:color w:val="7F0055"/>
        </w:rPr>
        <w:t>class</w:t>
      </w:r>
      <w:r w:rsidRPr="00B14746">
        <w:rPr>
          <w:color w:val="000000"/>
        </w:rPr>
        <w:t xml:space="preserve"> Hometown </w:t>
      </w:r>
      <w:r w:rsidRPr="004B757E">
        <w:rPr>
          <w:b/>
          <w:color w:val="7F0055"/>
        </w:rPr>
        <w:t>implements</w:t>
      </w:r>
      <w:r w:rsidRPr="00B14746">
        <w:rPr>
          <w:color w:val="000000"/>
        </w:rPr>
        <w:t xml:space="preserve"> Serializable</w:t>
      </w:r>
    </w:p>
    <w:p w:rsidR="00B24800" w:rsidRPr="00B14746" w:rsidRDefault="00B24800" w:rsidP="00B24800">
      <w:pPr>
        <w:pStyle w:val="aff"/>
      </w:pPr>
      <w:r w:rsidRPr="00B14746">
        <w:rPr>
          <w:color w:val="000000"/>
        </w:rPr>
        <w:t>{</w:t>
      </w:r>
    </w:p>
    <w:p w:rsidR="00B24800" w:rsidRPr="00B14746" w:rsidRDefault="00B24800" w:rsidP="00B24800">
      <w:pPr>
        <w:pStyle w:val="aff"/>
      </w:pPr>
      <w:r w:rsidRPr="00B14746">
        <w:rPr>
          <w:color w:val="000000"/>
        </w:rPr>
        <w:t xml:space="preserve">    </w:t>
      </w:r>
      <w:r w:rsidRPr="00B14746">
        <w:rPr>
          <w:color w:val="3F7F5F"/>
        </w:rPr>
        <w:t xml:space="preserve">// ... all methods the same except the following: </w:t>
      </w:r>
    </w:p>
    <w:p w:rsidR="00B24800" w:rsidRPr="00B14746" w:rsidRDefault="00B24800" w:rsidP="00B24800">
      <w:pPr>
        <w:pStyle w:val="aff"/>
      </w:pPr>
      <w:r w:rsidRPr="00B14746">
        <w:rPr>
          <w:color w:val="000000"/>
        </w:rPr>
        <w:t xml:space="preserve">    </w:t>
      </w:r>
      <w:r w:rsidRPr="00B14746">
        <w:rPr>
          <w:color w:val="3F7F5F"/>
        </w:rPr>
        <w:t xml:space="preserve">// writeObject() correctly enforces checks during serialization </w:t>
      </w:r>
    </w:p>
    <w:p w:rsidR="00B24800" w:rsidRPr="00B14746" w:rsidRDefault="00B24800" w:rsidP="00B24800">
      <w:pPr>
        <w:pStyle w:val="aff"/>
      </w:pPr>
      <w:r w:rsidRPr="00B14746">
        <w:rPr>
          <w:color w:val="000000"/>
        </w:rPr>
        <w:t xml:space="preserve">    </w:t>
      </w:r>
      <w:r w:rsidRPr="00D816D5">
        <w:rPr>
          <w:b/>
          <w:color w:val="7F0055"/>
        </w:rPr>
        <w:t>private</w:t>
      </w:r>
      <w:r w:rsidRPr="00B14746">
        <w:rPr>
          <w:color w:val="000000"/>
        </w:rPr>
        <w:t xml:space="preserve"> </w:t>
      </w:r>
      <w:r w:rsidRPr="007612CF">
        <w:rPr>
          <w:b/>
          <w:color w:val="7F0055"/>
        </w:rPr>
        <w:t>void</w:t>
      </w:r>
      <w:r w:rsidRPr="00B14746">
        <w:rPr>
          <w:color w:val="000000"/>
        </w:rPr>
        <w:t xml:space="preserve"> writeObject(ObjectOutputStream out) </w:t>
      </w:r>
      <w:r w:rsidRPr="00BF5F1A">
        <w:rPr>
          <w:b/>
          <w:color w:val="7F0055"/>
        </w:rPr>
        <w:t>throws</w:t>
      </w:r>
      <w:r w:rsidRPr="00B14746">
        <w:rPr>
          <w:color w:val="000000"/>
        </w:rPr>
        <w:t xml:space="preserve"> IOException</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performSecurityManagerCheck();</w:t>
      </w:r>
    </w:p>
    <w:p w:rsidR="00B24800" w:rsidRPr="00B14746" w:rsidRDefault="00B24800" w:rsidP="00B24800">
      <w:pPr>
        <w:pStyle w:val="aff"/>
      </w:pPr>
      <w:r w:rsidRPr="00B14746">
        <w:rPr>
          <w:color w:val="000000"/>
        </w:rPr>
        <w:t xml:space="preserve">        out.writeObject(</w:t>
      </w:r>
      <w:r w:rsidRPr="00B14746">
        <w:rPr>
          <w:color w:val="0000C0"/>
        </w:rPr>
        <w:t>town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r w:rsidRPr="00B14746">
        <w:rPr>
          <w:color w:val="3F7F5F"/>
        </w:rPr>
        <w:t xml:space="preserve">// readObject() correctly enforces checks during deserialization </w:t>
      </w:r>
    </w:p>
    <w:p w:rsidR="00B24800" w:rsidRPr="00B14746" w:rsidRDefault="00B24800" w:rsidP="00B24800">
      <w:pPr>
        <w:pStyle w:val="aff"/>
      </w:pPr>
      <w:r w:rsidRPr="00B14746">
        <w:rPr>
          <w:color w:val="000000"/>
        </w:rPr>
        <w:t xml:space="preserve">    </w:t>
      </w:r>
      <w:r w:rsidRPr="00C41BC6">
        <w:rPr>
          <w:b/>
          <w:color w:val="7F0055"/>
        </w:rPr>
        <w:t>private</w:t>
      </w:r>
      <w:r w:rsidRPr="00B14746">
        <w:rPr>
          <w:color w:val="000000"/>
        </w:rPr>
        <w:t xml:space="preserve"> </w:t>
      </w:r>
      <w:r w:rsidRPr="00481674">
        <w:rPr>
          <w:b/>
          <w:color w:val="7F0055"/>
        </w:rPr>
        <w:t>void</w:t>
      </w:r>
      <w:r w:rsidRPr="00B14746">
        <w:rPr>
          <w:color w:val="000000"/>
        </w:rPr>
        <w:t xml:space="preserve"> readObject(ObjectInputStream in) </w:t>
      </w:r>
      <w:r w:rsidRPr="00D45BC0">
        <w:rPr>
          <w:b/>
          <w:color w:val="7F0055"/>
        </w:rPr>
        <w:t>throws</w:t>
      </w:r>
      <w:r w:rsidRPr="00B14746">
        <w:rPr>
          <w:color w:val="000000"/>
        </w:rPr>
        <w:t xml:space="preserve"> IOException</w:t>
      </w:r>
      <w:r w:rsidR="004A57B0">
        <w:rPr>
          <w:rFonts w:hint="eastAsia"/>
          <w:color w:val="000000"/>
        </w:rPr>
        <w:t>, ClassNotFoundException</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in.defaultReadObject();</w:t>
      </w:r>
    </w:p>
    <w:p w:rsidR="00B24800" w:rsidRPr="00B14746" w:rsidRDefault="00B24800" w:rsidP="00B24800">
      <w:pPr>
        <w:pStyle w:val="aff"/>
      </w:pPr>
      <w:r w:rsidRPr="00B14746">
        <w:rPr>
          <w:color w:val="000000"/>
        </w:rPr>
        <w:t xml:space="preserve">        </w:t>
      </w:r>
      <w:r w:rsidRPr="00B14746">
        <w:rPr>
          <w:color w:val="3F7F5F"/>
        </w:rPr>
        <w:t xml:space="preserve">// If the deserialized name does not match the default value normally </w:t>
      </w:r>
    </w:p>
    <w:p w:rsidR="00B24800" w:rsidRPr="00B14746" w:rsidRDefault="00B24800" w:rsidP="00B24800">
      <w:pPr>
        <w:pStyle w:val="aff"/>
      </w:pPr>
      <w:r w:rsidRPr="00B14746">
        <w:rPr>
          <w:color w:val="000000"/>
        </w:rPr>
        <w:t xml:space="preserve">        </w:t>
      </w:r>
      <w:r w:rsidRPr="00B14746">
        <w:rPr>
          <w:color w:val="3F7F5F"/>
        </w:rPr>
        <w:t xml:space="preserve">// created at construction time, duplicate the checks </w:t>
      </w:r>
    </w:p>
    <w:p w:rsidR="00B24800" w:rsidRPr="00B14746" w:rsidRDefault="00B24800" w:rsidP="00B24800">
      <w:pPr>
        <w:pStyle w:val="aff"/>
      </w:pPr>
      <w:r w:rsidRPr="00B14746">
        <w:rPr>
          <w:color w:val="000000"/>
        </w:rPr>
        <w:t xml:space="preserve">        </w:t>
      </w:r>
      <w:r w:rsidRPr="005D76AE">
        <w:rPr>
          <w:b/>
          <w:color w:val="7F0055"/>
        </w:rPr>
        <w:t>if</w:t>
      </w:r>
      <w:r w:rsidRPr="00B14746">
        <w:rPr>
          <w:color w:val="000000"/>
        </w:rPr>
        <w:t xml:space="preserve"> (!</w:t>
      </w:r>
      <w:r w:rsidRPr="00B14746">
        <w:rPr>
          <w:i/>
          <w:iCs/>
          <w:color w:val="0000C0"/>
        </w:rPr>
        <w:t>UNKNOWN</w:t>
      </w:r>
      <w:r w:rsidRPr="00B14746">
        <w:rPr>
          <w:color w:val="000000"/>
        </w:rPr>
        <w:t>.equals(</w:t>
      </w:r>
      <w:r w:rsidRPr="00B14746">
        <w:rPr>
          <w:color w:val="0000C0"/>
        </w:rPr>
        <w:t>town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performSecurityManagerCheck();</w:t>
      </w:r>
    </w:p>
    <w:p w:rsidR="00B24800" w:rsidRPr="00B14746" w:rsidRDefault="00B24800" w:rsidP="00B24800">
      <w:pPr>
        <w:pStyle w:val="aff"/>
      </w:pPr>
      <w:r w:rsidRPr="00B14746">
        <w:rPr>
          <w:color w:val="000000"/>
        </w:rPr>
        <w:t xml:space="preserve">            validateInput(</w:t>
      </w:r>
      <w:r w:rsidRPr="00B14746">
        <w:rPr>
          <w:color w:val="0000C0"/>
        </w:rPr>
        <w:t>town</w:t>
      </w:r>
      <w:r w:rsidRPr="00B14746">
        <w:rPr>
          <w:color w:val="000000"/>
        </w:rPr>
        <w:t>);</w:t>
      </w:r>
    </w:p>
    <w:p w:rsidR="00B24800" w:rsidRPr="00B14746" w:rsidRDefault="00B24800" w:rsidP="00B24800">
      <w:pPr>
        <w:pStyle w:val="aff"/>
      </w:pPr>
      <w:r w:rsidRPr="00B14746">
        <w:rPr>
          <w:color w:val="000000"/>
        </w:rPr>
        <w:t xml:space="preserve">        }</w:t>
      </w:r>
    </w:p>
    <w:p w:rsidR="00B24800" w:rsidRPr="00B14746" w:rsidRDefault="00B24800" w:rsidP="00B24800">
      <w:pPr>
        <w:pStyle w:val="aff"/>
      </w:pPr>
      <w:r w:rsidRPr="00B14746">
        <w:rPr>
          <w:color w:val="000000"/>
        </w:rPr>
        <w:t xml:space="preserve">    }</w:t>
      </w:r>
    </w:p>
    <w:p w:rsidR="00B24800" w:rsidRDefault="00B24800" w:rsidP="00B24800">
      <w:pPr>
        <w:pStyle w:val="aff"/>
        <w:rPr>
          <w:color w:val="000000"/>
        </w:rPr>
      </w:pPr>
      <w:r w:rsidRPr="0047227F">
        <w:rPr>
          <w:color w:val="000000"/>
        </w:rPr>
        <w:t>}</w:t>
      </w:r>
    </w:p>
    <w:p w:rsidR="00B24800" w:rsidRDefault="00B303C4" w:rsidP="005C0640">
      <w:pPr>
        <w:rPr>
          <w:rFonts w:eastAsia="宋体"/>
          <w:lang w:val="zh-CN"/>
        </w:rPr>
      </w:pPr>
      <w:r>
        <w:rPr>
          <w:rFonts w:eastAsia="宋体" w:hint="eastAsia"/>
          <w:lang w:val="zh-CN"/>
        </w:rPr>
        <w:t>正确做法是在所有构造器</w:t>
      </w:r>
      <w:r w:rsidR="0017318B" w:rsidRPr="004F38FC">
        <w:rPr>
          <w:rFonts w:eastAsia="宋体" w:hint="eastAsia"/>
          <w:lang w:val="zh-CN"/>
        </w:rPr>
        <w:t>以及可以修改或检索内部数据的</w:t>
      </w:r>
      <w:r>
        <w:rPr>
          <w:rFonts w:eastAsia="宋体" w:hint="eastAsia"/>
          <w:lang w:val="zh-CN"/>
        </w:rPr>
        <w:t>方法</w:t>
      </w:r>
      <w:r w:rsidR="0017318B" w:rsidRPr="004F38FC">
        <w:rPr>
          <w:rFonts w:eastAsia="宋体" w:hint="eastAsia"/>
          <w:lang w:val="zh-CN"/>
        </w:rPr>
        <w:t>中都需要应用安全管理器检查。</w:t>
      </w:r>
      <w:r w:rsidR="00EE649D" w:rsidRPr="004F38FC">
        <w:rPr>
          <w:rFonts w:eastAsia="宋体" w:hint="eastAsia"/>
          <w:lang w:val="zh-CN"/>
        </w:rPr>
        <w:t>这样</w:t>
      </w:r>
      <w:r w:rsidR="00446B85">
        <w:rPr>
          <w:rFonts w:eastAsia="宋体" w:hint="eastAsia"/>
          <w:lang w:val="zh-CN"/>
        </w:rPr>
        <w:t>一来，攻击者就不能用反序列化来修改对象的实例或者</w:t>
      </w:r>
      <w:r w:rsidR="007C273F">
        <w:rPr>
          <w:rFonts w:eastAsia="宋体" w:hint="eastAsia"/>
          <w:lang w:val="zh-CN"/>
        </w:rPr>
        <w:t>通过</w:t>
      </w:r>
      <w:r w:rsidR="00446B85">
        <w:rPr>
          <w:rFonts w:eastAsia="宋体" w:hint="eastAsia"/>
          <w:lang w:val="zh-CN"/>
        </w:rPr>
        <w:t>读取字节流来窃取</w:t>
      </w:r>
      <w:r w:rsidR="00EE649D" w:rsidRPr="004F38FC">
        <w:rPr>
          <w:rFonts w:eastAsia="宋体" w:hint="eastAsia"/>
          <w:lang w:val="zh-CN"/>
        </w:rPr>
        <w:t>序列</w:t>
      </w:r>
      <w:r w:rsidR="00EE649D" w:rsidRPr="004F38FC">
        <w:rPr>
          <w:rFonts w:eastAsia="宋体" w:hint="eastAsia"/>
          <w:lang w:val="zh-CN"/>
        </w:rPr>
        <w:lastRenderedPageBreak/>
        <w:t>化的数据。</w:t>
      </w:r>
    </w:p>
    <w:p w:rsidR="002A329B" w:rsidRDefault="002A329B" w:rsidP="005C0640">
      <w:pPr>
        <w:rPr>
          <w:rFonts w:eastAsia="宋体"/>
          <w:lang w:val="zh-CN"/>
        </w:rPr>
      </w:pPr>
    </w:p>
    <w:p w:rsidR="002A329B" w:rsidRPr="003F370A" w:rsidRDefault="002A329B" w:rsidP="005C0640">
      <w:pPr>
        <w:rPr>
          <w:rFonts w:eastAsiaTheme="minorEastAsia" w:hint="eastAsia"/>
        </w:rPr>
      </w:pPr>
      <w:r>
        <w:rPr>
          <w:rFonts w:eastAsia="宋体" w:hint="eastAsia"/>
          <w:lang w:val="zh-CN"/>
        </w:rPr>
        <w:t>搜索</w:t>
      </w:r>
      <w:r w:rsidRPr="003F370A">
        <w:rPr>
          <w:rFonts w:eastAsia="宋体"/>
        </w:rPr>
        <w:t>：</w:t>
      </w:r>
      <w:r w:rsidRPr="003F370A">
        <w:rPr>
          <w:rFonts w:eastAsia="宋体" w:hint="eastAsia"/>
        </w:rPr>
        <w:t xml:space="preserve"> </w:t>
      </w:r>
      <w:r w:rsidRPr="00B14746">
        <w:rPr>
          <w:color w:val="000000"/>
        </w:rPr>
        <w:t>writeObject</w:t>
      </w:r>
      <w:r w:rsidR="003F370A">
        <w:rPr>
          <w:rFonts w:eastAsiaTheme="minorEastAsia" w:hint="eastAsia"/>
          <w:color w:val="000000"/>
        </w:rPr>
        <w:t>、</w:t>
      </w:r>
      <w:r w:rsidR="003F370A" w:rsidRPr="00B14746">
        <w:rPr>
          <w:color w:val="000000"/>
        </w:rPr>
        <w:t>readObject</w:t>
      </w:r>
      <w:r w:rsidR="003F370A">
        <w:rPr>
          <w:rFonts w:eastAsiaTheme="minorEastAsia" w:hint="eastAsia"/>
          <w:color w:val="000000"/>
        </w:rPr>
        <w:t>、</w:t>
      </w:r>
    </w:p>
    <w:p w:rsidR="00B17CA3" w:rsidRPr="000F4029" w:rsidRDefault="002C0E3B" w:rsidP="000A6AFF">
      <w:pPr>
        <w:pStyle w:val="aff1"/>
      </w:pPr>
      <w:bookmarkStart w:id="91" w:name="_Toc435437911"/>
      <w:r w:rsidRPr="002C0E3B">
        <w:rPr>
          <w:rFonts w:ascii="宋体" w:eastAsia="宋体" w:hAnsi="宋体" w:cs="宋体" w:hint="eastAsia"/>
        </w:rPr>
        <w:t>平台安全</w:t>
      </w:r>
      <w:bookmarkEnd w:id="91"/>
    </w:p>
    <w:p w:rsidR="000F4029" w:rsidRPr="00E85FAA" w:rsidRDefault="00EA31A3" w:rsidP="001C122A">
      <w:pPr>
        <w:pStyle w:val="2"/>
      </w:pPr>
      <w:bookmarkStart w:id="92" w:name="_Toc376550030"/>
      <w:bookmarkStart w:id="93" w:name="_Toc435437912"/>
      <w:r>
        <w:rPr>
          <w:rFonts w:eastAsiaTheme="minorEastAsia" w:hint="eastAsia"/>
        </w:rPr>
        <w:t>规则</w:t>
      </w:r>
      <w:r w:rsidR="00945D51">
        <w:rPr>
          <w:rFonts w:hint="eastAsia"/>
        </w:rPr>
        <w:t xml:space="preserve"> 5.</w:t>
      </w:r>
      <w:r w:rsidR="00945D51">
        <w:rPr>
          <w:rFonts w:eastAsia="宋体" w:hint="eastAsia"/>
        </w:rPr>
        <w:t>1</w:t>
      </w:r>
      <w:r w:rsidR="00831E13">
        <w:rPr>
          <w:rFonts w:eastAsia="宋体" w:hint="eastAsia"/>
        </w:rPr>
        <w:t xml:space="preserve"> </w:t>
      </w:r>
      <w:r w:rsidR="006B131C">
        <w:rPr>
          <w:rFonts w:ascii="宋体" w:eastAsia="宋体" w:hAnsi="宋体" w:cs="宋体" w:hint="eastAsia"/>
        </w:rPr>
        <w:t>使用安全管理器来</w:t>
      </w:r>
      <w:r w:rsidRPr="00EA31A3">
        <w:rPr>
          <w:rFonts w:ascii="宋体" w:eastAsia="宋体" w:hAnsi="宋体" w:cs="宋体" w:hint="eastAsia"/>
        </w:rPr>
        <w:t>保护敏感操作</w:t>
      </w:r>
      <w:bookmarkEnd w:id="92"/>
      <w:bookmarkEnd w:id="93"/>
    </w:p>
    <w:p w:rsidR="00B862B7" w:rsidRPr="0021126F" w:rsidRDefault="00BC04E1" w:rsidP="00FC6CEA">
      <w:pPr>
        <w:rPr>
          <w:rFonts w:eastAsia="Berkeley-Medium"/>
        </w:rPr>
      </w:pPr>
      <w:r>
        <w:rPr>
          <w:rFonts w:eastAsiaTheme="minorEastAsia" w:hint="eastAsia"/>
          <w:b/>
        </w:rPr>
        <w:t>说明</w:t>
      </w:r>
      <w:r w:rsidR="00042FEE">
        <w:rPr>
          <w:rFonts w:eastAsiaTheme="minorEastAsia" w:hint="eastAsia"/>
          <w:b/>
        </w:rPr>
        <w:t>：</w:t>
      </w:r>
      <w:r w:rsidR="00A73EDE" w:rsidRPr="004F38FC">
        <w:rPr>
          <w:rFonts w:eastAsia="宋体" w:hint="eastAsia"/>
          <w:szCs w:val="24"/>
          <w:lang w:val="zh-CN"/>
        </w:rPr>
        <w:t>当应用需要加载非信任代码时</w:t>
      </w:r>
      <w:r w:rsidR="00A73EDE" w:rsidRPr="004F38FC">
        <w:rPr>
          <w:rFonts w:eastAsia="宋体" w:hint="eastAsia"/>
          <w:szCs w:val="24"/>
        </w:rPr>
        <w:t>，</w:t>
      </w:r>
      <w:r w:rsidR="00A73EDE" w:rsidRPr="004F38FC">
        <w:rPr>
          <w:rFonts w:eastAsia="宋体" w:hint="eastAsia"/>
          <w:szCs w:val="24"/>
          <w:lang w:val="zh-CN"/>
        </w:rPr>
        <w:t>必须安装安全管理器</w:t>
      </w:r>
      <w:r w:rsidR="00A73EDE" w:rsidRPr="004F38FC">
        <w:rPr>
          <w:rFonts w:eastAsia="宋体" w:hint="eastAsia"/>
          <w:szCs w:val="24"/>
        </w:rPr>
        <w:t>，</w:t>
      </w:r>
      <w:r w:rsidR="00A73EDE" w:rsidRPr="004F38FC">
        <w:rPr>
          <w:rFonts w:eastAsia="宋体" w:hint="eastAsia"/>
          <w:szCs w:val="24"/>
          <w:lang w:val="zh-CN"/>
        </w:rPr>
        <w:t>且敏感操作必须经过安全管理器检查</w:t>
      </w:r>
      <w:r w:rsidR="00A73EDE" w:rsidRPr="004F38FC">
        <w:rPr>
          <w:rFonts w:eastAsia="宋体" w:hint="eastAsia"/>
          <w:szCs w:val="24"/>
        </w:rPr>
        <w:t>，</w:t>
      </w:r>
      <w:r w:rsidR="00A73EDE" w:rsidRPr="004F38FC">
        <w:rPr>
          <w:rFonts w:eastAsia="宋体" w:hint="eastAsia"/>
          <w:szCs w:val="24"/>
          <w:lang w:val="zh-CN"/>
        </w:rPr>
        <w:t>从而防止它们被非信任代码调用。</w:t>
      </w:r>
      <w:r w:rsidR="005C0640" w:rsidRPr="004F38FC">
        <w:rPr>
          <w:rFonts w:eastAsia="宋体" w:hint="eastAsia"/>
          <w:szCs w:val="24"/>
          <w:lang w:val="zh-CN"/>
        </w:rPr>
        <w:t>某些常见敏感操作的</w:t>
      </w:r>
      <w:r w:rsidR="005C0640" w:rsidRPr="004F38FC">
        <w:rPr>
          <w:rFonts w:eastAsia="宋体"/>
          <w:szCs w:val="24"/>
        </w:rPr>
        <w:t>Java API</w:t>
      </w:r>
      <w:r w:rsidR="005C0640" w:rsidRPr="004F38FC">
        <w:rPr>
          <w:rFonts w:eastAsia="宋体" w:hint="eastAsia"/>
          <w:szCs w:val="24"/>
        </w:rPr>
        <w:t>，</w:t>
      </w:r>
      <w:r w:rsidR="005C0640" w:rsidRPr="004F38FC">
        <w:rPr>
          <w:rFonts w:eastAsia="宋体" w:hint="eastAsia"/>
          <w:szCs w:val="24"/>
          <w:lang w:val="zh-CN"/>
        </w:rPr>
        <w:t>例如访问本地文件、向外部主机开放套接字连接或者创建一个类加载器</w:t>
      </w:r>
      <w:r w:rsidR="005C0640" w:rsidRPr="004F38FC">
        <w:rPr>
          <w:rFonts w:eastAsia="宋体" w:hint="eastAsia"/>
          <w:szCs w:val="24"/>
        </w:rPr>
        <w:t>，</w:t>
      </w:r>
      <w:r w:rsidR="005C0640" w:rsidRPr="004F38FC">
        <w:rPr>
          <w:rFonts w:eastAsia="宋体" w:hint="eastAsia"/>
          <w:szCs w:val="24"/>
          <w:lang w:val="zh-CN"/>
        </w:rPr>
        <w:t>已经包括了</w:t>
      </w:r>
      <w:r w:rsidR="00817236">
        <w:rPr>
          <w:rFonts w:eastAsia="宋体" w:hint="eastAsia"/>
          <w:szCs w:val="24"/>
          <w:lang w:val="zh-CN"/>
        </w:rPr>
        <w:t>使用</w:t>
      </w:r>
      <w:r w:rsidR="005C0640" w:rsidRPr="004F38FC">
        <w:rPr>
          <w:rFonts w:eastAsia="宋体" w:hint="eastAsia"/>
          <w:szCs w:val="24"/>
          <w:lang w:val="zh-CN"/>
        </w:rPr>
        <w:t>安全管理器检查来实施</w:t>
      </w:r>
      <w:r w:rsidR="005C0640" w:rsidRPr="004F38FC">
        <w:rPr>
          <w:rFonts w:eastAsia="宋体"/>
          <w:szCs w:val="24"/>
        </w:rPr>
        <w:t>JDK</w:t>
      </w:r>
      <w:r w:rsidR="005C0640" w:rsidRPr="004F38FC">
        <w:rPr>
          <w:rFonts w:eastAsia="宋体" w:hint="eastAsia"/>
          <w:szCs w:val="24"/>
          <w:lang w:val="zh-CN"/>
        </w:rPr>
        <w:t>中的某些预定义策略。</w:t>
      </w:r>
      <w:r w:rsidR="00AE5053" w:rsidRPr="004F38FC">
        <w:rPr>
          <w:rFonts w:eastAsia="宋体" w:hint="eastAsia"/>
          <w:szCs w:val="24"/>
          <w:lang w:val="zh-CN"/>
        </w:rPr>
        <w:t>仅需要</w:t>
      </w:r>
      <w:r w:rsidR="00AE5053">
        <w:rPr>
          <w:rFonts w:eastAsia="宋体" w:hint="eastAsia"/>
          <w:szCs w:val="24"/>
          <w:lang w:val="zh-CN"/>
        </w:rPr>
        <w:t>安装</w:t>
      </w:r>
      <w:r w:rsidR="001E1043">
        <w:rPr>
          <w:rFonts w:eastAsia="宋体" w:hint="eastAsia"/>
          <w:szCs w:val="24"/>
          <w:lang w:val="zh-CN"/>
        </w:rPr>
        <w:t>安全管理器即可保护这些预定义</w:t>
      </w:r>
      <w:r w:rsidR="00AE5053" w:rsidRPr="004F38FC">
        <w:rPr>
          <w:rFonts w:eastAsia="宋体" w:hint="eastAsia"/>
          <w:szCs w:val="24"/>
          <w:lang w:val="zh-CN"/>
        </w:rPr>
        <w:t>的敏感操作。</w:t>
      </w:r>
      <w:r w:rsidR="002C18EC" w:rsidRPr="004F38FC">
        <w:rPr>
          <w:rFonts w:eastAsia="宋体" w:hint="eastAsia"/>
          <w:szCs w:val="24"/>
          <w:lang w:val="zh-CN"/>
        </w:rPr>
        <w:t>然而，应用本身也可能包含敏感操作。对于这些敏感操作，除了安装一个安全管理器之外，必须</w:t>
      </w:r>
      <w:r w:rsidR="00D002E2">
        <w:rPr>
          <w:rFonts w:eastAsia="宋体" w:hint="eastAsia"/>
          <w:szCs w:val="24"/>
          <w:lang w:val="zh-CN"/>
        </w:rPr>
        <w:t>自定义安全策略，并</w:t>
      </w:r>
      <w:r w:rsidR="002C18EC" w:rsidRPr="004F38FC">
        <w:rPr>
          <w:rFonts w:eastAsia="宋体" w:hint="eastAsia"/>
          <w:szCs w:val="24"/>
          <w:lang w:val="zh-CN"/>
        </w:rPr>
        <w:t>在</w:t>
      </w:r>
      <w:r w:rsidR="004A1BC0">
        <w:rPr>
          <w:rFonts w:eastAsia="宋体" w:hint="eastAsia"/>
          <w:szCs w:val="24"/>
          <w:lang w:val="zh-CN"/>
        </w:rPr>
        <w:t>操作</w:t>
      </w:r>
      <w:r w:rsidR="002C18EC" w:rsidRPr="004F38FC">
        <w:rPr>
          <w:rFonts w:eastAsia="宋体" w:hint="eastAsia"/>
          <w:szCs w:val="24"/>
          <w:lang w:val="zh-CN"/>
        </w:rPr>
        <w:t>前手动为其增加安全管理器检查。</w:t>
      </w:r>
    </w:p>
    <w:p w:rsidR="000F4029" w:rsidRDefault="00CF6E4B" w:rsidP="000F4029">
      <w:pPr>
        <w:pStyle w:val="aff0"/>
      </w:pPr>
      <w:r>
        <w:rPr>
          <w:rFonts w:hint="eastAsia"/>
          <w:u w:color="000000"/>
        </w:rPr>
        <w:t>错误示例：</w:t>
      </w:r>
    </w:p>
    <w:p w:rsidR="000F4029" w:rsidRPr="00D30331" w:rsidRDefault="000F4029" w:rsidP="000F4029">
      <w:pPr>
        <w:pStyle w:val="aff"/>
      </w:pPr>
      <w:r w:rsidRPr="00D30331">
        <w:rPr>
          <w:b/>
          <w:color w:val="7F0055"/>
        </w:rPr>
        <w:t>public</w:t>
      </w:r>
      <w:r w:rsidRPr="00D30331">
        <w:t xml:space="preserve"> </w:t>
      </w:r>
      <w:r w:rsidRPr="00D30331">
        <w:rPr>
          <w:b/>
          <w:color w:val="7F0055"/>
        </w:rPr>
        <w:t>class</w:t>
      </w:r>
      <w:r w:rsidRPr="00D30331">
        <w:t xml:space="preserve"> SensitiveHash</w:t>
      </w:r>
    </w:p>
    <w:p w:rsidR="000F4029" w:rsidRPr="00D30331" w:rsidRDefault="000F4029" w:rsidP="000F4029">
      <w:pPr>
        <w:pStyle w:val="aff"/>
      </w:pPr>
      <w:r w:rsidRPr="00D30331">
        <w:t>{</w:t>
      </w:r>
    </w:p>
    <w:p w:rsidR="000F4029" w:rsidRPr="00D30331" w:rsidRDefault="000F4029" w:rsidP="000F4029">
      <w:pPr>
        <w:pStyle w:val="aff"/>
      </w:pPr>
      <w:r w:rsidRPr="00D30331">
        <w:t xml:space="preserve">    </w:t>
      </w:r>
      <w:r w:rsidRPr="00AF6D0B">
        <w:rPr>
          <w:rFonts w:hint="eastAsia"/>
          <w:b/>
          <w:color w:val="7F0055"/>
        </w:rPr>
        <w:t>private</w:t>
      </w:r>
      <w:r>
        <w:rPr>
          <w:rFonts w:hint="eastAsia"/>
        </w:rPr>
        <w:t xml:space="preserve"> </w:t>
      </w:r>
      <w:r w:rsidRPr="00D30331">
        <w:t xml:space="preserve">Hashtable&lt;Integer, String&gt; </w:t>
      </w:r>
      <w:r w:rsidRPr="00D30331">
        <w:rPr>
          <w:color w:val="0000C0"/>
        </w:rPr>
        <w:t>ht</w:t>
      </w:r>
      <w:r w:rsidRPr="00D30331">
        <w:t xml:space="preserve"> = </w:t>
      </w:r>
      <w:r w:rsidRPr="00D30331">
        <w:rPr>
          <w:b/>
          <w:color w:val="7F0055"/>
        </w:rPr>
        <w:t>new</w:t>
      </w:r>
      <w:r w:rsidRPr="00D30331">
        <w:t xml:space="preserve"> Hashtable&lt;Integer, String&gt;();</w:t>
      </w:r>
    </w:p>
    <w:p w:rsidR="000F4029" w:rsidRPr="00D30331" w:rsidRDefault="000F4029" w:rsidP="000F4029">
      <w:pPr>
        <w:pStyle w:val="aff"/>
      </w:pPr>
      <w:r w:rsidRPr="00D30331">
        <w:t xml:space="preserve">    </w:t>
      </w:r>
    </w:p>
    <w:p w:rsidR="000F4029" w:rsidRPr="00D30331" w:rsidRDefault="000F4029" w:rsidP="000F4029">
      <w:pPr>
        <w:pStyle w:val="aff"/>
      </w:pPr>
      <w:r w:rsidRPr="00D30331">
        <w:t xml:space="preserve">    </w:t>
      </w:r>
      <w:r w:rsidRPr="00D30331">
        <w:rPr>
          <w:b/>
          <w:color w:val="7F0055"/>
        </w:rPr>
        <w:t>public</w:t>
      </w:r>
      <w:r w:rsidRPr="00D30331">
        <w:t xml:space="preserve"> </w:t>
      </w:r>
      <w:r w:rsidRPr="00D30331">
        <w:rPr>
          <w:b/>
          <w:color w:val="7F0055"/>
        </w:rPr>
        <w:t>void</w:t>
      </w:r>
      <w:r w:rsidRPr="00D30331">
        <w:t xml:space="preserve"> removeEntry(Object key)</w:t>
      </w:r>
    </w:p>
    <w:p w:rsidR="000F4029" w:rsidRPr="00D30331" w:rsidRDefault="000F4029" w:rsidP="000F4029">
      <w:pPr>
        <w:pStyle w:val="aff"/>
      </w:pPr>
      <w:r w:rsidRPr="00D30331">
        <w:t xml:space="preserve">    {</w:t>
      </w:r>
    </w:p>
    <w:p w:rsidR="000F4029" w:rsidRPr="00D30331" w:rsidRDefault="000F4029" w:rsidP="000F4029">
      <w:pPr>
        <w:pStyle w:val="aff"/>
      </w:pPr>
      <w:r w:rsidRPr="00D30331">
        <w:t xml:space="preserve">        </w:t>
      </w:r>
      <w:r w:rsidRPr="00D30331">
        <w:rPr>
          <w:color w:val="0000C0"/>
        </w:rPr>
        <w:t>ht</w:t>
      </w:r>
      <w:r w:rsidRPr="00D30331">
        <w:t>.remove(key);</w:t>
      </w:r>
    </w:p>
    <w:p w:rsidR="000F4029" w:rsidRPr="00D30331" w:rsidRDefault="000F4029" w:rsidP="000F4029">
      <w:pPr>
        <w:pStyle w:val="aff"/>
      </w:pPr>
      <w:r w:rsidRPr="00D30331">
        <w:t xml:space="preserve">    }</w:t>
      </w:r>
    </w:p>
    <w:p w:rsidR="000F4029" w:rsidRDefault="000F4029" w:rsidP="000F4029">
      <w:pPr>
        <w:pStyle w:val="aff"/>
      </w:pPr>
      <w:r w:rsidRPr="00D30331">
        <w:t>}</w:t>
      </w:r>
    </w:p>
    <w:p w:rsidR="000F4029" w:rsidRPr="00CD6210" w:rsidRDefault="004752CD" w:rsidP="000F4029">
      <w:r w:rsidRPr="004F38FC">
        <w:rPr>
          <w:rFonts w:eastAsia="宋体" w:hint="eastAsia"/>
          <w:szCs w:val="24"/>
          <w:lang w:val="zh-CN"/>
        </w:rPr>
        <w:t>示例代码实例化一个</w:t>
      </w:r>
      <w:r w:rsidRPr="004F38FC">
        <w:rPr>
          <w:rFonts w:eastAsia="宋体"/>
          <w:szCs w:val="24"/>
        </w:rPr>
        <w:t>Hashtable</w:t>
      </w:r>
      <w:r w:rsidRPr="004F38FC">
        <w:rPr>
          <w:rFonts w:eastAsia="宋体" w:hint="eastAsia"/>
          <w:szCs w:val="24"/>
        </w:rPr>
        <w:t>，</w:t>
      </w:r>
      <w:r w:rsidRPr="004F38FC">
        <w:rPr>
          <w:rFonts w:eastAsia="宋体" w:hint="eastAsia"/>
          <w:szCs w:val="24"/>
          <w:lang w:val="zh-CN"/>
        </w:rPr>
        <w:t>并定义了一个</w:t>
      </w:r>
      <w:r w:rsidRPr="006D06EE">
        <w:rPr>
          <w:rStyle w:val="Char6"/>
          <w:rFonts w:eastAsia="宋体"/>
        </w:rPr>
        <w:t>removeEntry</w:t>
      </w:r>
      <w:r w:rsidRPr="006D06EE">
        <w:rPr>
          <w:rStyle w:val="Char6"/>
          <w:rFonts w:eastAsia="宋体" w:hint="eastAsia"/>
        </w:rPr>
        <w:t>()</w:t>
      </w:r>
      <w:r w:rsidR="006D06EE">
        <w:rPr>
          <w:rFonts w:eastAsia="宋体" w:hint="eastAsia"/>
        </w:rPr>
        <w:t>方法</w:t>
      </w:r>
      <w:r w:rsidRPr="004F38FC">
        <w:rPr>
          <w:rFonts w:eastAsia="宋体" w:hint="eastAsia"/>
          <w:szCs w:val="24"/>
          <w:lang w:val="zh-CN"/>
        </w:rPr>
        <w:t>删除其条目。</w:t>
      </w:r>
      <w:r w:rsidR="00CC30C3">
        <w:rPr>
          <w:rFonts w:eastAsia="宋体" w:hint="eastAsia"/>
          <w:szCs w:val="24"/>
          <w:lang w:val="zh-CN"/>
        </w:rPr>
        <w:t>这个方法</w:t>
      </w:r>
      <w:r w:rsidR="00CC30C3" w:rsidRPr="004F38FC">
        <w:rPr>
          <w:rFonts w:eastAsia="宋体" w:hint="eastAsia"/>
          <w:szCs w:val="24"/>
          <w:lang w:val="zh-CN"/>
        </w:rPr>
        <w:t>被认为是敏感的，因为哈希表中包含敏感信息。由于该</w:t>
      </w:r>
      <w:r w:rsidR="00CC30C3">
        <w:rPr>
          <w:rFonts w:eastAsia="宋体" w:hint="eastAsia"/>
          <w:szCs w:val="24"/>
          <w:lang w:val="zh-CN"/>
        </w:rPr>
        <w:t>方法</w:t>
      </w:r>
      <w:r w:rsidR="00CC30C3" w:rsidRPr="004F38FC">
        <w:rPr>
          <w:rFonts w:eastAsia="宋体" w:hint="eastAsia"/>
          <w:szCs w:val="24"/>
          <w:lang w:val="zh-CN"/>
        </w:rPr>
        <w:t>被声明为是</w:t>
      </w:r>
      <w:r w:rsidR="00CC30C3" w:rsidRPr="004F38FC">
        <w:rPr>
          <w:rFonts w:eastAsia="宋体"/>
          <w:szCs w:val="24"/>
        </w:rPr>
        <w:t>public</w:t>
      </w:r>
      <w:r w:rsidR="00CC30C3" w:rsidRPr="004F38FC">
        <w:rPr>
          <w:rFonts w:eastAsia="宋体" w:hint="eastAsia"/>
          <w:szCs w:val="24"/>
          <w:lang w:val="zh-CN"/>
        </w:rPr>
        <w:t>且</w:t>
      </w:r>
      <w:r w:rsidR="00CC30C3" w:rsidRPr="004F38FC">
        <w:rPr>
          <w:rFonts w:eastAsia="宋体"/>
          <w:szCs w:val="24"/>
        </w:rPr>
        <w:t>non-final</w:t>
      </w:r>
      <w:r w:rsidR="00CC30C3" w:rsidRPr="004F38FC">
        <w:rPr>
          <w:rFonts w:eastAsia="宋体" w:hint="eastAsia"/>
          <w:szCs w:val="24"/>
          <w:lang w:val="zh-CN"/>
        </w:rPr>
        <w:t>的</w:t>
      </w:r>
      <w:r w:rsidR="00CC30C3" w:rsidRPr="004F38FC">
        <w:rPr>
          <w:rFonts w:eastAsia="宋体" w:hint="eastAsia"/>
          <w:szCs w:val="24"/>
        </w:rPr>
        <w:t>，</w:t>
      </w:r>
      <w:r w:rsidR="00817236">
        <w:rPr>
          <w:rFonts w:eastAsia="宋体" w:hint="eastAsia"/>
          <w:szCs w:val="24"/>
        </w:rPr>
        <w:t>所以</w:t>
      </w:r>
      <w:r w:rsidR="00CC30C3" w:rsidRPr="004F38FC">
        <w:rPr>
          <w:rFonts w:eastAsia="宋体" w:hint="eastAsia"/>
          <w:szCs w:val="24"/>
          <w:lang w:val="zh-CN"/>
        </w:rPr>
        <w:t>暴露给了恶意调用者。</w:t>
      </w:r>
    </w:p>
    <w:p w:rsidR="000F4029" w:rsidRPr="004F08F4" w:rsidRDefault="00F60366" w:rsidP="000F4029">
      <w:pPr>
        <w:pStyle w:val="aff0"/>
      </w:pPr>
      <w:r>
        <w:rPr>
          <w:rFonts w:hint="eastAsia"/>
        </w:rPr>
        <w:t>正确示例：</w:t>
      </w:r>
    </w:p>
    <w:p w:rsidR="000F4029" w:rsidRPr="00D30331" w:rsidRDefault="000F4029" w:rsidP="000F4029">
      <w:pPr>
        <w:pStyle w:val="aff"/>
      </w:pPr>
      <w:r w:rsidRPr="00D30331">
        <w:rPr>
          <w:b/>
          <w:color w:val="7F0055"/>
        </w:rPr>
        <w:t>public</w:t>
      </w:r>
      <w:r w:rsidRPr="00D30331">
        <w:t xml:space="preserve"> </w:t>
      </w:r>
      <w:r w:rsidRPr="00D30331">
        <w:rPr>
          <w:b/>
          <w:color w:val="7F0055"/>
        </w:rPr>
        <w:t>class</w:t>
      </w:r>
      <w:r w:rsidRPr="00D30331">
        <w:t xml:space="preserve"> SensitiveHash</w:t>
      </w:r>
    </w:p>
    <w:p w:rsidR="000F4029" w:rsidRPr="00D30331" w:rsidRDefault="000F4029" w:rsidP="000F4029">
      <w:pPr>
        <w:pStyle w:val="aff"/>
      </w:pPr>
      <w:r w:rsidRPr="00D30331">
        <w:t>{</w:t>
      </w:r>
    </w:p>
    <w:p w:rsidR="000F4029" w:rsidRPr="00D30331" w:rsidRDefault="000F4029" w:rsidP="000F4029">
      <w:pPr>
        <w:pStyle w:val="aff"/>
      </w:pPr>
      <w:r w:rsidRPr="00D30331">
        <w:t xml:space="preserve">    Hashtable&lt;Integer, String&gt; </w:t>
      </w:r>
      <w:r w:rsidRPr="00D30331">
        <w:rPr>
          <w:color w:val="0000C0"/>
        </w:rPr>
        <w:t>ht</w:t>
      </w:r>
      <w:r w:rsidRPr="00D30331">
        <w:t xml:space="preserve"> = </w:t>
      </w:r>
      <w:r w:rsidRPr="00D30331">
        <w:rPr>
          <w:b/>
          <w:color w:val="7F0055"/>
        </w:rPr>
        <w:t>new</w:t>
      </w:r>
      <w:r w:rsidRPr="00D30331">
        <w:t xml:space="preserve"> Hashtable&lt;Integer, String&gt;();</w:t>
      </w:r>
    </w:p>
    <w:p w:rsidR="000F4029" w:rsidRPr="00D30331" w:rsidRDefault="000F4029" w:rsidP="000F4029">
      <w:pPr>
        <w:pStyle w:val="aff"/>
      </w:pPr>
      <w:r w:rsidRPr="00D30331">
        <w:t xml:space="preserve">    </w:t>
      </w:r>
    </w:p>
    <w:p w:rsidR="000F4029" w:rsidRPr="00D30331" w:rsidRDefault="000F4029" w:rsidP="000F4029">
      <w:pPr>
        <w:pStyle w:val="aff"/>
      </w:pPr>
      <w:r w:rsidRPr="00D30331">
        <w:t xml:space="preserve">    </w:t>
      </w:r>
      <w:r w:rsidRPr="00D30331">
        <w:rPr>
          <w:b/>
          <w:color w:val="7F0055"/>
        </w:rPr>
        <w:t>void</w:t>
      </w:r>
      <w:r w:rsidRPr="00D30331">
        <w:t xml:space="preserve"> removeEntry(Object key)</w:t>
      </w:r>
    </w:p>
    <w:p w:rsidR="000F4029" w:rsidRPr="00D30331" w:rsidRDefault="000F4029" w:rsidP="000F4029">
      <w:pPr>
        <w:pStyle w:val="aff"/>
      </w:pPr>
      <w:r w:rsidRPr="00D30331">
        <w:t xml:space="preserve">    {</w:t>
      </w:r>
    </w:p>
    <w:p w:rsidR="00BA450D" w:rsidRDefault="000F4029" w:rsidP="000F4029">
      <w:pPr>
        <w:pStyle w:val="aff"/>
      </w:pPr>
      <w:r w:rsidRPr="00D30331">
        <w:t xml:space="preserve">        </w:t>
      </w:r>
      <w:r w:rsidR="00D82AAA">
        <w:rPr>
          <w:color w:val="3F7F5F"/>
        </w:rPr>
        <w:t>//</w:t>
      </w:r>
      <w:r w:rsidR="00D82AAA">
        <w:rPr>
          <w:rFonts w:hint="eastAsia"/>
          <w:color w:val="3F7F5F"/>
        </w:rPr>
        <w:t xml:space="preserve"> </w:t>
      </w:r>
      <w:r w:rsidR="00D82AAA" w:rsidRPr="00D82AAA">
        <w:rPr>
          <w:color w:val="3F7F5F"/>
        </w:rPr>
        <w:t>"removeKeyPermission"</w:t>
      </w:r>
      <w:r w:rsidR="00D82AAA">
        <w:rPr>
          <w:rFonts w:hint="eastAsia"/>
          <w:color w:val="3F7F5F"/>
        </w:rPr>
        <w:t xml:space="preserve"> is a custom target name for SecurityPermission</w:t>
      </w:r>
    </w:p>
    <w:p w:rsidR="000F4029" w:rsidRPr="00D30331" w:rsidRDefault="00BA450D" w:rsidP="00BA450D">
      <w:pPr>
        <w:pStyle w:val="aff"/>
        <w:rPr>
          <w:b/>
        </w:rPr>
      </w:pPr>
      <w:r w:rsidRPr="00D30331">
        <w:t xml:space="preserve">        </w:t>
      </w:r>
      <w:r w:rsidR="000F4029" w:rsidRPr="00D30331">
        <w:rPr>
          <w:b/>
        </w:rPr>
        <w:t>check(</w:t>
      </w:r>
      <w:r w:rsidR="000F4029" w:rsidRPr="00D30331">
        <w:rPr>
          <w:b/>
          <w:color w:val="2A00FF"/>
        </w:rPr>
        <w:t>"removeKeyPermission"</w:t>
      </w:r>
      <w:r w:rsidR="000F4029" w:rsidRPr="00D30331">
        <w:rPr>
          <w:b/>
        </w:rPr>
        <w:t>);</w:t>
      </w:r>
    </w:p>
    <w:p w:rsidR="000F4029" w:rsidRPr="00C51048" w:rsidRDefault="000F4029" w:rsidP="000F4029">
      <w:pPr>
        <w:pStyle w:val="aff"/>
      </w:pPr>
      <w:r w:rsidRPr="00D30331">
        <w:t xml:space="preserve">        </w:t>
      </w:r>
      <w:r w:rsidRPr="00D30331">
        <w:rPr>
          <w:color w:val="0000C0"/>
        </w:rPr>
        <w:t>ht</w:t>
      </w:r>
      <w:r w:rsidRPr="00D30331">
        <w:t>.remove(key);</w:t>
      </w:r>
    </w:p>
    <w:p w:rsidR="000F4029" w:rsidRPr="00987404" w:rsidRDefault="000F4029" w:rsidP="000F4029">
      <w:pPr>
        <w:pStyle w:val="aff"/>
      </w:pPr>
      <w:r w:rsidRPr="00D30331">
        <w:t xml:space="preserve">    }</w:t>
      </w:r>
    </w:p>
    <w:p w:rsidR="000F4029" w:rsidRPr="00D30331" w:rsidRDefault="000F4029" w:rsidP="000F4029">
      <w:pPr>
        <w:pStyle w:val="aff"/>
      </w:pPr>
      <w:r w:rsidRPr="00D30331">
        <w:t xml:space="preserve">    </w:t>
      </w:r>
      <w:r w:rsidRPr="00D30331">
        <w:rPr>
          <w:b/>
          <w:color w:val="7F0055"/>
        </w:rPr>
        <w:t>private</w:t>
      </w:r>
      <w:r w:rsidRPr="00D30331">
        <w:t xml:space="preserve"> </w:t>
      </w:r>
      <w:r w:rsidRPr="00D30331">
        <w:rPr>
          <w:b/>
          <w:color w:val="7F0055"/>
        </w:rPr>
        <w:t>void</w:t>
      </w:r>
      <w:r w:rsidRPr="00D30331">
        <w:t xml:space="preserve"> check(String directive)</w:t>
      </w:r>
    </w:p>
    <w:p w:rsidR="000F4029" w:rsidRPr="00D30331" w:rsidRDefault="000F4029" w:rsidP="000F4029">
      <w:pPr>
        <w:pStyle w:val="aff"/>
      </w:pPr>
      <w:r w:rsidRPr="00D30331">
        <w:t xml:space="preserve">    {</w:t>
      </w:r>
    </w:p>
    <w:p w:rsidR="000F4029" w:rsidRPr="00D30331" w:rsidRDefault="000F4029" w:rsidP="000F4029">
      <w:pPr>
        <w:pStyle w:val="aff"/>
      </w:pPr>
      <w:r w:rsidRPr="00D30331">
        <w:t xml:space="preserve">        SecurityManager sm = System.</w:t>
      </w:r>
      <w:r w:rsidRPr="00D30331">
        <w:rPr>
          <w:i/>
          <w:iCs/>
        </w:rPr>
        <w:t>getSecurityManager</w:t>
      </w:r>
      <w:r w:rsidRPr="00D30331">
        <w:t>();</w:t>
      </w:r>
    </w:p>
    <w:p w:rsidR="000F4029" w:rsidRPr="00D30331" w:rsidRDefault="000F4029" w:rsidP="000F4029">
      <w:pPr>
        <w:pStyle w:val="aff"/>
      </w:pPr>
      <w:r w:rsidRPr="00D30331">
        <w:t xml:space="preserve">        </w:t>
      </w:r>
      <w:r w:rsidRPr="00D30331">
        <w:rPr>
          <w:b/>
          <w:color w:val="7F0055"/>
        </w:rPr>
        <w:t>if</w:t>
      </w:r>
      <w:r w:rsidRPr="00D30331">
        <w:t xml:space="preserve"> (sm != </w:t>
      </w:r>
      <w:r w:rsidRPr="00D30331">
        <w:rPr>
          <w:b/>
          <w:color w:val="7F0055"/>
        </w:rPr>
        <w:t>null</w:t>
      </w:r>
      <w:r w:rsidRPr="00D30331">
        <w:t>)</w:t>
      </w:r>
    </w:p>
    <w:p w:rsidR="000F4029" w:rsidRPr="00D30331" w:rsidRDefault="000F4029" w:rsidP="000F4029">
      <w:pPr>
        <w:pStyle w:val="aff"/>
      </w:pPr>
      <w:r w:rsidRPr="00D30331">
        <w:t xml:space="preserve">        {</w:t>
      </w:r>
    </w:p>
    <w:p w:rsidR="000F4029" w:rsidRPr="00D30331" w:rsidRDefault="000F4029" w:rsidP="000F4029">
      <w:pPr>
        <w:pStyle w:val="aff"/>
      </w:pPr>
      <w:r w:rsidRPr="00D30331">
        <w:t xml:space="preserve">            sm.checkSecurityAccess(directive);</w:t>
      </w:r>
    </w:p>
    <w:p w:rsidR="000F4029" w:rsidRPr="00D30331" w:rsidRDefault="000F4029" w:rsidP="000F4029">
      <w:pPr>
        <w:pStyle w:val="aff"/>
      </w:pPr>
      <w:r w:rsidRPr="00D30331">
        <w:t xml:space="preserve">        }</w:t>
      </w:r>
    </w:p>
    <w:p w:rsidR="000F4029" w:rsidRPr="00D30331" w:rsidRDefault="000F4029" w:rsidP="000F4029">
      <w:pPr>
        <w:pStyle w:val="aff"/>
      </w:pPr>
      <w:r w:rsidRPr="00D30331">
        <w:t xml:space="preserve">    }    </w:t>
      </w:r>
    </w:p>
    <w:p w:rsidR="000F4029" w:rsidRPr="006A7999" w:rsidRDefault="000F4029" w:rsidP="000F4029">
      <w:pPr>
        <w:pStyle w:val="aff"/>
      </w:pPr>
      <w:r w:rsidRPr="0047227F">
        <w:t>}</w:t>
      </w:r>
    </w:p>
    <w:p w:rsidR="003C4F3B" w:rsidRDefault="003C4F3B" w:rsidP="007878A0">
      <w:pPr>
        <w:rPr>
          <w:rFonts w:eastAsia="宋体"/>
          <w:szCs w:val="24"/>
          <w:lang w:val="zh-CN"/>
        </w:rPr>
      </w:pPr>
      <w:r w:rsidRPr="004F38FC">
        <w:rPr>
          <w:rFonts w:eastAsia="宋体" w:hint="eastAsia"/>
          <w:szCs w:val="24"/>
          <w:lang w:val="zh-CN"/>
        </w:rPr>
        <w:t>示例使用安全管理器检查来防止</w:t>
      </w:r>
      <w:r w:rsidRPr="004F38FC">
        <w:rPr>
          <w:rFonts w:eastAsia="宋体"/>
          <w:szCs w:val="24"/>
        </w:rPr>
        <w:t>Hashtable</w:t>
      </w:r>
      <w:r w:rsidRPr="004F38FC">
        <w:rPr>
          <w:rFonts w:eastAsia="宋体" w:hint="eastAsia"/>
          <w:szCs w:val="24"/>
          <w:lang w:val="zh-CN"/>
        </w:rPr>
        <w:t>实例中的条目被恶意删除。</w:t>
      </w:r>
      <w:r w:rsidR="007878A0" w:rsidRPr="004F38FC">
        <w:rPr>
          <w:rFonts w:eastAsia="宋体" w:hint="eastAsia"/>
          <w:szCs w:val="24"/>
          <w:lang w:val="zh-CN"/>
        </w:rPr>
        <w:t>如果调用者缺少</w:t>
      </w:r>
      <w:r w:rsidR="007878A0" w:rsidRPr="00E2363F">
        <w:rPr>
          <w:rStyle w:val="Char6"/>
          <w:rFonts w:eastAsia="宋体"/>
        </w:rPr>
        <w:t>java.security.SecurityPermission removeKeyPermission</w:t>
      </w:r>
      <w:r w:rsidR="007878A0" w:rsidRPr="004F38FC">
        <w:rPr>
          <w:rFonts w:eastAsia="宋体" w:hint="eastAsia"/>
          <w:szCs w:val="24"/>
        </w:rPr>
        <w:t>，</w:t>
      </w:r>
      <w:r w:rsidR="007878A0" w:rsidRPr="004F38FC">
        <w:rPr>
          <w:rFonts w:eastAsia="宋体" w:hint="eastAsia"/>
          <w:szCs w:val="24"/>
          <w:lang w:val="zh-CN"/>
        </w:rPr>
        <w:t>一个</w:t>
      </w:r>
      <w:r w:rsidR="007878A0" w:rsidRPr="006A7C54">
        <w:rPr>
          <w:rStyle w:val="Char6"/>
          <w:rFonts w:eastAsia="宋体"/>
        </w:rPr>
        <w:t>SecurityException</w:t>
      </w:r>
      <w:r w:rsidR="00E2363F">
        <w:rPr>
          <w:rFonts w:eastAsia="宋体" w:hint="eastAsia"/>
          <w:szCs w:val="24"/>
        </w:rPr>
        <w:t>异常将</w:t>
      </w:r>
      <w:r w:rsidR="007878A0" w:rsidRPr="004F38FC">
        <w:rPr>
          <w:rFonts w:eastAsia="宋体" w:hint="eastAsia"/>
          <w:szCs w:val="24"/>
          <w:lang w:val="zh-CN"/>
        </w:rPr>
        <w:t>被抛出。</w:t>
      </w:r>
      <w:r w:rsidR="007878A0" w:rsidRPr="004F38FC">
        <w:rPr>
          <w:rFonts w:eastAsia="宋体"/>
          <w:szCs w:val="24"/>
        </w:rPr>
        <w:t xml:space="preserve"> </w:t>
      </w:r>
      <w:r w:rsidR="007878A0" w:rsidRPr="006A7C54">
        <w:rPr>
          <w:rStyle w:val="Char6"/>
          <w:rFonts w:eastAsia="宋体"/>
        </w:rPr>
        <w:t>SecurityManager.checkSecurityAccess()</w:t>
      </w:r>
      <w:r w:rsidR="006A7C54">
        <w:rPr>
          <w:rFonts w:eastAsia="宋体" w:hint="eastAsia"/>
          <w:szCs w:val="24"/>
          <w:lang w:val="zh-CN"/>
        </w:rPr>
        <w:t>方法</w:t>
      </w:r>
      <w:r w:rsidR="007878A0" w:rsidRPr="004F38FC">
        <w:rPr>
          <w:rFonts w:eastAsia="宋体" w:hint="eastAsia"/>
          <w:szCs w:val="24"/>
          <w:lang w:val="zh-CN"/>
        </w:rPr>
        <w:t>检查调用者是否有特定的操作权限。</w:t>
      </w:r>
    </w:p>
    <w:p w:rsidR="00CB38A8" w:rsidRDefault="00CB38A8" w:rsidP="007878A0">
      <w:pPr>
        <w:rPr>
          <w:rFonts w:eastAsia="宋体"/>
          <w:szCs w:val="24"/>
          <w:lang w:val="zh-CN"/>
        </w:rPr>
      </w:pPr>
    </w:p>
    <w:p w:rsidR="00CB38A8" w:rsidRPr="00CB38A8" w:rsidRDefault="00CB38A8" w:rsidP="007878A0">
      <w:pPr>
        <w:rPr>
          <w:rFonts w:eastAsiaTheme="minorEastAsia" w:hint="eastAsia"/>
          <w:szCs w:val="24"/>
        </w:rPr>
      </w:pPr>
      <w:r>
        <w:rPr>
          <w:rFonts w:eastAsia="宋体" w:hint="eastAsia"/>
          <w:szCs w:val="24"/>
          <w:lang w:val="zh-CN"/>
        </w:rPr>
        <w:t>搜索</w:t>
      </w:r>
      <w:r w:rsidRPr="004775DE">
        <w:rPr>
          <w:rFonts w:eastAsia="宋体" w:hint="eastAsia"/>
          <w:szCs w:val="24"/>
        </w:rPr>
        <w:t>：</w:t>
      </w:r>
      <w:r w:rsidRPr="004775DE">
        <w:rPr>
          <w:rFonts w:eastAsia="宋体" w:hint="eastAsia"/>
          <w:szCs w:val="24"/>
        </w:rPr>
        <w:t xml:space="preserve"> </w:t>
      </w:r>
      <w:r w:rsidRPr="00D30331">
        <w:t>Hashtable</w:t>
      </w:r>
      <w:r>
        <w:rPr>
          <w:rFonts w:eastAsiaTheme="minorEastAsia" w:hint="eastAsia"/>
        </w:rPr>
        <w:t>/</w:t>
      </w:r>
      <w:r w:rsidRPr="00CB38A8">
        <w:t xml:space="preserve"> </w:t>
      </w:r>
      <w:r w:rsidRPr="00D30331">
        <w:t>remove</w:t>
      </w:r>
      <w:r w:rsidR="004775DE">
        <w:t>/</w:t>
      </w:r>
      <w:r w:rsidR="004775DE" w:rsidRPr="004775DE">
        <w:t xml:space="preserve"> </w:t>
      </w:r>
      <w:r w:rsidR="004775DE" w:rsidRPr="00D30331">
        <w:t>SecurityManager</w:t>
      </w:r>
    </w:p>
    <w:p w:rsidR="003B6E39" w:rsidRPr="00B67D1F" w:rsidRDefault="00A5256F" w:rsidP="001C122A">
      <w:pPr>
        <w:pStyle w:val="2"/>
      </w:pPr>
      <w:bookmarkStart w:id="94" w:name="_Toc376550031"/>
      <w:bookmarkStart w:id="95" w:name="_Toc435437913"/>
      <w:r>
        <w:rPr>
          <w:rFonts w:eastAsiaTheme="minorEastAsia" w:hint="eastAsia"/>
        </w:rPr>
        <w:t>规则</w:t>
      </w:r>
      <w:r w:rsidR="004473ED">
        <w:rPr>
          <w:rFonts w:hint="eastAsia"/>
        </w:rPr>
        <w:t xml:space="preserve"> 5.</w:t>
      </w:r>
      <w:r w:rsidR="004473ED">
        <w:rPr>
          <w:rFonts w:eastAsia="宋体" w:hint="eastAsia"/>
        </w:rPr>
        <w:t>2</w:t>
      </w:r>
      <w:r w:rsidR="00831E13">
        <w:rPr>
          <w:rFonts w:eastAsia="宋体" w:hint="eastAsia"/>
        </w:rPr>
        <w:t xml:space="preserve"> </w:t>
      </w:r>
      <w:r w:rsidR="009603C4" w:rsidRPr="009603C4">
        <w:rPr>
          <w:rFonts w:ascii="宋体" w:eastAsia="宋体" w:hAnsi="宋体" w:cs="宋体" w:hint="eastAsia"/>
        </w:rPr>
        <w:t>防止特权区域内出现非法的数据</w:t>
      </w:r>
      <w:bookmarkEnd w:id="94"/>
      <w:bookmarkEnd w:id="95"/>
    </w:p>
    <w:p w:rsidR="00B905F4" w:rsidRPr="00CC6F8A" w:rsidRDefault="006D6118" w:rsidP="00CC6F8A">
      <w:pPr>
        <w:rPr>
          <w:rFonts w:eastAsiaTheme="minorEastAsia"/>
        </w:rPr>
      </w:pPr>
      <w:r>
        <w:rPr>
          <w:rFonts w:eastAsiaTheme="minorEastAsia" w:hint="eastAsia"/>
          <w:b/>
        </w:rPr>
        <w:t>说明：</w:t>
      </w:r>
      <w:r w:rsidR="00A32602" w:rsidRPr="00A32602">
        <w:rPr>
          <w:rStyle w:val="Char6"/>
          <w:rFonts w:eastAsia="宋体"/>
        </w:rPr>
        <w:t>java.security.AccessController</w:t>
      </w:r>
      <w:r w:rsidR="00A32602" w:rsidRPr="00A32602">
        <w:rPr>
          <w:rFonts w:eastAsia="宋体" w:hint="eastAsia"/>
        </w:rPr>
        <w:t>类是</w:t>
      </w:r>
      <w:r w:rsidR="00A32602" w:rsidRPr="00A32602">
        <w:rPr>
          <w:rFonts w:eastAsia="宋体"/>
        </w:rPr>
        <w:t>Java</w:t>
      </w:r>
      <w:r w:rsidR="00A32602" w:rsidRPr="00A32602">
        <w:rPr>
          <w:rFonts w:eastAsia="宋体" w:hint="eastAsia"/>
        </w:rPr>
        <w:t>安全机制的一部分</w:t>
      </w:r>
      <w:r w:rsidR="00A32602">
        <w:rPr>
          <w:rFonts w:eastAsia="宋体" w:hint="eastAsia"/>
        </w:rPr>
        <w:t>，</w:t>
      </w:r>
      <w:r w:rsidR="00A32602" w:rsidRPr="004F38FC">
        <w:rPr>
          <w:rFonts w:eastAsia="宋体" w:hint="eastAsia"/>
          <w:szCs w:val="24"/>
          <w:lang w:val="zh-CN"/>
        </w:rPr>
        <w:t>负责实施可应用的安全策略</w:t>
      </w:r>
      <w:r w:rsidR="00A32602">
        <w:rPr>
          <w:rFonts w:eastAsia="宋体" w:hint="eastAsia"/>
          <w:szCs w:val="24"/>
          <w:lang w:val="zh-CN"/>
        </w:rPr>
        <w:t>。</w:t>
      </w:r>
      <w:r w:rsidR="00A861F2">
        <w:rPr>
          <w:rFonts w:eastAsia="宋体" w:hint="eastAsia"/>
          <w:szCs w:val="24"/>
          <w:lang w:val="zh-CN"/>
        </w:rPr>
        <w:t>该类</w:t>
      </w:r>
      <w:r w:rsidR="00A861F2" w:rsidRPr="00A861F2">
        <w:rPr>
          <w:rFonts w:eastAsia="宋体" w:hint="eastAsia"/>
          <w:szCs w:val="24"/>
          <w:lang w:val="zh-CN"/>
        </w:rPr>
        <w:t>静态</w:t>
      </w:r>
      <w:r w:rsidR="00A861F2">
        <w:rPr>
          <w:rFonts w:eastAsia="宋体" w:hint="eastAsia"/>
          <w:szCs w:val="24"/>
          <w:lang w:val="zh-CN"/>
        </w:rPr>
        <w:t>的</w:t>
      </w:r>
      <w:r w:rsidR="00A861F2" w:rsidRPr="00C52DB0">
        <w:rPr>
          <w:rStyle w:val="Char6"/>
        </w:rPr>
        <w:t>doPrivileged()</w:t>
      </w:r>
      <w:r w:rsidR="00A861F2">
        <w:rPr>
          <w:rFonts w:eastAsia="宋体" w:hint="eastAsia"/>
          <w:szCs w:val="24"/>
          <w:lang w:val="zh-CN"/>
        </w:rPr>
        <w:t>方法</w:t>
      </w:r>
      <w:r w:rsidR="003843C9">
        <w:rPr>
          <w:rFonts w:eastAsia="宋体" w:hint="eastAsia"/>
          <w:szCs w:val="24"/>
          <w:lang w:val="zh-CN"/>
        </w:rPr>
        <w:t>以不严格的安全策略</w:t>
      </w:r>
      <w:r w:rsidR="00A861F2" w:rsidRPr="00A861F2">
        <w:rPr>
          <w:rFonts w:eastAsia="宋体" w:hint="eastAsia"/>
          <w:szCs w:val="24"/>
          <w:lang w:val="zh-CN"/>
        </w:rPr>
        <w:t>执行</w:t>
      </w:r>
      <w:r w:rsidR="003843C9">
        <w:rPr>
          <w:rFonts w:eastAsia="宋体" w:hint="eastAsia"/>
          <w:szCs w:val="24"/>
          <w:lang w:val="zh-CN"/>
        </w:rPr>
        <w:t>一个</w:t>
      </w:r>
      <w:r w:rsidR="00A861F2" w:rsidRPr="00A861F2">
        <w:rPr>
          <w:rFonts w:eastAsia="宋体" w:hint="eastAsia"/>
          <w:szCs w:val="24"/>
          <w:lang w:val="zh-CN"/>
        </w:rPr>
        <w:t>代码块。</w:t>
      </w:r>
      <w:r w:rsidR="00105957" w:rsidRPr="00105957">
        <w:rPr>
          <w:rStyle w:val="Char6"/>
          <w:rFonts w:eastAsia="宋体"/>
        </w:rPr>
        <w:t>doPrivileged()</w:t>
      </w:r>
      <w:r w:rsidR="00105957" w:rsidRPr="00CE72D6">
        <w:rPr>
          <w:rFonts w:eastAsia="宋体" w:hint="eastAsia"/>
        </w:rPr>
        <w:t>方法将会阻止权限检查</w:t>
      </w:r>
      <w:r w:rsidR="00CE72D6">
        <w:rPr>
          <w:rFonts w:eastAsia="宋体" w:hint="eastAsia"/>
        </w:rPr>
        <w:t>在方法调用栈</w:t>
      </w:r>
      <w:r w:rsidR="004B1579" w:rsidRPr="00CE72D6">
        <w:rPr>
          <w:rFonts w:eastAsia="宋体" w:hint="eastAsia"/>
        </w:rPr>
        <w:t>上</w:t>
      </w:r>
      <w:r w:rsidR="00105957" w:rsidRPr="00CE72D6">
        <w:rPr>
          <w:rFonts w:eastAsia="宋体" w:hint="eastAsia"/>
        </w:rPr>
        <w:t>进一步往下进行。</w:t>
      </w:r>
      <w:r w:rsidR="00C52DB0">
        <w:rPr>
          <w:rFonts w:eastAsia="宋体" w:hint="eastAsia"/>
        </w:rPr>
        <w:t>因此，任何包含</w:t>
      </w:r>
      <w:r w:rsidR="00C52DB0" w:rsidRPr="00CC6F8A">
        <w:rPr>
          <w:rStyle w:val="Char6"/>
        </w:rPr>
        <w:t>doPrivileged()</w:t>
      </w:r>
      <w:r w:rsidR="00C52DB0" w:rsidRPr="00CC6F8A">
        <w:rPr>
          <w:rFonts w:eastAsiaTheme="minorEastAsia" w:hint="eastAsia"/>
        </w:rPr>
        <w:t>代码块的方法或者类都</w:t>
      </w:r>
      <w:r w:rsidR="005D7B6A" w:rsidRPr="00CC6F8A">
        <w:rPr>
          <w:rFonts w:eastAsiaTheme="minorEastAsia" w:hint="eastAsia"/>
        </w:rPr>
        <w:t>有责任</w:t>
      </w:r>
      <w:r w:rsidR="00C52DB0" w:rsidRPr="00CC6F8A">
        <w:rPr>
          <w:rFonts w:eastAsiaTheme="minorEastAsia" w:hint="eastAsia"/>
        </w:rPr>
        <w:t>确保敏感操作访问的安全性。</w:t>
      </w:r>
    </w:p>
    <w:p w:rsidR="006C50A2" w:rsidRPr="00CC6F8A" w:rsidRDefault="00B905F4" w:rsidP="002D3D51">
      <w:pPr>
        <w:rPr>
          <w:rFonts w:eastAsiaTheme="minorEastAsia"/>
          <w:b/>
        </w:rPr>
      </w:pPr>
      <w:r w:rsidRPr="00CC6F8A">
        <w:rPr>
          <w:rFonts w:eastAsiaTheme="minorEastAsia" w:hint="eastAsia"/>
        </w:rPr>
        <w:t>不要在特权块内操作未经校验的或者非信任的数据。如果违反，攻击者可以通过提供恶意输入来提升自己的权限。</w:t>
      </w:r>
      <w:r w:rsidR="00320FA3" w:rsidRPr="00320FA3">
        <w:rPr>
          <w:rStyle w:val="Char6"/>
          <w:rFonts w:eastAsiaTheme="minorEastAsia" w:hint="eastAsia"/>
        </w:rPr>
        <w:t>在进行特权操作之前，通过硬编码方式进行数据校验，可以减小这种风险。</w:t>
      </w:r>
    </w:p>
    <w:p w:rsidR="00C07B39" w:rsidRPr="007A5B2C" w:rsidRDefault="0059631F" w:rsidP="007A5B2C">
      <w:pPr>
        <w:pStyle w:val="aff0"/>
      </w:pPr>
      <w:r>
        <w:rPr>
          <w:rFonts w:hint="eastAsia"/>
          <w:u w:color="000000"/>
        </w:rPr>
        <w:t>错误示例：</w:t>
      </w:r>
    </w:p>
    <w:p w:rsidR="003F6738" w:rsidRPr="007C4FEC" w:rsidRDefault="003F6738" w:rsidP="00D135BA">
      <w:pPr>
        <w:pStyle w:val="aff"/>
      </w:pPr>
      <w:r w:rsidRPr="007C4FEC">
        <w:rPr>
          <w:b/>
          <w:color w:val="7F0055"/>
        </w:rPr>
        <w:t>private</w:t>
      </w:r>
      <w:r w:rsidRPr="007C4FEC">
        <w:t xml:space="preserve"> </w:t>
      </w:r>
      <w:r w:rsidRPr="007C4FEC">
        <w:rPr>
          <w:b/>
          <w:color w:val="7F0055"/>
        </w:rPr>
        <w:t>void</w:t>
      </w:r>
      <w:r w:rsidRPr="007C4FEC">
        <w:t xml:space="preserve"> privilegedMethod(</w:t>
      </w:r>
      <w:r w:rsidRPr="007C4FEC">
        <w:rPr>
          <w:b/>
          <w:color w:val="7F0055"/>
        </w:rPr>
        <w:t>final</w:t>
      </w:r>
      <w:r w:rsidR="0042251F">
        <w:t xml:space="preserve"> String file</w:t>
      </w:r>
      <w:r w:rsidR="0042251F">
        <w:rPr>
          <w:rFonts w:hint="eastAsia"/>
        </w:rPr>
        <w:t>N</w:t>
      </w:r>
      <w:r w:rsidRPr="007C4FEC">
        <w:t xml:space="preserve">ame) </w:t>
      </w:r>
      <w:r w:rsidRPr="007C4FEC">
        <w:rPr>
          <w:b/>
          <w:color w:val="7F0055"/>
        </w:rPr>
        <w:t>throws</w:t>
      </w:r>
      <w:r w:rsidRPr="007C4FEC">
        <w:t xml:space="preserve"> FileNotFoundException</w:t>
      </w:r>
    </w:p>
    <w:p w:rsidR="003F6738" w:rsidRPr="007C4FEC" w:rsidRDefault="003F6738" w:rsidP="00D135BA">
      <w:pPr>
        <w:pStyle w:val="aff"/>
      </w:pPr>
      <w:r w:rsidRPr="007C4FEC">
        <w:t>{</w:t>
      </w:r>
    </w:p>
    <w:p w:rsidR="003F6738" w:rsidRPr="007C4FEC" w:rsidRDefault="003F6738" w:rsidP="00D135BA">
      <w:pPr>
        <w:pStyle w:val="aff"/>
      </w:pPr>
      <w:r w:rsidRPr="007C4FEC">
        <w:t xml:space="preserve">    </w:t>
      </w:r>
      <w:r w:rsidRPr="007C4FEC">
        <w:rPr>
          <w:b/>
          <w:color w:val="7F0055"/>
        </w:rPr>
        <w:t>try</w:t>
      </w:r>
    </w:p>
    <w:p w:rsidR="003F6738" w:rsidRPr="007C4FEC" w:rsidRDefault="003F6738" w:rsidP="00D135BA">
      <w:pPr>
        <w:pStyle w:val="aff"/>
      </w:pPr>
      <w:r w:rsidRPr="007C4FEC">
        <w:t xml:space="preserve">    {</w:t>
      </w:r>
    </w:p>
    <w:p w:rsidR="003F6738" w:rsidRPr="007C4FEC" w:rsidRDefault="003F6738" w:rsidP="00D135BA">
      <w:pPr>
        <w:pStyle w:val="aff"/>
      </w:pPr>
      <w:r w:rsidRPr="007C4FEC">
        <w:t xml:space="preserve">        FileInputStream fis = (FileInputStream) </w:t>
      </w:r>
      <w:r w:rsidRPr="007C4FEC">
        <w:rPr>
          <w:b/>
        </w:rPr>
        <w:t>AccessController.doPrivileged</w:t>
      </w:r>
      <w:r w:rsidRPr="007C4FEC">
        <w:t>(</w:t>
      </w:r>
    </w:p>
    <w:p w:rsidR="003F6738" w:rsidRPr="007C4FEC" w:rsidRDefault="003F6738" w:rsidP="00D135BA">
      <w:pPr>
        <w:pStyle w:val="aff"/>
      </w:pPr>
      <w:r w:rsidRPr="007C4FEC">
        <w:t xml:space="preserve">                </w:t>
      </w:r>
      <w:r w:rsidRPr="007C4FEC">
        <w:rPr>
          <w:b/>
          <w:color w:val="7F0055"/>
        </w:rPr>
        <w:t>new</w:t>
      </w:r>
      <w:r w:rsidRPr="007C4FEC">
        <w:t xml:space="preserve"> </w:t>
      </w:r>
      <w:r w:rsidRPr="007C4FEC">
        <w:rPr>
          <w:b/>
        </w:rPr>
        <w:t>PrivilegedExceptionAction()</w:t>
      </w:r>
    </w:p>
    <w:p w:rsidR="003F6738" w:rsidRPr="007C4FEC" w:rsidRDefault="003F6738" w:rsidP="00D135BA">
      <w:pPr>
        <w:pStyle w:val="aff"/>
      </w:pPr>
      <w:r w:rsidRPr="007C4FEC">
        <w:t xml:space="preserve">        {</w:t>
      </w:r>
    </w:p>
    <w:p w:rsidR="003F6738" w:rsidRPr="007C4FEC" w:rsidRDefault="003F6738" w:rsidP="00D135BA">
      <w:pPr>
        <w:pStyle w:val="aff"/>
      </w:pPr>
      <w:r w:rsidRPr="007C4FEC">
        <w:t xml:space="preserve">            </w:t>
      </w:r>
      <w:r w:rsidRPr="007C4FEC">
        <w:rPr>
          <w:b/>
          <w:color w:val="7F0055"/>
        </w:rPr>
        <w:t>public</w:t>
      </w:r>
      <w:r w:rsidRPr="007C4FEC">
        <w:t xml:space="preserve"> </w:t>
      </w:r>
      <w:r w:rsidRPr="007C4FEC">
        <w:rPr>
          <w:b/>
        </w:rPr>
        <w:t>FileInputStream run()</w:t>
      </w:r>
      <w:r w:rsidRPr="007C4FEC">
        <w:t xml:space="preserve"> </w:t>
      </w:r>
      <w:r w:rsidRPr="007C4FEC">
        <w:rPr>
          <w:b/>
          <w:color w:val="7F0055"/>
        </w:rPr>
        <w:t>throws</w:t>
      </w:r>
      <w:r w:rsidRPr="007C4FEC">
        <w:t xml:space="preserve"> </w:t>
      </w:r>
      <w:r w:rsidRPr="007C4FEC">
        <w:rPr>
          <w:b/>
        </w:rPr>
        <w:t>FileNotFoundException</w:t>
      </w:r>
    </w:p>
    <w:p w:rsidR="003F6738" w:rsidRPr="007C4FEC" w:rsidRDefault="003F6738" w:rsidP="00D135BA">
      <w:pPr>
        <w:pStyle w:val="aff"/>
      </w:pPr>
      <w:r w:rsidRPr="007C4FEC">
        <w:t xml:space="preserve">            {</w:t>
      </w:r>
    </w:p>
    <w:p w:rsidR="003F6738" w:rsidRPr="007C4FEC" w:rsidRDefault="003F6738" w:rsidP="00D135BA">
      <w:pPr>
        <w:pStyle w:val="aff"/>
      </w:pPr>
      <w:r w:rsidRPr="007C4FEC">
        <w:t xml:space="preserve">                </w:t>
      </w:r>
      <w:r w:rsidRPr="007C4FEC">
        <w:rPr>
          <w:b/>
          <w:color w:val="7F0055"/>
        </w:rPr>
        <w:t>return</w:t>
      </w:r>
      <w:r w:rsidRPr="007C4FEC">
        <w:t xml:space="preserve"> </w:t>
      </w:r>
      <w:r w:rsidRPr="007C4FEC">
        <w:rPr>
          <w:b/>
          <w:color w:val="7F0055"/>
        </w:rPr>
        <w:t>new</w:t>
      </w:r>
      <w:r w:rsidRPr="007C4FEC">
        <w:t xml:space="preserve"> </w:t>
      </w:r>
      <w:r w:rsidR="00BC51A8">
        <w:rPr>
          <w:b/>
        </w:rPr>
        <w:t>FileInputStream(file</w:t>
      </w:r>
      <w:r w:rsidR="00BC51A8">
        <w:rPr>
          <w:rFonts w:hint="eastAsia"/>
          <w:b/>
        </w:rPr>
        <w:t>N</w:t>
      </w:r>
      <w:r w:rsidRPr="007C4FEC">
        <w:rPr>
          <w:b/>
        </w:rPr>
        <w:t>ame);</w:t>
      </w:r>
    </w:p>
    <w:p w:rsidR="003F6738" w:rsidRPr="007C4FEC" w:rsidRDefault="003F6738" w:rsidP="00D135BA">
      <w:pPr>
        <w:pStyle w:val="aff"/>
      </w:pPr>
      <w:r w:rsidRPr="007C4FEC">
        <w:t xml:space="preserve">            }</w:t>
      </w:r>
    </w:p>
    <w:p w:rsidR="003F6738" w:rsidRPr="007C4FEC" w:rsidRDefault="003F6738" w:rsidP="00D135BA">
      <w:pPr>
        <w:pStyle w:val="aff"/>
      </w:pPr>
      <w:r>
        <w:t xml:space="preserve">        }</w:t>
      </w:r>
      <w:r>
        <w:rPr>
          <w:rFonts w:hint="eastAsia"/>
        </w:rPr>
        <w:t>)</w:t>
      </w:r>
      <w:r w:rsidRPr="007C4FEC">
        <w:t>;</w:t>
      </w:r>
    </w:p>
    <w:p w:rsidR="003F6738" w:rsidRPr="007C4FEC" w:rsidRDefault="003F6738" w:rsidP="00D135BA">
      <w:pPr>
        <w:pStyle w:val="aff"/>
      </w:pPr>
      <w:r w:rsidRPr="007C4FEC">
        <w:t xml:space="preserve">        </w:t>
      </w:r>
      <w:r w:rsidRPr="007C4FEC">
        <w:rPr>
          <w:color w:val="3F7F5F"/>
        </w:rPr>
        <w:t>// do something with the file and then close it</w:t>
      </w:r>
    </w:p>
    <w:p w:rsidR="003F6738" w:rsidRPr="007C4FEC" w:rsidRDefault="003F6738" w:rsidP="00D135BA">
      <w:pPr>
        <w:pStyle w:val="aff"/>
      </w:pPr>
      <w:r w:rsidRPr="007C4FEC">
        <w:t xml:space="preserve">    }</w:t>
      </w:r>
    </w:p>
    <w:p w:rsidR="003F6738" w:rsidRPr="007C4FEC" w:rsidRDefault="003F6738" w:rsidP="00D135BA">
      <w:pPr>
        <w:pStyle w:val="aff"/>
      </w:pPr>
      <w:r w:rsidRPr="007C4FEC">
        <w:t xml:space="preserve">    </w:t>
      </w:r>
      <w:r w:rsidRPr="007C4FEC">
        <w:rPr>
          <w:b/>
          <w:color w:val="7F0055"/>
        </w:rPr>
        <w:t>catch</w:t>
      </w:r>
      <w:r w:rsidRPr="007C4FEC">
        <w:t xml:space="preserve"> (PrivilegedActionException e)</w:t>
      </w:r>
    </w:p>
    <w:p w:rsidR="003F6738" w:rsidRPr="007C4FEC" w:rsidRDefault="003F6738" w:rsidP="00D135BA">
      <w:pPr>
        <w:pStyle w:val="aff"/>
      </w:pPr>
      <w:r w:rsidRPr="007C4FEC">
        <w:t xml:space="preserve">    {</w:t>
      </w:r>
    </w:p>
    <w:p w:rsidR="003F6738" w:rsidRPr="007C4FEC" w:rsidRDefault="003F6738" w:rsidP="00D135BA">
      <w:pPr>
        <w:pStyle w:val="aff"/>
      </w:pPr>
      <w:r w:rsidRPr="007C4FEC">
        <w:t xml:space="preserve">       </w:t>
      </w:r>
      <w:r w:rsidRPr="007C4FEC">
        <w:rPr>
          <w:color w:val="3F7F5F"/>
        </w:rPr>
        <w:t>// forward to handler</w:t>
      </w:r>
    </w:p>
    <w:p w:rsidR="003F6738" w:rsidRPr="007C4FEC" w:rsidRDefault="003F6738" w:rsidP="00D135BA">
      <w:pPr>
        <w:pStyle w:val="aff"/>
      </w:pPr>
      <w:r w:rsidRPr="007C4FEC">
        <w:t xml:space="preserve">    }</w:t>
      </w:r>
    </w:p>
    <w:p w:rsidR="003F6738" w:rsidRDefault="003F6738" w:rsidP="00D135BA">
      <w:pPr>
        <w:pStyle w:val="aff"/>
        <w:rPr>
          <w:rFonts w:ascii="Consolas" w:hAnsi="Consolas" w:cs="Consolas"/>
          <w:sz w:val="20"/>
          <w:szCs w:val="20"/>
        </w:rPr>
      </w:pPr>
      <w:r w:rsidRPr="007C4FEC">
        <w:t>}</w:t>
      </w:r>
    </w:p>
    <w:p w:rsidR="00BB312A" w:rsidRPr="00CE2139" w:rsidRDefault="00932B7C" w:rsidP="001444DB">
      <w:pPr>
        <w:rPr>
          <w:rFonts w:eastAsiaTheme="minorEastAsia"/>
        </w:rPr>
      </w:pPr>
      <w:r w:rsidRPr="00932B7C">
        <w:rPr>
          <w:rFonts w:eastAsiaTheme="minorEastAsia" w:hint="eastAsia"/>
        </w:rPr>
        <w:t>该代码示例接受一个非法的路径或文件名作为参数。攻击者可以通过将受保护的文件路径传入，从而得到特权访问这些文件。</w:t>
      </w:r>
    </w:p>
    <w:p w:rsidR="00716704" w:rsidRDefault="00D67038" w:rsidP="008343F0">
      <w:pPr>
        <w:pStyle w:val="aff0"/>
      </w:pPr>
      <w:r>
        <w:rPr>
          <w:rFonts w:hint="eastAsia"/>
        </w:rPr>
        <w:t>正确示例：</w:t>
      </w:r>
    </w:p>
    <w:p w:rsidR="00A969ED" w:rsidRPr="00AA0DD8" w:rsidRDefault="00A969ED" w:rsidP="00184399">
      <w:pPr>
        <w:pStyle w:val="aff"/>
      </w:pPr>
      <w:r w:rsidRPr="00AA0DD8">
        <w:rPr>
          <w:b/>
          <w:color w:val="7F0055"/>
        </w:rPr>
        <w:t>private</w:t>
      </w:r>
      <w:r w:rsidRPr="00AA0DD8">
        <w:t xml:space="preserve"> </w:t>
      </w:r>
      <w:r w:rsidRPr="00AA0DD8">
        <w:rPr>
          <w:b/>
          <w:color w:val="7F0055"/>
        </w:rPr>
        <w:t>void</w:t>
      </w:r>
      <w:r w:rsidRPr="00AA0DD8">
        <w:t xml:space="preserve"> privilegedMethod(</w:t>
      </w:r>
      <w:r w:rsidRPr="00AA0DD8">
        <w:rPr>
          <w:b/>
          <w:color w:val="7F0055"/>
        </w:rPr>
        <w:t>final</w:t>
      </w:r>
      <w:r w:rsidR="008B16EB">
        <w:t xml:space="preserve"> String file</w:t>
      </w:r>
      <w:r w:rsidR="008B16EB">
        <w:rPr>
          <w:rFonts w:hint="eastAsia"/>
        </w:rPr>
        <w:t>N</w:t>
      </w:r>
      <w:r w:rsidRPr="00AA0DD8">
        <w:t xml:space="preserve">ame) </w:t>
      </w:r>
      <w:r w:rsidRPr="00AA0DD8">
        <w:rPr>
          <w:b/>
          <w:color w:val="7F0055"/>
        </w:rPr>
        <w:t>throws</w:t>
      </w:r>
      <w:r w:rsidRPr="00AA0DD8">
        <w:t xml:space="preserve"> FileNotFoundException</w:t>
      </w:r>
      <w:r w:rsidR="006D3CF8">
        <w:rPr>
          <w:rFonts w:hint="eastAsia"/>
        </w:rPr>
        <w:t>, InvalidArgumentException</w:t>
      </w:r>
    </w:p>
    <w:p w:rsidR="00A969ED" w:rsidRPr="00AA0DD8" w:rsidRDefault="00A969ED" w:rsidP="00184399">
      <w:pPr>
        <w:pStyle w:val="aff"/>
      </w:pPr>
      <w:r w:rsidRPr="00AA0DD8">
        <w:t>{</w:t>
      </w:r>
    </w:p>
    <w:p w:rsidR="00A969ED" w:rsidRPr="00AA0DD8" w:rsidRDefault="00A969ED" w:rsidP="00184399">
      <w:pPr>
        <w:pStyle w:val="aff"/>
      </w:pPr>
      <w:r w:rsidRPr="00AA0DD8">
        <w:t xml:space="preserve">    </w:t>
      </w:r>
    </w:p>
    <w:p w:rsidR="00A969ED" w:rsidRPr="00AA0DD8" w:rsidRDefault="00A969ED" w:rsidP="00184399">
      <w:pPr>
        <w:pStyle w:val="aff"/>
      </w:pPr>
      <w:r w:rsidRPr="00AA0DD8">
        <w:rPr>
          <w:rFonts w:hint="eastAsia"/>
        </w:rPr>
        <w:t xml:space="preserve">    </w:t>
      </w:r>
      <w:r w:rsidRPr="009D5425">
        <w:rPr>
          <w:rFonts w:hint="eastAsia"/>
          <w:b/>
          <w:color w:val="7F0055"/>
        </w:rPr>
        <w:t>final</w:t>
      </w:r>
      <w:r w:rsidRPr="00AA0DD8">
        <w:rPr>
          <w:rFonts w:hint="eastAsia"/>
        </w:rPr>
        <w:t xml:space="preserve"> String cleanFileName;</w:t>
      </w:r>
    </w:p>
    <w:p w:rsidR="00A969ED" w:rsidRPr="00282FF4" w:rsidRDefault="003A6F9A" w:rsidP="003A6F9A">
      <w:pPr>
        <w:pStyle w:val="aff"/>
        <w:rPr>
          <w:b/>
        </w:rPr>
      </w:pPr>
      <w:r w:rsidRPr="00AA0DD8">
        <w:rPr>
          <w:rFonts w:hint="eastAsia"/>
        </w:rPr>
        <w:t xml:space="preserve">    </w:t>
      </w:r>
      <w:r w:rsidR="00365271" w:rsidRPr="00282FF4">
        <w:rPr>
          <w:rFonts w:hint="eastAsia"/>
          <w:b/>
        </w:rPr>
        <w:t>cleanFileN</w:t>
      </w:r>
      <w:r w:rsidR="00A969ED" w:rsidRPr="00282FF4">
        <w:rPr>
          <w:rFonts w:hint="eastAsia"/>
          <w:b/>
        </w:rPr>
        <w:t>ame = cleanAFile</w:t>
      </w:r>
      <w:r w:rsidR="00DD3F80" w:rsidRPr="00282FF4">
        <w:rPr>
          <w:rFonts w:hint="eastAsia"/>
          <w:b/>
        </w:rPr>
        <w:t>N</w:t>
      </w:r>
      <w:r w:rsidR="00A969ED" w:rsidRPr="00282FF4">
        <w:rPr>
          <w:rFonts w:hint="eastAsia"/>
          <w:b/>
        </w:rPr>
        <w:t>ameAndPath</w:t>
      </w:r>
      <w:r w:rsidR="008E3BC2" w:rsidRPr="00282FF4">
        <w:rPr>
          <w:rFonts w:hint="eastAsia"/>
          <w:b/>
        </w:rPr>
        <w:t>(fileN</w:t>
      </w:r>
      <w:r w:rsidR="00A969ED" w:rsidRPr="00282FF4">
        <w:rPr>
          <w:rFonts w:hint="eastAsia"/>
          <w:b/>
        </w:rPr>
        <w:t>ame);</w:t>
      </w:r>
    </w:p>
    <w:p w:rsidR="00A969ED" w:rsidRPr="00AA0DD8" w:rsidRDefault="00014E48" w:rsidP="00014E48">
      <w:pPr>
        <w:pStyle w:val="aff"/>
      </w:pPr>
      <w:r w:rsidRPr="00AA0DD8">
        <w:rPr>
          <w:rFonts w:hint="eastAsia"/>
        </w:rPr>
        <w:t xml:space="preserve">    </w:t>
      </w:r>
      <w:r w:rsidR="00A969ED" w:rsidRPr="00AA0DD8">
        <w:rPr>
          <w:b/>
          <w:color w:val="7F0055"/>
        </w:rPr>
        <w:t>try</w:t>
      </w:r>
    </w:p>
    <w:p w:rsidR="00A969ED" w:rsidRPr="00AA0DD8" w:rsidRDefault="00A969ED" w:rsidP="00184399">
      <w:pPr>
        <w:pStyle w:val="aff"/>
      </w:pPr>
      <w:r w:rsidRPr="00AA0DD8">
        <w:t xml:space="preserve">    {</w:t>
      </w:r>
    </w:p>
    <w:p w:rsidR="00A969ED" w:rsidRPr="00AA0DD8" w:rsidRDefault="00A969ED" w:rsidP="00184399">
      <w:pPr>
        <w:pStyle w:val="aff"/>
      </w:pPr>
      <w:r w:rsidRPr="00AA0DD8">
        <w:t xml:space="preserve">        FileInputStream fis = (FileInputStream) </w:t>
      </w:r>
    </w:p>
    <w:p w:rsidR="00A969ED" w:rsidRPr="00AA0DD8" w:rsidRDefault="00A969ED" w:rsidP="00184399">
      <w:pPr>
        <w:pStyle w:val="aff"/>
      </w:pPr>
      <w:r w:rsidRPr="00AA0DD8">
        <w:t xml:space="preserve">        </w:t>
      </w:r>
      <w:r w:rsidRPr="00AA0DD8">
        <w:rPr>
          <w:highlight w:val="lightGray"/>
        </w:rPr>
        <w:t>AccessController</w:t>
      </w:r>
      <w:r w:rsidRPr="00AA0DD8">
        <w:t>.</w:t>
      </w:r>
      <w:r w:rsidRPr="00AA0DD8">
        <w:rPr>
          <w:i/>
          <w:iCs/>
        </w:rPr>
        <w:t>doPrivileged</w:t>
      </w:r>
      <w:r w:rsidRPr="00AA0DD8">
        <w:t>(</w:t>
      </w:r>
      <w:r w:rsidRPr="00AA0DD8">
        <w:rPr>
          <w:b/>
          <w:color w:val="7F0055"/>
        </w:rPr>
        <w:t>new</w:t>
      </w:r>
      <w:r w:rsidRPr="00AA0DD8">
        <w:t xml:space="preserve"> PrivilegedExceptionAction()</w:t>
      </w:r>
    </w:p>
    <w:p w:rsidR="00A969ED" w:rsidRPr="00AA0DD8" w:rsidRDefault="00A969ED" w:rsidP="00184399">
      <w:pPr>
        <w:pStyle w:val="aff"/>
      </w:pPr>
      <w:r w:rsidRPr="00AA0DD8">
        <w:t xml:space="preserve">        {</w:t>
      </w:r>
    </w:p>
    <w:p w:rsidR="00A969ED" w:rsidRPr="00AA0DD8" w:rsidRDefault="00A969ED" w:rsidP="00184399">
      <w:pPr>
        <w:pStyle w:val="aff"/>
      </w:pPr>
      <w:r w:rsidRPr="00AA0DD8">
        <w:t xml:space="preserve">            </w:t>
      </w:r>
      <w:r w:rsidRPr="00AA0DD8">
        <w:rPr>
          <w:b/>
          <w:color w:val="7F0055"/>
        </w:rPr>
        <w:t>public</w:t>
      </w:r>
      <w:r w:rsidRPr="00AA0DD8">
        <w:t xml:space="preserve"> FileInputStream run() </w:t>
      </w:r>
      <w:r w:rsidRPr="00AA0DD8">
        <w:rPr>
          <w:b/>
          <w:color w:val="7F0055"/>
        </w:rPr>
        <w:t>throws</w:t>
      </w:r>
      <w:r w:rsidRPr="00AA0DD8">
        <w:t xml:space="preserve"> FileNotFoundException</w:t>
      </w:r>
    </w:p>
    <w:p w:rsidR="00A969ED" w:rsidRPr="00AA0DD8" w:rsidRDefault="00A969ED" w:rsidP="00184399">
      <w:pPr>
        <w:pStyle w:val="aff"/>
      </w:pPr>
      <w:r w:rsidRPr="00AA0DD8">
        <w:t xml:space="preserve">            {</w:t>
      </w:r>
    </w:p>
    <w:p w:rsidR="00A969ED" w:rsidRPr="00AA0DD8" w:rsidRDefault="00A969ED" w:rsidP="00184399">
      <w:pPr>
        <w:pStyle w:val="aff"/>
      </w:pPr>
      <w:r w:rsidRPr="00AA0DD8">
        <w:t xml:space="preserve">                </w:t>
      </w:r>
      <w:r w:rsidRPr="00AA0DD8">
        <w:rPr>
          <w:b/>
          <w:color w:val="7F0055"/>
        </w:rPr>
        <w:t>return</w:t>
      </w:r>
      <w:r w:rsidRPr="00AA0DD8">
        <w:t xml:space="preserve"> </w:t>
      </w:r>
      <w:r w:rsidRPr="00AA0DD8">
        <w:rPr>
          <w:b/>
          <w:color w:val="7F0055"/>
        </w:rPr>
        <w:t>new</w:t>
      </w:r>
      <w:r w:rsidRPr="00AA0DD8">
        <w:t xml:space="preserve"> FileInputStream(</w:t>
      </w:r>
      <w:r w:rsidRPr="00864742">
        <w:rPr>
          <w:rFonts w:hint="eastAsia"/>
          <w:b/>
        </w:rPr>
        <w:t>c</w:t>
      </w:r>
      <w:r w:rsidR="00FA5A2F">
        <w:rPr>
          <w:rFonts w:hint="eastAsia"/>
          <w:b/>
        </w:rPr>
        <w:t>leanFileN</w:t>
      </w:r>
      <w:r w:rsidRPr="00864742">
        <w:rPr>
          <w:rFonts w:hint="eastAsia"/>
          <w:b/>
        </w:rPr>
        <w:t>ame</w:t>
      </w:r>
      <w:r w:rsidRPr="00AA0DD8">
        <w:t>);</w:t>
      </w:r>
    </w:p>
    <w:p w:rsidR="00A969ED" w:rsidRPr="00AA0DD8" w:rsidRDefault="00A969ED" w:rsidP="00184399">
      <w:pPr>
        <w:pStyle w:val="aff"/>
      </w:pPr>
      <w:r w:rsidRPr="00AA0DD8">
        <w:t xml:space="preserve">            }</w:t>
      </w:r>
    </w:p>
    <w:p w:rsidR="00A969ED" w:rsidRPr="00AA0DD8" w:rsidRDefault="00A969ED" w:rsidP="00184399">
      <w:pPr>
        <w:pStyle w:val="aff"/>
      </w:pPr>
      <w:r w:rsidRPr="00AA0DD8">
        <w:t xml:space="preserve">        }</w:t>
      </w:r>
      <w:r w:rsidRPr="00AA0DD8">
        <w:rPr>
          <w:rFonts w:hint="eastAsia"/>
        </w:rPr>
        <w:t>)</w:t>
      </w:r>
      <w:r w:rsidRPr="00AA0DD8">
        <w:t>;</w:t>
      </w:r>
    </w:p>
    <w:p w:rsidR="00A969ED" w:rsidRPr="00AA0DD8" w:rsidRDefault="00A969ED" w:rsidP="00184399">
      <w:pPr>
        <w:pStyle w:val="aff"/>
      </w:pPr>
      <w:r w:rsidRPr="00AA0DD8">
        <w:t xml:space="preserve">        </w:t>
      </w:r>
      <w:r w:rsidRPr="00AE08DE">
        <w:rPr>
          <w:color w:val="3F7F5F"/>
        </w:rPr>
        <w:t>// do something with the file and then close it</w:t>
      </w:r>
    </w:p>
    <w:p w:rsidR="00A969ED" w:rsidRPr="00AA0DD8" w:rsidRDefault="00A969ED" w:rsidP="00184399">
      <w:pPr>
        <w:pStyle w:val="aff"/>
      </w:pPr>
      <w:r w:rsidRPr="00AA0DD8">
        <w:t xml:space="preserve">    }</w:t>
      </w:r>
    </w:p>
    <w:p w:rsidR="00A969ED" w:rsidRPr="00AA0DD8" w:rsidRDefault="00A969ED" w:rsidP="00184399">
      <w:pPr>
        <w:pStyle w:val="aff"/>
      </w:pPr>
      <w:r w:rsidRPr="00AA0DD8">
        <w:t xml:space="preserve">    </w:t>
      </w:r>
      <w:r w:rsidRPr="00AA0DD8">
        <w:rPr>
          <w:b/>
          <w:color w:val="7F0055"/>
        </w:rPr>
        <w:t>catch</w:t>
      </w:r>
      <w:r w:rsidRPr="00AA0DD8">
        <w:t xml:space="preserve"> (PrivilegedActionException e)</w:t>
      </w:r>
    </w:p>
    <w:p w:rsidR="00A969ED" w:rsidRPr="00AA0DD8" w:rsidRDefault="00A969ED" w:rsidP="00184399">
      <w:pPr>
        <w:pStyle w:val="aff"/>
      </w:pPr>
      <w:r w:rsidRPr="00AA0DD8">
        <w:lastRenderedPageBreak/>
        <w:t xml:space="preserve">    {</w:t>
      </w:r>
    </w:p>
    <w:p w:rsidR="00A969ED" w:rsidRPr="00AA0DD8" w:rsidRDefault="00A969ED" w:rsidP="00184399">
      <w:pPr>
        <w:pStyle w:val="aff"/>
      </w:pPr>
      <w:r w:rsidRPr="00AA0DD8">
        <w:t xml:space="preserve">        </w:t>
      </w:r>
      <w:r w:rsidRPr="004D1794">
        <w:rPr>
          <w:color w:val="3F7F5F"/>
        </w:rPr>
        <w:t>// forward to handler and log</w:t>
      </w:r>
    </w:p>
    <w:p w:rsidR="00A969ED" w:rsidRPr="00AA0DD8" w:rsidRDefault="00A969ED" w:rsidP="00184399">
      <w:pPr>
        <w:pStyle w:val="aff"/>
      </w:pPr>
      <w:r w:rsidRPr="00AA0DD8">
        <w:t xml:space="preserve">    }</w:t>
      </w:r>
    </w:p>
    <w:p w:rsidR="0085690A" w:rsidRDefault="00A969ED" w:rsidP="00184399">
      <w:pPr>
        <w:pStyle w:val="aff"/>
      </w:pPr>
      <w:r w:rsidRPr="00AA0DD8">
        <w:t>}</w:t>
      </w:r>
    </w:p>
    <w:p w:rsidR="00D70EF3" w:rsidRPr="00B67D1F" w:rsidRDefault="001444DB" w:rsidP="009D06E6">
      <w:pPr>
        <w:pStyle w:val="aff0"/>
      </w:pPr>
      <w:r>
        <w:rPr>
          <w:rFonts w:hint="eastAsia"/>
        </w:rPr>
        <w:t>正确示例（</w:t>
      </w:r>
      <w:r w:rsidR="002454C0">
        <w:rPr>
          <w:rFonts w:hint="eastAsia"/>
        </w:rPr>
        <w:t>内置文件名与路径</w:t>
      </w:r>
      <w:r>
        <w:rPr>
          <w:rFonts w:hint="eastAsia"/>
        </w:rPr>
        <w:t>）：</w:t>
      </w:r>
    </w:p>
    <w:p w:rsidR="00834446" w:rsidRPr="001B07E3" w:rsidRDefault="00834446" w:rsidP="00E24554">
      <w:pPr>
        <w:pStyle w:val="aff"/>
      </w:pPr>
      <w:r w:rsidRPr="002A1691">
        <w:rPr>
          <w:color w:val="7F0055"/>
        </w:rPr>
        <w:t>static</w:t>
      </w:r>
      <w:r w:rsidRPr="002A1691">
        <w:t xml:space="preserve"> </w:t>
      </w:r>
      <w:r w:rsidRPr="002A1691">
        <w:rPr>
          <w:color w:val="7F0055"/>
        </w:rPr>
        <w:t>final</w:t>
      </w:r>
      <w:r w:rsidRPr="002A1691">
        <w:t xml:space="preserve"> String </w:t>
      </w:r>
      <w:r w:rsidRPr="002A1691">
        <w:rPr>
          <w:i/>
          <w:iCs/>
          <w:color w:val="0000C0"/>
        </w:rPr>
        <w:t>FILEPATH</w:t>
      </w:r>
      <w:r w:rsidRPr="002A1691">
        <w:t xml:space="preserve"> = </w:t>
      </w:r>
      <w:r w:rsidRPr="002A1691">
        <w:rPr>
          <w:color w:val="2A00FF"/>
        </w:rPr>
        <w:t>"/path/to/protected/file/fn.ext"</w:t>
      </w:r>
      <w:r w:rsidRPr="002A1691">
        <w:t>;</w:t>
      </w:r>
    </w:p>
    <w:p w:rsidR="00834446" w:rsidRPr="002A1691" w:rsidRDefault="00834446" w:rsidP="00E24554">
      <w:pPr>
        <w:pStyle w:val="aff"/>
      </w:pPr>
      <w:r w:rsidRPr="002A1691">
        <w:rPr>
          <w:color w:val="7F0055"/>
        </w:rPr>
        <w:t>private</w:t>
      </w:r>
      <w:r w:rsidRPr="002A1691">
        <w:t xml:space="preserve"> </w:t>
      </w:r>
      <w:r w:rsidRPr="002A1691">
        <w:rPr>
          <w:color w:val="7F0055"/>
        </w:rPr>
        <w:t>void</w:t>
      </w:r>
      <w:r w:rsidRPr="002A1691">
        <w:t xml:space="preserve"> privilegedMethod() </w:t>
      </w:r>
      <w:r w:rsidRPr="002A1691">
        <w:rPr>
          <w:color w:val="7F0055"/>
        </w:rPr>
        <w:t>throws</w:t>
      </w:r>
      <w:r w:rsidRPr="002A1691">
        <w:t xml:space="preserve"> FileNotFoundException</w:t>
      </w:r>
    </w:p>
    <w:p w:rsidR="00834446" w:rsidRPr="002A1691" w:rsidRDefault="00834446" w:rsidP="00E24554">
      <w:pPr>
        <w:pStyle w:val="aff"/>
      </w:pPr>
      <w:r w:rsidRPr="002A1691">
        <w:t>{</w:t>
      </w:r>
    </w:p>
    <w:p w:rsidR="00834446" w:rsidRPr="002A1691" w:rsidRDefault="00834446" w:rsidP="00E24554">
      <w:pPr>
        <w:pStyle w:val="aff"/>
      </w:pPr>
      <w:r w:rsidRPr="002A1691">
        <w:t xml:space="preserve">    </w:t>
      </w:r>
      <w:r w:rsidRPr="002A1691">
        <w:rPr>
          <w:color w:val="7F0055"/>
        </w:rPr>
        <w:t>try</w:t>
      </w:r>
    </w:p>
    <w:p w:rsidR="00834446" w:rsidRPr="002A1691" w:rsidRDefault="00834446" w:rsidP="00E24554">
      <w:pPr>
        <w:pStyle w:val="aff"/>
      </w:pPr>
      <w:r w:rsidRPr="002A1691">
        <w:t xml:space="preserve">    {</w:t>
      </w:r>
    </w:p>
    <w:p w:rsidR="00834446" w:rsidRPr="002A1691" w:rsidRDefault="00834446" w:rsidP="00E24554">
      <w:pPr>
        <w:pStyle w:val="aff"/>
      </w:pPr>
      <w:r w:rsidRPr="002A1691">
        <w:t xml:space="preserve">        FileInputStream fis = (FileInputStream) </w:t>
      </w:r>
    </w:p>
    <w:p w:rsidR="00834446" w:rsidRPr="002A1691" w:rsidRDefault="00834446" w:rsidP="00E24554">
      <w:pPr>
        <w:pStyle w:val="aff"/>
      </w:pPr>
      <w:r>
        <w:t xml:space="preserve">        </w:t>
      </w:r>
      <w:r w:rsidR="00DB08EE">
        <w:rPr>
          <w:rFonts w:hint="eastAsia"/>
        </w:rPr>
        <w:t>AccessController</w:t>
      </w:r>
      <w:r w:rsidRPr="002A1691">
        <w:t>.</w:t>
      </w:r>
      <w:r w:rsidRPr="002A1691">
        <w:rPr>
          <w:i/>
          <w:iCs/>
        </w:rPr>
        <w:t>doPrivileged</w:t>
      </w:r>
      <w:r w:rsidRPr="002A1691">
        <w:t>(</w:t>
      </w:r>
      <w:r w:rsidRPr="002A1691">
        <w:rPr>
          <w:color w:val="7F0055"/>
        </w:rPr>
        <w:t>new</w:t>
      </w:r>
      <w:r w:rsidRPr="002A1691">
        <w:t xml:space="preserve"> PrivilegedExceptionAction()</w:t>
      </w:r>
    </w:p>
    <w:p w:rsidR="00834446" w:rsidRPr="002A1691" w:rsidRDefault="00834446" w:rsidP="00E24554">
      <w:pPr>
        <w:pStyle w:val="aff"/>
      </w:pPr>
      <w:r>
        <w:t xml:space="preserve">        </w:t>
      </w:r>
      <w:r w:rsidRPr="002A1691">
        <w:t>{</w:t>
      </w:r>
    </w:p>
    <w:p w:rsidR="00834446" w:rsidRPr="002A1691" w:rsidRDefault="00834446" w:rsidP="00E24554">
      <w:pPr>
        <w:pStyle w:val="aff"/>
      </w:pPr>
      <w:r w:rsidRPr="002A1691">
        <w:t xml:space="preserve">            </w:t>
      </w:r>
      <w:r w:rsidRPr="002A1691">
        <w:rPr>
          <w:color w:val="7F0055"/>
        </w:rPr>
        <w:t>public</w:t>
      </w:r>
      <w:r w:rsidRPr="002A1691">
        <w:t xml:space="preserve"> FileInputStream run() </w:t>
      </w:r>
      <w:r w:rsidRPr="002A1691">
        <w:rPr>
          <w:color w:val="7F0055"/>
        </w:rPr>
        <w:t>throws</w:t>
      </w:r>
      <w:r w:rsidRPr="002A1691">
        <w:t xml:space="preserve"> FileNotFoundException</w:t>
      </w:r>
    </w:p>
    <w:p w:rsidR="00834446" w:rsidRPr="002A1691" w:rsidRDefault="00834446" w:rsidP="00E24554">
      <w:pPr>
        <w:pStyle w:val="aff"/>
      </w:pPr>
      <w:r>
        <w:t xml:space="preserve">            </w:t>
      </w:r>
      <w:r w:rsidRPr="002A1691">
        <w:t>{</w:t>
      </w:r>
    </w:p>
    <w:p w:rsidR="00834446" w:rsidRPr="002A1691" w:rsidRDefault="00834446" w:rsidP="00E24554">
      <w:pPr>
        <w:pStyle w:val="aff"/>
      </w:pPr>
      <w:r>
        <w:t xml:space="preserve">           </w:t>
      </w:r>
      <w:r w:rsidRPr="002A1691">
        <w:t xml:space="preserve">     </w:t>
      </w:r>
      <w:r w:rsidRPr="002A1691">
        <w:rPr>
          <w:color w:val="7F0055"/>
        </w:rPr>
        <w:t>return</w:t>
      </w:r>
      <w:r w:rsidRPr="002A1691">
        <w:t xml:space="preserve"> </w:t>
      </w:r>
      <w:r w:rsidRPr="002A1691">
        <w:rPr>
          <w:color w:val="7F0055"/>
        </w:rPr>
        <w:t>new</w:t>
      </w:r>
      <w:r w:rsidRPr="002A1691">
        <w:t xml:space="preserve"> FileInputStream(</w:t>
      </w:r>
      <w:r w:rsidRPr="002A1691">
        <w:rPr>
          <w:i/>
          <w:iCs/>
          <w:color w:val="0000C0"/>
        </w:rPr>
        <w:t>FILEPATH</w:t>
      </w:r>
      <w:r w:rsidRPr="002A1691">
        <w:t>);</w:t>
      </w:r>
    </w:p>
    <w:p w:rsidR="00834446" w:rsidRPr="002A1691" w:rsidRDefault="00834446" w:rsidP="00E24554">
      <w:pPr>
        <w:pStyle w:val="aff"/>
      </w:pPr>
      <w:r>
        <w:t xml:space="preserve">            </w:t>
      </w:r>
      <w:r w:rsidRPr="002A1691">
        <w:t>}</w:t>
      </w:r>
    </w:p>
    <w:p w:rsidR="00834446" w:rsidRPr="002A1691" w:rsidRDefault="00834446" w:rsidP="00E24554">
      <w:pPr>
        <w:pStyle w:val="aff"/>
      </w:pPr>
      <w:r>
        <w:t xml:space="preserve">        }</w:t>
      </w:r>
      <w:r>
        <w:rPr>
          <w:rFonts w:hint="eastAsia"/>
        </w:rPr>
        <w:t>)</w:t>
      </w:r>
      <w:r w:rsidRPr="002A1691">
        <w:t>;</w:t>
      </w:r>
    </w:p>
    <w:p w:rsidR="00834446" w:rsidRPr="002A1691" w:rsidRDefault="00834446" w:rsidP="00E24554">
      <w:pPr>
        <w:pStyle w:val="aff"/>
      </w:pPr>
      <w:r w:rsidRPr="002A1691">
        <w:t xml:space="preserve">        </w:t>
      </w:r>
      <w:r w:rsidRPr="002A1691">
        <w:rPr>
          <w:color w:val="3F7F5F"/>
        </w:rPr>
        <w:t>// do something with the file and then close it</w:t>
      </w:r>
    </w:p>
    <w:p w:rsidR="00834446" w:rsidRPr="002A1691" w:rsidRDefault="00834446" w:rsidP="00E24554">
      <w:pPr>
        <w:pStyle w:val="aff"/>
      </w:pPr>
      <w:r>
        <w:t xml:space="preserve">    </w:t>
      </w:r>
      <w:r w:rsidRPr="002A1691">
        <w:t>}</w:t>
      </w:r>
    </w:p>
    <w:p w:rsidR="00834446" w:rsidRPr="002A1691" w:rsidRDefault="00834446" w:rsidP="00E24554">
      <w:pPr>
        <w:pStyle w:val="aff"/>
      </w:pPr>
      <w:r w:rsidRPr="002A1691">
        <w:t xml:space="preserve">    </w:t>
      </w:r>
      <w:r w:rsidRPr="002A1691">
        <w:rPr>
          <w:color w:val="7F0055"/>
        </w:rPr>
        <w:t>catch</w:t>
      </w:r>
      <w:r w:rsidRPr="002A1691">
        <w:t xml:space="preserve"> (PrivilegedActionException e)</w:t>
      </w:r>
    </w:p>
    <w:p w:rsidR="00834446" w:rsidRPr="002A1691" w:rsidRDefault="00834446" w:rsidP="00E24554">
      <w:pPr>
        <w:pStyle w:val="aff"/>
      </w:pPr>
      <w:r>
        <w:t xml:space="preserve">    </w:t>
      </w:r>
      <w:r w:rsidRPr="002A1691">
        <w:t>{</w:t>
      </w:r>
    </w:p>
    <w:p w:rsidR="00834446" w:rsidRPr="002A1691" w:rsidRDefault="00834446" w:rsidP="00E24554">
      <w:pPr>
        <w:pStyle w:val="aff"/>
      </w:pPr>
      <w:r>
        <w:t xml:space="preserve">    </w:t>
      </w:r>
      <w:r w:rsidRPr="002A1691">
        <w:t xml:space="preserve">    </w:t>
      </w:r>
      <w:r w:rsidRPr="002A1691">
        <w:rPr>
          <w:color w:val="3F7F5F"/>
        </w:rPr>
        <w:t>// forward to handler and log</w:t>
      </w:r>
    </w:p>
    <w:p w:rsidR="00834446" w:rsidRPr="002A1691" w:rsidRDefault="00834446" w:rsidP="00E24554">
      <w:pPr>
        <w:pStyle w:val="aff"/>
      </w:pPr>
      <w:r>
        <w:t xml:space="preserve">    </w:t>
      </w:r>
      <w:r w:rsidRPr="002A1691">
        <w:t>}</w:t>
      </w:r>
    </w:p>
    <w:p w:rsidR="00834446" w:rsidRPr="0047227F" w:rsidRDefault="00834446" w:rsidP="00E24554">
      <w:pPr>
        <w:pStyle w:val="aff"/>
      </w:pPr>
      <w:r w:rsidRPr="0047227F">
        <w:t>}</w:t>
      </w:r>
    </w:p>
    <w:p w:rsidR="00491949" w:rsidRDefault="002032CB" w:rsidP="002D3D51">
      <w:pPr>
        <w:rPr>
          <w:rFonts w:eastAsia="宋体"/>
        </w:rPr>
      </w:pPr>
      <w:r w:rsidRPr="004F38FC">
        <w:rPr>
          <w:rFonts w:eastAsia="宋体" w:hint="eastAsia"/>
          <w:lang w:val="zh-CN"/>
        </w:rPr>
        <w:t>允许一个非特权用户访问受保护文件或其他资源本身就是不安全的设计。</w:t>
      </w:r>
      <w:r w:rsidR="00AC3FA6" w:rsidRPr="004F38FC">
        <w:rPr>
          <w:rFonts w:eastAsia="宋体" w:hint="eastAsia"/>
          <w:lang w:val="zh-CN"/>
        </w:rPr>
        <w:t>可以考</w:t>
      </w:r>
      <w:r w:rsidR="00AC3FA6">
        <w:rPr>
          <w:rFonts w:eastAsia="宋体" w:hint="eastAsia"/>
          <w:lang w:val="zh-CN"/>
        </w:rPr>
        <w:t>虑硬编码资源名称，或者是只允许用户在一个特定的选项列表中进行选择，这些选项会间接映射到对应的资源名称</w:t>
      </w:r>
      <w:r w:rsidR="00AC3FA6" w:rsidRPr="004F38FC">
        <w:rPr>
          <w:rFonts w:eastAsia="宋体" w:hint="eastAsia"/>
          <w:lang w:val="zh-CN"/>
        </w:rPr>
        <w:t>。</w:t>
      </w:r>
      <w:r w:rsidR="00F163D7">
        <w:rPr>
          <w:rFonts w:eastAsia="宋体" w:hint="eastAsia"/>
          <w:lang w:val="zh-CN"/>
        </w:rPr>
        <w:t>正确示例同时显式硬编码文件名与限制包含特权块方法中使用的变量。</w:t>
      </w:r>
      <w:r w:rsidR="00820EDA" w:rsidRPr="00820EDA">
        <w:rPr>
          <w:rFonts w:eastAsia="宋体" w:hint="eastAsia"/>
        </w:rPr>
        <w:t>这就确保了恶意文件无法通过利用特权</w:t>
      </w:r>
      <w:r w:rsidR="0070776D">
        <w:rPr>
          <w:rFonts w:eastAsia="宋体" w:hint="eastAsia"/>
        </w:rPr>
        <w:t>方法</w:t>
      </w:r>
      <w:r w:rsidR="00820EDA" w:rsidRPr="00820EDA">
        <w:rPr>
          <w:rFonts w:eastAsia="宋体" w:hint="eastAsia"/>
        </w:rPr>
        <w:t>被加载。</w:t>
      </w:r>
    </w:p>
    <w:p w:rsidR="00A70242" w:rsidRDefault="00A70242" w:rsidP="002D3D51">
      <w:pPr>
        <w:rPr>
          <w:rFonts w:eastAsia="宋体" w:hint="eastAsia"/>
        </w:rPr>
      </w:pPr>
    </w:p>
    <w:p w:rsidR="00A70242" w:rsidRPr="001E176B" w:rsidRDefault="00A70242" w:rsidP="002D3D51">
      <w:pPr>
        <w:rPr>
          <w:rFonts w:eastAsia="宋体" w:hint="eastAsia"/>
          <w:lang w:val="zh-CN"/>
        </w:rPr>
      </w:pPr>
      <w:r>
        <w:rPr>
          <w:rFonts w:eastAsia="宋体" w:hint="eastAsia"/>
        </w:rPr>
        <w:t>搜索：</w:t>
      </w:r>
      <w:r>
        <w:rPr>
          <w:rFonts w:eastAsia="宋体" w:hint="eastAsia"/>
        </w:rPr>
        <w:t xml:space="preserve"> </w:t>
      </w:r>
      <w:r w:rsidRPr="007C4FEC">
        <w:rPr>
          <w:b/>
        </w:rPr>
        <w:t>AccessController</w:t>
      </w:r>
    </w:p>
    <w:p w:rsidR="00814D7C" w:rsidRDefault="00B42238" w:rsidP="001C122A">
      <w:pPr>
        <w:pStyle w:val="2"/>
      </w:pPr>
      <w:bookmarkStart w:id="96" w:name="_Toc376550032"/>
      <w:bookmarkStart w:id="97" w:name="_Toc435437914"/>
      <w:r>
        <w:rPr>
          <w:rFonts w:eastAsiaTheme="minorEastAsia" w:hint="eastAsia"/>
        </w:rPr>
        <w:t>规则</w:t>
      </w:r>
      <w:r w:rsidR="004D35FF">
        <w:rPr>
          <w:rFonts w:hint="eastAsia"/>
        </w:rPr>
        <w:t xml:space="preserve"> 5.</w:t>
      </w:r>
      <w:r w:rsidR="004D35FF">
        <w:rPr>
          <w:rFonts w:eastAsia="宋体" w:hint="eastAsia"/>
        </w:rPr>
        <w:t>3</w:t>
      </w:r>
      <w:r w:rsidR="00831E13">
        <w:rPr>
          <w:rFonts w:eastAsia="宋体" w:hint="eastAsia"/>
        </w:rPr>
        <w:t xml:space="preserve"> </w:t>
      </w:r>
      <w:r w:rsidR="008704B2" w:rsidRPr="008704B2">
        <w:rPr>
          <w:rFonts w:ascii="宋体" w:eastAsia="宋体" w:hAnsi="宋体" w:cs="宋体" w:hint="eastAsia"/>
        </w:rPr>
        <w:t>禁止基于不信任的数据源做安全检查</w:t>
      </w:r>
      <w:bookmarkEnd w:id="96"/>
      <w:bookmarkEnd w:id="97"/>
    </w:p>
    <w:p w:rsidR="005416F4" w:rsidRPr="009D786C" w:rsidRDefault="00CD613F" w:rsidP="002D3D51">
      <w:pPr>
        <w:rPr>
          <w:rFonts w:eastAsiaTheme="minorEastAsia"/>
          <w:b/>
        </w:rPr>
      </w:pPr>
      <w:r>
        <w:rPr>
          <w:rFonts w:eastAsiaTheme="minorEastAsia" w:hint="eastAsia"/>
          <w:b/>
        </w:rPr>
        <w:t>说明：</w:t>
      </w:r>
      <w:r w:rsidR="00D02397" w:rsidRPr="009D786C">
        <w:rPr>
          <w:rFonts w:eastAsia="宋体" w:hint="eastAsia"/>
        </w:rPr>
        <w:t>不受信任数据源的安全检查可以被攻击者所绕过。</w:t>
      </w:r>
      <w:r w:rsidR="0062629B" w:rsidRPr="009D786C">
        <w:rPr>
          <w:rFonts w:eastAsia="宋体" w:hint="eastAsia"/>
        </w:rPr>
        <w:t>在使用非受信数据源时，必须确保被检查的输入和</w:t>
      </w:r>
      <w:r w:rsidR="00C14A97" w:rsidRPr="009D786C">
        <w:rPr>
          <w:rFonts w:eastAsia="宋体" w:hint="eastAsia"/>
        </w:rPr>
        <w:t>实际</w:t>
      </w:r>
      <w:r w:rsidR="0062629B" w:rsidRPr="009D786C">
        <w:rPr>
          <w:rFonts w:eastAsia="宋体" w:hint="eastAsia"/>
        </w:rPr>
        <w:t>被处理的输入相同。</w:t>
      </w:r>
      <w:r w:rsidR="00A976E5" w:rsidRPr="009D786C">
        <w:rPr>
          <w:rFonts w:eastAsia="宋体" w:hint="eastAsia"/>
        </w:rPr>
        <w:t>如果输入在检查和使用之间发生了变化，便会发生“</w:t>
      </w:r>
      <w:r w:rsidR="00A976E5" w:rsidRPr="009D786C">
        <w:rPr>
          <w:rFonts w:eastAsia="宋体"/>
        </w:rPr>
        <w:t>time-of-check, time-of-use</w:t>
      </w:r>
      <w:r w:rsidR="00C731A0" w:rsidRPr="009D786C">
        <w:rPr>
          <w:rFonts w:eastAsia="宋体" w:hint="eastAsia"/>
        </w:rPr>
        <w:t>”（</w:t>
      </w:r>
      <w:r w:rsidR="00A976E5" w:rsidRPr="009D786C">
        <w:rPr>
          <w:rFonts w:eastAsia="宋体"/>
        </w:rPr>
        <w:t>TOCTOU</w:t>
      </w:r>
      <w:r w:rsidR="00C731A0" w:rsidRPr="009D786C">
        <w:rPr>
          <w:rFonts w:eastAsia="宋体" w:hint="eastAsia"/>
        </w:rPr>
        <w:t>）</w:t>
      </w:r>
      <w:r w:rsidR="00A976E5" w:rsidRPr="009D786C">
        <w:rPr>
          <w:rFonts w:eastAsia="宋体" w:hint="eastAsia"/>
        </w:rPr>
        <w:t>漏洞。</w:t>
      </w:r>
      <w:r w:rsidR="00BF6279" w:rsidRPr="009D786C">
        <w:rPr>
          <w:rFonts w:eastAsia="宋体" w:hint="eastAsia"/>
        </w:rPr>
        <w:t>正确的</w:t>
      </w:r>
      <w:r w:rsidR="00714533">
        <w:rPr>
          <w:rFonts w:eastAsia="宋体" w:hint="eastAsia"/>
        </w:rPr>
        <w:t>做法</w:t>
      </w:r>
      <w:r w:rsidR="00BF6279" w:rsidRPr="009D786C">
        <w:rPr>
          <w:rFonts w:eastAsia="宋体" w:hint="eastAsia"/>
        </w:rPr>
        <w:t>是保持数据不可变。</w:t>
      </w:r>
      <w:r w:rsidR="00E5752A" w:rsidRPr="009D786C">
        <w:rPr>
          <w:rFonts w:eastAsia="宋体" w:hint="eastAsia"/>
        </w:rPr>
        <w:t>在做安全检查之前，可以先对不受信任的对象或者参数做防御性拷贝，然后</w:t>
      </w:r>
      <w:r w:rsidR="00714533">
        <w:rPr>
          <w:rFonts w:eastAsia="宋体" w:hint="eastAsia"/>
        </w:rPr>
        <w:t>对这份拷贝做安全检查。这样的拷贝必须</w:t>
      </w:r>
      <w:r w:rsidR="00E5752A" w:rsidRPr="009D786C">
        <w:rPr>
          <w:rFonts w:eastAsia="宋体" w:hint="eastAsia"/>
        </w:rPr>
        <w:t>是深拷贝。</w:t>
      </w:r>
      <w:r w:rsidR="00714533">
        <w:rPr>
          <w:rFonts w:eastAsia="宋体" w:hint="eastAsia"/>
        </w:rPr>
        <w:t>如果</w:t>
      </w:r>
      <w:r w:rsidR="00E5752A" w:rsidRPr="009D786C">
        <w:rPr>
          <w:rFonts w:eastAsia="宋体" w:hint="eastAsia"/>
        </w:rPr>
        <w:t>对象的</w:t>
      </w:r>
      <w:r w:rsidR="00E5752A" w:rsidRPr="009D786C">
        <w:rPr>
          <w:rStyle w:val="Char6"/>
          <w:rFonts w:eastAsia="宋体"/>
        </w:rPr>
        <w:t>clone()</w:t>
      </w:r>
      <w:r w:rsidR="00E5752A" w:rsidRPr="009D786C">
        <w:rPr>
          <w:rFonts w:eastAsia="宋体" w:hint="eastAsia"/>
        </w:rPr>
        <w:t>方法</w:t>
      </w:r>
      <w:r w:rsidR="00714533">
        <w:rPr>
          <w:rFonts w:eastAsia="宋体" w:hint="eastAsia"/>
        </w:rPr>
        <w:t>是</w:t>
      </w:r>
      <w:r w:rsidR="0018023C" w:rsidRPr="009D786C">
        <w:rPr>
          <w:rFonts w:eastAsia="宋体" w:hint="eastAsia"/>
        </w:rPr>
        <w:t>一个浅拷贝，仍然可能会带来危害。</w:t>
      </w:r>
      <w:r w:rsidR="00E5752A" w:rsidRPr="009D786C">
        <w:rPr>
          <w:rFonts w:eastAsia="宋体" w:hint="eastAsia"/>
        </w:rPr>
        <w:t>另外</w:t>
      </w:r>
      <w:r w:rsidR="00E5752A" w:rsidRPr="009D786C">
        <w:rPr>
          <w:rStyle w:val="Char6"/>
          <w:rFonts w:eastAsia="宋体"/>
        </w:rPr>
        <w:t>clone()</w:t>
      </w:r>
      <w:r w:rsidR="009D786C">
        <w:rPr>
          <w:rFonts w:eastAsia="宋体" w:hint="eastAsia"/>
        </w:rPr>
        <w:t>方法</w:t>
      </w:r>
      <w:r w:rsidR="00E5752A" w:rsidRPr="009D786C">
        <w:rPr>
          <w:rFonts w:eastAsia="宋体" w:hint="eastAsia"/>
        </w:rPr>
        <w:t>的实现本身可能就是由攻击者所提供。</w:t>
      </w:r>
    </w:p>
    <w:p w:rsidR="00492868" w:rsidRDefault="00F16EDF" w:rsidP="00921414">
      <w:pPr>
        <w:pStyle w:val="aff0"/>
      </w:pPr>
      <w:r>
        <w:rPr>
          <w:rFonts w:hint="eastAsia"/>
          <w:u w:color="000000"/>
        </w:rPr>
        <w:t>错误示例：</w:t>
      </w:r>
    </w:p>
    <w:p w:rsidR="00D90ADA" w:rsidRDefault="00D90ADA" w:rsidP="0011503A">
      <w:pPr>
        <w:pStyle w:val="aff"/>
        <w:rPr>
          <w:snapToGrid/>
        </w:rPr>
      </w:pPr>
      <w:r>
        <w:rPr>
          <w:b/>
          <w:snapToGrid/>
          <w:color w:val="7F0055"/>
        </w:rPr>
        <w:t>public</w:t>
      </w:r>
      <w:r>
        <w:rPr>
          <w:snapToGrid/>
        </w:rPr>
        <w:t xml:space="preserve"> RandomAccessFile openFile(</w:t>
      </w:r>
      <w:r>
        <w:rPr>
          <w:b/>
          <w:snapToGrid/>
          <w:color w:val="7F0055"/>
        </w:rPr>
        <w:t>final</w:t>
      </w:r>
      <w:r>
        <w:rPr>
          <w:snapToGrid/>
        </w:rPr>
        <w:t xml:space="preserve"> java.io.File f)</w:t>
      </w:r>
    </w:p>
    <w:p w:rsidR="00D90ADA" w:rsidRDefault="00D90ADA" w:rsidP="0011503A">
      <w:pPr>
        <w:pStyle w:val="aff"/>
        <w:rPr>
          <w:snapToGrid/>
        </w:rPr>
      </w:pPr>
      <w:r>
        <w:rPr>
          <w:snapToGrid/>
        </w:rPr>
        <w:t>{</w:t>
      </w:r>
    </w:p>
    <w:p w:rsidR="00D90ADA" w:rsidRDefault="0011503A" w:rsidP="0011503A">
      <w:pPr>
        <w:pStyle w:val="aff"/>
        <w:rPr>
          <w:snapToGrid/>
        </w:rPr>
      </w:pPr>
      <w:r>
        <w:rPr>
          <w:snapToGrid/>
        </w:rPr>
        <w:t xml:space="preserve">    </w:t>
      </w:r>
      <w:r w:rsidR="00D90ADA">
        <w:rPr>
          <w:snapToGrid/>
        </w:rPr>
        <w:t xml:space="preserve">RandomAccessFile rf = </w:t>
      </w:r>
      <w:r w:rsidR="00D90ADA">
        <w:rPr>
          <w:b/>
          <w:snapToGrid/>
          <w:color w:val="7F0055"/>
        </w:rPr>
        <w:t>null</w:t>
      </w:r>
      <w:r w:rsidR="00D90ADA">
        <w:rPr>
          <w:snapToGrid/>
        </w:rPr>
        <w:t>;</w:t>
      </w:r>
    </w:p>
    <w:p w:rsidR="00D90ADA" w:rsidRDefault="0011503A" w:rsidP="0011503A">
      <w:pPr>
        <w:pStyle w:val="aff"/>
        <w:rPr>
          <w:snapToGrid/>
        </w:rPr>
      </w:pPr>
      <w:r>
        <w:rPr>
          <w:snapToGrid/>
        </w:rPr>
        <w:t xml:space="preserve">    </w:t>
      </w:r>
      <w:r w:rsidR="00D90ADA">
        <w:rPr>
          <w:b/>
          <w:snapToGrid/>
          <w:color w:val="7F0055"/>
        </w:rPr>
        <w:t>try</w:t>
      </w:r>
    </w:p>
    <w:p w:rsidR="00D90ADA" w:rsidRDefault="0011503A" w:rsidP="0011503A">
      <w:pPr>
        <w:pStyle w:val="aff"/>
        <w:rPr>
          <w:snapToGrid/>
        </w:rPr>
      </w:pPr>
      <w:r>
        <w:rPr>
          <w:snapToGrid/>
        </w:rPr>
        <w:t xml:space="preserve">    </w:t>
      </w:r>
      <w:r w:rsidR="00D90ADA">
        <w:rPr>
          <w:snapToGrid/>
        </w:rPr>
        <w:t>{</w:t>
      </w:r>
    </w:p>
    <w:p w:rsidR="00D90ADA" w:rsidRDefault="0011503A" w:rsidP="0011503A">
      <w:pPr>
        <w:pStyle w:val="aff"/>
        <w:rPr>
          <w:snapToGrid/>
        </w:rPr>
      </w:pPr>
      <w:r>
        <w:rPr>
          <w:snapToGrid/>
        </w:rPr>
        <w:t xml:space="preserve">        </w:t>
      </w:r>
      <w:r w:rsidR="00D90ADA">
        <w:rPr>
          <w:snapToGrid/>
        </w:rPr>
        <w:t>askUserPermission(f.getCanonicalPath());</w:t>
      </w:r>
    </w:p>
    <w:p w:rsidR="00D90ADA" w:rsidRDefault="0011503A" w:rsidP="0011503A">
      <w:pPr>
        <w:pStyle w:val="aff"/>
        <w:rPr>
          <w:snapToGrid/>
        </w:rPr>
      </w:pPr>
      <w:r>
        <w:rPr>
          <w:snapToGrid/>
        </w:rPr>
        <w:t xml:space="preserve">        </w:t>
      </w:r>
      <w:r w:rsidR="00D90ADA">
        <w:rPr>
          <w:snapToGrid/>
          <w:color w:val="3F7F5F"/>
        </w:rPr>
        <w:t>// ...</w:t>
      </w:r>
    </w:p>
    <w:p w:rsidR="00D90ADA" w:rsidRDefault="0011503A" w:rsidP="0011503A">
      <w:pPr>
        <w:pStyle w:val="aff"/>
        <w:rPr>
          <w:snapToGrid/>
        </w:rPr>
      </w:pPr>
      <w:r>
        <w:rPr>
          <w:snapToGrid/>
        </w:rPr>
        <w:t xml:space="preserve">        </w:t>
      </w:r>
      <w:r w:rsidR="00D90ADA">
        <w:rPr>
          <w:snapToGrid/>
        </w:rPr>
        <w:t>rf = AccessController.</w:t>
      </w:r>
      <w:r w:rsidR="00D90ADA">
        <w:rPr>
          <w:i/>
          <w:iCs/>
          <w:snapToGrid/>
        </w:rPr>
        <w:t>doPrivileged</w:t>
      </w:r>
      <w:r w:rsidR="00D90ADA">
        <w:rPr>
          <w:snapToGrid/>
        </w:rPr>
        <w:t>(</w:t>
      </w:r>
      <w:r w:rsidR="00D90ADA">
        <w:rPr>
          <w:b/>
          <w:snapToGrid/>
          <w:color w:val="7F0055"/>
        </w:rPr>
        <w:t>new</w:t>
      </w:r>
      <w:r w:rsidR="00D90ADA">
        <w:rPr>
          <w:snapToGrid/>
        </w:rPr>
        <w:t xml:space="preserve"> PrivilegedExceptionAction&lt;RandomAccessFile&gt;()</w:t>
      </w:r>
    </w:p>
    <w:p w:rsidR="00D90ADA" w:rsidRDefault="0011503A" w:rsidP="0011503A">
      <w:pPr>
        <w:pStyle w:val="aff"/>
        <w:rPr>
          <w:snapToGrid/>
        </w:rPr>
      </w:pPr>
      <w:r>
        <w:rPr>
          <w:snapToGrid/>
        </w:rPr>
        <w:t xml:space="preserve">        </w:t>
      </w:r>
      <w:r w:rsidR="00D90ADA">
        <w:rPr>
          <w:snapToGrid/>
        </w:rPr>
        <w:t>{</w:t>
      </w:r>
    </w:p>
    <w:p w:rsidR="00D90ADA" w:rsidRDefault="0011503A" w:rsidP="0011503A">
      <w:pPr>
        <w:pStyle w:val="aff"/>
        <w:rPr>
          <w:snapToGrid/>
        </w:rPr>
      </w:pPr>
      <w:r>
        <w:rPr>
          <w:snapToGrid/>
        </w:rPr>
        <w:t xml:space="preserve">            </w:t>
      </w:r>
      <w:r w:rsidR="00D90ADA">
        <w:rPr>
          <w:b/>
          <w:snapToGrid/>
          <w:color w:val="7F0055"/>
        </w:rPr>
        <w:t>public</w:t>
      </w:r>
      <w:r w:rsidR="00D90ADA">
        <w:rPr>
          <w:snapToGrid/>
        </w:rPr>
        <w:t xml:space="preserve"> RandomAccessFile run() </w:t>
      </w:r>
      <w:r w:rsidR="00D90ADA">
        <w:rPr>
          <w:b/>
          <w:snapToGrid/>
          <w:color w:val="7F0055"/>
        </w:rPr>
        <w:t>throws</w:t>
      </w:r>
      <w:r w:rsidR="00D90ADA">
        <w:rPr>
          <w:snapToGrid/>
        </w:rPr>
        <w:t xml:space="preserve"> FileNotFoundException</w:t>
      </w:r>
    </w:p>
    <w:p w:rsidR="00D90ADA" w:rsidRDefault="0011503A" w:rsidP="0011503A">
      <w:pPr>
        <w:pStyle w:val="aff"/>
        <w:rPr>
          <w:snapToGrid/>
        </w:rPr>
      </w:pPr>
      <w:r>
        <w:rPr>
          <w:snapToGrid/>
        </w:rPr>
        <w:t xml:space="preserve">            </w:t>
      </w:r>
      <w:r w:rsidR="00D90ADA">
        <w:rPr>
          <w:snapToGrid/>
        </w:rPr>
        <w:t>{</w:t>
      </w:r>
    </w:p>
    <w:p w:rsidR="00D90ADA" w:rsidRDefault="0011503A" w:rsidP="0011503A">
      <w:pPr>
        <w:pStyle w:val="aff"/>
        <w:rPr>
          <w:snapToGrid/>
        </w:rPr>
      </w:pPr>
      <w:r>
        <w:rPr>
          <w:snapToGrid/>
        </w:rPr>
        <w:t xml:space="preserve">                </w:t>
      </w:r>
      <w:r w:rsidR="00D90ADA">
        <w:rPr>
          <w:b/>
          <w:snapToGrid/>
          <w:color w:val="7F0055"/>
        </w:rPr>
        <w:t>return</w:t>
      </w:r>
      <w:r w:rsidR="00D90ADA">
        <w:rPr>
          <w:snapToGrid/>
        </w:rPr>
        <w:t xml:space="preserve"> </w:t>
      </w:r>
      <w:r w:rsidR="00D90ADA">
        <w:rPr>
          <w:b/>
          <w:snapToGrid/>
          <w:color w:val="7F0055"/>
        </w:rPr>
        <w:t>new</w:t>
      </w:r>
      <w:r w:rsidR="00D90ADA">
        <w:rPr>
          <w:snapToGrid/>
        </w:rPr>
        <w:t xml:space="preserve"> RandomAccessFile(f, </w:t>
      </w:r>
      <w:r w:rsidR="00D90ADA">
        <w:rPr>
          <w:snapToGrid/>
          <w:color w:val="2A00FF"/>
        </w:rPr>
        <w:t>"r"</w:t>
      </w:r>
      <w:r w:rsidR="00D90ADA">
        <w:rPr>
          <w:snapToGrid/>
        </w:rPr>
        <w:t>);</w:t>
      </w:r>
    </w:p>
    <w:p w:rsidR="00D90ADA" w:rsidRDefault="0011503A" w:rsidP="0011503A">
      <w:pPr>
        <w:pStyle w:val="aff"/>
        <w:rPr>
          <w:snapToGrid/>
        </w:rPr>
      </w:pPr>
      <w:r>
        <w:rPr>
          <w:snapToGrid/>
        </w:rPr>
        <w:t xml:space="preserve">            </w:t>
      </w:r>
      <w:r w:rsidR="00D90ADA">
        <w:rPr>
          <w:snapToGrid/>
        </w:rPr>
        <w:t>}</w:t>
      </w:r>
    </w:p>
    <w:p w:rsidR="00D90ADA" w:rsidRDefault="0011503A" w:rsidP="0011503A">
      <w:pPr>
        <w:pStyle w:val="aff"/>
        <w:rPr>
          <w:snapToGrid/>
        </w:rPr>
      </w:pPr>
      <w:r>
        <w:rPr>
          <w:snapToGrid/>
        </w:rPr>
        <w:lastRenderedPageBreak/>
        <w:t xml:space="preserve">        </w:t>
      </w:r>
      <w:r w:rsidR="00D90ADA">
        <w:rPr>
          <w:snapToGrid/>
        </w:rPr>
        <w:t xml:space="preserve">});            </w:t>
      </w:r>
    </w:p>
    <w:p w:rsidR="00D90ADA" w:rsidRDefault="0011503A" w:rsidP="0011503A">
      <w:pPr>
        <w:pStyle w:val="aff"/>
        <w:rPr>
          <w:snapToGrid/>
        </w:rPr>
      </w:pPr>
      <w:r>
        <w:rPr>
          <w:snapToGrid/>
        </w:rPr>
        <w:t xml:space="preserve">    </w:t>
      </w:r>
      <w:r w:rsidR="00D90ADA">
        <w:rPr>
          <w:snapToGrid/>
        </w:rPr>
        <w:t>}</w:t>
      </w:r>
    </w:p>
    <w:p w:rsidR="00D90ADA" w:rsidRDefault="0011503A" w:rsidP="0011503A">
      <w:pPr>
        <w:pStyle w:val="aff"/>
        <w:rPr>
          <w:snapToGrid/>
        </w:rPr>
      </w:pPr>
      <w:r>
        <w:rPr>
          <w:snapToGrid/>
        </w:rPr>
        <w:t xml:space="preserve">    </w:t>
      </w:r>
      <w:r w:rsidR="00D90ADA">
        <w:rPr>
          <w:b/>
          <w:snapToGrid/>
          <w:color w:val="7F0055"/>
        </w:rPr>
        <w:t>catch</w:t>
      </w:r>
      <w:r w:rsidR="00D90ADA">
        <w:rPr>
          <w:snapToGrid/>
        </w:rPr>
        <w:t>(IOException e)</w:t>
      </w:r>
    </w:p>
    <w:p w:rsidR="00D90ADA" w:rsidRDefault="0011503A" w:rsidP="0011503A">
      <w:pPr>
        <w:pStyle w:val="aff"/>
        <w:rPr>
          <w:snapToGrid/>
        </w:rPr>
      </w:pPr>
      <w:r>
        <w:rPr>
          <w:snapToGrid/>
        </w:rPr>
        <w:t xml:space="preserve">    </w:t>
      </w:r>
      <w:r w:rsidR="00D90ADA">
        <w:rPr>
          <w:snapToGrid/>
        </w:rPr>
        <w:t>{</w:t>
      </w:r>
    </w:p>
    <w:p w:rsidR="00D90ADA" w:rsidRDefault="0011503A" w:rsidP="0011503A">
      <w:pPr>
        <w:pStyle w:val="aff"/>
        <w:rPr>
          <w:snapToGrid/>
        </w:rPr>
      </w:pPr>
      <w:r>
        <w:rPr>
          <w:snapToGrid/>
        </w:rPr>
        <w:t xml:space="preserve">        </w:t>
      </w:r>
      <w:r w:rsidR="00D90ADA">
        <w:rPr>
          <w:snapToGrid/>
          <w:color w:val="3F7F5F"/>
        </w:rPr>
        <w:t xml:space="preserve">// handle error            </w:t>
      </w:r>
    </w:p>
    <w:p w:rsidR="00D90ADA" w:rsidRDefault="0011503A" w:rsidP="0011503A">
      <w:pPr>
        <w:pStyle w:val="aff"/>
        <w:rPr>
          <w:snapToGrid/>
        </w:rPr>
      </w:pPr>
      <w:r>
        <w:rPr>
          <w:snapToGrid/>
        </w:rPr>
        <w:t xml:space="preserve">    </w:t>
      </w:r>
      <w:r w:rsidR="00D90ADA">
        <w:rPr>
          <w:snapToGrid/>
        </w:rPr>
        <w:t>}</w:t>
      </w:r>
    </w:p>
    <w:p w:rsidR="00D90ADA" w:rsidRDefault="0011503A" w:rsidP="0011503A">
      <w:pPr>
        <w:pStyle w:val="aff"/>
        <w:rPr>
          <w:snapToGrid/>
        </w:rPr>
      </w:pPr>
      <w:r>
        <w:rPr>
          <w:snapToGrid/>
        </w:rPr>
        <w:t xml:space="preserve">    </w:t>
      </w:r>
      <w:r w:rsidR="00D90ADA">
        <w:rPr>
          <w:b/>
          <w:snapToGrid/>
          <w:color w:val="7F0055"/>
        </w:rPr>
        <w:t>catch</w:t>
      </w:r>
      <w:r w:rsidR="00D90ADA">
        <w:rPr>
          <w:snapToGrid/>
        </w:rPr>
        <w:t xml:space="preserve"> (PrivilegedActionException e)</w:t>
      </w:r>
    </w:p>
    <w:p w:rsidR="00D90ADA" w:rsidRDefault="0011503A" w:rsidP="0011503A">
      <w:pPr>
        <w:pStyle w:val="aff"/>
        <w:rPr>
          <w:snapToGrid/>
        </w:rPr>
      </w:pPr>
      <w:r>
        <w:rPr>
          <w:snapToGrid/>
        </w:rPr>
        <w:t xml:space="preserve">    </w:t>
      </w:r>
      <w:r w:rsidR="00D90ADA">
        <w:rPr>
          <w:snapToGrid/>
        </w:rPr>
        <w:t>{</w:t>
      </w:r>
    </w:p>
    <w:p w:rsidR="00D90ADA" w:rsidRDefault="0011503A" w:rsidP="0011503A">
      <w:pPr>
        <w:pStyle w:val="aff"/>
        <w:rPr>
          <w:snapToGrid/>
        </w:rPr>
      </w:pPr>
      <w:r>
        <w:rPr>
          <w:snapToGrid/>
        </w:rPr>
        <w:t xml:space="preserve">        </w:t>
      </w:r>
      <w:r w:rsidR="00D90ADA">
        <w:rPr>
          <w:snapToGrid/>
          <w:color w:val="3F7F5F"/>
        </w:rPr>
        <w:t>// handle error</w:t>
      </w:r>
    </w:p>
    <w:p w:rsidR="00D90ADA" w:rsidRDefault="0011503A" w:rsidP="0011503A">
      <w:pPr>
        <w:pStyle w:val="aff"/>
        <w:rPr>
          <w:snapToGrid/>
        </w:rPr>
      </w:pPr>
      <w:r>
        <w:rPr>
          <w:snapToGrid/>
        </w:rPr>
        <w:t xml:space="preserve">    </w:t>
      </w:r>
      <w:r w:rsidR="00D90ADA">
        <w:rPr>
          <w:snapToGrid/>
        </w:rPr>
        <w:t>}</w:t>
      </w:r>
    </w:p>
    <w:p w:rsidR="00D90ADA" w:rsidRDefault="0011503A" w:rsidP="0011503A">
      <w:pPr>
        <w:pStyle w:val="aff"/>
        <w:rPr>
          <w:snapToGrid/>
        </w:rPr>
      </w:pPr>
      <w:r>
        <w:rPr>
          <w:snapToGrid/>
        </w:rPr>
        <w:t xml:space="preserve">    </w:t>
      </w:r>
      <w:r w:rsidR="00D90ADA">
        <w:rPr>
          <w:b/>
          <w:snapToGrid/>
          <w:color w:val="7F0055"/>
        </w:rPr>
        <w:t>return</w:t>
      </w:r>
      <w:r w:rsidR="00D90ADA">
        <w:rPr>
          <w:snapToGrid/>
        </w:rPr>
        <w:t xml:space="preserve"> rf;</w:t>
      </w:r>
    </w:p>
    <w:p w:rsidR="00D90ADA" w:rsidRPr="00751B95" w:rsidRDefault="00D90ADA" w:rsidP="00751B95">
      <w:pPr>
        <w:pStyle w:val="aff"/>
      </w:pPr>
      <w:r>
        <w:rPr>
          <w:snapToGrid/>
        </w:rPr>
        <w:t>}</w:t>
      </w:r>
    </w:p>
    <w:p w:rsidR="008A37F1" w:rsidRDefault="00D87159" w:rsidP="002D3D51">
      <w:pPr>
        <w:rPr>
          <w:rFonts w:eastAsia="宋体"/>
          <w:szCs w:val="24"/>
          <w:lang w:val="zh-CN"/>
        </w:rPr>
      </w:pPr>
      <w:r w:rsidRPr="004F38FC">
        <w:rPr>
          <w:rFonts w:eastAsia="宋体" w:hint="eastAsia"/>
          <w:szCs w:val="24"/>
          <w:lang w:val="zh-CN"/>
        </w:rPr>
        <w:t>代码示例描述了</w:t>
      </w:r>
      <w:r w:rsidR="00080714">
        <w:rPr>
          <w:rFonts w:eastAsia="宋体"/>
          <w:szCs w:val="24"/>
        </w:rPr>
        <w:t>JDK</w:t>
      </w:r>
      <w:r>
        <w:rPr>
          <w:rFonts w:eastAsia="宋体"/>
          <w:szCs w:val="24"/>
        </w:rPr>
        <w:t>1.5</w:t>
      </w:r>
      <w:r w:rsidRPr="004F38FC">
        <w:rPr>
          <w:rFonts w:eastAsia="宋体" w:hint="eastAsia"/>
          <w:szCs w:val="24"/>
          <w:lang w:val="zh-CN"/>
        </w:rPr>
        <w:t>版本</w:t>
      </w:r>
      <w:r>
        <w:rPr>
          <w:rFonts w:eastAsia="宋体"/>
          <w:szCs w:val="24"/>
        </w:rPr>
        <w:t>java.io</w:t>
      </w:r>
      <w:r w:rsidRPr="004F38FC">
        <w:rPr>
          <w:rFonts w:eastAsia="宋体" w:hint="eastAsia"/>
          <w:szCs w:val="24"/>
          <w:lang w:val="zh-CN"/>
        </w:rPr>
        <w:t>包中的</w:t>
      </w:r>
      <w:r w:rsidR="00A56640">
        <w:rPr>
          <w:rFonts w:eastAsia="宋体" w:hint="eastAsia"/>
          <w:szCs w:val="24"/>
          <w:lang w:val="zh-CN"/>
        </w:rPr>
        <w:t>一个</w:t>
      </w:r>
      <w:r w:rsidRPr="004F38FC">
        <w:rPr>
          <w:rFonts w:eastAsia="宋体" w:hint="eastAsia"/>
          <w:szCs w:val="24"/>
          <w:lang w:val="zh-CN"/>
        </w:rPr>
        <w:t>安全漏洞。</w:t>
      </w:r>
      <w:r w:rsidR="004D6146" w:rsidRPr="004F38FC">
        <w:rPr>
          <w:rFonts w:eastAsia="宋体" w:hint="eastAsia"/>
          <w:szCs w:val="24"/>
          <w:lang w:val="zh-CN"/>
        </w:rPr>
        <w:t>在此版本中</w:t>
      </w:r>
      <w:r w:rsidR="004D6146" w:rsidRPr="002C538A">
        <w:rPr>
          <w:rFonts w:eastAsia="宋体" w:hint="eastAsia"/>
          <w:szCs w:val="24"/>
        </w:rPr>
        <w:t>，</w:t>
      </w:r>
      <w:r w:rsidR="004D6146" w:rsidRPr="004D6146">
        <w:rPr>
          <w:rStyle w:val="Char6"/>
          <w:rFonts w:eastAsia="宋体"/>
        </w:rPr>
        <w:t>java.io.File</w:t>
      </w:r>
      <w:r w:rsidR="004D6146" w:rsidRPr="004D6146">
        <w:rPr>
          <w:rFonts w:eastAsia="宋体" w:hint="eastAsia"/>
        </w:rPr>
        <w:t>类不是</w:t>
      </w:r>
      <w:r w:rsidR="004D6146" w:rsidRPr="004D6146">
        <w:rPr>
          <w:rFonts w:eastAsia="宋体"/>
        </w:rPr>
        <w:t>final</w:t>
      </w:r>
      <w:r w:rsidR="004D6146" w:rsidRPr="004D6146">
        <w:rPr>
          <w:rFonts w:eastAsia="宋体" w:hint="eastAsia"/>
        </w:rPr>
        <w:t>类，</w:t>
      </w:r>
      <w:r w:rsidR="004D6146">
        <w:rPr>
          <w:rFonts w:eastAsia="宋体" w:hint="eastAsia"/>
          <w:szCs w:val="24"/>
          <w:lang w:val="zh-CN"/>
        </w:rPr>
        <w:t>它允许攻击者继承</w:t>
      </w:r>
      <w:r w:rsidR="00B81514">
        <w:rPr>
          <w:rFonts w:eastAsia="宋体" w:hint="eastAsia"/>
          <w:szCs w:val="24"/>
          <w:lang w:val="zh-CN"/>
        </w:rPr>
        <w:t>合法的</w:t>
      </w:r>
      <w:r w:rsidR="004D6146" w:rsidRPr="002C538A">
        <w:rPr>
          <w:rFonts w:eastAsia="宋体" w:hint="eastAsia"/>
          <w:szCs w:val="24"/>
        </w:rPr>
        <w:t>File</w:t>
      </w:r>
      <w:r w:rsidR="004D6146">
        <w:rPr>
          <w:rFonts w:eastAsia="宋体" w:hint="eastAsia"/>
          <w:szCs w:val="24"/>
          <w:lang w:val="zh-CN"/>
        </w:rPr>
        <w:t>类来</w:t>
      </w:r>
      <w:r w:rsidR="004D6146" w:rsidRPr="004F38FC">
        <w:rPr>
          <w:rFonts w:eastAsia="宋体" w:hint="eastAsia"/>
          <w:szCs w:val="24"/>
          <w:lang w:val="zh-CN"/>
        </w:rPr>
        <w:t>提供一个非受信参数。</w:t>
      </w:r>
      <w:r w:rsidR="00C77E64" w:rsidRPr="004F38FC">
        <w:rPr>
          <w:rFonts w:eastAsia="宋体" w:hint="eastAsia"/>
          <w:szCs w:val="24"/>
          <w:lang w:val="zh-CN"/>
        </w:rPr>
        <w:t>在这种方式下，覆盖</w:t>
      </w:r>
      <w:r w:rsidR="00C77E64" w:rsidRPr="007A6457">
        <w:rPr>
          <w:rStyle w:val="Char6"/>
          <w:rFonts w:eastAsia="宋体"/>
        </w:rPr>
        <w:t>getPath()</w:t>
      </w:r>
      <w:r w:rsidR="00C77E64" w:rsidRPr="004F38FC">
        <w:rPr>
          <w:rFonts w:eastAsia="宋体" w:hint="eastAsia"/>
          <w:szCs w:val="24"/>
          <w:lang w:val="zh-CN"/>
        </w:rPr>
        <w:t>函数以后，</w:t>
      </w:r>
      <w:r w:rsidR="008A37F1">
        <w:rPr>
          <w:rFonts w:eastAsia="宋体" w:hint="eastAsia"/>
          <w:szCs w:val="24"/>
          <w:lang w:val="zh-CN"/>
        </w:rPr>
        <w:t>第一次被调用的时候安全检查会通过，但是在第二次改变数值的时候会指向敏感文件，例如</w:t>
      </w:r>
      <w:r w:rsidR="008A37F1">
        <w:rPr>
          <w:rFonts w:eastAsia="宋体"/>
          <w:szCs w:val="24"/>
        </w:rPr>
        <w:t>/</w:t>
      </w:r>
      <w:r w:rsidR="008A37F1">
        <w:rPr>
          <w:rFonts w:eastAsia="宋体" w:hint="eastAsia"/>
          <w:szCs w:val="24"/>
        </w:rPr>
        <w:t>etc/passwd</w:t>
      </w:r>
      <w:r w:rsidR="00C77E64" w:rsidRPr="004F38FC">
        <w:rPr>
          <w:rFonts w:eastAsia="宋体" w:hint="eastAsia"/>
          <w:szCs w:val="24"/>
          <w:lang w:val="zh-CN"/>
        </w:rPr>
        <w:t>。这就是</w:t>
      </w:r>
      <w:r w:rsidR="00C77E64" w:rsidRPr="004F38FC">
        <w:rPr>
          <w:rFonts w:eastAsia="宋体"/>
          <w:szCs w:val="24"/>
          <w:lang w:val="zh-CN"/>
        </w:rPr>
        <w:t>TOCTOU</w:t>
      </w:r>
      <w:r w:rsidR="00C77E64" w:rsidRPr="004F38FC">
        <w:rPr>
          <w:rFonts w:eastAsia="宋体" w:hint="eastAsia"/>
          <w:szCs w:val="24"/>
          <w:lang w:val="zh-CN"/>
        </w:rPr>
        <w:t>漏洞的一个例子。</w:t>
      </w:r>
    </w:p>
    <w:p w:rsidR="00AB02C0" w:rsidRPr="00BE56FA" w:rsidRDefault="00C77E64" w:rsidP="002D3D51">
      <w:pPr>
        <w:rPr>
          <w:rFonts w:eastAsiaTheme="minorEastAsia"/>
        </w:rPr>
      </w:pPr>
      <w:r w:rsidRPr="004F38FC">
        <w:rPr>
          <w:rFonts w:eastAsia="宋体" w:hint="eastAsia"/>
          <w:szCs w:val="24"/>
          <w:lang w:val="zh-CN"/>
        </w:rPr>
        <w:t>攻击者可将</w:t>
      </w:r>
      <w:r w:rsidRPr="00C77E64">
        <w:rPr>
          <w:rStyle w:val="Char6"/>
          <w:rFonts w:eastAsia="宋体"/>
        </w:rPr>
        <w:t>java.io.File</w:t>
      </w:r>
      <w:r w:rsidRPr="004F38FC">
        <w:rPr>
          <w:rFonts w:eastAsia="宋体" w:hint="eastAsia"/>
          <w:szCs w:val="24"/>
          <w:lang w:val="zh-CN"/>
        </w:rPr>
        <w:t>按如下方式扩展</w:t>
      </w:r>
      <w:r>
        <w:rPr>
          <w:rFonts w:eastAsia="宋体" w:hint="eastAsia"/>
          <w:szCs w:val="24"/>
          <w:lang w:val="zh-CN"/>
        </w:rPr>
        <w:t>：</w:t>
      </w:r>
    </w:p>
    <w:p w:rsidR="00234C86" w:rsidRPr="00727A08" w:rsidRDefault="00234C86" w:rsidP="00DA5A12">
      <w:pPr>
        <w:pStyle w:val="aff"/>
      </w:pPr>
      <w:r w:rsidRPr="00727A08">
        <w:rPr>
          <w:color w:val="7F0055"/>
        </w:rPr>
        <w:t>public</w:t>
      </w:r>
      <w:r w:rsidRPr="00727A08">
        <w:t xml:space="preserve"> </w:t>
      </w:r>
      <w:r w:rsidRPr="00727A08">
        <w:rPr>
          <w:color w:val="7F0055"/>
        </w:rPr>
        <w:t>class</w:t>
      </w:r>
      <w:r w:rsidRPr="00727A08">
        <w:t xml:space="preserve"> BadFile </w:t>
      </w:r>
      <w:r w:rsidRPr="00727A08">
        <w:rPr>
          <w:color w:val="7F0055"/>
        </w:rPr>
        <w:t>extends</w:t>
      </w:r>
      <w:r w:rsidRPr="00727A08">
        <w:t xml:space="preserve"> java.io.File</w:t>
      </w:r>
    </w:p>
    <w:p w:rsidR="00234C86" w:rsidRPr="00727A08" w:rsidRDefault="00234C86" w:rsidP="00DA5A12">
      <w:pPr>
        <w:pStyle w:val="aff"/>
      </w:pPr>
      <w:r w:rsidRPr="00727A08">
        <w:t>{</w:t>
      </w:r>
    </w:p>
    <w:p w:rsidR="00234C86" w:rsidRPr="00727A08" w:rsidRDefault="00234C86" w:rsidP="00DA5A12">
      <w:pPr>
        <w:pStyle w:val="aff"/>
      </w:pPr>
      <w:r w:rsidRPr="00727A08">
        <w:t xml:space="preserve">    </w:t>
      </w:r>
      <w:r w:rsidRPr="00727A08">
        <w:rPr>
          <w:color w:val="7F0055"/>
        </w:rPr>
        <w:t>private</w:t>
      </w:r>
      <w:r w:rsidRPr="00727A08">
        <w:t xml:space="preserve"> </w:t>
      </w:r>
      <w:r w:rsidRPr="00727A08">
        <w:rPr>
          <w:color w:val="7F0055"/>
        </w:rPr>
        <w:t>int</w:t>
      </w:r>
      <w:r w:rsidRPr="00727A08">
        <w:t xml:space="preserve"> </w:t>
      </w:r>
      <w:r w:rsidRPr="00727A08">
        <w:rPr>
          <w:color w:val="0000C0"/>
        </w:rPr>
        <w:t>count</w:t>
      </w:r>
      <w:r w:rsidRPr="00727A08">
        <w:t>;</w:t>
      </w:r>
    </w:p>
    <w:p w:rsidR="0023670E" w:rsidRDefault="00234C86" w:rsidP="00DA5A12">
      <w:pPr>
        <w:pStyle w:val="aff"/>
      </w:pPr>
      <w:r w:rsidRPr="00727A08">
        <w:t xml:space="preserve">    </w:t>
      </w:r>
      <w:r w:rsidR="002F6FB8">
        <w:rPr>
          <w:color w:val="3F7F5F"/>
        </w:rPr>
        <w:t>//</w:t>
      </w:r>
      <w:r w:rsidR="002F6FB8">
        <w:rPr>
          <w:rFonts w:hint="eastAsia"/>
          <w:color w:val="3F7F5F"/>
        </w:rPr>
        <w:t xml:space="preserve"> ...</w:t>
      </w:r>
      <w:r w:rsidR="0023670E">
        <w:rPr>
          <w:rFonts w:hint="eastAsia"/>
          <w:color w:val="3F7F5F"/>
        </w:rPr>
        <w:t xml:space="preserve"> Other omitted code</w:t>
      </w:r>
    </w:p>
    <w:p w:rsidR="00234C86" w:rsidRPr="00727A08" w:rsidRDefault="0023670E" w:rsidP="0023670E">
      <w:pPr>
        <w:pStyle w:val="aff"/>
      </w:pPr>
      <w:r w:rsidRPr="00727A08">
        <w:t xml:space="preserve">    </w:t>
      </w:r>
      <w:r w:rsidR="00234C86" w:rsidRPr="00727A08">
        <w:rPr>
          <w:color w:val="7F0055"/>
        </w:rPr>
        <w:t>public</w:t>
      </w:r>
      <w:r w:rsidR="00234C86" w:rsidRPr="00727A08">
        <w:t xml:space="preserve"> String getPath()</w:t>
      </w:r>
    </w:p>
    <w:p w:rsidR="00234C86" w:rsidRPr="00727A08" w:rsidRDefault="00234C86" w:rsidP="00DA5A12">
      <w:pPr>
        <w:pStyle w:val="aff"/>
      </w:pPr>
      <w:r w:rsidRPr="00727A08">
        <w:t xml:space="preserve">    {</w:t>
      </w:r>
    </w:p>
    <w:p w:rsidR="00234C86" w:rsidRPr="00727A08" w:rsidRDefault="00234C86" w:rsidP="00DA5A12">
      <w:pPr>
        <w:pStyle w:val="aff"/>
      </w:pPr>
      <w:r w:rsidRPr="00727A08">
        <w:t xml:space="preserve">        </w:t>
      </w:r>
      <w:r w:rsidRPr="00727A08">
        <w:rPr>
          <w:color w:val="7F0055"/>
        </w:rPr>
        <w:t>return</w:t>
      </w:r>
      <w:r w:rsidRPr="00727A08">
        <w:t xml:space="preserve"> (++</w:t>
      </w:r>
      <w:r w:rsidRPr="00727A08">
        <w:rPr>
          <w:color w:val="0000C0"/>
        </w:rPr>
        <w:t>count</w:t>
      </w:r>
      <w:r w:rsidRPr="00727A08">
        <w:t xml:space="preserve"> == 1) ? </w:t>
      </w:r>
      <w:r w:rsidRPr="00727A08">
        <w:rPr>
          <w:color w:val="2A00FF"/>
        </w:rPr>
        <w:t>"/tmp/foo"</w:t>
      </w:r>
      <w:r w:rsidRPr="00727A08">
        <w:t xml:space="preserve"> : </w:t>
      </w:r>
      <w:r w:rsidRPr="00727A08">
        <w:rPr>
          <w:color w:val="2A00FF"/>
        </w:rPr>
        <w:t>"/etc/passwd"</w:t>
      </w:r>
      <w:r w:rsidRPr="00727A08">
        <w:t>;</w:t>
      </w:r>
    </w:p>
    <w:p w:rsidR="00234C86" w:rsidRPr="00727A08" w:rsidRDefault="00234C86" w:rsidP="00DA5A12">
      <w:pPr>
        <w:pStyle w:val="aff"/>
      </w:pPr>
      <w:r w:rsidRPr="00727A08">
        <w:t xml:space="preserve">    }</w:t>
      </w:r>
    </w:p>
    <w:p w:rsidR="00234C86" w:rsidRDefault="00234C86" w:rsidP="00DA5A12">
      <w:pPr>
        <w:pStyle w:val="aff"/>
      </w:pPr>
      <w:r w:rsidRPr="00727A08">
        <w:t>}</w:t>
      </w:r>
    </w:p>
    <w:p w:rsidR="000F7444" w:rsidRPr="000F7444" w:rsidRDefault="007553C0" w:rsidP="002E11C5">
      <w:pPr>
        <w:rPr>
          <w:rFonts w:eastAsia="宋体"/>
        </w:rPr>
      </w:pPr>
      <w:r w:rsidRPr="004F38FC">
        <w:rPr>
          <w:rFonts w:eastAsia="宋体" w:hint="eastAsia"/>
          <w:lang w:val="zh-CN"/>
        </w:rPr>
        <w:t>然后用</w:t>
      </w:r>
      <w:r w:rsidRPr="002E11C5">
        <w:rPr>
          <w:rStyle w:val="Char6"/>
          <w:rFonts w:eastAsia="宋体"/>
        </w:rPr>
        <w:t>BadFile</w:t>
      </w:r>
      <w:r w:rsidRPr="004F38FC">
        <w:rPr>
          <w:rFonts w:eastAsia="宋体" w:hint="eastAsia"/>
          <w:lang w:val="zh-CN"/>
        </w:rPr>
        <w:t>类型的文件对象调用有漏洞的</w:t>
      </w:r>
      <w:r w:rsidRPr="002E11C5">
        <w:rPr>
          <w:rStyle w:val="Char6"/>
          <w:rFonts w:eastAsia="宋体"/>
        </w:rPr>
        <w:t>openFile()</w:t>
      </w:r>
      <w:r w:rsidRPr="004F38FC">
        <w:rPr>
          <w:rFonts w:eastAsia="宋体" w:hint="eastAsia"/>
          <w:lang w:val="zh-CN"/>
        </w:rPr>
        <w:t>函数。</w:t>
      </w:r>
    </w:p>
    <w:p w:rsidR="00964CF9" w:rsidRPr="00F8213E" w:rsidRDefault="002E11C5" w:rsidP="00F8213E">
      <w:pPr>
        <w:pStyle w:val="aff0"/>
      </w:pPr>
      <w:r>
        <w:rPr>
          <w:rFonts w:hint="eastAsia"/>
        </w:rPr>
        <w:t>正确示例：</w:t>
      </w:r>
    </w:p>
    <w:p w:rsidR="00F764A8" w:rsidRDefault="00F764A8" w:rsidP="00F764A8">
      <w:pPr>
        <w:pStyle w:val="aff"/>
        <w:rPr>
          <w:snapToGrid/>
        </w:rPr>
      </w:pPr>
      <w:r>
        <w:rPr>
          <w:b/>
          <w:snapToGrid/>
          <w:color w:val="7F0055"/>
        </w:rPr>
        <w:t>public</w:t>
      </w:r>
      <w:r>
        <w:rPr>
          <w:snapToGrid/>
        </w:rPr>
        <w:t xml:space="preserve"> RandomAccessFile openFile(</w:t>
      </w:r>
      <w:r>
        <w:rPr>
          <w:b/>
          <w:snapToGrid/>
          <w:color w:val="7F0055"/>
        </w:rPr>
        <w:t>final</w:t>
      </w:r>
      <w:r>
        <w:rPr>
          <w:snapToGrid/>
        </w:rPr>
        <w:t xml:space="preserve"> java.io.File f)</w:t>
      </w:r>
    </w:p>
    <w:p w:rsidR="00F764A8" w:rsidRDefault="00F764A8" w:rsidP="00F764A8">
      <w:pPr>
        <w:pStyle w:val="aff"/>
        <w:rPr>
          <w:snapToGrid/>
        </w:rPr>
      </w:pPr>
      <w:r>
        <w:rPr>
          <w:snapToGrid/>
        </w:rPr>
        <w:t>{</w:t>
      </w:r>
    </w:p>
    <w:p w:rsidR="00F764A8" w:rsidRDefault="00F764A8" w:rsidP="00F764A8">
      <w:pPr>
        <w:pStyle w:val="aff"/>
        <w:rPr>
          <w:snapToGrid/>
        </w:rPr>
      </w:pPr>
      <w:r>
        <w:rPr>
          <w:snapToGrid/>
        </w:rPr>
        <w:t xml:space="preserve">    RandomAccessFile rf = </w:t>
      </w:r>
      <w:r>
        <w:rPr>
          <w:b/>
          <w:snapToGrid/>
          <w:color w:val="7F0055"/>
        </w:rPr>
        <w:t>null</w:t>
      </w:r>
      <w:r>
        <w:rPr>
          <w:snapToGrid/>
        </w:rPr>
        <w:t>;</w:t>
      </w:r>
    </w:p>
    <w:p w:rsidR="00F764A8" w:rsidRDefault="00F764A8" w:rsidP="00F764A8">
      <w:pPr>
        <w:pStyle w:val="aff"/>
        <w:rPr>
          <w:snapToGrid/>
        </w:rPr>
      </w:pPr>
      <w:r>
        <w:rPr>
          <w:snapToGrid/>
        </w:rPr>
        <w:t xml:space="preserve">    </w:t>
      </w:r>
      <w:r>
        <w:rPr>
          <w:b/>
          <w:snapToGrid/>
          <w:color w:val="7F0055"/>
        </w:rPr>
        <w:t>try</w:t>
      </w:r>
    </w:p>
    <w:p w:rsidR="00F764A8" w:rsidRDefault="00F764A8" w:rsidP="00F764A8">
      <w:pPr>
        <w:pStyle w:val="aff"/>
        <w:rPr>
          <w:snapToGrid/>
        </w:rPr>
      </w:pPr>
      <w:r>
        <w:rPr>
          <w:snapToGrid/>
        </w:rPr>
        <w:t xml:space="preserve">    {</w:t>
      </w:r>
    </w:p>
    <w:p w:rsidR="00FD3B8E" w:rsidRPr="00FD3B8E" w:rsidRDefault="00FD3B8E" w:rsidP="00FD3B8E">
      <w:pPr>
        <w:pStyle w:val="aff"/>
        <w:rPr>
          <w:b/>
        </w:rPr>
      </w:pPr>
      <w:r w:rsidRPr="00727A08">
        <w:t xml:space="preserve">    </w:t>
      </w:r>
      <w:r>
        <w:rPr>
          <w:rFonts w:hint="eastAsia"/>
        </w:rPr>
        <w:t xml:space="preserve">    </w:t>
      </w:r>
      <w:r w:rsidRPr="00727A08">
        <w:rPr>
          <w:b/>
          <w:color w:val="7F0055"/>
        </w:rPr>
        <w:t>final</w:t>
      </w:r>
      <w:r w:rsidRPr="00727A08">
        <w:rPr>
          <w:b/>
        </w:rPr>
        <w:t xml:space="preserve"> java.io.File copy = </w:t>
      </w:r>
      <w:r w:rsidRPr="00727A08">
        <w:rPr>
          <w:b/>
          <w:color w:val="7F0055"/>
        </w:rPr>
        <w:t>new</w:t>
      </w:r>
      <w:r w:rsidRPr="00727A08">
        <w:rPr>
          <w:b/>
        </w:rPr>
        <w:t xml:space="preserve"> java.io.File(f.getPath());</w:t>
      </w:r>
    </w:p>
    <w:p w:rsidR="00F764A8" w:rsidRDefault="00F764A8" w:rsidP="00F764A8">
      <w:pPr>
        <w:pStyle w:val="aff"/>
        <w:rPr>
          <w:snapToGrid/>
        </w:rPr>
      </w:pPr>
      <w:r>
        <w:rPr>
          <w:snapToGrid/>
        </w:rPr>
        <w:t xml:space="preserve">        askUserPermission(</w:t>
      </w:r>
      <w:r w:rsidR="00FD3B8E" w:rsidRPr="00727A08">
        <w:rPr>
          <w:b/>
        </w:rPr>
        <w:t>copy</w:t>
      </w:r>
      <w:r>
        <w:rPr>
          <w:snapToGrid/>
        </w:rPr>
        <w:t>.getCanonicalPath());</w:t>
      </w:r>
    </w:p>
    <w:p w:rsidR="00F764A8" w:rsidRDefault="00F764A8" w:rsidP="00F764A8">
      <w:pPr>
        <w:pStyle w:val="aff"/>
        <w:rPr>
          <w:snapToGrid/>
        </w:rPr>
      </w:pPr>
      <w:r>
        <w:rPr>
          <w:snapToGrid/>
        </w:rPr>
        <w:t xml:space="preserve">        </w:t>
      </w:r>
      <w:r>
        <w:rPr>
          <w:snapToGrid/>
          <w:color w:val="3F7F5F"/>
        </w:rPr>
        <w:t>// ...</w:t>
      </w:r>
    </w:p>
    <w:p w:rsidR="00F764A8" w:rsidRDefault="00F764A8" w:rsidP="00F764A8">
      <w:pPr>
        <w:pStyle w:val="aff"/>
        <w:rPr>
          <w:snapToGrid/>
        </w:rPr>
      </w:pPr>
      <w:r>
        <w:rPr>
          <w:snapToGrid/>
        </w:rPr>
        <w:t xml:space="preserve">        rf = AccessController.</w:t>
      </w:r>
      <w:r>
        <w:rPr>
          <w:i/>
          <w:iCs/>
          <w:snapToGrid/>
        </w:rPr>
        <w:t>doPrivileged</w:t>
      </w:r>
      <w:r>
        <w:rPr>
          <w:snapToGrid/>
        </w:rPr>
        <w:t>(</w:t>
      </w:r>
      <w:r>
        <w:rPr>
          <w:b/>
          <w:snapToGrid/>
          <w:color w:val="7F0055"/>
        </w:rPr>
        <w:t>new</w:t>
      </w:r>
      <w:r>
        <w:rPr>
          <w:snapToGrid/>
        </w:rPr>
        <w:t xml:space="preserve"> PrivilegedExceptionAction&lt;RandomAccessFile&gt;()</w:t>
      </w:r>
    </w:p>
    <w:p w:rsidR="00F764A8" w:rsidRDefault="00F764A8" w:rsidP="00F764A8">
      <w:pPr>
        <w:pStyle w:val="aff"/>
        <w:rPr>
          <w:snapToGrid/>
        </w:rPr>
      </w:pPr>
      <w:r>
        <w:rPr>
          <w:snapToGrid/>
        </w:rPr>
        <w:t xml:space="preserve">        {</w:t>
      </w:r>
    </w:p>
    <w:p w:rsidR="00F764A8" w:rsidRDefault="00F764A8" w:rsidP="00F764A8">
      <w:pPr>
        <w:pStyle w:val="aff"/>
        <w:rPr>
          <w:snapToGrid/>
        </w:rPr>
      </w:pPr>
      <w:r>
        <w:rPr>
          <w:snapToGrid/>
        </w:rPr>
        <w:t xml:space="preserve">            </w:t>
      </w:r>
      <w:r>
        <w:rPr>
          <w:b/>
          <w:snapToGrid/>
          <w:color w:val="7F0055"/>
        </w:rPr>
        <w:t>public</w:t>
      </w:r>
      <w:r>
        <w:rPr>
          <w:snapToGrid/>
        </w:rPr>
        <w:t xml:space="preserve"> RandomAccessFile run() </w:t>
      </w:r>
      <w:r>
        <w:rPr>
          <w:b/>
          <w:snapToGrid/>
          <w:color w:val="7F0055"/>
        </w:rPr>
        <w:t>throws</w:t>
      </w:r>
      <w:r>
        <w:rPr>
          <w:snapToGrid/>
        </w:rPr>
        <w:t xml:space="preserve"> FileNotFoundException</w:t>
      </w:r>
    </w:p>
    <w:p w:rsidR="00F764A8" w:rsidRDefault="00F764A8" w:rsidP="00F764A8">
      <w:pPr>
        <w:pStyle w:val="aff"/>
        <w:rPr>
          <w:snapToGrid/>
        </w:rPr>
      </w:pPr>
      <w:r>
        <w:rPr>
          <w:snapToGrid/>
        </w:rPr>
        <w:t xml:space="preserve">            {</w:t>
      </w:r>
    </w:p>
    <w:p w:rsidR="00F764A8" w:rsidRDefault="00F764A8" w:rsidP="00F764A8">
      <w:pPr>
        <w:pStyle w:val="aff"/>
        <w:rPr>
          <w:snapToGrid/>
        </w:rPr>
      </w:pPr>
      <w:r>
        <w:rPr>
          <w:snapToGrid/>
        </w:rPr>
        <w:t xml:space="preserve">                </w:t>
      </w:r>
      <w:r>
        <w:rPr>
          <w:b/>
          <w:snapToGrid/>
          <w:color w:val="7F0055"/>
        </w:rPr>
        <w:t>return</w:t>
      </w:r>
      <w:r>
        <w:rPr>
          <w:snapToGrid/>
        </w:rPr>
        <w:t xml:space="preserve"> </w:t>
      </w:r>
      <w:r>
        <w:rPr>
          <w:b/>
          <w:snapToGrid/>
          <w:color w:val="7F0055"/>
        </w:rPr>
        <w:t>new</w:t>
      </w:r>
      <w:r>
        <w:rPr>
          <w:snapToGrid/>
        </w:rPr>
        <w:t xml:space="preserve"> RandomAccessFile(f, </w:t>
      </w:r>
      <w:r>
        <w:rPr>
          <w:snapToGrid/>
          <w:color w:val="2A00FF"/>
        </w:rPr>
        <w:t>"r"</w:t>
      </w:r>
      <w:r>
        <w:rPr>
          <w:snapToGrid/>
        </w:rPr>
        <w:t>);</w:t>
      </w:r>
    </w:p>
    <w:p w:rsidR="00F764A8" w:rsidRDefault="00F764A8" w:rsidP="00F764A8">
      <w:pPr>
        <w:pStyle w:val="aff"/>
        <w:rPr>
          <w:snapToGrid/>
        </w:rPr>
      </w:pPr>
      <w:r>
        <w:rPr>
          <w:snapToGrid/>
        </w:rPr>
        <w:t xml:space="preserve">            }</w:t>
      </w:r>
    </w:p>
    <w:p w:rsidR="00F764A8" w:rsidRDefault="00F764A8" w:rsidP="00F764A8">
      <w:pPr>
        <w:pStyle w:val="aff"/>
        <w:rPr>
          <w:snapToGrid/>
        </w:rPr>
      </w:pPr>
      <w:r>
        <w:rPr>
          <w:snapToGrid/>
        </w:rPr>
        <w:t xml:space="preserve">        </w:t>
      </w:r>
      <w:r w:rsidR="00B67CF8">
        <w:rPr>
          <w:snapToGrid/>
        </w:rPr>
        <w:t>});</w:t>
      </w:r>
    </w:p>
    <w:p w:rsidR="00F764A8" w:rsidRDefault="00F764A8" w:rsidP="00F764A8">
      <w:pPr>
        <w:pStyle w:val="aff"/>
        <w:rPr>
          <w:snapToGrid/>
        </w:rPr>
      </w:pPr>
      <w:r>
        <w:rPr>
          <w:snapToGrid/>
        </w:rPr>
        <w:t xml:space="preserve">    }</w:t>
      </w:r>
    </w:p>
    <w:p w:rsidR="00F764A8" w:rsidRDefault="00F764A8" w:rsidP="00F764A8">
      <w:pPr>
        <w:pStyle w:val="aff"/>
        <w:rPr>
          <w:snapToGrid/>
        </w:rPr>
      </w:pPr>
      <w:r>
        <w:rPr>
          <w:snapToGrid/>
        </w:rPr>
        <w:t xml:space="preserve">    </w:t>
      </w:r>
      <w:r>
        <w:rPr>
          <w:b/>
          <w:snapToGrid/>
          <w:color w:val="7F0055"/>
        </w:rPr>
        <w:t>catch</w:t>
      </w:r>
      <w:r>
        <w:rPr>
          <w:snapToGrid/>
        </w:rPr>
        <w:t>(IOException e)</w:t>
      </w:r>
    </w:p>
    <w:p w:rsidR="00F764A8" w:rsidRDefault="00F764A8" w:rsidP="00F764A8">
      <w:pPr>
        <w:pStyle w:val="aff"/>
        <w:rPr>
          <w:snapToGrid/>
        </w:rPr>
      </w:pPr>
      <w:r>
        <w:rPr>
          <w:snapToGrid/>
        </w:rPr>
        <w:t xml:space="preserve">    {</w:t>
      </w:r>
    </w:p>
    <w:p w:rsidR="00F764A8" w:rsidRDefault="00F764A8" w:rsidP="00F764A8">
      <w:pPr>
        <w:pStyle w:val="aff"/>
        <w:rPr>
          <w:snapToGrid/>
        </w:rPr>
      </w:pPr>
      <w:r>
        <w:rPr>
          <w:snapToGrid/>
        </w:rPr>
        <w:t xml:space="preserve">        </w:t>
      </w:r>
      <w:r>
        <w:rPr>
          <w:snapToGrid/>
          <w:color w:val="3F7F5F"/>
        </w:rPr>
        <w:t>// handle error</w:t>
      </w:r>
    </w:p>
    <w:p w:rsidR="00F764A8" w:rsidRDefault="00F764A8" w:rsidP="00F764A8">
      <w:pPr>
        <w:pStyle w:val="aff"/>
        <w:rPr>
          <w:snapToGrid/>
        </w:rPr>
      </w:pPr>
      <w:r>
        <w:rPr>
          <w:snapToGrid/>
        </w:rPr>
        <w:t xml:space="preserve">    }</w:t>
      </w:r>
    </w:p>
    <w:p w:rsidR="00F764A8" w:rsidRDefault="00F764A8" w:rsidP="00F764A8">
      <w:pPr>
        <w:pStyle w:val="aff"/>
        <w:rPr>
          <w:snapToGrid/>
        </w:rPr>
      </w:pPr>
      <w:r>
        <w:rPr>
          <w:snapToGrid/>
        </w:rPr>
        <w:t xml:space="preserve">    </w:t>
      </w:r>
      <w:r>
        <w:rPr>
          <w:b/>
          <w:snapToGrid/>
          <w:color w:val="7F0055"/>
        </w:rPr>
        <w:t>catch</w:t>
      </w:r>
      <w:r>
        <w:rPr>
          <w:snapToGrid/>
        </w:rPr>
        <w:t xml:space="preserve"> (PrivilegedActionException e)</w:t>
      </w:r>
    </w:p>
    <w:p w:rsidR="00F764A8" w:rsidRDefault="00F764A8" w:rsidP="00F764A8">
      <w:pPr>
        <w:pStyle w:val="aff"/>
        <w:rPr>
          <w:snapToGrid/>
        </w:rPr>
      </w:pPr>
      <w:r>
        <w:rPr>
          <w:snapToGrid/>
        </w:rPr>
        <w:t xml:space="preserve">    {</w:t>
      </w:r>
    </w:p>
    <w:p w:rsidR="00F764A8" w:rsidRDefault="00F764A8" w:rsidP="00F764A8">
      <w:pPr>
        <w:pStyle w:val="aff"/>
        <w:rPr>
          <w:snapToGrid/>
        </w:rPr>
      </w:pPr>
      <w:r>
        <w:rPr>
          <w:snapToGrid/>
        </w:rPr>
        <w:t xml:space="preserve">        </w:t>
      </w:r>
      <w:r>
        <w:rPr>
          <w:snapToGrid/>
          <w:color w:val="3F7F5F"/>
        </w:rPr>
        <w:t>// handle error</w:t>
      </w:r>
    </w:p>
    <w:p w:rsidR="00F764A8" w:rsidRDefault="00F764A8" w:rsidP="00F764A8">
      <w:pPr>
        <w:pStyle w:val="aff"/>
        <w:rPr>
          <w:snapToGrid/>
        </w:rPr>
      </w:pPr>
      <w:r>
        <w:rPr>
          <w:snapToGrid/>
        </w:rPr>
        <w:t xml:space="preserve">    }</w:t>
      </w:r>
    </w:p>
    <w:p w:rsidR="00F764A8" w:rsidRDefault="00F764A8" w:rsidP="00F764A8">
      <w:pPr>
        <w:pStyle w:val="aff"/>
        <w:rPr>
          <w:snapToGrid/>
        </w:rPr>
      </w:pPr>
      <w:r>
        <w:rPr>
          <w:snapToGrid/>
        </w:rPr>
        <w:t xml:space="preserve">    </w:t>
      </w:r>
      <w:r>
        <w:rPr>
          <w:b/>
          <w:snapToGrid/>
          <w:color w:val="7F0055"/>
        </w:rPr>
        <w:t>return</w:t>
      </w:r>
      <w:r>
        <w:rPr>
          <w:snapToGrid/>
        </w:rPr>
        <w:t xml:space="preserve"> rf;</w:t>
      </w:r>
    </w:p>
    <w:p w:rsidR="00F764A8" w:rsidRPr="00F764A8" w:rsidRDefault="00F764A8" w:rsidP="006330E0">
      <w:pPr>
        <w:pStyle w:val="aff"/>
      </w:pPr>
      <w:r>
        <w:rPr>
          <w:snapToGrid/>
        </w:rPr>
        <w:t>}</w:t>
      </w:r>
    </w:p>
    <w:p w:rsidR="00111450" w:rsidRDefault="005A7BEA" w:rsidP="002D3D51">
      <w:pPr>
        <w:rPr>
          <w:rFonts w:eastAsia="宋体"/>
          <w:szCs w:val="24"/>
          <w:lang w:val="zh-CN"/>
        </w:rPr>
      </w:pPr>
      <w:r w:rsidRPr="004F38FC">
        <w:rPr>
          <w:rFonts w:eastAsia="宋体" w:hint="eastAsia"/>
          <w:szCs w:val="24"/>
          <w:lang w:val="zh-CN"/>
        </w:rPr>
        <w:t>正确代码示例确保</w:t>
      </w:r>
      <w:r w:rsidRPr="005A7BEA">
        <w:rPr>
          <w:rStyle w:val="Char6"/>
          <w:rFonts w:eastAsia="宋体"/>
        </w:rPr>
        <w:t>java.io.File</w:t>
      </w:r>
      <w:r w:rsidRPr="004F38FC">
        <w:rPr>
          <w:rFonts w:eastAsia="宋体" w:hint="eastAsia"/>
          <w:szCs w:val="24"/>
          <w:lang w:val="zh-CN"/>
        </w:rPr>
        <w:t>对象是可信的</w:t>
      </w:r>
      <w:r w:rsidRPr="004F38FC">
        <w:rPr>
          <w:rFonts w:eastAsia="宋体" w:hint="eastAsia"/>
          <w:szCs w:val="24"/>
        </w:rPr>
        <w:t>，</w:t>
      </w:r>
      <w:r>
        <w:rPr>
          <w:rFonts w:eastAsia="宋体" w:hint="eastAsia"/>
          <w:szCs w:val="24"/>
          <w:lang w:val="zh-CN"/>
        </w:rPr>
        <w:t>不管它是否是</w:t>
      </w:r>
      <w:r w:rsidRPr="004F38FC">
        <w:rPr>
          <w:rFonts w:eastAsia="宋体"/>
          <w:szCs w:val="24"/>
        </w:rPr>
        <w:t>final</w:t>
      </w:r>
      <w:r>
        <w:rPr>
          <w:rFonts w:eastAsia="宋体" w:hint="eastAsia"/>
          <w:szCs w:val="24"/>
        </w:rPr>
        <w:t>型的</w:t>
      </w:r>
      <w:r w:rsidRPr="004F38FC">
        <w:rPr>
          <w:rFonts w:eastAsia="宋体" w:hint="eastAsia"/>
          <w:szCs w:val="24"/>
          <w:lang w:val="zh-CN"/>
        </w:rPr>
        <w:t>。</w:t>
      </w:r>
      <w:r w:rsidR="00C136C1" w:rsidRPr="004F38FC">
        <w:rPr>
          <w:rFonts w:eastAsia="宋体" w:hint="eastAsia"/>
          <w:szCs w:val="24"/>
          <w:lang w:val="zh-CN"/>
        </w:rPr>
        <w:t>该示例使用标准构造器创建了一个新的文件对象。</w:t>
      </w:r>
      <w:r w:rsidR="0080186F">
        <w:rPr>
          <w:rFonts w:eastAsia="宋体" w:hint="eastAsia"/>
          <w:szCs w:val="24"/>
          <w:lang w:val="zh-CN"/>
        </w:rPr>
        <w:t>这样可以保证在</w:t>
      </w:r>
      <w:r w:rsidR="0080186F" w:rsidRPr="00B11D3C">
        <w:rPr>
          <w:rStyle w:val="Char6"/>
          <w:rFonts w:eastAsia="宋体" w:hint="eastAsia"/>
        </w:rPr>
        <w:t>File</w:t>
      </w:r>
      <w:r w:rsidR="0080186F" w:rsidRPr="004F38FC">
        <w:rPr>
          <w:rFonts w:eastAsia="宋体" w:hint="eastAsia"/>
          <w:szCs w:val="24"/>
          <w:lang w:val="zh-CN"/>
        </w:rPr>
        <w:t>对象上调用的任何函数均来自标准类库，而不是被攻击者所覆盖过的函数。</w:t>
      </w:r>
      <w:r w:rsidR="00656065" w:rsidRPr="004F38FC">
        <w:rPr>
          <w:rFonts w:eastAsia="宋体" w:hint="eastAsia"/>
          <w:szCs w:val="24"/>
          <w:lang w:val="zh-CN"/>
        </w:rPr>
        <w:t>注意，使用</w:t>
      </w:r>
      <w:r w:rsidR="009F5C09" w:rsidRPr="00EF3CA9">
        <w:rPr>
          <w:rStyle w:val="Char6"/>
          <w:rFonts w:eastAsia="宋体"/>
        </w:rPr>
        <w:t>clone()</w:t>
      </w:r>
      <w:r w:rsidR="00656065" w:rsidRPr="004F38FC">
        <w:rPr>
          <w:rFonts w:eastAsia="宋体" w:hint="eastAsia"/>
          <w:szCs w:val="24"/>
          <w:lang w:val="zh-CN"/>
        </w:rPr>
        <w:t>函数而非</w:t>
      </w:r>
      <w:r w:rsidR="00656065" w:rsidRPr="00EF3CA9">
        <w:rPr>
          <w:rStyle w:val="Char6"/>
          <w:rFonts w:eastAsia="宋体"/>
        </w:rPr>
        <w:t>openFile()</w:t>
      </w:r>
      <w:r w:rsidR="00656065" w:rsidRPr="004F38FC">
        <w:rPr>
          <w:rFonts w:eastAsia="宋体" w:hint="eastAsia"/>
          <w:szCs w:val="24"/>
          <w:lang w:val="zh-CN"/>
        </w:rPr>
        <w:t>函数会拷贝攻击者的类，而这是不可取的。</w:t>
      </w:r>
    </w:p>
    <w:p w:rsidR="00A903E9" w:rsidRDefault="00A903E9" w:rsidP="002D3D51">
      <w:pPr>
        <w:rPr>
          <w:rFonts w:eastAsia="宋体" w:hint="eastAsia"/>
          <w:szCs w:val="24"/>
          <w:lang w:val="zh-CN"/>
        </w:rPr>
      </w:pPr>
      <w:r>
        <w:rPr>
          <w:rFonts w:eastAsia="宋体" w:hint="eastAsia"/>
          <w:szCs w:val="24"/>
          <w:lang w:val="zh-CN"/>
        </w:rPr>
        <w:lastRenderedPageBreak/>
        <w:t>搜索</w:t>
      </w:r>
      <w:r>
        <w:rPr>
          <w:rFonts w:eastAsia="宋体"/>
          <w:szCs w:val="24"/>
          <w:lang w:val="zh-CN"/>
        </w:rPr>
        <w:t>：</w:t>
      </w:r>
      <w:r>
        <w:rPr>
          <w:rFonts w:eastAsia="宋体" w:hint="eastAsia"/>
          <w:szCs w:val="24"/>
          <w:lang w:val="zh-CN"/>
        </w:rPr>
        <w:t xml:space="preserve"> </w:t>
      </w:r>
      <w:r>
        <w:rPr>
          <w:snapToGrid/>
        </w:rPr>
        <w:t>getCanonicalPath</w:t>
      </w:r>
    </w:p>
    <w:p w:rsidR="00A903E9" w:rsidRPr="00762984" w:rsidRDefault="00A903E9" w:rsidP="002D3D51">
      <w:pPr>
        <w:rPr>
          <w:rFonts w:eastAsiaTheme="minorEastAsia" w:hint="eastAsia"/>
        </w:rPr>
      </w:pPr>
    </w:p>
    <w:p w:rsidR="00992A59" w:rsidRDefault="00D9016C" w:rsidP="001C122A">
      <w:pPr>
        <w:pStyle w:val="2"/>
      </w:pPr>
      <w:bookmarkStart w:id="98" w:name="_Toc376550033"/>
      <w:bookmarkStart w:id="99" w:name="_Toc435437915"/>
      <w:r>
        <w:rPr>
          <w:rFonts w:eastAsiaTheme="minorEastAsia" w:hint="eastAsia"/>
        </w:rPr>
        <w:t>规则</w:t>
      </w:r>
      <w:r w:rsidR="00E460B6">
        <w:rPr>
          <w:rFonts w:hint="eastAsia"/>
        </w:rPr>
        <w:t xml:space="preserve"> 5.4</w:t>
      </w:r>
      <w:r w:rsidR="00831E13">
        <w:rPr>
          <w:rFonts w:eastAsiaTheme="minorEastAsia" w:hint="eastAsia"/>
        </w:rPr>
        <w:t xml:space="preserve"> </w:t>
      </w:r>
      <w:r w:rsidR="00B2053D" w:rsidRPr="00B2053D">
        <w:rPr>
          <w:rFonts w:ascii="宋体" w:eastAsia="宋体" w:hAnsi="宋体" w:cs="宋体" w:hint="eastAsia"/>
        </w:rPr>
        <w:t>禁止特权块向非信任域泄漏敏感信息</w:t>
      </w:r>
      <w:bookmarkEnd w:id="98"/>
      <w:bookmarkEnd w:id="99"/>
    </w:p>
    <w:p w:rsidR="00D76397" w:rsidRDefault="00D76397" w:rsidP="002D3D51">
      <w:pPr>
        <w:rPr>
          <w:rFonts w:eastAsiaTheme="minorEastAsia"/>
        </w:rPr>
      </w:pPr>
      <w:r>
        <w:rPr>
          <w:rFonts w:eastAsiaTheme="minorEastAsia" w:hint="eastAsia"/>
          <w:b/>
        </w:rPr>
        <w:t>说明：</w:t>
      </w:r>
      <w:r w:rsidR="00676CFF" w:rsidRPr="00A32602">
        <w:rPr>
          <w:rStyle w:val="Char6"/>
          <w:rFonts w:eastAsia="宋体"/>
        </w:rPr>
        <w:t>java.security.AccessController</w:t>
      </w:r>
      <w:r w:rsidR="00676CFF" w:rsidRPr="00A32602">
        <w:rPr>
          <w:rFonts w:eastAsia="宋体" w:hint="eastAsia"/>
        </w:rPr>
        <w:t>类是</w:t>
      </w:r>
      <w:r w:rsidR="00676CFF" w:rsidRPr="00A32602">
        <w:rPr>
          <w:rFonts w:eastAsia="宋体"/>
        </w:rPr>
        <w:t>Java</w:t>
      </w:r>
      <w:r w:rsidR="00676CFF" w:rsidRPr="00A32602">
        <w:rPr>
          <w:rFonts w:eastAsia="宋体" w:hint="eastAsia"/>
        </w:rPr>
        <w:t>安全机制的一部分</w:t>
      </w:r>
      <w:r w:rsidR="00676CFF">
        <w:rPr>
          <w:rFonts w:eastAsia="宋体" w:hint="eastAsia"/>
        </w:rPr>
        <w:t>，</w:t>
      </w:r>
      <w:r w:rsidR="00676CFF" w:rsidRPr="004F38FC">
        <w:rPr>
          <w:rFonts w:eastAsia="宋体" w:hint="eastAsia"/>
          <w:szCs w:val="24"/>
          <w:lang w:val="zh-CN"/>
        </w:rPr>
        <w:t>负责实施可应用的安全策略</w:t>
      </w:r>
      <w:r w:rsidR="00676CFF">
        <w:rPr>
          <w:rFonts w:eastAsia="宋体" w:hint="eastAsia"/>
          <w:szCs w:val="24"/>
          <w:lang w:val="zh-CN"/>
        </w:rPr>
        <w:t>。该类</w:t>
      </w:r>
      <w:r w:rsidR="00676CFF" w:rsidRPr="00A861F2">
        <w:rPr>
          <w:rFonts w:eastAsia="宋体" w:hint="eastAsia"/>
          <w:szCs w:val="24"/>
          <w:lang w:val="zh-CN"/>
        </w:rPr>
        <w:t>静态</w:t>
      </w:r>
      <w:r w:rsidR="00676CFF">
        <w:rPr>
          <w:rFonts w:eastAsia="宋体" w:hint="eastAsia"/>
          <w:szCs w:val="24"/>
          <w:lang w:val="zh-CN"/>
        </w:rPr>
        <w:t>的</w:t>
      </w:r>
      <w:r w:rsidR="00676CFF" w:rsidRPr="00C52DB0">
        <w:rPr>
          <w:rStyle w:val="Char6"/>
        </w:rPr>
        <w:t>doPrivileged()</w:t>
      </w:r>
      <w:r w:rsidR="00676CFF">
        <w:rPr>
          <w:rFonts w:eastAsia="宋体" w:hint="eastAsia"/>
          <w:szCs w:val="24"/>
          <w:lang w:val="zh-CN"/>
        </w:rPr>
        <w:t>方法以</w:t>
      </w:r>
      <w:r w:rsidR="001A4B01">
        <w:rPr>
          <w:rFonts w:eastAsia="宋体" w:hint="eastAsia"/>
          <w:szCs w:val="24"/>
          <w:lang w:val="zh-CN"/>
        </w:rPr>
        <w:t>相对宽松</w:t>
      </w:r>
      <w:r w:rsidR="00676CFF">
        <w:rPr>
          <w:rFonts w:eastAsia="宋体" w:hint="eastAsia"/>
          <w:szCs w:val="24"/>
          <w:lang w:val="zh-CN"/>
        </w:rPr>
        <w:t>的安全策略</w:t>
      </w:r>
      <w:r w:rsidR="00676CFF" w:rsidRPr="00A861F2">
        <w:rPr>
          <w:rFonts w:eastAsia="宋体" w:hint="eastAsia"/>
          <w:szCs w:val="24"/>
          <w:lang w:val="zh-CN"/>
        </w:rPr>
        <w:t>执行</w:t>
      </w:r>
      <w:r w:rsidR="00676CFF">
        <w:rPr>
          <w:rFonts w:eastAsia="宋体" w:hint="eastAsia"/>
          <w:szCs w:val="24"/>
          <w:lang w:val="zh-CN"/>
        </w:rPr>
        <w:t>一个</w:t>
      </w:r>
      <w:r w:rsidR="00676CFF" w:rsidRPr="00A861F2">
        <w:rPr>
          <w:rFonts w:eastAsia="宋体" w:hint="eastAsia"/>
          <w:szCs w:val="24"/>
          <w:lang w:val="zh-CN"/>
        </w:rPr>
        <w:t>代码块。</w:t>
      </w:r>
      <w:r w:rsidR="00676CFF" w:rsidRPr="00105957">
        <w:rPr>
          <w:rStyle w:val="Char6"/>
          <w:rFonts w:eastAsia="宋体"/>
        </w:rPr>
        <w:t>doPrivileged()</w:t>
      </w:r>
      <w:r w:rsidR="00676CFF" w:rsidRPr="00CE72D6">
        <w:rPr>
          <w:rFonts w:eastAsia="宋体" w:hint="eastAsia"/>
        </w:rPr>
        <w:t>方法</w:t>
      </w:r>
      <w:r w:rsidR="001A4B01">
        <w:rPr>
          <w:rFonts w:eastAsia="宋体" w:hint="eastAsia"/>
        </w:rPr>
        <w:t>停止在调用链上对权限进行进一步的检查</w:t>
      </w:r>
      <w:r w:rsidR="00676CFF" w:rsidRPr="00CE72D6">
        <w:rPr>
          <w:rFonts w:eastAsia="宋体" w:hint="eastAsia"/>
        </w:rPr>
        <w:t>。</w:t>
      </w:r>
      <w:r w:rsidR="00676CFF">
        <w:rPr>
          <w:rFonts w:eastAsia="宋体" w:hint="eastAsia"/>
        </w:rPr>
        <w:t>因此，任何</w:t>
      </w:r>
      <w:r w:rsidR="001A4B01">
        <w:rPr>
          <w:rFonts w:eastAsia="宋体" w:hint="eastAsia"/>
        </w:rPr>
        <w:t>调用</w:t>
      </w:r>
      <w:r w:rsidR="00676CFF" w:rsidRPr="00CC6F8A">
        <w:rPr>
          <w:rStyle w:val="Char6"/>
        </w:rPr>
        <w:t>doPrivileged()</w:t>
      </w:r>
      <w:r w:rsidR="00676CFF" w:rsidRPr="00CC6F8A">
        <w:rPr>
          <w:rFonts w:eastAsiaTheme="minorEastAsia" w:hint="eastAsia"/>
        </w:rPr>
        <w:t>代码块的方法或者类都有责任确保敏感操作访问的安全性。</w:t>
      </w:r>
    </w:p>
    <w:p w:rsidR="004B5451" w:rsidRPr="00B6273F" w:rsidRDefault="00676CFF" w:rsidP="002D3D51">
      <w:pPr>
        <w:rPr>
          <w:rFonts w:eastAsiaTheme="minorEastAsia"/>
          <w:b/>
        </w:rPr>
      </w:pPr>
      <w:r w:rsidRPr="00DA56AC">
        <w:rPr>
          <w:rStyle w:val="Char6"/>
        </w:rPr>
        <w:t>doPrivileged()</w:t>
      </w:r>
      <w:r w:rsidRPr="00DA56AC">
        <w:rPr>
          <w:rFonts w:eastAsiaTheme="minorEastAsia" w:hint="eastAsia"/>
        </w:rPr>
        <w:t>方法一定不能泄露敏感信息或者功能。</w:t>
      </w:r>
      <w:r w:rsidR="001A4B01">
        <w:rPr>
          <w:rFonts w:eastAsia="宋体" w:hint="eastAsia"/>
          <w:szCs w:val="24"/>
          <w:lang w:val="zh-CN"/>
        </w:rPr>
        <w:t>假如</w:t>
      </w:r>
      <w:r w:rsidR="00DA56AC" w:rsidRPr="004F38FC">
        <w:rPr>
          <w:rFonts w:eastAsia="宋体" w:hint="eastAsia"/>
          <w:szCs w:val="24"/>
          <w:lang w:val="zh-CN"/>
        </w:rPr>
        <w:t>一个</w:t>
      </w:r>
      <w:r w:rsidR="00DA56AC" w:rsidRPr="004F38FC">
        <w:rPr>
          <w:rFonts w:eastAsia="宋体"/>
          <w:szCs w:val="24"/>
        </w:rPr>
        <w:t>Web</w:t>
      </w:r>
      <w:r w:rsidR="00DA56AC" w:rsidRPr="004F38FC">
        <w:rPr>
          <w:rFonts w:eastAsia="宋体" w:hint="eastAsia"/>
          <w:szCs w:val="24"/>
          <w:lang w:val="zh-CN"/>
        </w:rPr>
        <w:t>应用程序为</w:t>
      </w:r>
      <w:r w:rsidR="00DA56AC" w:rsidRPr="004F38FC">
        <w:rPr>
          <w:rFonts w:eastAsia="宋体"/>
          <w:szCs w:val="24"/>
        </w:rPr>
        <w:t>Web</w:t>
      </w:r>
      <w:r w:rsidR="00DA56AC" w:rsidRPr="004F38FC">
        <w:rPr>
          <w:rFonts w:eastAsia="宋体" w:hint="eastAsia"/>
          <w:szCs w:val="24"/>
          <w:lang w:val="zh-CN"/>
        </w:rPr>
        <w:t>服务维护一个敏感的口令文件</w:t>
      </w:r>
      <w:r w:rsidR="00DA56AC" w:rsidRPr="004F38FC">
        <w:rPr>
          <w:rFonts w:eastAsia="宋体" w:hint="eastAsia"/>
          <w:szCs w:val="24"/>
        </w:rPr>
        <w:t>，</w:t>
      </w:r>
      <w:r w:rsidR="00DA56AC" w:rsidRPr="004F38FC">
        <w:rPr>
          <w:rFonts w:eastAsia="宋体" w:hint="eastAsia"/>
          <w:szCs w:val="24"/>
          <w:lang w:val="zh-CN"/>
        </w:rPr>
        <w:t>同时也</w:t>
      </w:r>
      <w:r w:rsidR="00DA56AC">
        <w:rPr>
          <w:rFonts w:eastAsia="宋体" w:hint="eastAsia"/>
          <w:szCs w:val="24"/>
          <w:lang w:val="zh-CN"/>
        </w:rPr>
        <w:t>会加载</w:t>
      </w:r>
      <w:r w:rsidR="00DA56AC" w:rsidRPr="004F38FC">
        <w:rPr>
          <w:rFonts w:eastAsia="宋体" w:hint="eastAsia"/>
          <w:szCs w:val="24"/>
          <w:lang w:val="zh-CN"/>
        </w:rPr>
        <w:t>运行不受信任的代码。</w:t>
      </w:r>
      <w:r w:rsidR="009A7F44" w:rsidRPr="004F38FC">
        <w:rPr>
          <w:rFonts w:eastAsia="宋体" w:hint="eastAsia"/>
          <w:szCs w:val="24"/>
          <w:lang w:val="zh-CN"/>
        </w:rPr>
        <w:t>那么，</w:t>
      </w:r>
      <w:r w:rsidR="009A7F44" w:rsidRPr="004F38FC">
        <w:rPr>
          <w:rFonts w:eastAsia="宋体"/>
          <w:szCs w:val="24"/>
          <w:lang w:val="zh-CN"/>
        </w:rPr>
        <w:t>Web</w:t>
      </w:r>
      <w:r w:rsidR="009A7F44" w:rsidRPr="004F38FC">
        <w:rPr>
          <w:rFonts w:eastAsia="宋体" w:hint="eastAsia"/>
          <w:szCs w:val="24"/>
          <w:lang w:val="zh-CN"/>
        </w:rPr>
        <w:t>应用程序可以实施一种安全策略来防止自身的大部分代码和不受信任代码访问</w:t>
      </w:r>
      <w:r w:rsidR="009A7F44">
        <w:rPr>
          <w:rFonts w:eastAsia="宋体" w:hint="eastAsia"/>
          <w:szCs w:val="24"/>
          <w:lang w:val="zh-CN"/>
        </w:rPr>
        <w:t>该</w:t>
      </w:r>
      <w:r w:rsidR="009A7F44" w:rsidRPr="004F38FC">
        <w:rPr>
          <w:rFonts w:eastAsia="宋体" w:hint="eastAsia"/>
          <w:szCs w:val="24"/>
          <w:lang w:val="zh-CN"/>
        </w:rPr>
        <w:t>敏感文件。</w:t>
      </w:r>
      <w:r w:rsidR="006468DD" w:rsidRPr="004F38FC">
        <w:rPr>
          <w:rFonts w:eastAsia="宋体" w:hint="eastAsia"/>
          <w:szCs w:val="24"/>
          <w:lang w:val="zh-CN"/>
        </w:rPr>
        <w:t>由于必须要提供添加和修改口令的机制，可通过</w:t>
      </w:r>
      <w:r w:rsidR="006468DD" w:rsidRPr="006468DD">
        <w:rPr>
          <w:rStyle w:val="Char6"/>
          <w:rFonts w:eastAsia="宋体"/>
        </w:rPr>
        <w:t>doPrivileged()</w:t>
      </w:r>
      <w:r w:rsidR="00D07A88">
        <w:rPr>
          <w:rFonts w:eastAsia="宋体" w:hint="eastAsia"/>
          <w:szCs w:val="24"/>
          <w:lang w:val="zh-CN"/>
        </w:rPr>
        <w:t>特权快</w:t>
      </w:r>
      <w:r w:rsidR="006468DD" w:rsidRPr="004F38FC">
        <w:rPr>
          <w:rFonts w:eastAsia="宋体" w:hint="eastAsia"/>
          <w:szCs w:val="24"/>
          <w:lang w:val="zh-CN"/>
        </w:rPr>
        <w:t>来临时允许不受信任代码访问敏感文件</w:t>
      </w:r>
      <w:r w:rsidR="00630CD5">
        <w:rPr>
          <w:rFonts w:eastAsia="宋体" w:hint="eastAsia"/>
          <w:szCs w:val="24"/>
          <w:lang w:val="zh-CN"/>
        </w:rPr>
        <w:t>来管理密码。</w:t>
      </w:r>
      <w:r w:rsidR="00B6273F" w:rsidRPr="004F38FC">
        <w:rPr>
          <w:rFonts w:eastAsia="宋体" w:hint="eastAsia"/>
          <w:szCs w:val="24"/>
          <w:lang w:val="zh-CN"/>
        </w:rPr>
        <w:t>这种情况下，任何特权块必须防止不受信任代码访问口令信息。</w:t>
      </w:r>
    </w:p>
    <w:p w:rsidR="009C744B" w:rsidRPr="00961CBF" w:rsidRDefault="00575E99" w:rsidP="00961CBF">
      <w:pPr>
        <w:pStyle w:val="aff0"/>
      </w:pPr>
      <w:r>
        <w:rPr>
          <w:rFonts w:hint="eastAsia"/>
          <w:u w:color="000000"/>
        </w:rPr>
        <w:t>错误示例：</w:t>
      </w:r>
    </w:p>
    <w:p w:rsidR="00B021C7" w:rsidRPr="00545E87" w:rsidRDefault="00B021C7" w:rsidP="00976E36">
      <w:pPr>
        <w:pStyle w:val="aff"/>
      </w:pPr>
      <w:r w:rsidRPr="00545E87">
        <w:rPr>
          <w:b/>
          <w:color w:val="7F0055"/>
        </w:rPr>
        <w:t>public</w:t>
      </w:r>
      <w:r w:rsidRPr="00545E87">
        <w:t xml:space="preserve"> </w:t>
      </w:r>
      <w:r w:rsidRPr="00545E87">
        <w:rPr>
          <w:b/>
          <w:color w:val="7F0055"/>
        </w:rPr>
        <w:t>class</w:t>
      </w:r>
      <w:r w:rsidRPr="00545E87">
        <w:t xml:space="preserve"> PasswordManager</w:t>
      </w:r>
    </w:p>
    <w:p w:rsidR="00B021C7" w:rsidRPr="00545E87" w:rsidRDefault="00B021C7" w:rsidP="00976E36">
      <w:pPr>
        <w:pStyle w:val="aff"/>
      </w:pPr>
      <w:r w:rsidRPr="00545E87">
        <w:t xml:space="preserve">{   </w:t>
      </w:r>
    </w:p>
    <w:p w:rsidR="00B021C7" w:rsidRPr="00545E87" w:rsidRDefault="00B021C7" w:rsidP="00976E36">
      <w:pPr>
        <w:pStyle w:val="aff"/>
      </w:pPr>
      <w:r w:rsidRPr="00545E87">
        <w:t xml:space="preserve">    </w:t>
      </w:r>
      <w:r w:rsidRPr="00545E87">
        <w:rPr>
          <w:b/>
          <w:color w:val="7F0055"/>
        </w:rPr>
        <w:t>public</w:t>
      </w:r>
      <w:r w:rsidRPr="00545E87">
        <w:t xml:space="preserve"> </w:t>
      </w:r>
      <w:r w:rsidRPr="00545E87">
        <w:rPr>
          <w:b/>
          <w:color w:val="7F0055"/>
        </w:rPr>
        <w:t>static</w:t>
      </w:r>
      <w:r w:rsidRPr="00545E87">
        <w:t xml:space="preserve"> </w:t>
      </w:r>
      <w:r w:rsidRPr="00545E87">
        <w:rPr>
          <w:b/>
          <w:color w:val="7F0055"/>
        </w:rPr>
        <w:t>void</w:t>
      </w:r>
      <w:r w:rsidRPr="00545E87">
        <w:t xml:space="preserve"> changePassword() </w:t>
      </w:r>
      <w:r w:rsidRPr="00545E87">
        <w:rPr>
          <w:b/>
          <w:color w:val="7F0055"/>
        </w:rPr>
        <w:t>throws</w:t>
      </w:r>
      <w:r w:rsidRPr="00545E87">
        <w:t xml:space="preserve"> </w:t>
      </w:r>
      <w:r w:rsidR="0000169E">
        <w:rPr>
          <w:rFonts w:hint="eastAsia"/>
        </w:rPr>
        <w:t>MyAppException</w:t>
      </w:r>
    </w:p>
    <w:p w:rsidR="00B021C7" w:rsidRPr="00545E87" w:rsidRDefault="00B021C7" w:rsidP="00976E36">
      <w:pPr>
        <w:pStyle w:val="aff"/>
      </w:pPr>
      <w:r w:rsidRPr="00545E87">
        <w:t xml:space="preserve">    {</w:t>
      </w:r>
    </w:p>
    <w:p w:rsidR="00140152" w:rsidRPr="008F1543" w:rsidRDefault="00140152" w:rsidP="00140152">
      <w:pPr>
        <w:pStyle w:val="aff"/>
        <w:rPr>
          <w:snapToGrid/>
        </w:rPr>
      </w:pPr>
      <w:r>
        <w:rPr>
          <w:snapToGrid/>
        </w:rPr>
        <w:t xml:space="preserve">        </w:t>
      </w:r>
      <w:r>
        <w:rPr>
          <w:snapToGrid/>
          <w:color w:val="3F7F5F"/>
        </w:rPr>
        <w:t>//</w:t>
      </w:r>
      <w:r w:rsidR="006E31DD">
        <w:rPr>
          <w:rFonts w:hint="eastAsia"/>
          <w:snapToGrid/>
          <w:color w:val="3F7F5F"/>
        </w:rPr>
        <w:t xml:space="preserve"> ...</w:t>
      </w:r>
    </w:p>
    <w:p w:rsidR="008F1543" w:rsidRDefault="00140152" w:rsidP="008F1543">
      <w:pPr>
        <w:pStyle w:val="aff"/>
        <w:rPr>
          <w:snapToGrid/>
        </w:rPr>
      </w:pPr>
      <w:r>
        <w:rPr>
          <w:snapToGrid/>
        </w:rPr>
        <w:t xml:space="preserve">        </w:t>
      </w:r>
      <w:r w:rsidR="008F1543">
        <w:rPr>
          <w:snapToGrid/>
        </w:rPr>
        <w:t xml:space="preserve">FileInputStream </w:t>
      </w:r>
      <w:r w:rsidR="008F1543" w:rsidRPr="00684ADE">
        <w:rPr>
          <w:snapToGrid/>
        </w:rPr>
        <w:t>fin</w:t>
      </w:r>
      <w:r w:rsidR="008F1543">
        <w:rPr>
          <w:snapToGrid/>
        </w:rPr>
        <w:t xml:space="preserve"> = openPasswordFile();</w:t>
      </w:r>
    </w:p>
    <w:p w:rsidR="008F1543" w:rsidRDefault="00140152" w:rsidP="008F1543">
      <w:pPr>
        <w:pStyle w:val="aff"/>
        <w:rPr>
          <w:snapToGrid/>
        </w:rPr>
      </w:pPr>
      <w:r>
        <w:rPr>
          <w:snapToGrid/>
        </w:rPr>
        <w:t xml:space="preserve">        </w:t>
      </w:r>
      <w:r w:rsidR="008F1543">
        <w:rPr>
          <w:snapToGrid/>
          <w:color w:val="3F7F5F"/>
        </w:rPr>
        <w:t>// test old password with password in file contents; change password</w:t>
      </w:r>
    </w:p>
    <w:p w:rsidR="008F1543" w:rsidRDefault="00140152" w:rsidP="008F1543">
      <w:pPr>
        <w:pStyle w:val="aff"/>
        <w:rPr>
          <w:snapToGrid/>
        </w:rPr>
      </w:pPr>
      <w:r>
        <w:rPr>
          <w:snapToGrid/>
        </w:rPr>
        <w:t xml:space="preserve">        </w:t>
      </w:r>
      <w:r w:rsidR="008F1543">
        <w:rPr>
          <w:snapToGrid/>
          <w:color w:val="3F7F5F"/>
        </w:rPr>
        <w:t>// then close the password file</w:t>
      </w:r>
    </w:p>
    <w:p w:rsidR="008F1543" w:rsidRPr="008F1543" w:rsidRDefault="0032079C" w:rsidP="008F1543">
      <w:pPr>
        <w:pStyle w:val="aff"/>
        <w:rPr>
          <w:snapToGrid/>
        </w:rPr>
      </w:pPr>
      <w:r>
        <w:rPr>
          <w:snapToGrid/>
        </w:rPr>
        <w:t xml:space="preserve">        </w:t>
      </w:r>
      <w:r w:rsidR="00140152">
        <w:rPr>
          <w:snapToGrid/>
          <w:color w:val="3F7F5F"/>
        </w:rPr>
        <w:t>//</w:t>
      </w:r>
      <w:r w:rsidR="006E31DD">
        <w:rPr>
          <w:rFonts w:hint="eastAsia"/>
          <w:snapToGrid/>
          <w:color w:val="3F7F5F"/>
        </w:rPr>
        <w:t xml:space="preserve"> ...</w:t>
      </w:r>
    </w:p>
    <w:p w:rsidR="00B021C7" w:rsidRPr="00545E87" w:rsidRDefault="00B021C7" w:rsidP="00976E36">
      <w:pPr>
        <w:pStyle w:val="aff"/>
      </w:pPr>
      <w:r w:rsidRPr="00545E87">
        <w:t xml:space="preserve">    }</w:t>
      </w:r>
    </w:p>
    <w:p w:rsidR="00B021C7" w:rsidRPr="00545E87" w:rsidRDefault="00B021C7" w:rsidP="00976E36">
      <w:pPr>
        <w:pStyle w:val="aff"/>
      </w:pPr>
      <w:r w:rsidRPr="00545E87">
        <w:t xml:space="preserve">    </w:t>
      </w:r>
    </w:p>
    <w:p w:rsidR="00B021C7" w:rsidRPr="00545E87" w:rsidRDefault="00B021C7" w:rsidP="00976E36">
      <w:pPr>
        <w:pStyle w:val="aff"/>
      </w:pPr>
      <w:r w:rsidRPr="00545E87">
        <w:t xml:space="preserve">    </w:t>
      </w:r>
      <w:r w:rsidRPr="00545E87">
        <w:rPr>
          <w:b/>
          <w:color w:val="7F0055"/>
        </w:rPr>
        <w:t>public</w:t>
      </w:r>
      <w:r w:rsidRPr="00545E87">
        <w:t xml:space="preserve"> </w:t>
      </w:r>
      <w:r w:rsidRPr="00545E87">
        <w:rPr>
          <w:b/>
          <w:color w:val="7F0055"/>
        </w:rPr>
        <w:t>static</w:t>
      </w:r>
      <w:r w:rsidRPr="00545E87">
        <w:t xml:space="preserve"> FileInputStream openPasswordFile()</w:t>
      </w:r>
    </w:p>
    <w:p w:rsidR="00B021C7" w:rsidRPr="00545E87" w:rsidRDefault="00B021C7" w:rsidP="00976E36">
      <w:pPr>
        <w:pStyle w:val="aff"/>
      </w:pPr>
      <w:r w:rsidRPr="00545E87">
        <w:t xml:space="preserve">            </w:t>
      </w:r>
      <w:r w:rsidRPr="00545E87">
        <w:rPr>
          <w:b/>
          <w:color w:val="7F0055"/>
        </w:rPr>
        <w:t>throws</w:t>
      </w:r>
      <w:r w:rsidRPr="00545E87">
        <w:t xml:space="preserve"> FileNotFoundException</w:t>
      </w:r>
    </w:p>
    <w:p w:rsidR="00B021C7" w:rsidRPr="00545E87" w:rsidRDefault="00B021C7" w:rsidP="00976E36">
      <w:pPr>
        <w:pStyle w:val="aff"/>
      </w:pPr>
      <w:r w:rsidRPr="00545E87">
        <w:t xml:space="preserve">    {</w:t>
      </w:r>
    </w:p>
    <w:p w:rsidR="00B021C7" w:rsidRPr="00545E87" w:rsidRDefault="00B021C7" w:rsidP="00976E36">
      <w:pPr>
        <w:pStyle w:val="aff"/>
      </w:pPr>
      <w:r w:rsidRPr="00545E87">
        <w:t xml:space="preserve">        </w:t>
      </w:r>
      <w:r w:rsidRPr="00545E87">
        <w:rPr>
          <w:b/>
          <w:color w:val="7F0055"/>
        </w:rPr>
        <w:t>final</w:t>
      </w:r>
      <w:r w:rsidR="0003286C">
        <w:t xml:space="preserve"> String password</w:t>
      </w:r>
      <w:r w:rsidR="0003286C">
        <w:rPr>
          <w:rFonts w:hint="eastAsia"/>
        </w:rPr>
        <w:t>F</w:t>
      </w:r>
      <w:r w:rsidRPr="00545E87">
        <w:t xml:space="preserve">ile = </w:t>
      </w:r>
      <w:r w:rsidRPr="00545E87">
        <w:rPr>
          <w:color w:val="2A00FF"/>
        </w:rPr>
        <w:t>"password"</w:t>
      </w:r>
      <w:r w:rsidRPr="00545E87">
        <w:t>;</w:t>
      </w:r>
    </w:p>
    <w:p w:rsidR="00B021C7" w:rsidRPr="00545E87" w:rsidRDefault="00B021C7" w:rsidP="00976E36">
      <w:pPr>
        <w:pStyle w:val="aff"/>
      </w:pPr>
      <w:r w:rsidRPr="00545E87">
        <w:t xml:space="preserve">        FileInputStream fin = </w:t>
      </w:r>
      <w:r w:rsidRPr="00545E87">
        <w:rPr>
          <w:b/>
          <w:color w:val="7F0055"/>
        </w:rPr>
        <w:t>null</w:t>
      </w:r>
      <w:r w:rsidRPr="00545E87">
        <w:t>;</w:t>
      </w:r>
    </w:p>
    <w:p w:rsidR="00B021C7" w:rsidRPr="00545E87" w:rsidRDefault="00B021C7" w:rsidP="00976E36">
      <w:pPr>
        <w:pStyle w:val="aff"/>
      </w:pPr>
      <w:r w:rsidRPr="00545E87">
        <w:t xml:space="preserve">        </w:t>
      </w:r>
      <w:r w:rsidRPr="00545E87">
        <w:rPr>
          <w:b/>
          <w:color w:val="7F0055"/>
        </w:rPr>
        <w:t>try</w:t>
      </w:r>
    </w:p>
    <w:p w:rsidR="00B021C7" w:rsidRPr="00545E87" w:rsidRDefault="00B021C7" w:rsidP="00976E36">
      <w:pPr>
        <w:pStyle w:val="aff"/>
      </w:pPr>
      <w:r w:rsidRPr="00545E87">
        <w:t xml:space="preserve">        {</w:t>
      </w:r>
    </w:p>
    <w:p w:rsidR="00B021C7" w:rsidRPr="00545E87" w:rsidRDefault="00B021C7" w:rsidP="00976E36">
      <w:pPr>
        <w:pStyle w:val="aff"/>
        <w:rPr>
          <w:b/>
        </w:rPr>
      </w:pPr>
      <w:r w:rsidRPr="00545E87">
        <w:t xml:space="preserve">            </w:t>
      </w:r>
      <w:r w:rsidRPr="00545E87">
        <w:rPr>
          <w:b/>
        </w:rPr>
        <w:t>fin = AccessController.</w:t>
      </w:r>
      <w:r w:rsidRPr="00545E87">
        <w:rPr>
          <w:b/>
          <w:i/>
          <w:iCs/>
        </w:rPr>
        <w:t>doPrivileged</w:t>
      </w:r>
      <w:r w:rsidRPr="00545E87">
        <w:rPr>
          <w:b/>
        </w:rPr>
        <w:t>(</w:t>
      </w:r>
      <w:r w:rsidRPr="00545E87">
        <w:rPr>
          <w:b/>
          <w:color w:val="7F0055"/>
        </w:rPr>
        <w:t>new</w:t>
      </w:r>
      <w:r w:rsidRPr="00545E87">
        <w:rPr>
          <w:b/>
        </w:rPr>
        <w:t xml:space="preserve"> PrivilegedExceptionAction&lt;FileInputStream&gt;()</w:t>
      </w:r>
    </w:p>
    <w:p w:rsidR="00B021C7" w:rsidRPr="00545E87" w:rsidRDefault="00B021C7" w:rsidP="00976E36">
      <w:pPr>
        <w:pStyle w:val="aff"/>
        <w:rPr>
          <w:b/>
        </w:rPr>
      </w:pPr>
      <w:r w:rsidRPr="00545E87">
        <w:rPr>
          <w:b/>
        </w:rPr>
        <w:t xml:space="preserve">            {</w:t>
      </w:r>
    </w:p>
    <w:p w:rsidR="00B021C7" w:rsidRPr="00545E87" w:rsidRDefault="00B021C7" w:rsidP="00976E36">
      <w:pPr>
        <w:pStyle w:val="aff"/>
        <w:rPr>
          <w:b/>
        </w:rPr>
      </w:pPr>
      <w:r w:rsidRPr="00545E87">
        <w:rPr>
          <w:b/>
        </w:rPr>
        <w:t xml:space="preserve">                </w:t>
      </w:r>
      <w:r w:rsidRPr="00545E87">
        <w:rPr>
          <w:b/>
          <w:color w:val="7F0055"/>
        </w:rPr>
        <w:t>public</w:t>
      </w:r>
      <w:r w:rsidRPr="00545E87">
        <w:rPr>
          <w:b/>
        </w:rPr>
        <w:t xml:space="preserve"> FileInputStream run() </w:t>
      </w:r>
      <w:r w:rsidRPr="00545E87">
        <w:rPr>
          <w:b/>
          <w:color w:val="7F0055"/>
        </w:rPr>
        <w:t>throws</w:t>
      </w:r>
      <w:r w:rsidRPr="00545E87">
        <w:rPr>
          <w:b/>
        </w:rPr>
        <w:t xml:space="preserve"> FileNotFoundException</w:t>
      </w:r>
    </w:p>
    <w:p w:rsidR="00B021C7" w:rsidRPr="00545E87" w:rsidRDefault="00B021C7" w:rsidP="00976E36">
      <w:pPr>
        <w:pStyle w:val="aff"/>
        <w:rPr>
          <w:b/>
        </w:rPr>
      </w:pPr>
      <w:r w:rsidRPr="00545E87">
        <w:rPr>
          <w:b/>
        </w:rPr>
        <w:t xml:space="preserve">                {</w:t>
      </w:r>
    </w:p>
    <w:p w:rsidR="00B021C7" w:rsidRPr="00545E87" w:rsidRDefault="00B021C7" w:rsidP="00976E36">
      <w:pPr>
        <w:pStyle w:val="aff"/>
        <w:rPr>
          <w:b/>
        </w:rPr>
      </w:pPr>
      <w:r w:rsidRPr="00545E87">
        <w:rPr>
          <w:b/>
        </w:rPr>
        <w:t xml:space="preserve">                    </w:t>
      </w:r>
      <w:r w:rsidRPr="00545E87">
        <w:rPr>
          <w:b/>
          <w:color w:val="3F7F5F"/>
        </w:rPr>
        <w:t>// Sensitive action; can't be done outside privileged block</w:t>
      </w:r>
    </w:p>
    <w:p w:rsidR="00B021C7" w:rsidRPr="00545E87" w:rsidRDefault="00B021C7" w:rsidP="00976E36">
      <w:pPr>
        <w:pStyle w:val="aff"/>
        <w:rPr>
          <w:b/>
        </w:rPr>
      </w:pPr>
      <w:r w:rsidRPr="00545E87">
        <w:rPr>
          <w:b/>
        </w:rPr>
        <w:t xml:space="preserve">                    </w:t>
      </w:r>
      <w:r w:rsidR="00233B13" w:rsidRPr="00545E87">
        <w:rPr>
          <w:b/>
          <w:color w:val="7F0055"/>
        </w:rPr>
        <w:t>return</w:t>
      </w:r>
      <w:r w:rsidR="00233B13" w:rsidRPr="00545E87">
        <w:rPr>
          <w:b/>
        </w:rPr>
        <w:t xml:space="preserve"> </w:t>
      </w:r>
      <w:r w:rsidRPr="00545E87">
        <w:rPr>
          <w:b/>
          <w:color w:val="7F0055"/>
        </w:rPr>
        <w:t>new</w:t>
      </w:r>
      <w:r w:rsidRPr="00545E87">
        <w:rPr>
          <w:b/>
        </w:rPr>
        <w:t xml:space="preserve"> FileInputStream(</w:t>
      </w:r>
      <w:r w:rsidR="005F7778" w:rsidRPr="0003187C">
        <w:rPr>
          <w:b/>
        </w:rPr>
        <w:t>password</w:t>
      </w:r>
      <w:r w:rsidR="005F7778" w:rsidRPr="0003187C">
        <w:rPr>
          <w:rFonts w:hint="eastAsia"/>
          <w:b/>
        </w:rPr>
        <w:t>F</w:t>
      </w:r>
      <w:r w:rsidR="005F7778" w:rsidRPr="0003187C">
        <w:rPr>
          <w:b/>
        </w:rPr>
        <w:t>ile</w:t>
      </w:r>
      <w:r w:rsidRPr="00545E87">
        <w:rPr>
          <w:b/>
        </w:rPr>
        <w:t>);</w:t>
      </w:r>
    </w:p>
    <w:p w:rsidR="00B021C7" w:rsidRPr="00545E87" w:rsidRDefault="00B021C7" w:rsidP="00976E36">
      <w:pPr>
        <w:pStyle w:val="aff"/>
        <w:rPr>
          <w:b/>
        </w:rPr>
      </w:pPr>
      <w:r w:rsidRPr="00545E87">
        <w:rPr>
          <w:b/>
        </w:rPr>
        <w:t xml:space="preserve">                }</w:t>
      </w:r>
    </w:p>
    <w:p w:rsidR="00B021C7" w:rsidRPr="00545E87" w:rsidRDefault="00B021C7" w:rsidP="00976E36">
      <w:pPr>
        <w:pStyle w:val="aff"/>
        <w:rPr>
          <w:b/>
        </w:rPr>
      </w:pPr>
      <w:r w:rsidRPr="00545E87">
        <w:rPr>
          <w:b/>
        </w:rPr>
        <w:t xml:space="preserve">            });</w:t>
      </w:r>
    </w:p>
    <w:p w:rsidR="00B021C7" w:rsidRPr="00545E87" w:rsidRDefault="00B021C7" w:rsidP="00976E36">
      <w:pPr>
        <w:pStyle w:val="aff"/>
      </w:pPr>
      <w:r w:rsidRPr="00545E87">
        <w:t xml:space="preserve">        }</w:t>
      </w:r>
    </w:p>
    <w:p w:rsidR="00B021C7" w:rsidRPr="00545E87" w:rsidRDefault="00B021C7" w:rsidP="00976E36">
      <w:pPr>
        <w:pStyle w:val="aff"/>
      </w:pPr>
      <w:r w:rsidRPr="00545E87">
        <w:t xml:space="preserve">        </w:t>
      </w:r>
      <w:r w:rsidRPr="00545E87">
        <w:rPr>
          <w:b/>
          <w:color w:val="7F0055"/>
        </w:rPr>
        <w:t>catch</w:t>
      </w:r>
      <w:r w:rsidRPr="00545E87">
        <w:t xml:space="preserve"> (PrivilegedActionException x)</w:t>
      </w:r>
    </w:p>
    <w:p w:rsidR="00B021C7" w:rsidRPr="00545E87" w:rsidRDefault="00B021C7" w:rsidP="00976E36">
      <w:pPr>
        <w:pStyle w:val="aff"/>
      </w:pPr>
      <w:r w:rsidRPr="00545E87">
        <w:t xml:space="preserve">        {</w:t>
      </w:r>
    </w:p>
    <w:p w:rsidR="00972387" w:rsidRPr="008F1543" w:rsidRDefault="00972387" w:rsidP="00972387">
      <w:pPr>
        <w:pStyle w:val="aff"/>
        <w:rPr>
          <w:snapToGrid/>
        </w:rPr>
      </w:pPr>
      <w:r>
        <w:rPr>
          <w:snapToGrid/>
        </w:rPr>
        <w:t xml:space="preserve">        </w:t>
      </w:r>
      <w:r>
        <w:rPr>
          <w:rFonts w:hint="eastAsia"/>
          <w:snapToGrid/>
        </w:rPr>
        <w:t xml:space="preserve">     </w:t>
      </w:r>
      <w:r>
        <w:rPr>
          <w:snapToGrid/>
          <w:color w:val="3F7F5F"/>
        </w:rPr>
        <w:t>//</w:t>
      </w:r>
      <w:r w:rsidR="006E31DD">
        <w:rPr>
          <w:rFonts w:hint="eastAsia"/>
          <w:snapToGrid/>
          <w:color w:val="3F7F5F"/>
        </w:rPr>
        <w:t xml:space="preserve"> </w:t>
      </w:r>
      <w:r>
        <w:rPr>
          <w:snapToGrid/>
          <w:color w:val="3F7F5F"/>
        </w:rPr>
        <w:t>Handle exceptions…</w:t>
      </w:r>
    </w:p>
    <w:p w:rsidR="00B021C7" w:rsidRPr="00545E87" w:rsidRDefault="00B021C7" w:rsidP="00976E36">
      <w:pPr>
        <w:pStyle w:val="aff"/>
      </w:pPr>
      <w:r w:rsidRPr="00545E87">
        <w:t xml:space="preserve">        }</w:t>
      </w:r>
    </w:p>
    <w:p w:rsidR="00B021C7" w:rsidRPr="00545E87" w:rsidRDefault="00B021C7" w:rsidP="00976E36">
      <w:pPr>
        <w:pStyle w:val="aff"/>
      </w:pPr>
      <w:r w:rsidRPr="00545E87">
        <w:t xml:space="preserve">        </w:t>
      </w:r>
      <w:r w:rsidRPr="00545E87">
        <w:rPr>
          <w:b/>
          <w:color w:val="7F0055"/>
        </w:rPr>
        <w:t>return</w:t>
      </w:r>
      <w:r w:rsidRPr="00545E87">
        <w:t xml:space="preserve"> fin;</w:t>
      </w:r>
    </w:p>
    <w:p w:rsidR="00B021C7" w:rsidRPr="00545E87" w:rsidRDefault="00B021C7" w:rsidP="00976E36">
      <w:pPr>
        <w:pStyle w:val="aff"/>
      </w:pPr>
      <w:r w:rsidRPr="00545E87">
        <w:t xml:space="preserve">    }</w:t>
      </w:r>
    </w:p>
    <w:p w:rsidR="004C66C4" w:rsidRDefault="00B021C7" w:rsidP="00976E36">
      <w:pPr>
        <w:pStyle w:val="aff"/>
      </w:pPr>
      <w:r w:rsidRPr="00545E87">
        <w:t>}</w:t>
      </w:r>
    </w:p>
    <w:p w:rsidR="005926E2" w:rsidRPr="005926E2" w:rsidRDefault="005926E2" w:rsidP="005926E2">
      <w:pPr>
        <w:rPr>
          <w:rFonts w:eastAsiaTheme="minorEastAsia"/>
        </w:rPr>
      </w:pPr>
      <w:r w:rsidRPr="004F38FC">
        <w:rPr>
          <w:rFonts w:eastAsia="宋体" w:hint="eastAsia"/>
          <w:szCs w:val="24"/>
          <w:lang w:val="zh-CN"/>
        </w:rPr>
        <w:t>示例中</w:t>
      </w:r>
      <w:r w:rsidRPr="004F38FC">
        <w:rPr>
          <w:rFonts w:eastAsia="宋体" w:hint="eastAsia"/>
          <w:szCs w:val="24"/>
        </w:rPr>
        <w:t>，</w:t>
      </w:r>
      <w:r w:rsidRPr="00F23A95">
        <w:rPr>
          <w:rStyle w:val="Char6"/>
          <w:rFonts w:eastAsia="宋体"/>
        </w:rPr>
        <w:t>doPrivileged</w:t>
      </w:r>
      <w:r w:rsidR="00A475AD" w:rsidRPr="00F23A95">
        <w:rPr>
          <w:rStyle w:val="Char6"/>
          <w:rFonts w:eastAsia="宋体" w:hint="eastAsia"/>
        </w:rPr>
        <w:t>()</w:t>
      </w:r>
      <w:r w:rsidR="00F23A95">
        <w:rPr>
          <w:rFonts w:eastAsia="宋体" w:hint="eastAsia"/>
          <w:szCs w:val="24"/>
          <w:lang w:val="zh-CN"/>
        </w:rPr>
        <w:t>方法</w:t>
      </w:r>
      <w:r w:rsidRPr="004F38FC">
        <w:rPr>
          <w:rFonts w:eastAsia="宋体" w:hint="eastAsia"/>
          <w:szCs w:val="24"/>
          <w:lang w:val="zh-CN"/>
        </w:rPr>
        <w:t>被</w:t>
      </w:r>
      <w:r w:rsidRPr="00F23A95">
        <w:rPr>
          <w:rStyle w:val="Char6"/>
          <w:rFonts w:eastAsia="宋体"/>
        </w:rPr>
        <w:t>openPasswordFile()</w:t>
      </w:r>
      <w:r w:rsidR="00F23A95">
        <w:rPr>
          <w:rFonts w:eastAsia="宋体" w:hint="eastAsia"/>
          <w:szCs w:val="24"/>
          <w:lang w:val="zh-CN"/>
        </w:rPr>
        <w:t>方法</w:t>
      </w:r>
      <w:r w:rsidRPr="004F38FC">
        <w:rPr>
          <w:rFonts w:eastAsia="宋体" w:hint="eastAsia"/>
          <w:szCs w:val="24"/>
          <w:lang w:val="zh-CN"/>
        </w:rPr>
        <w:t>所调用。</w:t>
      </w:r>
      <w:r w:rsidRPr="004F38FC">
        <w:rPr>
          <w:rFonts w:eastAsia="宋体"/>
          <w:szCs w:val="24"/>
        </w:rPr>
        <w:t xml:space="preserve"> </w:t>
      </w:r>
      <w:r w:rsidRPr="007D476C">
        <w:rPr>
          <w:rStyle w:val="Char6"/>
          <w:rFonts w:eastAsia="宋体"/>
        </w:rPr>
        <w:t>openPasswordFile()</w:t>
      </w:r>
      <w:r w:rsidRPr="004F38FC">
        <w:rPr>
          <w:rFonts w:eastAsia="宋体" w:hint="eastAsia"/>
          <w:szCs w:val="24"/>
          <w:lang w:val="zh-CN"/>
        </w:rPr>
        <w:t>函数通过</w:t>
      </w:r>
      <w:r w:rsidR="007D476C">
        <w:rPr>
          <w:rFonts w:eastAsia="宋体" w:hint="eastAsia"/>
          <w:szCs w:val="24"/>
        </w:rPr>
        <w:t>特权块</w:t>
      </w:r>
      <w:r w:rsidRPr="004F38FC">
        <w:rPr>
          <w:rFonts w:eastAsia="宋体" w:hint="eastAsia"/>
          <w:szCs w:val="24"/>
          <w:lang w:val="zh-CN"/>
        </w:rPr>
        <w:t>代码获取并返回口令文件的</w:t>
      </w:r>
      <w:r w:rsidR="007D476C" w:rsidRPr="007D476C">
        <w:rPr>
          <w:rStyle w:val="Char6"/>
        </w:rPr>
        <w:t>FileInputStream</w:t>
      </w:r>
      <w:r w:rsidRPr="007D476C">
        <w:rPr>
          <w:rFonts w:eastAsia="宋体" w:hint="eastAsia"/>
        </w:rPr>
        <w:t>流</w:t>
      </w:r>
      <w:r w:rsidRPr="004F38FC">
        <w:rPr>
          <w:rFonts w:eastAsia="宋体" w:hint="eastAsia"/>
          <w:szCs w:val="24"/>
          <w:lang w:val="zh-CN"/>
        </w:rPr>
        <w:t>。</w:t>
      </w:r>
      <w:r w:rsidRPr="004F38FC">
        <w:rPr>
          <w:rFonts w:eastAsia="宋体"/>
          <w:szCs w:val="24"/>
        </w:rPr>
        <w:t xml:space="preserve"> </w:t>
      </w:r>
      <w:r w:rsidRPr="004F38FC">
        <w:rPr>
          <w:rFonts w:eastAsia="宋体" w:hint="eastAsia"/>
          <w:szCs w:val="24"/>
          <w:lang w:val="zh-CN"/>
        </w:rPr>
        <w:t>由于</w:t>
      </w:r>
      <w:r w:rsidRPr="007D476C">
        <w:rPr>
          <w:rStyle w:val="Char6"/>
          <w:rFonts w:eastAsia="宋体"/>
        </w:rPr>
        <w:t>openPasswordFile()</w:t>
      </w:r>
      <w:r w:rsidR="007D476C">
        <w:rPr>
          <w:rFonts w:eastAsia="宋体" w:hint="eastAsia"/>
          <w:szCs w:val="24"/>
          <w:lang w:val="zh-CN"/>
        </w:rPr>
        <w:t>方法</w:t>
      </w:r>
      <w:r w:rsidRPr="004F38FC">
        <w:rPr>
          <w:rFonts w:eastAsia="宋体" w:hint="eastAsia"/>
          <w:szCs w:val="24"/>
          <w:lang w:val="zh-CN"/>
        </w:rPr>
        <w:t>为</w:t>
      </w:r>
      <w:r w:rsidRPr="004F38FC">
        <w:rPr>
          <w:rFonts w:eastAsia="宋体"/>
          <w:szCs w:val="24"/>
        </w:rPr>
        <w:t>public</w:t>
      </w:r>
      <w:r w:rsidRPr="004F38FC">
        <w:rPr>
          <w:rFonts w:eastAsia="宋体" w:hint="eastAsia"/>
          <w:szCs w:val="24"/>
        </w:rPr>
        <w:t>，</w:t>
      </w:r>
      <w:r w:rsidRPr="004F38FC">
        <w:rPr>
          <w:rFonts w:eastAsia="宋体" w:hint="eastAsia"/>
          <w:szCs w:val="24"/>
          <w:lang w:val="zh-CN"/>
        </w:rPr>
        <w:t>它可能被不受信任代码所调用</w:t>
      </w:r>
      <w:r w:rsidRPr="004F38FC">
        <w:rPr>
          <w:rFonts w:eastAsia="宋体" w:hint="eastAsia"/>
          <w:szCs w:val="24"/>
        </w:rPr>
        <w:t>，</w:t>
      </w:r>
      <w:r w:rsidRPr="004F38FC">
        <w:rPr>
          <w:rFonts w:eastAsia="宋体" w:hint="eastAsia"/>
          <w:szCs w:val="24"/>
          <w:lang w:val="zh-CN"/>
        </w:rPr>
        <w:t>从而引起敏感信息泄漏。</w:t>
      </w:r>
    </w:p>
    <w:p w:rsidR="00FE2460" w:rsidRDefault="00002644" w:rsidP="0073035F">
      <w:pPr>
        <w:pStyle w:val="aff0"/>
      </w:pPr>
      <w:r>
        <w:rPr>
          <w:rFonts w:hint="eastAsia"/>
        </w:rPr>
        <w:lastRenderedPageBreak/>
        <w:t>正确示例：</w:t>
      </w:r>
    </w:p>
    <w:p w:rsidR="008E1C07" w:rsidRPr="00534749" w:rsidRDefault="008E1C07" w:rsidP="00833A45">
      <w:pPr>
        <w:pStyle w:val="aff"/>
      </w:pPr>
      <w:r w:rsidRPr="00534749">
        <w:rPr>
          <w:b/>
          <w:color w:val="7F0055"/>
        </w:rPr>
        <w:t>public</w:t>
      </w:r>
      <w:r w:rsidRPr="00534749">
        <w:t xml:space="preserve"> </w:t>
      </w:r>
      <w:r w:rsidRPr="00534749">
        <w:rPr>
          <w:b/>
          <w:color w:val="7F0055"/>
        </w:rPr>
        <w:t>class</w:t>
      </w:r>
      <w:r w:rsidRPr="00534749">
        <w:t xml:space="preserve"> PasswordManager</w:t>
      </w:r>
    </w:p>
    <w:p w:rsidR="008E1C07" w:rsidRPr="00534749" w:rsidRDefault="008E1C07" w:rsidP="00833A45">
      <w:pPr>
        <w:pStyle w:val="aff"/>
      </w:pPr>
      <w:r w:rsidRPr="00534749">
        <w:t xml:space="preserve">{   </w:t>
      </w:r>
    </w:p>
    <w:p w:rsidR="008E1C07" w:rsidRPr="00534749" w:rsidRDefault="008E1C07" w:rsidP="00833A45">
      <w:pPr>
        <w:pStyle w:val="aff"/>
      </w:pPr>
      <w:r w:rsidRPr="00534749">
        <w:t xml:space="preserve">    </w:t>
      </w:r>
      <w:r w:rsidRPr="00534749">
        <w:rPr>
          <w:b/>
          <w:color w:val="7F0055"/>
        </w:rPr>
        <w:t>public</w:t>
      </w:r>
      <w:r w:rsidRPr="00534749">
        <w:t xml:space="preserve"> </w:t>
      </w:r>
      <w:r w:rsidRPr="00534749">
        <w:rPr>
          <w:b/>
          <w:color w:val="7F0055"/>
        </w:rPr>
        <w:t>static</w:t>
      </w:r>
      <w:r w:rsidRPr="00534749">
        <w:t xml:space="preserve"> </w:t>
      </w:r>
      <w:r w:rsidRPr="00534749">
        <w:rPr>
          <w:b/>
          <w:color w:val="7F0055"/>
        </w:rPr>
        <w:t>void</w:t>
      </w:r>
      <w:r w:rsidRPr="00534749">
        <w:t xml:space="preserve"> changePassword() </w:t>
      </w:r>
      <w:r w:rsidRPr="00534749">
        <w:rPr>
          <w:b/>
          <w:color w:val="7F0055"/>
        </w:rPr>
        <w:t>throws</w:t>
      </w:r>
      <w:r w:rsidRPr="00534749">
        <w:t xml:space="preserve"> </w:t>
      </w:r>
      <w:r w:rsidR="008856AA">
        <w:rPr>
          <w:rFonts w:hint="eastAsia"/>
        </w:rPr>
        <w:t>MyAppException</w:t>
      </w:r>
    </w:p>
    <w:p w:rsidR="008E1C07" w:rsidRPr="00534749" w:rsidRDefault="008E1C07" w:rsidP="00833A45">
      <w:pPr>
        <w:pStyle w:val="aff"/>
      </w:pPr>
      <w:r w:rsidRPr="00534749">
        <w:t xml:space="preserve">    {</w:t>
      </w:r>
    </w:p>
    <w:p w:rsidR="003B1F38" w:rsidRDefault="003B1F38" w:rsidP="003B1F38">
      <w:pPr>
        <w:pStyle w:val="aff"/>
        <w:rPr>
          <w:snapToGrid/>
        </w:rPr>
      </w:pPr>
      <w:r>
        <w:rPr>
          <w:snapToGrid/>
        </w:rPr>
        <w:t xml:space="preserve">        </w:t>
      </w:r>
      <w:r>
        <w:rPr>
          <w:b/>
          <w:snapToGrid/>
          <w:color w:val="7F0055"/>
        </w:rPr>
        <w:t>try</w:t>
      </w:r>
    </w:p>
    <w:p w:rsidR="003B1F38" w:rsidRDefault="003B1F38" w:rsidP="003B1F38">
      <w:pPr>
        <w:pStyle w:val="aff"/>
        <w:rPr>
          <w:snapToGrid/>
        </w:rPr>
      </w:pPr>
      <w:r>
        <w:rPr>
          <w:snapToGrid/>
        </w:rPr>
        <w:t xml:space="preserve">        {</w:t>
      </w:r>
    </w:p>
    <w:p w:rsidR="003B1F38" w:rsidRDefault="003B1F38" w:rsidP="003B1F38">
      <w:pPr>
        <w:pStyle w:val="aff"/>
        <w:rPr>
          <w:snapToGrid/>
        </w:rPr>
      </w:pPr>
      <w:r>
        <w:rPr>
          <w:snapToGrid/>
        </w:rPr>
        <w:t xml:space="preserve">            FileInputStream </w:t>
      </w:r>
      <w:r w:rsidRPr="00684ADE">
        <w:rPr>
          <w:snapToGrid/>
        </w:rPr>
        <w:t>fin</w:t>
      </w:r>
      <w:r>
        <w:rPr>
          <w:snapToGrid/>
        </w:rPr>
        <w:t xml:space="preserve"> = openPasswordFile();</w:t>
      </w:r>
    </w:p>
    <w:p w:rsidR="003B1F38" w:rsidRDefault="003B1F38" w:rsidP="003B1F38">
      <w:pPr>
        <w:pStyle w:val="aff"/>
        <w:rPr>
          <w:snapToGrid/>
        </w:rPr>
      </w:pPr>
      <w:r>
        <w:rPr>
          <w:snapToGrid/>
        </w:rPr>
        <w:t xml:space="preserve">            </w:t>
      </w:r>
      <w:r>
        <w:rPr>
          <w:snapToGrid/>
          <w:color w:val="3F7F5F"/>
        </w:rPr>
        <w:t>// test old password with password in file contents; change password</w:t>
      </w:r>
    </w:p>
    <w:p w:rsidR="003B1F38" w:rsidRDefault="003B1F38" w:rsidP="003B1F38">
      <w:pPr>
        <w:pStyle w:val="aff"/>
        <w:rPr>
          <w:snapToGrid/>
        </w:rPr>
      </w:pPr>
      <w:r>
        <w:rPr>
          <w:snapToGrid/>
        </w:rPr>
        <w:t xml:space="preserve">            </w:t>
      </w:r>
      <w:r>
        <w:rPr>
          <w:snapToGrid/>
          <w:color w:val="3F7F5F"/>
        </w:rPr>
        <w:t>// then close the password file</w:t>
      </w:r>
    </w:p>
    <w:p w:rsidR="003B1F38" w:rsidRDefault="003B1F38" w:rsidP="003B1F38">
      <w:pPr>
        <w:pStyle w:val="aff"/>
        <w:rPr>
          <w:snapToGrid/>
        </w:rPr>
      </w:pPr>
      <w:r>
        <w:rPr>
          <w:snapToGrid/>
        </w:rPr>
        <w:t xml:space="preserve">        }</w:t>
      </w:r>
    </w:p>
    <w:p w:rsidR="003B1F38" w:rsidRPr="008F1543" w:rsidRDefault="003B1F38" w:rsidP="003B1F38">
      <w:pPr>
        <w:pStyle w:val="aff"/>
        <w:rPr>
          <w:snapToGrid/>
        </w:rPr>
      </w:pPr>
      <w:r>
        <w:rPr>
          <w:snapToGrid/>
        </w:rPr>
        <w:t xml:space="preserve">        </w:t>
      </w:r>
      <w:r>
        <w:rPr>
          <w:snapToGrid/>
          <w:color w:val="3F7F5F"/>
        </w:rPr>
        <w:t>//</w:t>
      </w:r>
      <w:r w:rsidR="006E31DD">
        <w:rPr>
          <w:rFonts w:hint="eastAsia"/>
          <w:snapToGrid/>
          <w:color w:val="3F7F5F"/>
        </w:rPr>
        <w:t xml:space="preserve"> </w:t>
      </w:r>
      <w:r>
        <w:rPr>
          <w:snapToGrid/>
          <w:color w:val="3F7F5F"/>
        </w:rPr>
        <w:t>Handle exceptions…</w:t>
      </w:r>
    </w:p>
    <w:p w:rsidR="008E1C07" w:rsidRPr="00534749" w:rsidRDefault="008E1C07" w:rsidP="00833A45">
      <w:pPr>
        <w:pStyle w:val="aff"/>
      </w:pPr>
      <w:r w:rsidRPr="00534749">
        <w:t xml:space="preserve">    }</w:t>
      </w:r>
    </w:p>
    <w:p w:rsidR="008E1C07" w:rsidRPr="00534749" w:rsidRDefault="008E1C07" w:rsidP="00833A45">
      <w:pPr>
        <w:pStyle w:val="aff"/>
      </w:pPr>
      <w:r w:rsidRPr="00534749">
        <w:t xml:space="preserve">    </w:t>
      </w:r>
    </w:p>
    <w:p w:rsidR="008E1C07" w:rsidRPr="00534749" w:rsidRDefault="008E1C07" w:rsidP="00833A45">
      <w:pPr>
        <w:pStyle w:val="aff"/>
      </w:pPr>
      <w:r w:rsidRPr="00534749">
        <w:t xml:space="preserve">    </w:t>
      </w:r>
      <w:r w:rsidRPr="00DA7912">
        <w:rPr>
          <w:rFonts w:hint="eastAsia"/>
          <w:b/>
          <w:color w:val="7F0055"/>
        </w:rPr>
        <w:t>private</w:t>
      </w:r>
      <w:r w:rsidRPr="00534749">
        <w:t xml:space="preserve"> </w:t>
      </w:r>
      <w:r w:rsidRPr="00534749">
        <w:rPr>
          <w:b/>
          <w:color w:val="7F0055"/>
        </w:rPr>
        <w:t>static</w:t>
      </w:r>
      <w:r w:rsidRPr="00534749">
        <w:t xml:space="preserve"> FileInputStream openPasswordFile()</w:t>
      </w:r>
    </w:p>
    <w:p w:rsidR="008E1C07" w:rsidRPr="00534749" w:rsidRDefault="008E1C07" w:rsidP="00833A45">
      <w:pPr>
        <w:pStyle w:val="aff"/>
      </w:pPr>
      <w:r w:rsidRPr="00534749">
        <w:t xml:space="preserve">            </w:t>
      </w:r>
      <w:r w:rsidRPr="00534749">
        <w:rPr>
          <w:b/>
          <w:color w:val="7F0055"/>
        </w:rPr>
        <w:t>throws</w:t>
      </w:r>
      <w:r w:rsidRPr="00534749">
        <w:t xml:space="preserve"> FileNotFoundException</w:t>
      </w:r>
    </w:p>
    <w:p w:rsidR="008E1C07" w:rsidRPr="00534749" w:rsidRDefault="008E1C07" w:rsidP="00833A45">
      <w:pPr>
        <w:pStyle w:val="aff"/>
      </w:pPr>
      <w:r w:rsidRPr="00534749">
        <w:t xml:space="preserve">    {</w:t>
      </w:r>
    </w:p>
    <w:p w:rsidR="008D4941" w:rsidRPr="00545E87" w:rsidRDefault="008D4941" w:rsidP="008D4941">
      <w:pPr>
        <w:pStyle w:val="aff"/>
      </w:pPr>
      <w:r w:rsidRPr="00545E87">
        <w:t xml:space="preserve">        </w:t>
      </w:r>
      <w:r w:rsidRPr="00545E87">
        <w:rPr>
          <w:b/>
          <w:color w:val="7F0055"/>
        </w:rPr>
        <w:t>final</w:t>
      </w:r>
      <w:r>
        <w:t xml:space="preserve"> String password</w:t>
      </w:r>
      <w:r>
        <w:rPr>
          <w:rFonts w:hint="eastAsia"/>
        </w:rPr>
        <w:t>F</w:t>
      </w:r>
      <w:r w:rsidRPr="00545E87">
        <w:t xml:space="preserve">ile = </w:t>
      </w:r>
      <w:r w:rsidRPr="00545E87">
        <w:rPr>
          <w:color w:val="2A00FF"/>
        </w:rPr>
        <w:t>"password"</w:t>
      </w:r>
      <w:r w:rsidRPr="00545E87">
        <w:t>;</w:t>
      </w:r>
    </w:p>
    <w:p w:rsidR="008D4941" w:rsidRPr="00545E87" w:rsidRDefault="008D4941" w:rsidP="008D4941">
      <w:pPr>
        <w:pStyle w:val="aff"/>
      </w:pPr>
      <w:r w:rsidRPr="00545E87">
        <w:t xml:space="preserve">        FileInputStream fin = </w:t>
      </w:r>
      <w:r w:rsidRPr="00545E87">
        <w:rPr>
          <w:b/>
          <w:color w:val="7F0055"/>
        </w:rPr>
        <w:t>null</w:t>
      </w:r>
      <w:r w:rsidRPr="00545E87">
        <w:t>;</w:t>
      </w:r>
    </w:p>
    <w:p w:rsidR="008D4941" w:rsidRPr="00545E87" w:rsidRDefault="008D4941" w:rsidP="008D4941">
      <w:pPr>
        <w:pStyle w:val="aff"/>
      </w:pPr>
      <w:r w:rsidRPr="00545E87">
        <w:t xml:space="preserve">        </w:t>
      </w:r>
      <w:r w:rsidRPr="00545E87">
        <w:rPr>
          <w:b/>
          <w:color w:val="7F0055"/>
        </w:rPr>
        <w:t>try</w:t>
      </w:r>
    </w:p>
    <w:p w:rsidR="008D4941" w:rsidRPr="00545E87" w:rsidRDefault="008D4941" w:rsidP="008D4941">
      <w:pPr>
        <w:pStyle w:val="aff"/>
      </w:pPr>
      <w:r w:rsidRPr="00545E87">
        <w:t xml:space="preserve">        {</w:t>
      </w:r>
    </w:p>
    <w:p w:rsidR="008D4941" w:rsidRPr="00545E87" w:rsidRDefault="008D4941" w:rsidP="008D4941">
      <w:pPr>
        <w:pStyle w:val="aff"/>
        <w:rPr>
          <w:b/>
        </w:rPr>
      </w:pPr>
      <w:r w:rsidRPr="00545E87">
        <w:t xml:space="preserve">            </w:t>
      </w:r>
      <w:r w:rsidRPr="00545E87">
        <w:rPr>
          <w:b/>
        </w:rPr>
        <w:t>fin = AccessController.</w:t>
      </w:r>
      <w:r w:rsidRPr="00545E87">
        <w:rPr>
          <w:b/>
          <w:i/>
          <w:iCs/>
        </w:rPr>
        <w:t>doPrivileged</w:t>
      </w:r>
      <w:r w:rsidRPr="00545E87">
        <w:rPr>
          <w:b/>
        </w:rPr>
        <w:t>(</w:t>
      </w:r>
      <w:r w:rsidRPr="00545E87">
        <w:rPr>
          <w:b/>
          <w:color w:val="7F0055"/>
        </w:rPr>
        <w:t>new</w:t>
      </w:r>
      <w:r w:rsidRPr="00545E87">
        <w:rPr>
          <w:b/>
        </w:rPr>
        <w:t xml:space="preserve"> PrivilegedExceptionAction&lt;FileInputStream&gt;()</w:t>
      </w:r>
    </w:p>
    <w:p w:rsidR="008D4941" w:rsidRPr="00545E87" w:rsidRDefault="008D4941" w:rsidP="008D4941">
      <w:pPr>
        <w:pStyle w:val="aff"/>
        <w:rPr>
          <w:b/>
        </w:rPr>
      </w:pPr>
      <w:r w:rsidRPr="00545E87">
        <w:rPr>
          <w:b/>
        </w:rPr>
        <w:t xml:space="preserve">            {</w:t>
      </w:r>
    </w:p>
    <w:p w:rsidR="008D4941" w:rsidRPr="00545E87" w:rsidRDefault="008D4941" w:rsidP="008D4941">
      <w:pPr>
        <w:pStyle w:val="aff"/>
        <w:rPr>
          <w:b/>
        </w:rPr>
      </w:pPr>
      <w:r w:rsidRPr="00545E87">
        <w:rPr>
          <w:b/>
        </w:rPr>
        <w:t xml:space="preserve">                </w:t>
      </w:r>
      <w:r w:rsidRPr="00545E87">
        <w:rPr>
          <w:b/>
          <w:color w:val="7F0055"/>
        </w:rPr>
        <w:t>public</w:t>
      </w:r>
      <w:r w:rsidRPr="00545E87">
        <w:rPr>
          <w:b/>
        </w:rPr>
        <w:t xml:space="preserve"> FileInputStream run() </w:t>
      </w:r>
      <w:r w:rsidRPr="00545E87">
        <w:rPr>
          <w:b/>
          <w:color w:val="7F0055"/>
        </w:rPr>
        <w:t>throws</w:t>
      </w:r>
      <w:r w:rsidRPr="00545E87">
        <w:rPr>
          <w:b/>
        </w:rPr>
        <w:t xml:space="preserve"> FileNotFoundException</w:t>
      </w:r>
    </w:p>
    <w:p w:rsidR="008D4941" w:rsidRPr="00545E87" w:rsidRDefault="008D4941" w:rsidP="008D4941">
      <w:pPr>
        <w:pStyle w:val="aff"/>
        <w:rPr>
          <w:b/>
        </w:rPr>
      </w:pPr>
      <w:r w:rsidRPr="00545E87">
        <w:rPr>
          <w:b/>
        </w:rPr>
        <w:t xml:space="preserve">                {</w:t>
      </w:r>
    </w:p>
    <w:p w:rsidR="008D4941" w:rsidRPr="00545E87" w:rsidRDefault="008D4941" w:rsidP="008D4941">
      <w:pPr>
        <w:pStyle w:val="aff"/>
        <w:rPr>
          <w:b/>
        </w:rPr>
      </w:pPr>
      <w:r w:rsidRPr="00545E87">
        <w:rPr>
          <w:b/>
        </w:rPr>
        <w:t xml:space="preserve">                    </w:t>
      </w:r>
      <w:r w:rsidRPr="00545E87">
        <w:rPr>
          <w:b/>
          <w:color w:val="3F7F5F"/>
        </w:rPr>
        <w:t>// Sensitive action; can't be done outside privileged block</w:t>
      </w:r>
    </w:p>
    <w:p w:rsidR="008D4941" w:rsidRPr="00545E87" w:rsidRDefault="008D4941" w:rsidP="008D4941">
      <w:pPr>
        <w:pStyle w:val="aff"/>
        <w:rPr>
          <w:b/>
        </w:rPr>
      </w:pPr>
      <w:r w:rsidRPr="00545E87">
        <w:rPr>
          <w:b/>
        </w:rPr>
        <w:t xml:space="preserve">                    </w:t>
      </w:r>
      <w:r w:rsidRPr="00545E87">
        <w:rPr>
          <w:b/>
          <w:color w:val="7F0055"/>
        </w:rPr>
        <w:t>return</w:t>
      </w:r>
      <w:r w:rsidRPr="00545E87">
        <w:rPr>
          <w:b/>
        </w:rPr>
        <w:t xml:space="preserve"> </w:t>
      </w:r>
      <w:r w:rsidRPr="00545E87">
        <w:rPr>
          <w:b/>
          <w:color w:val="7F0055"/>
        </w:rPr>
        <w:t>new</w:t>
      </w:r>
      <w:r w:rsidRPr="00545E87">
        <w:rPr>
          <w:b/>
        </w:rPr>
        <w:t xml:space="preserve"> FileInputStream(</w:t>
      </w:r>
      <w:r w:rsidRPr="0003187C">
        <w:rPr>
          <w:b/>
        </w:rPr>
        <w:t>password</w:t>
      </w:r>
      <w:r w:rsidRPr="0003187C">
        <w:rPr>
          <w:rFonts w:hint="eastAsia"/>
          <w:b/>
        </w:rPr>
        <w:t>F</w:t>
      </w:r>
      <w:r w:rsidRPr="0003187C">
        <w:rPr>
          <w:b/>
        </w:rPr>
        <w:t>ile</w:t>
      </w:r>
      <w:r w:rsidRPr="00545E87">
        <w:rPr>
          <w:b/>
        </w:rPr>
        <w:t>);</w:t>
      </w:r>
    </w:p>
    <w:p w:rsidR="008D4941" w:rsidRPr="00545E87" w:rsidRDefault="008D4941" w:rsidP="008D4941">
      <w:pPr>
        <w:pStyle w:val="aff"/>
        <w:rPr>
          <w:b/>
        </w:rPr>
      </w:pPr>
      <w:r w:rsidRPr="00545E87">
        <w:rPr>
          <w:b/>
        </w:rPr>
        <w:t xml:space="preserve">                }</w:t>
      </w:r>
    </w:p>
    <w:p w:rsidR="008D4941" w:rsidRPr="00545E87" w:rsidRDefault="008D4941" w:rsidP="008D4941">
      <w:pPr>
        <w:pStyle w:val="aff"/>
        <w:rPr>
          <w:b/>
        </w:rPr>
      </w:pPr>
      <w:r w:rsidRPr="00545E87">
        <w:rPr>
          <w:b/>
        </w:rPr>
        <w:t xml:space="preserve">            });</w:t>
      </w:r>
    </w:p>
    <w:p w:rsidR="008D4941" w:rsidRPr="00545E87" w:rsidRDefault="008D4941" w:rsidP="008D4941">
      <w:pPr>
        <w:pStyle w:val="aff"/>
      </w:pPr>
      <w:r w:rsidRPr="00545E87">
        <w:t xml:space="preserve">        }</w:t>
      </w:r>
    </w:p>
    <w:p w:rsidR="008D4941" w:rsidRPr="00545E87" w:rsidRDefault="008D4941" w:rsidP="008D4941">
      <w:pPr>
        <w:pStyle w:val="aff"/>
      </w:pPr>
      <w:r w:rsidRPr="00545E87">
        <w:t xml:space="preserve">        </w:t>
      </w:r>
      <w:r w:rsidRPr="00545E87">
        <w:rPr>
          <w:b/>
          <w:color w:val="7F0055"/>
        </w:rPr>
        <w:t>catch</w:t>
      </w:r>
      <w:r w:rsidRPr="00545E87">
        <w:t xml:space="preserve"> (PrivilegedActionException x)</w:t>
      </w:r>
    </w:p>
    <w:p w:rsidR="008D4941" w:rsidRPr="00545E87" w:rsidRDefault="008D4941" w:rsidP="008D4941">
      <w:pPr>
        <w:pStyle w:val="aff"/>
      </w:pPr>
      <w:r w:rsidRPr="00545E87">
        <w:t xml:space="preserve">        {</w:t>
      </w:r>
    </w:p>
    <w:p w:rsidR="008D4941" w:rsidRPr="008F1543" w:rsidRDefault="008D4941" w:rsidP="008D4941">
      <w:pPr>
        <w:pStyle w:val="aff"/>
        <w:rPr>
          <w:snapToGrid/>
        </w:rPr>
      </w:pPr>
      <w:r>
        <w:rPr>
          <w:snapToGrid/>
        </w:rPr>
        <w:t xml:space="preserve">        </w:t>
      </w:r>
      <w:r>
        <w:rPr>
          <w:rFonts w:hint="eastAsia"/>
          <w:snapToGrid/>
        </w:rPr>
        <w:t xml:space="preserve">     </w:t>
      </w:r>
      <w:r>
        <w:rPr>
          <w:snapToGrid/>
          <w:color w:val="3F7F5F"/>
        </w:rPr>
        <w:t>//</w:t>
      </w:r>
      <w:r w:rsidR="006E31DD">
        <w:rPr>
          <w:rFonts w:hint="eastAsia"/>
          <w:snapToGrid/>
          <w:color w:val="3F7F5F"/>
        </w:rPr>
        <w:t xml:space="preserve"> </w:t>
      </w:r>
      <w:r>
        <w:rPr>
          <w:snapToGrid/>
          <w:color w:val="3F7F5F"/>
        </w:rPr>
        <w:t>Handle exceptions…</w:t>
      </w:r>
    </w:p>
    <w:p w:rsidR="008D4941" w:rsidRPr="00545E87" w:rsidRDefault="008D4941" w:rsidP="008D4941">
      <w:pPr>
        <w:pStyle w:val="aff"/>
      </w:pPr>
      <w:r w:rsidRPr="00545E87">
        <w:t xml:space="preserve">        }</w:t>
      </w:r>
    </w:p>
    <w:p w:rsidR="008D4941" w:rsidRPr="00545E87" w:rsidRDefault="008D4941" w:rsidP="008D4941">
      <w:pPr>
        <w:pStyle w:val="aff"/>
      </w:pPr>
      <w:r w:rsidRPr="00545E87">
        <w:t xml:space="preserve">        </w:t>
      </w:r>
      <w:r w:rsidRPr="00545E87">
        <w:rPr>
          <w:b/>
          <w:color w:val="7F0055"/>
        </w:rPr>
        <w:t>return</w:t>
      </w:r>
      <w:r w:rsidRPr="00545E87">
        <w:t xml:space="preserve"> fin;</w:t>
      </w:r>
    </w:p>
    <w:p w:rsidR="008E1C07" w:rsidRPr="00534749" w:rsidRDefault="008E1C07" w:rsidP="00833A45">
      <w:pPr>
        <w:pStyle w:val="aff"/>
      </w:pPr>
      <w:r w:rsidRPr="00534749">
        <w:t xml:space="preserve">    }</w:t>
      </w:r>
    </w:p>
    <w:p w:rsidR="008E1C07" w:rsidRPr="00534749" w:rsidRDefault="008E1C07" w:rsidP="00833A45">
      <w:pPr>
        <w:pStyle w:val="aff"/>
      </w:pPr>
      <w:r w:rsidRPr="00534749">
        <w:t>}</w:t>
      </w:r>
    </w:p>
    <w:p w:rsidR="000E7E84" w:rsidRPr="0058172E" w:rsidRDefault="00EA6F18" w:rsidP="002D3D51">
      <w:pPr>
        <w:rPr>
          <w:rFonts w:eastAsiaTheme="minorEastAsia"/>
        </w:rPr>
      </w:pPr>
      <w:r w:rsidRPr="004F38FC">
        <w:rPr>
          <w:rFonts w:eastAsia="宋体" w:hint="eastAsia"/>
          <w:lang w:val="zh-CN"/>
        </w:rPr>
        <w:t>正确代码</w:t>
      </w:r>
      <w:r w:rsidRPr="00743D95">
        <w:rPr>
          <w:rFonts w:eastAsia="宋体" w:hint="eastAsia"/>
          <w:highlight w:val="yellow"/>
          <w:lang w:val="zh-CN"/>
        </w:rPr>
        <w:t>将</w:t>
      </w:r>
      <w:r w:rsidRPr="00743D95">
        <w:rPr>
          <w:rStyle w:val="Char6"/>
          <w:rFonts w:eastAsia="宋体"/>
          <w:highlight w:val="yellow"/>
        </w:rPr>
        <w:t>openPasswordFile()</w:t>
      </w:r>
      <w:r w:rsidRPr="00743D95">
        <w:rPr>
          <w:rFonts w:eastAsia="宋体" w:hint="eastAsia"/>
          <w:highlight w:val="yellow"/>
          <w:lang w:val="zh-CN"/>
        </w:rPr>
        <w:t>声明为</w:t>
      </w:r>
      <w:r w:rsidRPr="00743D95">
        <w:rPr>
          <w:rFonts w:eastAsia="宋体" w:hint="eastAsia"/>
          <w:highlight w:val="yellow"/>
        </w:rPr>
        <w:t>private</w:t>
      </w:r>
      <w:r w:rsidR="00CC3F30" w:rsidRPr="00743D95">
        <w:rPr>
          <w:rFonts w:eastAsia="宋体" w:hint="eastAsia"/>
          <w:highlight w:val="yellow"/>
        </w:rPr>
        <w:t>，</w:t>
      </w:r>
      <w:r w:rsidRPr="004F38FC">
        <w:rPr>
          <w:rFonts w:eastAsia="宋体" w:hint="eastAsia"/>
          <w:lang w:val="zh-CN"/>
        </w:rPr>
        <w:t>非受信调用者可以调用</w:t>
      </w:r>
      <w:r w:rsidRPr="0058172E">
        <w:rPr>
          <w:rStyle w:val="Char6"/>
          <w:rFonts w:eastAsia="宋体"/>
        </w:rPr>
        <w:t>changePassword()</w:t>
      </w:r>
      <w:r w:rsidRPr="004F38FC">
        <w:rPr>
          <w:rFonts w:eastAsia="宋体" w:hint="eastAsia"/>
          <w:lang w:val="zh-CN"/>
        </w:rPr>
        <w:t>但却不能直接调用</w:t>
      </w:r>
      <w:r w:rsidRPr="0058172E">
        <w:rPr>
          <w:rStyle w:val="Char6"/>
          <w:rFonts w:eastAsia="宋体"/>
        </w:rPr>
        <w:t>openPasswordFile()</w:t>
      </w:r>
      <w:r w:rsidRPr="004F38FC">
        <w:rPr>
          <w:rFonts w:eastAsia="宋体" w:hint="eastAsia"/>
          <w:lang w:val="zh-CN"/>
        </w:rPr>
        <w:t>函数。</w:t>
      </w:r>
    </w:p>
    <w:p w:rsidR="00CF497E" w:rsidRDefault="006C02E6" w:rsidP="001C122A">
      <w:pPr>
        <w:pStyle w:val="2"/>
        <w:rPr>
          <w:rFonts w:eastAsia="宋体"/>
        </w:rPr>
      </w:pPr>
      <w:bookmarkStart w:id="100" w:name="_Toc372536080"/>
      <w:bookmarkStart w:id="101" w:name="_Toc376550034"/>
      <w:bookmarkStart w:id="102" w:name="_Toc435437916"/>
      <w:r>
        <w:rPr>
          <w:rFonts w:eastAsia="宋体" w:hint="eastAsia"/>
        </w:rPr>
        <w:t>规则</w:t>
      </w:r>
      <w:r w:rsidR="00CF497E">
        <w:rPr>
          <w:rFonts w:eastAsia="宋体" w:hint="eastAsia"/>
        </w:rPr>
        <w:t xml:space="preserve"> </w:t>
      </w:r>
      <w:r w:rsidR="00061BBB">
        <w:rPr>
          <w:rFonts w:eastAsia="宋体" w:hint="eastAsia"/>
        </w:rPr>
        <w:t>5.5</w:t>
      </w:r>
      <w:r w:rsidR="00831E13">
        <w:rPr>
          <w:rFonts w:eastAsia="宋体" w:hint="eastAsia"/>
        </w:rPr>
        <w:t xml:space="preserve"> </w:t>
      </w:r>
      <w:r w:rsidR="00F50B52" w:rsidRPr="00F50B52">
        <w:rPr>
          <w:rFonts w:ascii="宋体" w:eastAsia="宋体" w:hAnsi="宋体" w:cs="宋体" w:hint="eastAsia"/>
        </w:rPr>
        <w:t>编写自定义类加载器时</w:t>
      </w:r>
      <w:r w:rsidR="00F50B52">
        <w:rPr>
          <w:rFonts w:ascii="宋体" w:eastAsia="宋体" w:hAnsi="宋体" w:cs="宋体" w:hint="eastAsia"/>
        </w:rPr>
        <w:t>应</w:t>
      </w:r>
      <w:r w:rsidR="00F50B52" w:rsidRPr="00F50B52">
        <w:rPr>
          <w:rFonts w:ascii="宋体" w:eastAsia="宋体" w:hAnsi="宋体" w:cs="宋体" w:hint="eastAsia"/>
        </w:rPr>
        <w:t>调用超类的</w:t>
      </w:r>
      <w:r w:rsidR="00F50B52">
        <w:t>getPermission</w:t>
      </w:r>
      <w:r w:rsidR="00F50B52">
        <w:rPr>
          <w:rFonts w:eastAsiaTheme="minorEastAsia" w:hint="eastAsia"/>
        </w:rPr>
        <w:t>()</w:t>
      </w:r>
      <w:r w:rsidR="00F50B52" w:rsidRPr="00F50B52">
        <w:rPr>
          <w:rFonts w:ascii="宋体" w:eastAsia="宋体" w:hAnsi="宋体" w:cs="宋体" w:hint="eastAsia"/>
        </w:rPr>
        <w:t>函数</w:t>
      </w:r>
      <w:bookmarkEnd w:id="100"/>
      <w:bookmarkEnd w:id="101"/>
      <w:bookmarkEnd w:id="102"/>
    </w:p>
    <w:p w:rsidR="00CF497E" w:rsidRPr="00A2775D" w:rsidRDefault="00CB6491" w:rsidP="00CF497E">
      <w:pPr>
        <w:rPr>
          <w:rFonts w:eastAsiaTheme="minorEastAsia"/>
        </w:rPr>
      </w:pPr>
      <w:r>
        <w:rPr>
          <w:rFonts w:eastAsiaTheme="minorEastAsia" w:hint="eastAsia"/>
          <w:b/>
        </w:rPr>
        <w:t>说明</w:t>
      </w:r>
      <w:r w:rsidR="000B62A7">
        <w:rPr>
          <w:rFonts w:eastAsiaTheme="minorEastAsia" w:hint="eastAsia"/>
        </w:rPr>
        <w:t>：</w:t>
      </w:r>
      <w:r w:rsidR="00081E0E">
        <w:rPr>
          <w:rFonts w:eastAsia="宋体" w:hint="eastAsia"/>
          <w:szCs w:val="24"/>
          <w:lang w:val="zh-CN"/>
        </w:rPr>
        <w:t>当一个自定义的类装载器必须要覆写</w:t>
      </w:r>
      <w:r w:rsidR="00081E0E">
        <w:rPr>
          <w:rFonts w:eastAsia="宋体" w:hint="eastAsia"/>
          <w:szCs w:val="24"/>
          <w:lang w:val="zh-CN"/>
        </w:rPr>
        <w:t>getPermissions()</w:t>
      </w:r>
      <w:r w:rsidR="00081E0E">
        <w:rPr>
          <w:rFonts w:eastAsia="宋体" w:hint="eastAsia"/>
          <w:szCs w:val="24"/>
          <w:lang w:val="zh-CN"/>
        </w:rPr>
        <w:t>方法的时候，必须要在给源代码赋予任何权限之前直接调用基类的</w:t>
      </w:r>
      <w:r w:rsidR="00081E0E">
        <w:rPr>
          <w:rFonts w:eastAsia="宋体" w:hint="eastAsia"/>
          <w:szCs w:val="24"/>
          <w:lang w:val="zh-CN"/>
        </w:rPr>
        <w:t>getPermissions</w:t>
      </w:r>
      <w:r w:rsidR="00081E0E">
        <w:rPr>
          <w:rFonts w:eastAsia="宋体" w:hint="eastAsia"/>
          <w:szCs w:val="24"/>
          <w:lang w:val="zh-CN"/>
        </w:rPr>
        <w:t>方法来获知默认的系统规则。一个忽略了基类的</w:t>
      </w:r>
      <w:r w:rsidR="00081E0E">
        <w:rPr>
          <w:rFonts w:eastAsia="宋体" w:hint="eastAsia"/>
          <w:szCs w:val="24"/>
          <w:lang w:val="zh-CN"/>
        </w:rPr>
        <w:t>getPermissions()</w:t>
      </w:r>
      <w:r w:rsidR="00081E0E">
        <w:rPr>
          <w:rFonts w:eastAsia="宋体" w:hint="eastAsia"/>
          <w:szCs w:val="24"/>
          <w:lang w:val="zh-CN"/>
        </w:rPr>
        <w:t>方法的自定义类装载器会载入被提升了权限的非受信的类</w:t>
      </w:r>
      <w:r w:rsidR="00B146C8">
        <w:rPr>
          <w:rStyle w:val="Char6"/>
          <w:rFonts w:eastAsiaTheme="minorEastAsia" w:hint="eastAsia"/>
        </w:rPr>
        <w:t>。</w:t>
      </w:r>
    </w:p>
    <w:p w:rsidR="00CF497E" w:rsidRDefault="001974ED" w:rsidP="00CF497E">
      <w:pPr>
        <w:pStyle w:val="aff0"/>
      </w:pPr>
      <w:r>
        <w:rPr>
          <w:rFonts w:hint="eastAsia"/>
        </w:rPr>
        <w:t>错误示例：</w:t>
      </w:r>
    </w:p>
    <w:p w:rsidR="00CA7CD8" w:rsidRDefault="00CA7CD8" w:rsidP="00242C2C">
      <w:pPr>
        <w:pStyle w:val="aff"/>
        <w:rPr>
          <w:snapToGrid/>
        </w:rPr>
      </w:pPr>
      <w:r>
        <w:rPr>
          <w:b/>
          <w:snapToGrid/>
          <w:color w:val="7F0055"/>
        </w:rPr>
        <w:t>public</w:t>
      </w:r>
      <w:r>
        <w:rPr>
          <w:snapToGrid/>
        </w:rPr>
        <w:t xml:space="preserve"> </w:t>
      </w:r>
      <w:r>
        <w:rPr>
          <w:b/>
          <w:snapToGrid/>
          <w:color w:val="7F0055"/>
        </w:rPr>
        <w:t>class</w:t>
      </w:r>
      <w:r>
        <w:rPr>
          <w:snapToGrid/>
        </w:rPr>
        <w:t xml:space="preserve"> MyClassLoader </w:t>
      </w:r>
      <w:r>
        <w:rPr>
          <w:b/>
          <w:snapToGrid/>
          <w:color w:val="7F0055"/>
        </w:rPr>
        <w:t>extends</w:t>
      </w:r>
      <w:r>
        <w:rPr>
          <w:snapToGrid/>
        </w:rPr>
        <w:t xml:space="preserve"> URLClassLoader</w:t>
      </w:r>
    </w:p>
    <w:p w:rsidR="00CA7CD8" w:rsidRDefault="00CA7CD8" w:rsidP="00242C2C">
      <w:pPr>
        <w:pStyle w:val="aff"/>
        <w:rPr>
          <w:snapToGrid/>
        </w:rPr>
      </w:pPr>
      <w:r>
        <w:rPr>
          <w:snapToGrid/>
        </w:rPr>
        <w:t>{</w:t>
      </w:r>
    </w:p>
    <w:p w:rsidR="00CA7CD8" w:rsidRDefault="00CA7CD8" w:rsidP="00242C2C">
      <w:pPr>
        <w:pStyle w:val="aff"/>
        <w:rPr>
          <w:snapToGrid/>
        </w:rPr>
      </w:pPr>
      <w:r>
        <w:rPr>
          <w:snapToGrid/>
        </w:rPr>
        <w:t xml:space="preserve">    </w:t>
      </w:r>
      <w:r>
        <w:rPr>
          <w:snapToGrid/>
          <w:color w:val="646464"/>
        </w:rPr>
        <w:t>@Override</w:t>
      </w:r>
    </w:p>
    <w:p w:rsidR="00CA7CD8" w:rsidRDefault="00CA7CD8" w:rsidP="00242C2C">
      <w:pPr>
        <w:pStyle w:val="aff"/>
        <w:rPr>
          <w:snapToGrid/>
        </w:rPr>
      </w:pPr>
      <w:r>
        <w:rPr>
          <w:snapToGrid/>
        </w:rPr>
        <w:t xml:space="preserve">    </w:t>
      </w:r>
      <w:r>
        <w:rPr>
          <w:b/>
          <w:snapToGrid/>
          <w:color w:val="7F0055"/>
        </w:rPr>
        <w:t>protected</w:t>
      </w:r>
      <w:r>
        <w:rPr>
          <w:snapToGrid/>
        </w:rPr>
        <w:t xml:space="preserve"> PermissionCollection getPermissions(CodeSource cs)</w:t>
      </w:r>
    </w:p>
    <w:p w:rsidR="00CA7CD8" w:rsidRDefault="00CA7CD8" w:rsidP="00242C2C">
      <w:pPr>
        <w:pStyle w:val="aff"/>
        <w:rPr>
          <w:snapToGrid/>
        </w:rPr>
      </w:pPr>
      <w:r>
        <w:rPr>
          <w:snapToGrid/>
        </w:rPr>
        <w:t xml:space="preserve">    {</w:t>
      </w:r>
    </w:p>
    <w:p w:rsidR="00CA7CD8" w:rsidRDefault="00CA7CD8" w:rsidP="00242C2C">
      <w:pPr>
        <w:pStyle w:val="aff"/>
        <w:rPr>
          <w:snapToGrid/>
        </w:rPr>
      </w:pPr>
      <w:r>
        <w:rPr>
          <w:snapToGrid/>
        </w:rPr>
        <w:t xml:space="preserve">        PermissionCollection pc = </w:t>
      </w:r>
      <w:r>
        <w:rPr>
          <w:b/>
          <w:snapToGrid/>
          <w:color w:val="7F0055"/>
        </w:rPr>
        <w:t>new</w:t>
      </w:r>
      <w:r>
        <w:rPr>
          <w:snapToGrid/>
        </w:rPr>
        <w:t xml:space="preserve"> Permissions();</w:t>
      </w:r>
    </w:p>
    <w:p w:rsidR="00CA7CD8" w:rsidRDefault="00CA7CD8" w:rsidP="00242C2C">
      <w:pPr>
        <w:pStyle w:val="aff"/>
        <w:rPr>
          <w:snapToGrid/>
        </w:rPr>
      </w:pPr>
      <w:r>
        <w:rPr>
          <w:snapToGrid/>
        </w:rPr>
        <w:t xml:space="preserve">        </w:t>
      </w:r>
      <w:r>
        <w:rPr>
          <w:snapToGrid/>
          <w:color w:val="3F7F5F"/>
        </w:rPr>
        <w:t>// allow exit from the VM anytime</w:t>
      </w:r>
    </w:p>
    <w:p w:rsidR="00CA7CD8" w:rsidRDefault="00CA7CD8" w:rsidP="00242C2C">
      <w:pPr>
        <w:pStyle w:val="aff"/>
        <w:rPr>
          <w:snapToGrid/>
        </w:rPr>
      </w:pPr>
      <w:r>
        <w:rPr>
          <w:snapToGrid/>
        </w:rPr>
        <w:t xml:space="preserve">        pc.add(</w:t>
      </w:r>
      <w:r>
        <w:rPr>
          <w:b/>
          <w:snapToGrid/>
          <w:color w:val="7F0055"/>
        </w:rPr>
        <w:t>new</w:t>
      </w:r>
      <w:r>
        <w:rPr>
          <w:snapToGrid/>
        </w:rPr>
        <w:t xml:space="preserve"> RuntimePermission(</w:t>
      </w:r>
      <w:r>
        <w:rPr>
          <w:snapToGrid/>
          <w:color w:val="2A00FF"/>
        </w:rPr>
        <w:t>"exitVM"</w:t>
      </w:r>
      <w:r>
        <w:rPr>
          <w:snapToGrid/>
        </w:rPr>
        <w:t>));</w:t>
      </w:r>
    </w:p>
    <w:p w:rsidR="00CA7CD8" w:rsidRDefault="00CA7CD8" w:rsidP="00242C2C">
      <w:pPr>
        <w:pStyle w:val="aff"/>
        <w:rPr>
          <w:snapToGrid/>
        </w:rPr>
      </w:pPr>
      <w:r>
        <w:rPr>
          <w:snapToGrid/>
        </w:rPr>
        <w:t xml:space="preserve">        </w:t>
      </w:r>
      <w:r>
        <w:rPr>
          <w:b/>
          <w:snapToGrid/>
          <w:color w:val="7F0055"/>
        </w:rPr>
        <w:t>return</w:t>
      </w:r>
      <w:r>
        <w:rPr>
          <w:snapToGrid/>
        </w:rPr>
        <w:t xml:space="preserve"> pc;</w:t>
      </w:r>
    </w:p>
    <w:p w:rsidR="00CA7CD8" w:rsidRDefault="00EE66A4" w:rsidP="00EE66A4">
      <w:pPr>
        <w:pStyle w:val="aff"/>
        <w:rPr>
          <w:snapToGrid/>
        </w:rPr>
      </w:pPr>
      <w:r>
        <w:rPr>
          <w:snapToGrid/>
        </w:rPr>
        <w:t xml:space="preserve">    </w:t>
      </w:r>
      <w:r w:rsidR="00242C2C">
        <w:rPr>
          <w:snapToGrid/>
        </w:rPr>
        <w:t>}</w:t>
      </w:r>
    </w:p>
    <w:p w:rsidR="00242C2C" w:rsidRPr="00BE23AC" w:rsidRDefault="00242C2C" w:rsidP="00BE23AC">
      <w:pPr>
        <w:pStyle w:val="aff"/>
        <w:rPr>
          <w:snapToGrid/>
        </w:rPr>
      </w:pPr>
      <w:r>
        <w:rPr>
          <w:snapToGrid/>
        </w:rPr>
        <w:t xml:space="preserve">    </w:t>
      </w:r>
      <w:r>
        <w:rPr>
          <w:snapToGrid/>
          <w:color w:val="3F7F5F"/>
        </w:rPr>
        <w:t>//</w:t>
      </w:r>
      <w:r w:rsidR="006E31DD">
        <w:rPr>
          <w:rFonts w:hint="eastAsia"/>
          <w:snapToGrid/>
          <w:color w:val="3F7F5F"/>
        </w:rPr>
        <w:t xml:space="preserve"> </w:t>
      </w:r>
      <w:r w:rsidR="00937562">
        <w:rPr>
          <w:snapToGrid/>
          <w:color w:val="3F7F5F"/>
        </w:rPr>
        <w:t>Other code</w:t>
      </w:r>
      <w:r w:rsidR="00442E42">
        <w:rPr>
          <w:snapToGrid/>
          <w:color w:val="3F7F5F"/>
        </w:rPr>
        <w:t>…</w:t>
      </w:r>
    </w:p>
    <w:p w:rsidR="001750F4" w:rsidRPr="001750F4" w:rsidRDefault="00CA7CD8" w:rsidP="00242C2C">
      <w:pPr>
        <w:pStyle w:val="aff"/>
      </w:pPr>
      <w:r>
        <w:rPr>
          <w:snapToGrid/>
        </w:rPr>
        <w:t>}</w:t>
      </w:r>
    </w:p>
    <w:p w:rsidR="00CF497E" w:rsidRPr="00276437" w:rsidRDefault="00926339" w:rsidP="00CF497E">
      <w:pPr>
        <w:rPr>
          <w:rFonts w:eastAsiaTheme="minorEastAsia"/>
        </w:rPr>
      </w:pPr>
      <w:r w:rsidRPr="004F38FC">
        <w:rPr>
          <w:rFonts w:eastAsia="宋体" w:hint="eastAsia"/>
          <w:szCs w:val="24"/>
          <w:lang w:val="zh-CN"/>
        </w:rPr>
        <w:lastRenderedPageBreak/>
        <w:t>该错误代码示例展示了</w:t>
      </w:r>
      <w:r>
        <w:rPr>
          <w:rFonts w:eastAsia="宋体" w:hint="eastAsia"/>
          <w:szCs w:val="24"/>
          <w:lang w:val="zh-CN"/>
        </w:rPr>
        <w:t>一个继承自</w:t>
      </w:r>
      <w:r w:rsidRPr="00287AD8">
        <w:rPr>
          <w:rStyle w:val="Char6"/>
          <w:rFonts w:eastAsia="宋体"/>
        </w:rPr>
        <w:t>URLClassLoader</w:t>
      </w:r>
      <w:r w:rsidRPr="004F38FC">
        <w:rPr>
          <w:rFonts w:eastAsia="宋体" w:hint="eastAsia"/>
          <w:szCs w:val="24"/>
          <w:lang w:val="zh-CN"/>
        </w:rPr>
        <w:t>类的自定义类加载器的一部分。</w:t>
      </w:r>
      <w:r w:rsidR="00287AD8" w:rsidRPr="004F38FC">
        <w:rPr>
          <w:rFonts w:eastAsia="宋体" w:hint="eastAsia"/>
          <w:szCs w:val="24"/>
          <w:lang w:val="zh-CN"/>
        </w:rPr>
        <w:t>它覆盖了</w:t>
      </w:r>
      <w:r w:rsidR="00287AD8" w:rsidRPr="00287AD8">
        <w:rPr>
          <w:rStyle w:val="Char6"/>
          <w:rFonts w:eastAsia="宋体"/>
        </w:rPr>
        <w:t>getPermissions()</w:t>
      </w:r>
      <w:r w:rsidR="00287AD8">
        <w:rPr>
          <w:rFonts w:eastAsia="宋体" w:hint="eastAsia"/>
          <w:szCs w:val="24"/>
          <w:lang w:val="zh-CN"/>
        </w:rPr>
        <w:t>方法，</w:t>
      </w:r>
      <w:r w:rsidR="00287AD8" w:rsidRPr="004F38FC">
        <w:rPr>
          <w:rFonts w:eastAsia="宋体" w:hint="eastAsia"/>
          <w:szCs w:val="24"/>
          <w:lang w:val="zh-CN"/>
        </w:rPr>
        <w:t>但是并未调用其超类的</w:t>
      </w:r>
      <w:r w:rsidR="00287AD8" w:rsidRPr="00395E42">
        <w:rPr>
          <w:rStyle w:val="Char6"/>
          <w:rFonts w:eastAsia="宋体"/>
        </w:rPr>
        <w:t>getPermissions()</w:t>
      </w:r>
      <w:r w:rsidR="00395E42">
        <w:rPr>
          <w:rFonts w:eastAsia="宋体" w:hint="eastAsia"/>
          <w:szCs w:val="24"/>
          <w:lang w:val="zh-CN"/>
        </w:rPr>
        <w:t>方法</w:t>
      </w:r>
      <w:r w:rsidR="002755DB">
        <w:rPr>
          <w:rFonts w:eastAsia="宋体" w:hint="eastAsia"/>
          <w:szCs w:val="24"/>
          <w:lang w:val="zh-CN"/>
        </w:rPr>
        <w:t>。</w:t>
      </w:r>
      <w:r w:rsidR="00233FA7">
        <w:rPr>
          <w:rFonts w:eastAsia="宋体" w:hint="eastAsia"/>
          <w:szCs w:val="24"/>
          <w:lang w:val="zh-CN"/>
        </w:rPr>
        <w:t>因此，该自定义类加载器加载的类具有的权限</w:t>
      </w:r>
      <w:r w:rsidR="002A040F">
        <w:rPr>
          <w:rFonts w:eastAsia="宋体" w:hint="eastAsia"/>
          <w:szCs w:val="24"/>
          <w:lang w:val="zh-CN"/>
        </w:rPr>
        <w:t>就会</w:t>
      </w:r>
      <w:r w:rsidR="00233FA7">
        <w:rPr>
          <w:rFonts w:eastAsia="宋体" w:hint="eastAsia"/>
          <w:szCs w:val="24"/>
          <w:lang w:val="zh-CN"/>
        </w:rPr>
        <w:t>完全独立于系统全局</w:t>
      </w:r>
      <w:r w:rsidR="00233FA7" w:rsidRPr="004F38FC">
        <w:rPr>
          <w:rFonts w:eastAsia="宋体" w:hint="eastAsia"/>
          <w:szCs w:val="24"/>
          <w:lang w:val="zh-CN"/>
        </w:rPr>
        <w:t>策略文件规定的权限。</w:t>
      </w:r>
      <w:r w:rsidR="00233FA7" w:rsidRPr="00233FA7">
        <w:rPr>
          <w:rFonts w:eastAsia="宋体" w:hint="eastAsia"/>
        </w:rPr>
        <w:t>实际上，该类的权限覆盖了这些</w:t>
      </w:r>
      <w:r w:rsidR="002A040F">
        <w:rPr>
          <w:rFonts w:eastAsia="宋体" w:hint="eastAsia"/>
        </w:rPr>
        <w:t>系统全局文件规定的</w:t>
      </w:r>
      <w:r w:rsidR="00233FA7" w:rsidRPr="00233FA7">
        <w:rPr>
          <w:rFonts w:eastAsia="宋体" w:hint="eastAsia"/>
        </w:rPr>
        <w:t>权限。</w:t>
      </w:r>
    </w:p>
    <w:p w:rsidR="00CF497E" w:rsidRDefault="00625041" w:rsidP="00CF497E">
      <w:pPr>
        <w:pStyle w:val="aff0"/>
      </w:pPr>
      <w:r>
        <w:rPr>
          <w:rFonts w:hint="eastAsia"/>
        </w:rPr>
        <w:t>正确示例：</w:t>
      </w:r>
    </w:p>
    <w:p w:rsidR="00BB77BA" w:rsidRDefault="00BB77BA" w:rsidP="00BB77BA">
      <w:pPr>
        <w:pStyle w:val="aff"/>
        <w:rPr>
          <w:snapToGrid/>
        </w:rPr>
      </w:pPr>
      <w:r>
        <w:rPr>
          <w:b/>
          <w:snapToGrid/>
          <w:color w:val="7F0055"/>
        </w:rPr>
        <w:t>public</w:t>
      </w:r>
      <w:r>
        <w:rPr>
          <w:snapToGrid/>
        </w:rPr>
        <w:t xml:space="preserve"> </w:t>
      </w:r>
      <w:r>
        <w:rPr>
          <w:b/>
          <w:snapToGrid/>
          <w:color w:val="7F0055"/>
        </w:rPr>
        <w:t>class</w:t>
      </w:r>
      <w:r>
        <w:rPr>
          <w:snapToGrid/>
        </w:rPr>
        <w:t xml:space="preserve"> MyClassLoader </w:t>
      </w:r>
      <w:r>
        <w:rPr>
          <w:b/>
          <w:snapToGrid/>
          <w:color w:val="7F0055"/>
        </w:rPr>
        <w:t>extends</w:t>
      </w:r>
      <w:r>
        <w:rPr>
          <w:snapToGrid/>
        </w:rPr>
        <w:t xml:space="preserve"> URLClassLoader</w:t>
      </w:r>
    </w:p>
    <w:p w:rsidR="00BB77BA" w:rsidRDefault="00BB77BA" w:rsidP="00BB77BA">
      <w:pPr>
        <w:pStyle w:val="aff"/>
        <w:rPr>
          <w:snapToGrid/>
        </w:rPr>
      </w:pPr>
      <w:r>
        <w:rPr>
          <w:snapToGrid/>
        </w:rPr>
        <w:t>{</w:t>
      </w:r>
    </w:p>
    <w:p w:rsidR="00BB77BA" w:rsidRDefault="00BB77BA" w:rsidP="00BB77BA">
      <w:pPr>
        <w:pStyle w:val="aff"/>
        <w:rPr>
          <w:snapToGrid/>
        </w:rPr>
      </w:pPr>
      <w:r>
        <w:rPr>
          <w:snapToGrid/>
        </w:rPr>
        <w:t xml:space="preserve">    </w:t>
      </w:r>
      <w:r>
        <w:rPr>
          <w:snapToGrid/>
          <w:color w:val="646464"/>
        </w:rPr>
        <w:t>@Override</w:t>
      </w:r>
    </w:p>
    <w:p w:rsidR="00BB77BA" w:rsidRDefault="00BB77BA" w:rsidP="00BB77BA">
      <w:pPr>
        <w:pStyle w:val="aff"/>
        <w:rPr>
          <w:snapToGrid/>
        </w:rPr>
      </w:pPr>
      <w:r>
        <w:rPr>
          <w:snapToGrid/>
        </w:rPr>
        <w:t xml:space="preserve">    </w:t>
      </w:r>
      <w:r>
        <w:rPr>
          <w:b/>
          <w:snapToGrid/>
          <w:color w:val="7F0055"/>
        </w:rPr>
        <w:t>protected</w:t>
      </w:r>
      <w:r>
        <w:rPr>
          <w:snapToGrid/>
        </w:rPr>
        <w:t xml:space="preserve"> PermissionCollection getPermissions(CodeSource cs)</w:t>
      </w:r>
    </w:p>
    <w:p w:rsidR="00BB77BA" w:rsidRDefault="00BB77BA" w:rsidP="00BB77BA">
      <w:pPr>
        <w:pStyle w:val="aff"/>
        <w:rPr>
          <w:snapToGrid/>
        </w:rPr>
      </w:pPr>
      <w:r>
        <w:rPr>
          <w:snapToGrid/>
        </w:rPr>
        <w:t xml:space="preserve">    {</w:t>
      </w:r>
    </w:p>
    <w:p w:rsidR="00BB77BA" w:rsidRPr="00263A1A" w:rsidRDefault="00BB77BA" w:rsidP="00BB77BA">
      <w:pPr>
        <w:pStyle w:val="aff"/>
        <w:rPr>
          <w:b/>
          <w:snapToGrid/>
        </w:rPr>
      </w:pPr>
      <w:r>
        <w:rPr>
          <w:snapToGrid/>
        </w:rPr>
        <w:t xml:space="preserve">        </w:t>
      </w:r>
      <w:r w:rsidR="000223D8" w:rsidRPr="00263A1A">
        <w:rPr>
          <w:b/>
          <w:snapToGrid/>
        </w:rPr>
        <w:t xml:space="preserve">PermissionCollection pc = </w:t>
      </w:r>
      <w:r w:rsidR="000223D8" w:rsidRPr="00263A1A">
        <w:rPr>
          <w:b/>
          <w:snapToGrid/>
          <w:color w:val="7F0055"/>
        </w:rPr>
        <w:t>super</w:t>
      </w:r>
      <w:r w:rsidR="000223D8" w:rsidRPr="00263A1A">
        <w:rPr>
          <w:b/>
          <w:snapToGrid/>
        </w:rPr>
        <w:t>.getPermissions(cs);</w:t>
      </w:r>
    </w:p>
    <w:p w:rsidR="00BB77BA" w:rsidRDefault="00BB77BA" w:rsidP="00BB77BA">
      <w:pPr>
        <w:pStyle w:val="aff"/>
        <w:rPr>
          <w:snapToGrid/>
        </w:rPr>
      </w:pPr>
      <w:r>
        <w:rPr>
          <w:snapToGrid/>
        </w:rPr>
        <w:t xml:space="preserve">        </w:t>
      </w:r>
      <w:r>
        <w:rPr>
          <w:snapToGrid/>
          <w:color w:val="3F7F5F"/>
        </w:rPr>
        <w:t>// allow exit from the VM anytime</w:t>
      </w:r>
    </w:p>
    <w:p w:rsidR="00BB77BA" w:rsidRDefault="00BB77BA" w:rsidP="00BB77BA">
      <w:pPr>
        <w:pStyle w:val="aff"/>
        <w:rPr>
          <w:snapToGrid/>
        </w:rPr>
      </w:pPr>
      <w:r>
        <w:rPr>
          <w:snapToGrid/>
        </w:rPr>
        <w:t xml:space="preserve">        pc.add(</w:t>
      </w:r>
      <w:r>
        <w:rPr>
          <w:b/>
          <w:snapToGrid/>
          <w:color w:val="7F0055"/>
        </w:rPr>
        <w:t>new</w:t>
      </w:r>
      <w:r>
        <w:rPr>
          <w:snapToGrid/>
        </w:rPr>
        <w:t xml:space="preserve"> RuntimePermission(</w:t>
      </w:r>
      <w:r>
        <w:rPr>
          <w:snapToGrid/>
          <w:color w:val="2A00FF"/>
        </w:rPr>
        <w:t>"exitVM"</w:t>
      </w:r>
      <w:r>
        <w:rPr>
          <w:snapToGrid/>
        </w:rPr>
        <w:t>));</w:t>
      </w:r>
    </w:p>
    <w:p w:rsidR="00BB77BA" w:rsidRDefault="00BB77BA" w:rsidP="00BB77BA">
      <w:pPr>
        <w:pStyle w:val="aff"/>
        <w:rPr>
          <w:snapToGrid/>
        </w:rPr>
      </w:pPr>
      <w:r>
        <w:rPr>
          <w:snapToGrid/>
        </w:rPr>
        <w:t xml:space="preserve">        </w:t>
      </w:r>
      <w:r>
        <w:rPr>
          <w:b/>
          <w:snapToGrid/>
          <w:color w:val="7F0055"/>
        </w:rPr>
        <w:t>return</w:t>
      </w:r>
      <w:r>
        <w:rPr>
          <w:snapToGrid/>
        </w:rPr>
        <w:t xml:space="preserve"> pc;</w:t>
      </w:r>
    </w:p>
    <w:p w:rsidR="00BB77BA" w:rsidRDefault="00BB77BA" w:rsidP="00BB77BA">
      <w:pPr>
        <w:pStyle w:val="aff"/>
        <w:rPr>
          <w:snapToGrid/>
        </w:rPr>
      </w:pPr>
      <w:r>
        <w:rPr>
          <w:snapToGrid/>
        </w:rPr>
        <w:t xml:space="preserve">    }</w:t>
      </w:r>
    </w:p>
    <w:p w:rsidR="00BB77BA" w:rsidRPr="00BE23AC" w:rsidRDefault="00BB77BA" w:rsidP="00BB77BA">
      <w:pPr>
        <w:pStyle w:val="aff"/>
        <w:rPr>
          <w:snapToGrid/>
        </w:rPr>
      </w:pPr>
      <w:r>
        <w:rPr>
          <w:snapToGrid/>
        </w:rPr>
        <w:t xml:space="preserve">    </w:t>
      </w:r>
      <w:r>
        <w:rPr>
          <w:snapToGrid/>
          <w:color w:val="3F7F5F"/>
        </w:rPr>
        <w:t>//</w:t>
      </w:r>
      <w:r w:rsidR="006E31DD">
        <w:rPr>
          <w:rFonts w:hint="eastAsia"/>
          <w:snapToGrid/>
          <w:color w:val="3F7F5F"/>
        </w:rPr>
        <w:t xml:space="preserve"> </w:t>
      </w:r>
      <w:r>
        <w:rPr>
          <w:snapToGrid/>
          <w:color w:val="3F7F5F"/>
        </w:rPr>
        <w:t>Other code…</w:t>
      </w:r>
    </w:p>
    <w:p w:rsidR="00BB77BA" w:rsidRPr="00BB77BA" w:rsidRDefault="00BB77BA" w:rsidP="00F6081C">
      <w:pPr>
        <w:pStyle w:val="aff"/>
      </w:pPr>
      <w:r>
        <w:rPr>
          <w:snapToGrid/>
        </w:rPr>
        <w:t>}</w:t>
      </w:r>
    </w:p>
    <w:p w:rsidR="00CF497E" w:rsidRDefault="00E44BE7" w:rsidP="002D3D51">
      <w:pPr>
        <w:rPr>
          <w:rFonts w:eastAsia="宋体"/>
          <w:szCs w:val="24"/>
          <w:lang w:val="zh-CN"/>
        </w:rPr>
      </w:pPr>
      <w:r w:rsidRPr="004F38FC">
        <w:rPr>
          <w:rFonts w:eastAsia="宋体" w:hint="eastAsia"/>
          <w:szCs w:val="24"/>
          <w:lang w:val="zh-CN"/>
        </w:rPr>
        <w:t>在</w:t>
      </w:r>
      <w:r w:rsidR="002A040F">
        <w:rPr>
          <w:rFonts w:eastAsia="宋体" w:hint="eastAsia"/>
          <w:szCs w:val="24"/>
          <w:lang w:val="zh-CN"/>
        </w:rPr>
        <w:t>上面的</w:t>
      </w:r>
      <w:r w:rsidRPr="004F38FC">
        <w:rPr>
          <w:rFonts w:eastAsia="宋体" w:hint="eastAsia"/>
          <w:szCs w:val="24"/>
          <w:lang w:val="zh-CN"/>
        </w:rPr>
        <w:t>正确代码示例中</w:t>
      </w:r>
      <w:r w:rsidRPr="004F38FC">
        <w:rPr>
          <w:rFonts w:eastAsia="宋体" w:hint="eastAsia"/>
          <w:szCs w:val="24"/>
        </w:rPr>
        <w:t>，</w:t>
      </w:r>
      <w:r w:rsidRPr="00F62C7D">
        <w:rPr>
          <w:rStyle w:val="Char6"/>
          <w:rFonts w:eastAsia="宋体"/>
        </w:rPr>
        <w:t>getPermissions()</w:t>
      </w:r>
      <w:r w:rsidRPr="004F38FC">
        <w:rPr>
          <w:rFonts w:eastAsia="宋体" w:hint="eastAsia"/>
          <w:szCs w:val="24"/>
          <w:lang w:val="zh-CN"/>
        </w:rPr>
        <w:t>函数调用了</w:t>
      </w:r>
      <w:r w:rsidRPr="00F62C7D">
        <w:rPr>
          <w:rStyle w:val="Char6"/>
          <w:rFonts w:eastAsia="宋体"/>
        </w:rPr>
        <w:t>super.getPermissions()</w:t>
      </w:r>
      <w:r w:rsidRPr="004F38FC">
        <w:rPr>
          <w:rStyle w:val="Chard"/>
          <w:rFonts w:eastAsia="宋体" w:hint="eastAsia"/>
          <w:szCs w:val="24"/>
          <w:lang w:val="zh-CN"/>
        </w:rPr>
        <w:t>。</w:t>
      </w:r>
      <w:r w:rsidR="00F62C7D" w:rsidRPr="004F38FC">
        <w:rPr>
          <w:rFonts w:eastAsia="宋体" w:hint="eastAsia"/>
          <w:szCs w:val="24"/>
          <w:lang w:val="zh-CN"/>
        </w:rPr>
        <w:t>结果</w:t>
      </w:r>
      <w:r w:rsidR="00F62C7D" w:rsidRPr="004F38FC">
        <w:rPr>
          <w:rFonts w:eastAsia="宋体" w:hint="eastAsia"/>
          <w:szCs w:val="24"/>
        </w:rPr>
        <w:t>，</w:t>
      </w:r>
      <w:r w:rsidR="00F62C7D" w:rsidRPr="004F38FC">
        <w:rPr>
          <w:rFonts w:eastAsia="宋体" w:hint="eastAsia"/>
          <w:szCs w:val="24"/>
          <w:lang w:val="zh-CN"/>
        </w:rPr>
        <w:t>除了自定义策略外</w:t>
      </w:r>
      <w:r w:rsidR="00F62C7D" w:rsidRPr="004F38FC">
        <w:rPr>
          <w:rFonts w:eastAsia="宋体" w:hint="eastAsia"/>
          <w:szCs w:val="24"/>
        </w:rPr>
        <w:t>，</w:t>
      </w:r>
      <w:r w:rsidR="00F62C7D">
        <w:rPr>
          <w:rFonts w:eastAsia="宋体" w:hint="eastAsia"/>
          <w:szCs w:val="24"/>
          <w:lang w:val="zh-CN"/>
        </w:rPr>
        <w:t>系统全局</w:t>
      </w:r>
      <w:r w:rsidR="00F62C7D" w:rsidRPr="004F38FC">
        <w:rPr>
          <w:rFonts w:eastAsia="宋体" w:hint="eastAsia"/>
          <w:szCs w:val="24"/>
          <w:lang w:val="zh-CN"/>
        </w:rPr>
        <w:t>的</w:t>
      </w:r>
      <w:r w:rsidR="00F62C7D">
        <w:rPr>
          <w:rFonts w:eastAsia="宋体" w:hint="eastAsia"/>
          <w:szCs w:val="24"/>
          <w:lang w:val="zh-CN"/>
        </w:rPr>
        <w:t>默认</w:t>
      </w:r>
      <w:r w:rsidR="00F62C7D" w:rsidRPr="004F38FC">
        <w:rPr>
          <w:rFonts w:eastAsia="宋体" w:hint="eastAsia"/>
          <w:szCs w:val="24"/>
          <w:lang w:val="zh-CN"/>
        </w:rPr>
        <w:t>安全策略也被应用。</w:t>
      </w:r>
    </w:p>
    <w:p w:rsidR="00743D95" w:rsidRDefault="00743D95" w:rsidP="002D3D51">
      <w:pPr>
        <w:rPr>
          <w:rFonts w:eastAsia="宋体"/>
          <w:szCs w:val="24"/>
          <w:lang w:val="zh-CN"/>
        </w:rPr>
      </w:pPr>
    </w:p>
    <w:p w:rsidR="00743D95" w:rsidRPr="00CF072E" w:rsidRDefault="00743D95" w:rsidP="002D3D51">
      <w:pPr>
        <w:rPr>
          <w:rFonts w:eastAsiaTheme="minorEastAsia" w:hint="eastAsia"/>
        </w:rPr>
      </w:pPr>
      <w:r>
        <w:rPr>
          <w:rFonts w:eastAsia="宋体" w:hint="eastAsia"/>
          <w:szCs w:val="24"/>
          <w:lang w:val="zh-CN"/>
        </w:rPr>
        <w:t>搜索</w:t>
      </w:r>
      <w:r>
        <w:rPr>
          <w:rFonts w:eastAsia="宋体"/>
          <w:szCs w:val="24"/>
          <w:lang w:val="zh-CN"/>
        </w:rPr>
        <w:t>：</w:t>
      </w:r>
      <w:r w:rsidRPr="00F62C7D">
        <w:rPr>
          <w:rStyle w:val="Char6"/>
          <w:rFonts w:eastAsia="宋体"/>
        </w:rPr>
        <w:t>getPermissions</w:t>
      </w:r>
    </w:p>
    <w:p w:rsidR="00426106" w:rsidRDefault="00890BED" w:rsidP="001C122A">
      <w:pPr>
        <w:pStyle w:val="2"/>
      </w:pPr>
      <w:bookmarkStart w:id="103" w:name="_Toc376550035"/>
      <w:bookmarkStart w:id="104" w:name="_Toc435437917"/>
      <w:r>
        <w:rPr>
          <w:rFonts w:eastAsiaTheme="minorEastAsia" w:hint="eastAsia"/>
        </w:rPr>
        <w:t>规则</w:t>
      </w:r>
      <w:r w:rsidR="00574FEF" w:rsidRPr="005D0007">
        <w:t xml:space="preserve"> </w:t>
      </w:r>
      <w:r w:rsidR="00DF4BD9">
        <w:rPr>
          <w:rFonts w:hint="eastAsia"/>
        </w:rPr>
        <w:t>5.</w:t>
      </w:r>
      <w:r w:rsidR="00DF4BD9">
        <w:rPr>
          <w:rFonts w:eastAsiaTheme="minorEastAsia" w:hint="eastAsia"/>
        </w:rPr>
        <w:t>6</w:t>
      </w:r>
      <w:r w:rsidR="00831E13">
        <w:rPr>
          <w:rFonts w:eastAsiaTheme="minorEastAsia" w:hint="eastAsia"/>
        </w:rPr>
        <w:t xml:space="preserve"> </w:t>
      </w:r>
      <w:r w:rsidR="00616DEE" w:rsidRPr="00616DEE">
        <w:rPr>
          <w:rFonts w:ascii="宋体" w:eastAsia="宋体" w:hAnsi="宋体" w:cs="宋体" w:hint="eastAsia"/>
        </w:rPr>
        <w:t>避免完全依赖</w:t>
      </w:r>
      <w:r w:rsidR="00616DEE" w:rsidRPr="00616DEE">
        <w:t>URLClassLoader</w:t>
      </w:r>
      <w:r w:rsidR="00616DEE" w:rsidRPr="00616DEE">
        <w:rPr>
          <w:rFonts w:ascii="宋体" w:eastAsia="宋体" w:hAnsi="宋体" w:cs="宋体" w:hint="eastAsia"/>
        </w:rPr>
        <w:t>和</w:t>
      </w:r>
      <w:r w:rsidR="00616DEE" w:rsidRPr="00616DEE">
        <w:t>java.util.jar</w:t>
      </w:r>
      <w:r w:rsidR="00616DEE" w:rsidRPr="00616DEE">
        <w:rPr>
          <w:rFonts w:ascii="宋体" w:eastAsia="宋体" w:hAnsi="宋体" w:cs="宋体" w:hint="eastAsia"/>
        </w:rPr>
        <w:t>提供的默认自动签名认证机制</w:t>
      </w:r>
      <w:bookmarkEnd w:id="103"/>
      <w:bookmarkEnd w:id="104"/>
    </w:p>
    <w:p w:rsidR="00DD33CD" w:rsidRDefault="00D32490" w:rsidP="002D3D51">
      <w:pPr>
        <w:rPr>
          <w:rFonts w:eastAsia="宋体"/>
          <w:szCs w:val="24"/>
          <w:lang w:val="zh-CN"/>
        </w:rPr>
      </w:pPr>
      <w:r>
        <w:rPr>
          <w:rFonts w:eastAsiaTheme="minorEastAsia" w:hint="eastAsia"/>
          <w:b/>
        </w:rPr>
        <w:t>说明：</w:t>
      </w:r>
      <w:r w:rsidR="00F428A4">
        <w:rPr>
          <w:rFonts w:eastAsia="宋体" w:hint="eastAsia"/>
          <w:szCs w:val="24"/>
          <w:lang w:val="zh-CN"/>
        </w:rPr>
        <w:t>使用</w:t>
      </w:r>
      <w:r w:rsidR="00F428A4" w:rsidRPr="00F428A4">
        <w:rPr>
          <w:rFonts w:eastAsia="宋体" w:hint="eastAsia"/>
          <w:szCs w:val="24"/>
        </w:rPr>
        <w:t>Java</w:t>
      </w:r>
      <w:r w:rsidR="00F428A4">
        <w:rPr>
          <w:rFonts w:eastAsia="宋体" w:hint="eastAsia"/>
          <w:szCs w:val="24"/>
          <w:lang w:val="zh-CN"/>
        </w:rPr>
        <w:t>可以给一些部署文件进行打包</w:t>
      </w:r>
      <w:r w:rsidR="00F428A4" w:rsidRPr="00F428A4">
        <w:rPr>
          <w:rFonts w:eastAsia="宋体" w:hint="eastAsia"/>
          <w:szCs w:val="24"/>
        </w:rPr>
        <w:t>，</w:t>
      </w:r>
      <w:r w:rsidR="00677B1B" w:rsidRPr="004F38FC">
        <w:rPr>
          <w:rFonts w:eastAsia="宋体" w:hint="eastAsia"/>
          <w:szCs w:val="24"/>
          <w:lang w:val="zh-CN"/>
        </w:rPr>
        <w:t>例如</w:t>
      </w:r>
      <w:r w:rsidR="00F428A4">
        <w:rPr>
          <w:rFonts w:eastAsia="宋体" w:hint="eastAsia"/>
          <w:szCs w:val="24"/>
          <w:lang w:val="zh-CN"/>
        </w:rPr>
        <w:t>在</w:t>
      </w:r>
      <w:r w:rsidR="00677B1B">
        <w:rPr>
          <w:rFonts w:eastAsia="宋体"/>
          <w:szCs w:val="24"/>
        </w:rPr>
        <w:t>Enterprise JavaBeans</w:t>
      </w:r>
      <w:r w:rsidR="00677B1B" w:rsidRPr="004F38FC">
        <w:rPr>
          <w:rFonts w:eastAsia="宋体" w:hint="eastAsia"/>
          <w:szCs w:val="24"/>
        </w:rPr>
        <w:t>（</w:t>
      </w:r>
      <w:r w:rsidR="00677B1B" w:rsidRPr="004F38FC">
        <w:rPr>
          <w:rFonts w:eastAsia="宋体"/>
          <w:szCs w:val="24"/>
        </w:rPr>
        <w:t>EJB</w:t>
      </w:r>
      <w:r w:rsidR="00677B1B" w:rsidRPr="004F38FC">
        <w:rPr>
          <w:rFonts w:eastAsia="宋体" w:hint="eastAsia"/>
          <w:szCs w:val="24"/>
        </w:rPr>
        <w:t>）</w:t>
      </w:r>
      <w:r w:rsidR="00677B1B" w:rsidRPr="004F38FC">
        <w:rPr>
          <w:rFonts w:eastAsia="宋体" w:hint="eastAsia"/>
          <w:szCs w:val="24"/>
          <w:lang w:val="zh-CN"/>
        </w:rPr>
        <w:t>、</w:t>
      </w:r>
      <w:r w:rsidR="00677B1B">
        <w:rPr>
          <w:rFonts w:eastAsia="宋体"/>
          <w:szCs w:val="24"/>
        </w:rPr>
        <w:t>MIDlets</w:t>
      </w:r>
      <w:r w:rsidR="00677B1B" w:rsidRPr="004F38FC">
        <w:rPr>
          <w:rFonts w:eastAsia="宋体" w:hint="eastAsia"/>
          <w:szCs w:val="24"/>
        </w:rPr>
        <w:t>（</w:t>
      </w:r>
      <w:r w:rsidR="00677B1B" w:rsidRPr="004F38FC">
        <w:rPr>
          <w:rFonts w:eastAsia="宋体"/>
          <w:szCs w:val="24"/>
        </w:rPr>
        <w:t>J2ME</w:t>
      </w:r>
      <w:r w:rsidR="00677B1B" w:rsidRPr="004F38FC">
        <w:rPr>
          <w:rFonts w:eastAsia="宋体" w:hint="eastAsia"/>
          <w:szCs w:val="24"/>
        </w:rPr>
        <w:t>）</w:t>
      </w:r>
      <w:r w:rsidR="00677B1B" w:rsidRPr="004F38FC">
        <w:rPr>
          <w:rFonts w:eastAsia="宋体" w:hint="eastAsia"/>
          <w:szCs w:val="24"/>
          <w:lang w:val="zh-CN"/>
        </w:rPr>
        <w:t>和</w:t>
      </w:r>
      <w:r w:rsidR="00677B1B" w:rsidRPr="004F38FC">
        <w:rPr>
          <w:rFonts w:eastAsia="宋体"/>
          <w:szCs w:val="24"/>
        </w:rPr>
        <w:t>Weblogic Server J2EE</w:t>
      </w:r>
      <w:r w:rsidR="00F428A4">
        <w:rPr>
          <w:rFonts w:eastAsia="宋体" w:hint="eastAsia"/>
          <w:szCs w:val="24"/>
        </w:rPr>
        <w:t>等</w:t>
      </w:r>
      <w:r w:rsidR="00677B1B" w:rsidRPr="004F38FC">
        <w:rPr>
          <w:rFonts w:eastAsia="宋体" w:hint="eastAsia"/>
          <w:szCs w:val="24"/>
          <w:lang w:val="zh-CN"/>
        </w:rPr>
        <w:t>应用</w:t>
      </w:r>
      <w:r w:rsidR="00F428A4">
        <w:rPr>
          <w:rFonts w:eastAsia="宋体" w:hint="eastAsia"/>
          <w:szCs w:val="24"/>
          <w:lang w:val="zh-CN"/>
        </w:rPr>
        <w:t>中</w:t>
      </w:r>
      <w:r w:rsidR="00677B1B" w:rsidRPr="004F38FC">
        <w:rPr>
          <w:rFonts w:eastAsia="宋体" w:hint="eastAsia"/>
          <w:szCs w:val="24"/>
        </w:rPr>
        <w:t>，</w:t>
      </w:r>
      <w:r w:rsidR="00F428A4">
        <w:rPr>
          <w:rFonts w:eastAsia="宋体" w:hint="eastAsia"/>
          <w:szCs w:val="24"/>
        </w:rPr>
        <w:t>一般使用</w:t>
      </w:r>
      <w:r w:rsidR="00677B1B" w:rsidRPr="004F38FC">
        <w:rPr>
          <w:rFonts w:eastAsia="宋体"/>
          <w:szCs w:val="24"/>
        </w:rPr>
        <w:t>JAR</w:t>
      </w:r>
      <w:r w:rsidR="00677B1B" w:rsidRPr="004F38FC">
        <w:rPr>
          <w:rFonts w:eastAsia="宋体" w:hint="eastAsia"/>
          <w:szCs w:val="24"/>
          <w:lang w:val="zh-CN"/>
        </w:rPr>
        <w:t>文件</w:t>
      </w:r>
      <w:r w:rsidR="00677B1B">
        <w:rPr>
          <w:rFonts w:eastAsia="宋体" w:hint="eastAsia"/>
          <w:szCs w:val="24"/>
          <w:lang w:val="zh-CN"/>
        </w:rPr>
        <w:t>的</w:t>
      </w:r>
      <w:r w:rsidR="00EE706B">
        <w:rPr>
          <w:rFonts w:eastAsia="宋体" w:hint="eastAsia"/>
          <w:szCs w:val="24"/>
          <w:lang w:val="zh-CN"/>
        </w:rPr>
        <w:t>方式进行分发</w:t>
      </w:r>
      <w:r w:rsidR="00677B1B">
        <w:rPr>
          <w:rFonts w:eastAsia="宋体" w:hint="eastAsia"/>
          <w:szCs w:val="24"/>
          <w:lang w:val="zh-CN"/>
        </w:rPr>
        <w:t>。</w:t>
      </w:r>
      <w:r w:rsidR="00216EA3" w:rsidRPr="004F38FC">
        <w:rPr>
          <w:rFonts w:eastAsia="宋体"/>
          <w:szCs w:val="24"/>
          <w:lang w:val="zh-CN"/>
        </w:rPr>
        <w:t>Java Web Start</w:t>
      </w:r>
      <w:r w:rsidR="00216EA3" w:rsidRPr="004F38FC">
        <w:rPr>
          <w:rFonts w:eastAsia="宋体" w:hint="eastAsia"/>
          <w:szCs w:val="24"/>
          <w:lang w:val="zh-CN"/>
        </w:rPr>
        <w:t>提供的即点即击的安装也依赖于</w:t>
      </w:r>
      <w:r w:rsidR="00216EA3" w:rsidRPr="004F38FC">
        <w:rPr>
          <w:rFonts w:eastAsia="宋体"/>
          <w:szCs w:val="24"/>
          <w:lang w:val="zh-CN"/>
        </w:rPr>
        <w:t>JAR</w:t>
      </w:r>
      <w:r w:rsidR="00216EA3" w:rsidRPr="004F38FC">
        <w:rPr>
          <w:rFonts w:eastAsia="宋体" w:hint="eastAsia"/>
          <w:szCs w:val="24"/>
          <w:lang w:val="zh-CN"/>
        </w:rPr>
        <w:t>文件格式</w:t>
      </w:r>
      <w:r w:rsidR="00D67615">
        <w:rPr>
          <w:rFonts w:eastAsia="宋体" w:hint="eastAsia"/>
          <w:szCs w:val="24"/>
          <w:lang w:val="zh-CN"/>
        </w:rPr>
        <w:t>进行</w:t>
      </w:r>
      <w:r w:rsidR="00216EA3" w:rsidRPr="004F38FC">
        <w:rPr>
          <w:rFonts w:eastAsia="宋体" w:hint="eastAsia"/>
          <w:szCs w:val="24"/>
          <w:lang w:val="zh-CN"/>
        </w:rPr>
        <w:t>打包。</w:t>
      </w:r>
      <w:r w:rsidR="007E2AA2">
        <w:rPr>
          <w:rFonts w:eastAsia="宋体" w:hint="eastAsia"/>
          <w:szCs w:val="24"/>
          <w:lang w:val="zh-CN"/>
        </w:rPr>
        <w:t>有</w:t>
      </w:r>
      <w:r w:rsidR="00F428A4">
        <w:rPr>
          <w:rFonts w:eastAsia="宋体" w:hint="eastAsia"/>
          <w:szCs w:val="24"/>
          <w:lang w:val="zh-CN"/>
        </w:rPr>
        <w:t>时</w:t>
      </w:r>
      <w:r w:rsidR="007E2AA2" w:rsidRPr="004F38FC">
        <w:rPr>
          <w:rFonts w:eastAsia="宋体" w:hint="eastAsia"/>
          <w:szCs w:val="24"/>
          <w:lang w:val="zh-CN"/>
        </w:rPr>
        <w:t>厂商会为自己的</w:t>
      </w:r>
      <w:r w:rsidR="007E2AA2" w:rsidRPr="004F38FC">
        <w:rPr>
          <w:rFonts w:eastAsia="宋体"/>
          <w:szCs w:val="24"/>
          <w:lang w:val="zh-CN"/>
        </w:rPr>
        <w:t>JAR</w:t>
      </w:r>
      <w:r w:rsidR="007E2AA2" w:rsidRPr="004F38FC">
        <w:rPr>
          <w:rFonts w:eastAsia="宋体" w:hint="eastAsia"/>
          <w:szCs w:val="24"/>
          <w:lang w:val="zh-CN"/>
        </w:rPr>
        <w:t>文件</w:t>
      </w:r>
      <w:r w:rsidR="00F428A4">
        <w:rPr>
          <w:rFonts w:eastAsia="宋体" w:hint="eastAsia"/>
          <w:szCs w:val="24"/>
          <w:lang w:val="zh-CN"/>
        </w:rPr>
        <w:t>进行</w:t>
      </w:r>
      <w:r w:rsidR="007E2AA2" w:rsidRPr="004F38FC">
        <w:rPr>
          <w:rFonts w:eastAsia="宋体" w:hint="eastAsia"/>
          <w:szCs w:val="24"/>
          <w:lang w:val="zh-CN"/>
        </w:rPr>
        <w:t>签名。</w:t>
      </w:r>
      <w:r w:rsidR="001469A5" w:rsidRPr="004F38FC">
        <w:rPr>
          <w:rFonts w:eastAsia="宋体" w:hint="eastAsia"/>
          <w:szCs w:val="24"/>
          <w:lang w:val="zh-CN"/>
        </w:rPr>
        <w:t>这</w:t>
      </w:r>
      <w:r w:rsidR="001469A5">
        <w:rPr>
          <w:rFonts w:eastAsia="宋体" w:hint="eastAsia"/>
          <w:szCs w:val="24"/>
          <w:lang w:val="zh-CN"/>
        </w:rPr>
        <w:t>可以证明</w:t>
      </w:r>
      <w:r w:rsidR="001469A5" w:rsidRPr="004F38FC">
        <w:rPr>
          <w:rFonts w:eastAsia="宋体" w:hint="eastAsia"/>
          <w:szCs w:val="24"/>
          <w:lang w:val="zh-CN"/>
        </w:rPr>
        <w:t>代码的真实性，但却不能保证代码的安全性。</w:t>
      </w:r>
    </w:p>
    <w:p w:rsidR="00214D4E" w:rsidRDefault="00EF7AB4" w:rsidP="002D3D51">
      <w:pPr>
        <w:rPr>
          <w:rFonts w:eastAsia="宋体"/>
          <w:szCs w:val="24"/>
          <w:lang w:val="zh-CN"/>
        </w:rPr>
      </w:pPr>
      <w:r>
        <w:rPr>
          <w:rFonts w:eastAsia="宋体" w:hint="eastAsia"/>
          <w:szCs w:val="24"/>
          <w:lang w:val="zh-CN"/>
        </w:rPr>
        <w:t>客户</w:t>
      </w:r>
      <w:r w:rsidRPr="004F38FC">
        <w:rPr>
          <w:rFonts w:eastAsia="宋体" w:hint="eastAsia"/>
          <w:szCs w:val="24"/>
          <w:lang w:val="zh-CN"/>
        </w:rPr>
        <w:t>代码可能缺乏代码签名</w:t>
      </w:r>
      <w:bookmarkStart w:id="105" w:name="_GoBack"/>
      <w:bookmarkEnd w:id="105"/>
      <w:r w:rsidRPr="004F38FC">
        <w:rPr>
          <w:rFonts w:eastAsia="宋体" w:hint="eastAsia"/>
          <w:szCs w:val="24"/>
          <w:lang w:val="zh-CN"/>
        </w:rPr>
        <w:t>的程序化检查。</w:t>
      </w:r>
      <w:r w:rsidR="0040377F">
        <w:rPr>
          <w:rFonts w:eastAsia="宋体" w:hint="eastAsia"/>
          <w:szCs w:val="24"/>
          <w:lang w:val="zh-CN"/>
        </w:rPr>
        <w:t>例如，</w:t>
      </w:r>
      <w:r w:rsidR="0040377F" w:rsidRPr="00CE01BB">
        <w:rPr>
          <w:rStyle w:val="Char6"/>
          <w:rFonts w:eastAsia="宋体"/>
        </w:rPr>
        <w:t>URLClassLoader</w:t>
      </w:r>
      <w:r w:rsidR="0040377F" w:rsidRPr="004F38FC">
        <w:rPr>
          <w:rFonts w:eastAsia="宋体" w:hint="eastAsia"/>
          <w:szCs w:val="24"/>
          <w:lang w:val="zh-CN"/>
        </w:rPr>
        <w:t>及其子类</w:t>
      </w:r>
      <w:r w:rsidR="0040377F">
        <w:rPr>
          <w:rFonts w:eastAsia="宋体" w:hint="eastAsia"/>
          <w:szCs w:val="24"/>
          <w:lang w:val="zh-CN"/>
        </w:rPr>
        <w:t>实例与</w:t>
      </w:r>
      <w:r w:rsidR="00CE01BB" w:rsidRPr="00C478B0">
        <w:rPr>
          <w:rFonts w:ascii="Courier New" w:hAnsi="Courier New" w:cs="Courier New"/>
        </w:rPr>
        <w:t>java.util.jar</w:t>
      </w:r>
      <w:r w:rsidR="00CE01BB" w:rsidRPr="00CE01BB">
        <w:rPr>
          <w:rFonts w:eastAsia="宋体" w:hint="eastAsia"/>
        </w:rPr>
        <w:t>自动验证</w:t>
      </w:r>
      <w:r w:rsidR="00CE01BB" w:rsidRPr="00CE01BB">
        <w:rPr>
          <w:rFonts w:eastAsia="宋体"/>
        </w:rPr>
        <w:t>JAR</w:t>
      </w:r>
      <w:r w:rsidR="00CE01BB" w:rsidRPr="00CE01BB">
        <w:rPr>
          <w:rFonts w:eastAsia="宋体" w:hint="eastAsia"/>
        </w:rPr>
        <w:t>文件的签名</w:t>
      </w:r>
      <w:r w:rsidR="00EE706B">
        <w:rPr>
          <w:rFonts w:eastAsia="宋体" w:hint="eastAsia"/>
        </w:rPr>
        <w:t>，但是</w:t>
      </w:r>
      <w:r w:rsidR="00EE706B">
        <w:rPr>
          <w:rFonts w:eastAsia="宋体" w:hint="eastAsia"/>
          <w:szCs w:val="24"/>
          <w:lang w:val="zh-CN"/>
        </w:rPr>
        <w:t>自动验证也只是</w:t>
      </w:r>
      <w:r w:rsidR="00EE706B" w:rsidRPr="004F38FC">
        <w:rPr>
          <w:rFonts w:eastAsia="宋体" w:hint="eastAsia"/>
          <w:szCs w:val="24"/>
          <w:lang w:val="zh-CN"/>
        </w:rPr>
        <w:t>进行完整性检查</w:t>
      </w:r>
      <w:r w:rsidR="00EE706B">
        <w:rPr>
          <w:rFonts w:eastAsia="宋体" w:hint="eastAsia"/>
          <w:szCs w:val="24"/>
          <w:lang w:val="zh-CN"/>
        </w:rPr>
        <w:t>，由于检查使用的是</w:t>
      </w:r>
      <w:r w:rsidR="00EE706B">
        <w:rPr>
          <w:rFonts w:eastAsia="宋体" w:hint="eastAsia"/>
          <w:szCs w:val="24"/>
          <w:lang w:val="zh-CN"/>
        </w:rPr>
        <w:t>JAR</w:t>
      </w:r>
      <w:r w:rsidR="00EE706B">
        <w:rPr>
          <w:rFonts w:eastAsia="宋体" w:hint="eastAsia"/>
          <w:szCs w:val="24"/>
          <w:lang w:val="zh-CN"/>
        </w:rPr>
        <w:t>包中未经验证的公钥，因此无法对加载类的真实性进行认证</w:t>
      </w:r>
      <w:r w:rsidR="00CE01BB" w:rsidRPr="00CE01BB">
        <w:rPr>
          <w:rFonts w:eastAsia="宋体" w:hint="eastAsia"/>
        </w:rPr>
        <w:t>。</w:t>
      </w:r>
      <w:r w:rsidR="00EE706B">
        <w:rPr>
          <w:rFonts w:eastAsia="宋体" w:hint="eastAsia"/>
        </w:rPr>
        <w:t>而</w:t>
      </w:r>
      <w:r w:rsidR="002C4912">
        <w:rPr>
          <w:rFonts w:eastAsia="宋体" w:hint="eastAsia"/>
          <w:szCs w:val="24"/>
          <w:lang w:val="zh-CN"/>
        </w:rPr>
        <w:t>开发人员</w:t>
      </w:r>
      <w:r w:rsidR="002C4912" w:rsidRPr="004F38FC">
        <w:rPr>
          <w:rFonts w:eastAsia="宋体" w:hint="eastAsia"/>
          <w:szCs w:val="24"/>
          <w:lang w:val="zh-CN"/>
        </w:rPr>
        <w:t>自定义</w:t>
      </w:r>
      <w:r w:rsidR="002C4912">
        <w:rPr>
          <w:rFonts w:eastAsia="宋体" w:hint="eastAsia"/>
          <w:szCs w:val="24"/>
          <w:lang w:val="zh-CN"/>
        </w:rPr>
        <w:t>的</w:t>
      </w:r>
      <w:r w:rsidR="002C4912" w:rsidRPr="004F38FC">
        <w:rPr>
          <w:rFonts w:eastAsia="宋体" w:hint="eastAsia"/>
          <w:szCs w:val="24"/>
          <w:lang w:val="zh-CN"/>
        </w:rPr>
        <w:t>类加载器</w:t>
      </w:r>
      <w:r w:rsidR="00EE706B">
        <w:rPr>
          <w:rFonts w:eastAsia="宋体" w:hint="eastAsia"/>
          <w:szCs w:val="24"/>
          <w:lang w:val="zh-CN"/>
        </w:rPr>
        <w:t>也</w:t>
      </w:r>
      <w:r w:rsidR="002C4912" w:rsidRPr="004F38FC">
        <w:rPr>
          <w:rFonts w:eastAsia="宋体" w:hint="eastAsia"/>
          <w:szCs w:val="24"/>
          <w:lang w:val="zh-CN"/>
        </w:rPr>
        <w:t>可能缺乏这项检查。</w:t>
      </w:r>
      <w:r w:rsidR="00FE3CF9" w:rsidRPr="004F38FC">
        <w:rPr>
          <w:rFonts w:eastAsia="宋体" w:hint="eastAsia"/>
          <w:szCs w:val="24"/>
          <w:lang w:val="zh-CN"/>
        </w:rPr>
        <w:t>合法的</w:t>
      </w:r>
      <w:r w:rsidR="00FE3CF9" w:rsidRPr="004F38FC">
        <w:rPr>
          <w:rFonts w:eastAsia="宋体"/>
          <w:szCs w:val="24"/>
          <w:lang w:val="zh-CN"/>
        </w:rPr>
        <w:t>JAR</w:t>
      </w:r>
      <w:r w:rsidR="00FE3CF9" w:rsidRPr="004F38FC">
        <w:rPr>
          <w:rFonts w:eastAsia="宋体" w:hint="eastAsia"/>
          <w:szCs w:val="24"/>
          <w:lang w:val="zh-CN"/>
        </w:rPr>
        <w:t>文件可能会被恶意</w:t>
      </w:r>
      <w:r w:rsidR="00FE3CF9" w:rsidRPr="004F38FC">
        <w:rPr>
          <w:rFonts w:eastAsia="宋体"/>
          <w:szCs w:val="24"/>
          <w:lang w:val="zh-CN"/>
        </w:rPr>
        <w:t>JAR</w:t>
      </w:r>
      <w:r w:rsidR="00FE3CF9" w:rsidRPr="004F38FC">
        <w:rPr>
          <w:rFonts w:eastAsia="宋体" w:hint="eastAsia"/>
          <w:szCs w:val="24"/>
          <w:lang w:val="zh-CN"/>
        </w:rPr>
        <w:t>文件</w:t>
      </w:r>
      <w:r w:rsidR="00EE706B">
        <w:rPr>
          <w:rFonts w:eastAsia="宋体" w:hint="eastAsia"/>
          <w:szCs w:val="24"/>
          <w:lang w:val="zh-CN"/>
        </w:rPr>
        <w:t>所</w:t>
      </w:r>
      <w:r w:rsidR="00FE3CF9" w:rsidRPr="004F38FC">
        <w:rPr>
          <w:rFonts w:eastAsia="宋体" w:hint="eastAsia"/>
          <w:szCs w:val="24"/>
          <w:lang w:val="zh-CN"/>
        </w:rPr>
        <w:t>替换</w:t>
      </w:r>
      <w:r w:rsidR="00FE3CF9">
        <w:rPr>
          <w:rFonts w:eastAsia="宋体" w:hint="eastAsia"/>
          <w:szCs w:val="24"/>
          <w:lang w:val="zh-CN"/>
        </w:rPr>
        <w:t>，连同其中的公钥和摘要值也被适当</w:t>
      </w:r>
      <w:r w:rsidR="00EE706B">
        <w:rPr>
          <w:rFonts w:eastAsia="宋体" w:hint="eastAsia"/>
          <w:szCs w:val="24"/>
          <w:lang w:val="zh-CN"/>
        </w:rPr>
        <w:t>的</w:t>
      </w:r>
      <w:r w:rsidR="00FE3CF9">
        <w:rPr>
          <w:rFonts w:eastAsia="宋体" w:hint="eastAsia"/>
          <w:szCs w:val="24"/>
          <w:lang w:val="zh-CN"/>
        </w:rPr>
        <w:t>替换和修改。</w:t>
      </w:r>
    </w:p>
    <w:p w:rsidR="001A141C" w:rsidRDefault="001A141C" w:rsidP="002D3D51">
      <w:pPr>
        <w:rPr>
          <w:rFonts w:eastAsiaTheme="minorEastAsia"/>
        </w:rPr>
      </w:pPr>
      <w:r w:rsidRPr="00D27621">
        <w:rPr>
          <w:rFonts w:eastAsia="宋体" w:hint="eastAsia"/>
          <w:szCs w:val="24"/>
          <w:highlight w:val="yellow"/>
          <w:lang w:val="zh-CN"/>
        </w:rPr>
        <w:t>默认的自动签名验证过程仍然可以使用</w:t>
      </w:r>
      <w:r w:rsidRPr="00D27621">
        <w:rPr>
          <w:rFonts w:eastAsia="宋体" w:hint="eastAsia"/>
          <w:szCs w:val="24"/>
          <w:highlight w:val="yellow"/>
        </w:rPr>
        <w:t>，</w:t>
      </w:r>
      <w:r w:rsidRPr="00D27621">
        <w:rPr>
          <w:rFonts w:eastAsia="宋体" w:hint="eastAsia"/>
          <w:szCs w:val="24"/>
          <w:highlight w:val="yellow"/>
          <w:lang w:val="zh-CN"/>
        </w:rPr>
        <w:t>但仅仅借助它是不够的。使用默认的自动签名验证过程的系统必须执行额外的检查来确保签名的正确性（</w:t>
      </w:r>
      <w:r w:rsidRPr="004F38FC">
        <w:rPr>
          <w:rFonts w:eastAsia="宋体" w:hint="eastAsia"/>
          <w:szCs w:val="24"/>
          <w:lang w:val="zh-CN"/>
        </w:rPr>
        <w:t>（如与一个已知的受信任签名进行比较</w:t>
      </w:r>
      <w:r>
        <w:rPr>
          <w:rFonts w:eastAsia="宋体" w:hint="eastAsia"/>
          <w:szCs w:val="24"/>
          <w:lang w:val="zh-CN"/>
        </w:rPr>
        <w:t>）</w:t>
      </w:r>
      <w:r w:rsidR="001B2C56">
        <w:rPr>
          <w:rFonts w:eastAsia="宋体" w:hint="eastAsia"/>
          <w:szCs w:val="24"/>
          <w:lang w:val="zh-CN"/>
        </w:rPr>
        <w:t>。</w:t>
      </w:r>
    </w:p>
    <w:p w:rsidR="00594CA7" w:rsidRDefault="00C66A21" w:rsidP="00D80A66">
      <w:pPr>
        <w:pStyle w:val="aff0"/>
      </w:pPr>
      <w:r>
        <w:rPr>
          <w:rFonts w:hint="eastAsia"/>
          <w:u w:color="000000"/>
        </w:rPr>
        <w:t>错误示例：</w:t>
      </w:r>
    </w:p>
    <w:p w:rsidR="00FC34B9" w:rsidRPr="00534749" w:rsidRDefault="00FC34B9" w:rsidP="003A3479">
      <w:pPr>
        <w:pStyle w:val="aff"/>
      </w:pPr>
      <w:r w:rsidRPr="002646CB">
        <w:rPr>
          <w:b/>
          <w:color w:val="7F0055"/>
        </w:rPr>
        <w:t>public</w:t>
      </w:r>
      <w:r w:rsidRPr="00534749">
        <w:rPr>
          <w:color w:val="000000"/>
        </w:rPr>
        <w:t xml:space="preserve"> </w:t>
      </w:r>
      <w:r w:rsidRPr="0049644E">
        <w:rPr>
          <w:b/>
          <w:color w:val="7F0055"/>
        </w:rPr>
        <w:t>class</w:t>
      </w:r>
      <w:r w:rsidRPr="00534749">
        <w:rPr>
          <w:color w:val="000000"/>
        </w:rPr>
        <w:t xml:space="preserve"> JarRunner</w:t>
      </w:r>
    </w:p>
    <w:p w:rsidR="00FC34B9" w:rsidRPr="00534749" w:rsidRDefault="00FC34B9" w:rsidP="003A3479">
      <w:pPr>
        <w:pStyle w:val="aff"/>
      </w:pPr>
      <w:r w:rsidRPr="00534749">
        <w:rPr>
          <w:color w:val="000000"/>
        </w:rPr>
        <w:t>{</w:t>
      </w:r>
    </w:p>
    <w:p w:rsidR="00FC34B9" w:rsidRPr="00534749" w:rsidRDefault="00FC34B9" w:rsidP="003A3479">
      <w:pPr>
        <w:pStyle w:val="aff"/>
      </w:pPr>
      <w:r w:rsidRPr="00534749">
        <w:rPr>
          <w:color w:val="000000"/>
        </w:rPr>
        <w:t xml:space="preserve">    </w:t>
      </w:r>
      <w:r w:rsidRPr="00E023BA">
        <w:rPr>
          <w:b/>
          <w:color w:val="7F0055"/>
        </w:rPr>
        <w:t>public</w:t>
      </w:r>
      <w:r w:rsidRPr="00534749">
        <w:rPr>
          <w:color w:val="000000"/>
        </w:rPr>
        <w:t xml:space="preserve"> </w:t>
      </w:r>
      <w:r w:rsidRPr="006D2A63">
        <w:rPr>
          <w:b/>
          <w:color w:val="7F0055"/>
        </w:rPr>
        <w:t>static</w:t>
      </w:r>
      <w:r w:rsidRPr="00534749">
        <w:rPr>
          <w:color w:val="000000"/>
        </w:rPr>
        <w:t xml:space="preserve"> </w:t>
      </w:r>
      <w:r w:rsidRPr="00D05920">
        <w:rPr>
          <w:b/>
          <w:color w:val="7F0055"/>
        </w:rPr>
        <w:t>void</w:t>
      </w:r>
      <w:r w:rsidRPr="00534749">
        <w:rPr>
          <w:color w:val="000000"/>
        </w:rPr>
        <w:t xml:space="preserve"> main(String[] args) </w:t>
      </w:r>
      <w:r w:rsidRPr="00BD1528">
        <w:rPr>
          <w:b/>
          <w:color w:val="7F0055"/>
        </w:rPr>
        <w:t>throws</w:t>
      </w:r>
      <w:r w:rsidRPr="00534749">
        <w:rPr>
          <w:color w:val="000000"/>
        </w:rPr>
        <w:t xml:space="preserve"> IOException,</w:t>
      </w:r>
    </w:p>
    <w:p w:rsidR="00FC34B9" w:rsidRPr="00534749" w:rsidRDefault="00FC34B9" w:rsidP="003A3479">
      <w:pPr>
        <w:pStyle w:val="aff"/>
      </w:pPr>
      <w:r w:rsidRPr="00534749">
        <w:rPr>
          <w:color w:val="000000"/>
        </w:rPr>
        <w:t xml:space="preserve">            ClassNotFoundException, NoSuchMethodException,</w:t>
      </w:r>
    </w:p>
    <w:p w:rsidR="00FC34B9" w:rsidRPr="00534749" w:rsidRDefault="00FC34B9" w:rsidP="003A3479">
      <w:pPr>
        <w:pStyle w:val="aff"/>
      </w:pPr>
      <w:r w:rsidRPr="00534749">
        <w:rPr>
          <w:color w:val="000000"/>
        </w:rPr>
        <w:t xml:space="preserve">            InvocationTargetException</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URL url = </w:t>
      </w:r>
      <w:r w:rsidRPr="006263C3">
        <w:rPr>
          <w:b/>
          <w:color w:val="7F0055"/>
        </w:rPr>
        <w:t>new</w:t>
      </w:r>
      <w:r w:rsidRPr="00534749">
        <w:rPr>
          <w:color w:val="000000"/>
        </w:rPr>
        <w:t xml:space="preserve"> URL(args[0]);</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534749">
        <w:rPr>
          <w:color w:val="3F7F5F"/>
        </w:rPr>
        <w:t>// Create the class loader for the application jar file</w:t>
      </w:r>
    </w:p>
    <w:p w:rsidR="00FC34B9" w:rsidRPr="00534749" w:rsidRDefault="00FC34B9" w:rsidP="003A3479">
      <w:pPr>
        <w:pStyle w:val="aff"/>
      </w:pPr>
      <w:r w:rsidRPr="00534749">
        <w:rPr>
          <w:color w:val="000000"/>
        </w:rPr>
        <w:lastRenderedPageBreak/>
        <w:t xml:space="preserve">        JarClassLoader cl = </w:t>
      </w:r>
      <w:r w:rsidRPr="006364F3">
        <w:rPr>
          <w:b/>
          <w:color w:val="7F0055"/>
        </w:rPr>
        <w:t>new</w:t>
      </w:r>
      <w:r w:rsidRPr="00534749">
        <w:rPr>
          <w:color w:val="000000"/>
        </w:rPr>
        <w:t xml:space="preserve"> JarClassLoader(url);</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534749">
        <w:rPr>
          <w:color w:val="3F7F5F"/>
        </w:rPr>
        <w:t>// Get the application's main class name</w:t>
      </w:r>
    </w:p>
    <w:p w:rsidR="00FC34B9" w:rsidRPr="00534749" w:rsidRDefault="00FC34B9" w:rsidP="003A3479">
      <w:pPr>
        <w:pStyle w:val="aff"/>
      </w:pPr>
      <w:r w:rsidRPr="00534749">
        <w:rPr>
          <w:color w:val="000000"/>
        </w:rPr>
        <w:t xml:space="preserve">        String name = cl.getMainClassName();</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534749">
        <w:rPr>
          <w:color w:val="3F7F5F"/>
        </w:rPr>
        <w:t>// Get arguments for the application</w:t>
      </w:r>
    </w:p>
    <w:p w:rsidR="00FC34B9" w:rsidRPr="00534749" w:rsidRDefault="00FC34B9" w:rsidP="003A3479">
      <w:pPr>
        <w:pStyle w:val="aff"/>
      </w:pPr>
      <w:r w:rsidRPr="00534749">
        <w:rPr>
          <w:color w:val="000000"/>
        </w:rPr>
        <w:t xml:space="preserve">        String[] newArgs = </w:t>
      </w:r>
      <w:r w:rsidRPr="00962EFC">
        <w:rPr>
          <w:b/>
          <w:color w:val="7F0055"/>
        </w:rPr>
        <w:t>new</w:t>
      </w:r>
      <w:r w:rsidRPr="00534749">
        <w:rPr>
          <w:color w:val="000000"/>
        </w:rPr>
        <w:t xml:space="preserve"> String[args.</w:t>
      </w:r>
      <w:r w:rsidRPr="00534749">
        <w:rPr>
          <w:color w:val="0000C0"/>
        </w:rPr>
        <w:t>length</w:t>
      </w:r>
      <w:r w:rsidRPr="00534749">
        <w:rPr>
          <w:color w:val="000000"/>
        </w:rPr>
        <w:t xml:space="preserve"> - 1];</w:t>
      </w:r>
    </w:p>
    <w:p w:rsidR="00FC34B9" w:rsidRPr="00534749" w:rsidRDefault="00FC34B9" w:rsidP="003A3479">
      <w:pPr>
        <w:pStyle w:val="aff"/>
      </w:pPr>
      <w:r w:rsidRPr="00534749">
        <w:rPr>
          <w:color w:val="000000"/>
        </w:rPr>
        <w:t xml:space="preserve">        System.</w:t>
      </w:r>
      <w:r w:rsidRPr="00534749">
        <w:rPr>
          <w:i/>
          <w:iCs/>
          <w:color w:val="000000"/>
        </w:rPr>
        <w:t>arraycopy</w:t>
      </w:r>
      <w:r w:rsidRPr="00534749">
        <w:rPr>
          <w:color w:val="000000"/>
        </w:rPr>
        <w:t>(args, 1, newArgs, 0, newArgs.</w:t>
      </w:r>
      <w:r w:rsidRPr="00534749">
        <w:rPr>
          <w:color w:val="0000C0"/>
        </w:rPr>
        <w:t>length</w:t>
      </w:r>
      <w:r w:rsidRPr="00534749">
        <w:rPr>
          <w:color w:val="000000"/>
        </w:rPr>
        <w:t>);</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534749">
        <w:rPr>
          <w:color w:val="3F7F5F"/>
        </w:rPr>
        <w:t>// Invoke application's main class</w:t>
      </w:r>
    </w:p>
    <w:p w:rsidR="00FC34B9" w:rsidRPr="00534749" w:rsidRDefault="00FC34B9" w:rsidP="003A3479">
      <w:pPr>
        <w:pStyle w:val="aff"/>
      </w:pPr>
      <w:r w:rsidRPr="00534749">
        <w:rPr>
          <w:color w:val="000000"/>
        </w:rPr>
        <w:t xml:space="preserve">        cl.invokeClass(name, newArgs);</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w:t>
      </w:r>
    </w:p>
    <w:p w:rsidR="00FC34B9" w:rsidRPr="00534749" w:rsidRDefault="00FC34B9" w:rsidP="003A3479">
      <w:pPr>
        <w:pStyle w:val="aff"/>
      </w:pPr>
    </w:p>
    <w:p w:rsidR="00FC34B9" w:rsidRPr="00534749" w:rsidRDefault="00FC34B9" w:rsidP="003A3479">
      <w:pPr>
        <w:pStyle w:val="aff"/>
      </w:pPr>
      <w:r w:rsidRPr="00922CC5">
        <w:rPr>
          <w:b/>
          <w:color w:val="7F0055"/>
        </w:rPr>
        <w:t>final</w:t>
      </w:r>
      <w:r w:rsidRPr="00534749">
        <w:rPr>
          <w:color w:val="000000"/>
        </w:rPr>
        <w:t xml:space="preserve"> </w:t>
      </w:r>
      <w:r w:rsidRPr="00B56DF1">
        <w:rPr>
          <w:b/>
          <w:color w:val="7F0055"/>
        </w:rPr>
        <w:t>class</w:t>
      </w:r>
      <w:r w:rsidRPr="00534749">
        <w:rPr>
          <w:color w:val="000000"/>
        </w:rPr>
        <w:t xml:space="preserve"> JarClassLoader </w:t>
      </w:r>
      <w:r w:rsidRPr="00211EE2">
        <w:rPr>
          <w:b/>
          <w:color w:val="7F0055"/>
        </w:rPr>
        <w:t>extends</w:t>
      </w:r>
      <w:r w:rsidRPr="00534749">
        <w:rPr>
          <w:color w:val="000000"/>
        </w:rPr>
        <w:t xml:space="preserve"> URLClassLoader</w:t>
      </w:r>
    </w:p>
    <w:p w:rsidR="00FC34B9" w:rsidRPr="00534749" w:rsidRDefault="00FC34B9" w:rsidP="003A3479">
      <w:pPr>
        <w:pStyle w:val="aff"/>
      </w:pPr>
      <w:r w:rsidRPr="00534749">
        <w:rPr>
          <w:color w:val="000000"/>
        </w:rPr>
        <w:t>{</w:t>
      </w:r>
    </w:p>
    <w:p w:rsidR="00FC34B9" w:rsidRPr="00534749" w:rsidRDefault="00FC34B9" w:rsidP="003A3479">
      <w:pPr>
        <w:pStyle w:val="aff"/>
      </w:pPr>
      <w:r w:rsidRPr="00534749">
        <w:rPr>
          <w:color w:val="000000"/>
        </w:rPr>
        <w:t xml:space="preserve">    </w:t>
      </w:r>
      <w:r w:rsidRPr="0010531B">
        <w:rPr>
          <w:b/>
          <w:color w:val="7F0055"/>
        </w:rPr>
        <w:t>private</w:t>
      </w:r>
      <w:r w:rsidRPr="00534749">
        <w:rPr>
          <w:color w:val="000000"/>
        </w:rPr>
        <w:t xml:space="preserve"> URL </w:t>
      </w:r>
      <w:r w:rsidRPr="00534749">
        <w:rPr>
          <w:color w:val="0000C0"/>
        </w:rPr>
        <w:t>url</w:t>
      </w:r>
      <w:r w:rsidRPr="00534749">
        <w:rPr>
          <w:color w:val="000000"/>
        </w:rPr>
        <w:t>;</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E66A4D">
        <w:rPr>
          <w:b/>
          <w:color w:val="7F0055"/>
        </w:rPr>
        <w:t>public</w:t>
      </w:r>
      <w:r w:rsidRPr="00534749">
        <w:rPr>
          <w:color w:val="000000"/>
        </w:rPr>
        <w:t xml:space="preserve"> JarClassLoader(URL url)</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AD5776">
        <w:rPr>
          <w:b/>
          <w:color w:val="7F0055"/>
        </w:rPr>
        <w:t>super</w:t>
      </w:r>
      <w:r w:rsidRPr="00534749">
        <w:rPr>
          <w:color w:val="000000"/>
        </w:rPr>
        <w:t>(</w:t>
      </w:r>
      <w:r w:rsidRPr="00512A28">
        <w:rPr>
          <w:b/>
          <w:color w:val="7F0055"/>
        </w:rPr>
        <w:t>new</w:t>
      </w:r>
      <w:r w:rsidRPr="00534749">
        <w:rPr>
          <w:color w:val="000000"/>
        </w:rPr>
        <w:t xml:space="preserve"> URL[] {url});</w:t>
      </w:r>
    </w:p>
    <w:p w:rsidR="00FC34B9" w:rsidRPr="00534749" w:rsidRDefault="00FC34B9" w:rsidP="003A3479">
      <w:pPr>
        <w:pStyle w:val="aff"/>
      </w:pPr>
      <w:r w:rsidRPr="00534749">
        <w:rPr>
          <w:color w:val="000000"/>
        </w:rPr>
        <w:t xml:space="preserve">        </w:t>
      </w:r>
      <w:r w:rsidRPr="00CB0477">
        <w:rPr>
          <w:b/>
          <w:color w:val="7F0055"/>
        </w:rPr>
        <w:t>this</w:t>
      </w:r>
      <w:r w:rsidRPr="00534749">
        <w:rPr>
          <w:color w:val="000000"/>
        </w:rPr>
        <w:t>.</w:t>
      </w:r>
      <w:r w:rsidRPr="00534749">
        <w:rPr>
          <w:color w:val="0000C0"/>
        </w:rPr>
        <w:t>url</w:t>
      </w:r>
      <w:r w:rsidRPr="00534749">
        <w:rPr>
          <w:color w:val="000000"/>
        </w:rPr>
        <w:t xml:space="preserve"> = url;</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820464">
        <w:rPr>
          <w:b/>
          <w:color w:val="7F0055"/>
        </w:rPr>
        <w:t>public</w:t>
      </w:r>
      <w:r w:rsidRPr="00534749">
        <w:rPr>
          <w:color w:val="000000"/>
        </w:rPr>
        <w:t xml:space="preserve"> String getMainClassName() </w:t>
      </w:r>
      <w:r w:rsidRPr="00345C7C">
        <w:rPr>
          <w:b/>
          <w:color w:val="7F0055"/>
        </w:rPr>
        <w:t>throws</w:t>
      </w:r>
      <w:r w:rsidRPr="00534749">
        <w:rPr>
          <w:color w:val="000000"/>
        </w:rPr>
        <w:t xml:space="preserve"> IOException</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URL u = </w:t>
      </w:r>
      <w:r w:rsidRPr="009B28DA">
        <w:rPr>
          <w:b/>
          <w:color w:val="7F0055"/>
        </w:rPr>
        <w:t>new</w:t>
      </w:r>
      <w:r w:rsidRPr="00534749">
        <w:rPr>
          <w:color w:val="000000"/>
        </w:rPr>
        <w:t xml:space="preserve"> URL(</w:t>
      </w:r>
      <w:r w:rsidRPr="00534749">
        <w:rPr>
          <w:color w:val="2A00FF"/>
        </w:rPr>
        <w:t>"jar"</w:t>
      </w:r>
      <w:r w:rsidRPr="00534749">
        <w:rPr>
          <w:color w:val="000000"/>
        </w:rPr>
        <w:t xml:space="preserve">, </w:t>
      </w:r>
      <w:r w:rsidRPr="00534749">
        <w:rPr>
          <w:color w:val="2A00FF"/>
        </w:rPr>
        <w:t>""</w:t>
      </w:r>
      <w:r w:rsidRPr="00534749">
        <w:rPr>
          <w:color w:val="000000"/>
        </w:rPr>
        <w:t xml:space="preserve">, </w:t>
      </w:r>
      <w:r w:rsidRPr="00534749">
        <w:rPr>
          <w:color w:val="0000C0"/>
        </w:rPr>
        <w:t>url</w:t>
      </w:r>
      <w:r w:rsidRPr="00534749">
        <w:rPr>
          <w:color w:val="000000"/>
        </w:rPr>
        <w:t xml:space="preserve"> + </w:t>
      </w:r>
      <w:r w:rsidRPr="00534749">
        <w:rPr>
          <w:color w:val="2A00FF"/>
        </w:rPr>
        <w:t>"!/"</w:t>
      </w:r>
      <w:r w:rsidRPr="00534749">
        <w:rPr>
          <w:color w:val="000000"/>
        </w:rPr>
        <w:t>);</w:t>
      </w:r>
    </w:p>
    <w:p w:rsidR="00FC34B9" w:rsidRPr="00534749" w:rsidRDefault="00FC34B9" w:rsidP="003A3479">
      <w:pPr>
        <w:pStyle w:val="aff"/>
      </w:pPr>
      <w:r w:rsidRPr="00534749">
        <w:rPr>
          <w:color w:val="000000"/>
        </w:rPr>
        <w:t xml:space="preserve">        JarURLConnection uc = (JarURLConnection) u.openConnection();</w:t>
      </w:r>
    </w:p>
    <w:p w:rsidR="00FC34B9" w:rsidRPr="00534749" w:rsidRDefault="00FC34B9" w:rsidP="003A3479">
      <w:pPr>
        <w:pStyle w:val="aff"/>
      </w:pPr>
      <w:r w:rsidRPr="00534749">
        <w:rPr>
          <w:color w:val="000000"/>
        </w:rPr>
        <w:t xml:space="preserve">        Attributes attr = uc.getMainAttributes();</w:t>
      </w:r>
    </w:p>
    <w:p w:rsidR="00FC34B9" w:rsidRPr="00534749" w:rsidRDefault="00FC34B9" w:rsidP="003A3479">
      <w:pPr>
        <w:pStyle w:val="aff"/>
      </w:pPr>
      <w:r w:rsidRPr="00534749">
        <w:rPr>
          <w:color w:val="000000"/>
        </w:rPr>
        <w:t xml:space="preserve">        </w:t>
      </w:r>
      <w:r w:rsidRPr="005911A6">
        <w:rPr>
          <w:b/>
          <w:color w:val="7F0055"/>
        </w:rPr>
        <w:t>return</w:t>
      </w:r>
      <w:r w:rsidRPr="00534749">
        <w:rPr>
          <w:color w:val="000000"/>
        </w:rPr>
        <w:t xml:space="preserve"> attr != </w:t>
      </w:r>
      <w:r w:rsidRPr="005911A6">
        <w:rPr>
          <w:b/>
          <w:color w:val="7F0055"/>
        </w:rPr>
        <w:t>null</w:t>
      </w:r>
      <w:r w:rsidRPr="00534749">
        <w:rPr>
          <w:color w:val="000000"/>
        </w:rPr>
        <w:t xml:space="preserve"> ? attr.getValue(Attributes.Name.</w:t>
      </w:r>
      <w:r w:rsidRPr="00534749">
        <w:rPr>
          <w:i/>
          <w:iCs/>
          <w:color w:val="0000C0"/>
        </w:rPr>
        <w:t>MAIN_CLASS</w:t>
      </w:r>
      <w:r w:rsidRPr="00534749">
        <w:rPr>
          <w:color w:val="000000"/>
        </w:rPr>
        <w:t xml:space="preserve">) : </w:t>
      </w:r>
      <w:r w:rsidRPr="005911A6">
        <w:rPr>
          <w:b/>
          <w:color w:val="7F0055"/>
        </w:rPr>
        <w:t>null</w:t>
      </w:r>
      <w:r w:rsidRPr="00534749">
        <w:rPr>
          <w:color w:val="000000"/>
        </w:rPr>
        <w:t>;</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5911A6">
        <w:rPr>
          <w:b/>
          <w:color w:val="7F0055"/>
        </w:rPr>
        <w:t>public</w:t>
      </w:r>
      <w:r w:rsidRPr="00534749">
        <w:rPr>
          <w:color w:val="000000"/>
        </w:rPr>
        <w:t xml:space="preserve"> </w:t>
      </w:r>
      <w:r w:rsidRPr="005911A6">
        <w:rPr>
          <w:b/>
          <w:color w:val="7F0055"/>
        </w:rPr>
        <w:t>void</w:t>
      </w:r>
      <w:r w:rsidRPr="00534749">
        <w:rPr>
          <w:color w:val="000000"/>
        </w:rPr>
        <w:t xml:space="preserve"> invokeClass(String name, String[] args)</w:t>
      </w:r>
    </w:p>
    <w:p w:rsidR="00FC34B9" w:rsidRPr="00534749" w:rsidRDefault="00FC34B9" w:rsidP="003A3479">
      <w:pPr>
        <w:pStyle w:val="aff"/>
      </w:pPr>
      <w:r w:rsidRPr="00534749">
        <w:rPr>
          <w:color w:val="000000"/>
        </w:rPr>
        <w:t xml:space="preserve">            </w:t>
      </w:r>
      <w:r w:rsidRPr="005911A6">
        <w:rPr>
          <w:b/>
          <w:color w:val="7F0055"/>
        </w:rPr>
        <w:t>throws</w:t>
      </w:r>
      <w:r w:rsidRPr="00534749">
        <w:rPr>
          <w:color w:val="000000"/>
        </w:rPr>
        <w:t xml:space="preserve"> </w:t>
      </w:r>
      <w:r w:rsidRPr="00534749">
        <w:rPr>
          <w:color w:val="000000"/>
          <w:highlight w:val="lightGray"/>
        </w:rPr>
        <w:t>ClassNotFoundException</w:t>
      </w:r>
      <w:r w:rsidRPr="00534749">
        <w:rPr>
          <w:color w:val="000000"/>
        </w:rPr>
        <w:t>, NoSuchMethodException,</w:t>
      </w:r>
    </w:p>
    <w:p w:rsidR="00FC34B9" w:rsidRPr="00534749" w:rsidRDefault="00FC34B9" w:rsidP="003A3479">
      <w:pPr>
        <w:pStyle w:val="aff"/>
      </w:pPr>
      <w:r w:rsidRPr="00534749">
        <w:rPr>
          <w:color w:val="000000"/>
        </w:rPr>
        <w:t xml:space="preserve">            InvocationTargetException</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5911A6">
        <w:rPr>
          <w:b/>
          <w:color w:val="7F0055"/>
        </w:rPr>
        <w:t>Class</w:t>
      </w:r>
      <w:r w:rsidRPr="00534749">
        <w:rPr>
          <w:color w:val="000000"/>
        </w:rPr>
        <w:t xml:space="preserve"> c = </w:t>
      </w:r>
      <w:r w:rsidRPr="00534749">
        <w:rPr>
          <w:color w:val="000000"/>
          <w:highlight w:val="lightGray"/>
        </w:rPr>
        <w:t>loadClass</w:t>
      </w:r>
      <w:r w:rsidRPr="00534749">
        <w:rPr>
          <w:color w:val="000000"/>
        </w:rPr>
        <w:t>(name);</w:t>
      </w:r>
    </w:p>
    <w:p w:rsidR="00FC34B9" w:rsidRPr="00534749" w:rsidRDefault="00FC34B9" w:rsidP="003A3479">
      <w:pPr>
        <w:pStyle w:val="aff"/>
      </w:pPr>
      <w:r w:rsidRPr="00534749">
        <w:rPr>
          <w:color w:val="000000"/>
        </w:rPr>
        <w:t xml:space="preserve">        Method m = c.getMethod(</w:t>
      </w:r>
      <w:r w:rsidRPr="00534749">
        <w:rPr>
          <w:color w:val="2A00FF"/>
        </w:rPr>
        <w:t>"main"</w:t>
      </w:r>
      <w:r w:rsidRPr="00534749">
        <w:rPr>
          <w:color w:val="000000"/>
        </w:rPr>
        <w:t xml:space="preserve">, </w:t>
      </w:r>
      <w:r w:rsidRPr="001C79F0">
        <w:rPr>
          <w:b/>
          <w:color w:val="7F0055"/>
        </w:rPr>
        <w:t>new</w:t>
      </w:r>
      <w:r w:rsidRPr="00534749">
        <w:rPr>
          <w:color w:val="000000"/>
        </w:rPr>
        <w:t xml:space="preserve"> </w:t>
      </w:r>
      <w:r w:rsidRPr="001C79F0">
        <w:rPr>
          <w:b/>
          <w:color w:val="7F0055"/>
        </w:rPr>
        <w:t>Class</w:t>
      </w:r>
      <w:r w:rsidRPr="00534749">
        <w:rPr>
          <w:color w:val="000000"/>
        </w:rPr>
        <w:t>[] {args.getClass()});</w:t>
      </w:r>
    </w:p>
    <w:p w:rsidR="00FC34B9" w:rsidRPr="00534749" w:rsidRDefault="00FC34B9" w:rsidP="003A3479">
      <w:pPr>
        <w:pStyle w:val="aff"/>
      </w:pPr>
      <w:r w:rsidRPr="00534749">
        <w:rPr>
          <w:color w:val="000000"/>
        </w:rPr>
        <w:t xml:space="preserve">        m.setAccessible(</w:t>
      </w:r>
      <w:r w:rsidRPr="00534749">
        <w:rPr>
          <w:b/>
        </w:rPr>
        <w:t>true</w:t>
      </w:r>
      <w:r w:rsidRPr="00534749">
        <w:rPr>
          <w:color w:val="000000"/>
        </w:rPr>
        <w:t>);</w:t>
      </w:r>
    </w:p>
    <w:p w:rsidR="00FC34B9" w:rsidRPr="00534749" w:rsidRDefault="00FC34B9" w:rsidP="003A3479">
      <w:pPr>
        <w:pStyle w:val="aff"/>
      </w:pPr>
      <w:r w:rsidRPr="00534749">
        <w:rPr>
          <w:color w:val="000000"/>
        </w:rPr>
        <w:t xml:space="preserve">        </w:t>
      </w:r>
      <w:r w:rsidRPr="005911A6">
        <w:rPr>
          <w:b/>
          <w:color w:val="7F0055"/>
        </w:rPr>
        <w:t>int</w:t>
      </w:r>
      <w:r w:rsidRPr="00534749">
        <w:rPr>
          <w:color w:val="000000"/>
        </w:rPr>
        <w:t xml:space="preserve"> mods = m.getModifiers();</w:t>
      </w:r>
    </w:p>
    <w:p w:rsidR="00FC34B9" w:rsidRPr="00534749" w:rsidRDefault="00FC34B9" w:rsidP="003A3479">
      <w:pPr>
        <w:pStyle w:val="aff"/>
      </w:pPr>
      <w:r w:rsidRPr="00534749">
        <w:rPr>
          <w:color w:val="000000"/>
        </w:rPr>
        <w:t xml:space="preserve">        </w:t>
      </w:r>
      <w:r w:rsidRPr="005911A6">
        <w:rPr>
          <w:b/>
          <w:color w:val="7F0055"/>
        </w:rPr>
        <w:t>if</w:t>
      </w:r>
      <w:r w:rsidRPr="00534749">
        <w:rPr>
          <w:color w:val="000000"/>
        </w:rPr>
        <w:t xml:space="preserve"> (m.getReturnType() != </w:t>
      </w:r>
      <w:r w:rsidRPr="005911A6">
        <w:rPr>
          <w:b/>
          <w:color w:val="7F0055"/>
        </w:rPr>
        <w:t>void</w:t>
      </w:r>
      <w:r w:rsidRPr="00534749">
        <w:rPr>
          <w:color w:val="000000"/>
        </w:rPr>
        <w:t>.</w:t>
      </w:r>
      <w:r w:rsidRPr="005911A6">
        <w:rPr>
          <w:b/>
          <w:color w:val="7F0055"/>
        </w:rPr>
        <w:t>class</w:t>
      </w:r>
      <w:r w:rsidRPr="00534749">
        <w:rPr>
          <w:color w:val="000000"/>
        </w:rPr>
        <w:t xml:space="preserve"> || !Modifier.</w:t>
      </w:r>
      <w:r w:rsidRPr="00534749">
        <w:rPr>
          <w:i/>
          <w:iCs/>
          <w:color w:val="000000"/>
        </w:rPr>
        <w:t>isStatic</w:t>
      </w:r>
      <w:r w:rsidRPr="00534749">
        <w:rPr>
          <w:color w:val="000000"/>
        </w:rPr>
        <w:t>(mods)</w:t>
      </w:r>
    </w:p>
    <w:p w:rsidR="00FC34B9" w:rsidRPr="00534749" w:rsidRDefault="00FC34B9" w:rsidP="003A3479">
      <w:pPr>
        <w:pStyle w:val="aff"/>
      </w:pPr>
      <w:r w:rsidRPr="00534749">
        <w:rPr>
          <w:color w:val="000000"/>
        </w:rPr>
        <w:t xml:space="preserve">                || !Modifier.</w:t>
      </w:r>
      <w:r w:rsidRPr="00534749">
        <w:rPr>
          <w:i/>
          <w:iCs/>
          <w:color w:val="000000"/>
        </w:rPr>
        <w:t>isPublic</w:t>
      </w:r>
      <w:r w:rsidRPr="00534749">
        <w:rPr>
          <w:color w:val="000000"/>
        </w:rPr>
        <w:t>(mods))</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5911A6">
        <w:rPr>
          <w:b/>
          <w:color w:val="7F0055"/>
        </w:rPr>
        <w:t>throw</w:t>
      </w:r>
      <w:r w:rsidRPr="00534749">
        <w:rPr>
          <w:color w:val="000000"/>
        </w:rPr>
        <w:t xml:space="preserve"> </w:t>
      </w:r>
      <w:r w:rsidRPr="005911A6">
        <w:rPr>
          <w:b/>
          <w:color w:val="7F0055"/>
        </w:rPr>
        <w:t>new</w:t>
      </w:r>
      <w:r w:rsidRPr="00534749">
        <w:rPr>
          <w:color w:val="000000"/>
        </w:rPr>
        <w:t xml:space="preserve"> NoSuchMethodException(</w:t>
      </w:r>
      <w:r w:rsidRPr="00534749">
        <w:rPr>
          <w:color w:val="2A00FF"/>
        </w:rPr>
        <w:t>"main"</w:t>
      </w:r>
      <w:r w:rsidRPr="00534749">
        <w:rPr>
          <w:color w:val="000000"/>
        </w:rPr>
        <w:t>);</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5911A6">
        <w:rPr>
          <w:b/>
          <w:color w:val="7F0055"/>
        </w:rPr>
        <w:t>try</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m.invoke(</w:t>
      </w:r>
      <w:r w:rsidRPr="005911A6">
        <w:rPr>
          <w:b/>
          <w:color w:val="7F0055"/>
        </w:rPr>
        <w:t>null</w:t>
      </w:r>
      <w:r w:rsidRPr="00534749">
        <w:rPr>
          <w:color w:val="000000"/>
        </w:rPr>
        <w:t xml:space="preserve">, </w:t>
      </w:r>
      <w:r w:rsidRPr="005911A6">
        <w:rPr>
          <w:b/>
          <w:color w:val="7F0055"/>
        </w:rPr>
        <w:t>new</w:t>
      </w:r>
      <w:r w:rsidRPr="00534749">
        <w:rPr>
          <w:color w:val="000000"/>
        </w:rPr>
        <w:t xml:space="preserve"> Object[] {args});</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5911A6">
        <w:rPr>
          <w:b/>
          <w:color w:val="7F0055"/>
        </w:rPr>
        <w:t>catch</w:t>
      </w:r>
      <w:r w:rsidRPr="00534749">
        <w:rPr>
          <w:color w:val="000000"/>
        </w:rPr>
        <w:t xml:space="preserve"> (IllegalAccessException e)</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r w:rsidRPr="005911A6">
        <w:rPr>
          <w:b/>
          <w:color w:val="7F0055"/>
        </w:rPr>
        <w:t>System</w:t>
      </w:r>
      <w:r w:rsidRPr="00534749">
        <w:rPr>
          <w:color w:val="000000"/>
        </w:rPr>
        <w:t>.</w:t>
      </w:r>
      <w:r w:rsidRPr="00534749">
        <w:rPr>
          <w:i/>
          <w:iCs/>
          <w:color w:val="0000C0"/>
        </w:rPr>
        <w:t>out</w:t>
      </w:r>
      <w:r w:rsidRPr="00534749">
        <w:rPr>
          <w:color w:val="000000"/>
        </w:rPr>
        <w:t>.println(</w:t>
      </w:r>
      <w:r w:rsidRPr="00534749">
        <w:rPr>
          <w:color w:val="2A00FF"/>
        </w:rPr>
        <w:t>"Access denied"</w:t>
      </w:r>
      <w:r w:rsidRPr="00534749">
        <w:rPr>
          <w:color w:val="000000"/>
        </w:rPr>
        <w:t>);</w:t>
      </w:r>
    </w:p>
    <w:p w:rsidR="00FC34B9" w:rsidRPr="00534749" w:rsidRDefault="00FC34B9" w:rsidP="003A3479">
      <w:pPr>
        <w:pStyle w:val="aff"/>
      </w:pPr>
      <w:r w:rsidRPr="00534749">
        <w:rPr>
          <w:color w:val="000000"/>
        </w:rPr>
        <w:t xml:space="preserve">        }</w:t>
      </w:r>
    </w:p>
    <w:p w:rsidR="00FC34B9" w:rsidRPr="00534749" w:rsidRDefault="00FC34B9" w:rsidP="003A3479">
      <w:pPr>
        <w:pStyle w:val="aff"/>
      </w:pPr>
      <w:r w:rsidRPr="00534749">
        <w:rPr>
          <w:color w:val="000000"/>
        </w:rPr>
        <w:t xml:space="preserve">    }</w:t>
      </w:r>
    </w:p>
    <w:p w:rsidR="00E61767" w:rsidRDefault="00FC34B9" w:rsidP="003A3479">
      <w:pPr>
        <w:pStyle w:val="aff"/>
        <w:rPr>
          <w:color w:val="000000"/>
        </w:rPr>
      </w:pPr>
      <w:r w:rsidRPr="00534749">
        <w:rPr>
          <w:color w:val="000000"/>
        </w:rPr>
        <w:t>}</w:t>
      </w:r>
    </w:p>
    <w:p w:rsidR="00B44C93" w:rsidRPr="008C7100" w:rsidRDefault="00363334" w:rsidP="002D3D51">
      <w:pPr>
        <w:rPr>
          <w:rFonts w:eastAsiaTheme="minorEastAsia"/>
        </w:rPr>
      </w:pPr>
      <w:r w:rsidRPr="004F38FC">
        <w:rPr>
          <w:rFonts w:eastAsia="宋体" w:hint="eastAsia"/>
          <w:szCs w:val="24"/>
          <w:lang w:val="zh-CN"/>
        </w:rPr>
        <w:t>该错误示例代码可以动态执行</w:t>
      </w:r>
      <w:r w:rsidRPr="004F38FC">
        <w:rPr>
          <w:rFonts w:eastAsia="宋体"/>
          <w:szCs w:val="24"/>
        </w:rPr>
        <w:t>JAR</w:t>
      </w:r>
      <w:r w:rsidRPr="004F38FC">
        <w:rPr>
          <w:rFonts w:eastAsia="宋体" w:hint="eastAsia"/>
          <w:szCs w:val="24"/>
          <w:lang w:val="zh-CN"/>
        </w:rPr>
        <w:t>文件中的某个特定类。</w:t>
      </w:r>
      <w:r w:rsidR="00F9706C" w:rsidRPr="004F38FC">
        <w:rPr>
          <w:rFonts w:eastAsia="宋体" w:hint="eastAsia"/>
          <w:szCs w:val="24"/>
          <w:lang w:val="zh-CN"/>
        </w:rPr>
        <w:t>该程序创建</w:t>
      </w:r>
      <w:r w:rsidR="00F9706C">
        <w:rPr>
          <w:rFonts w:eastAsia="宋体" w:hint="eastAsia"/>
          <w:szCs w:val="24"/>
          <w:lang w:val="zh-CN"/>
        </w:rPr>
        <w:t>了一个</w:t>
      </w:r>
      <w:r w:rsidR="00F9706C" w:rsidRPr="003262EE">
        <w:rPr>
          <w:rStyle w:val="Char6"/>
          <w:rFonts w:eastAsia="宋体"/>
        </w:rPr>
        <w:t>JarClassLoader</w:t>
      </w:r>
      <w:r w:rsidR="00F9706C" w:rsidRPr="004F38FC">
        <w:rPr>
          <w:rFonts w:eastAsia="宋体" w:hint="eastAsia"/>
          <w:szCs w:val="24"/>
        </w:rPr>
        <w:t>，</w:t>
      </w:r>
      <w:r w:rsidR="003262EE">
        <w:rPr>
          <w:rFonts w:eastAsia="宋体" w:hint="eastAsia"/>
          <w:szCs w:val="24"/>
        </w:rPr>
        <w:t>它</w:t>
      </w:r>
      <w:r w:rsidR="00F9706C" w:rsidRPr="004F38FC">
        <w:rPr>
          <w:rFonts w:eastAsia="宋体" w:hint="eastAsia"/>
          <w:szCs w:val="24"/>
          <w:lang w:val="zh-CN"/>
        </w:rPr>
        <w:t>通过不信任的网络如</w:t>
      </w:r>
      <w:r w:rsidR="00F9706C" w:rsidRPr="004F38FC">
        <w:rPr>
          <w:rFonts w:eastAsia="宋体"/>
          <w:szCs w:val="24"/>
        </w:rPr>
        <w:t>Internet</w:t>
      </w:r>
      <w:r w:rsidR="00F9706C" w:rsidRPr="004F38FC">
        <w:rPr>
          <w:rFonts w:eastAsia="宋体" w:hint="eastAsia"/>
          <w:szCs w:val="24"/>
          <w:lang w:val="zh-CN"/>
        </w:rPr>
        <w:t>来加载程序更新、插件或补丁。</w:t>
      </w:r>
      <w:r w:rsidR="00E07779" w:rsidRPr="004F38FC">
        <w:rPr>
          <w:rFonts w:eastAsia="宋体" w:hint="eastAsia"/>
          <w:szCs w:val="24"/>
          <w:lang w:val="zh-CN"/>
        </w:rPr>
        <w:t>第一个参数是获取代码的</w:t>
      </w:r>
      <w:r w:rsidR="00E07779" w:rsidRPr="004F38FC">
        <w:rPr>
          <w:rFonts w:eastAsia="宋体"/>
          <w:szCs w:val="24"/>
          <w:lang w:val="zh-CN"/>
        </w:rPr>
        <w:t>URL</w:t>
      </w:r>
      <w:r w:rsidR="00E07779" w:rsidRPr="004F38FC">
        <w:rPr>
          <w:rFonts w:eastAsia="宋体" w:hint="eastAsia"/>
          <w:szCs w:val="24"/>
          <w:lang w:val="zh-CN"/>
        </w:rPr>
        <w:t>，</w:t>
      </w:r>
      <w:r w:rsidR="00185074" w:rsidRPr="00E07779">
        <w:rPr>
          <w:rStyle w:val="Char6"/>
          <w:rFonts w:eastAsia="宋体"/>
        </w:rPr>
        <w:t xml:space="preserve"> </w:t>
      </w:r>
      <w:r w:rsidR="00E07779" w:rsidRPr="00E07779">
        <w:rPr>
          <w:rStyle w:val="Char6"/>
          <w:rFonts w:eastAsia="宋体"/>
        </w:rPr>
        <w:t>JarRunner</w:t>
      </w:r>
      <w:r w:rsidR="00E07779" w:rsidRPr="004F38FC">
        <w:rPr>
          <w:rFonts w:eastAsia="宋体" w:hint="eastAsia"/>
          <w:szCs w:val="24"/>
          <w:lang w:val="zh-CN"/>
        </w:rPr>
        <w:t>使用反射来调用被加载类的</w:t>
      </w:r>
      <w:r w:rsidR="00E07779" w:rsidRPr="00E07779">
        <w:rPr>
          <w:rStyle w:val="Char6"/>
          <w:rFonts w:eastAsia="宋体"/>
        </w:rPr>
        <w:t>main()</w:t>
      </w:r>
      <w:r w:rsidR="00E07779">
        <w:rPr>
          <w:rFonts w:eastAsia="宋体" w:hint="eastAsia"/>
          <w:szCs w:val="24"/>
          <w:lang w:val="zh-CN"/>
        </w:rPr>
        <w:t>方法</w:t>
      </w:r>
      <w:r w:rsidR="00E07779" w:rsidRPr="004F38FC">
        <w:rPr>
          <w:rFonts w:eastAsia="宋体" w:hint="eastAsia"/>
          <w:szCs w:val="24"/>
          <w:lang w:val="zh-CN"/>
        </w:rPr>
        <w:t>。不幸的是</w:t>
      </w:r>
      <w:r w:rsidR="00E07779" w:rsidRPr="006305A1">
        <w:rPr>
          <w:rFonts w:eastAsia="宋体" w:hint="eastAsia"/>
          <w:szCs w:val="24"/>
        </w:rPr>
        <w:t>，</w:t>
      </w:r>
      <w:r w:rsidR="00E07779" w:rsidRPr="004F38FC">
        <w:rPr>
          <w:rFonts w:eastAsia="宋体" w:hint="eastAsia"/>
          <w:szCs w:val="24"/>
          <w:lang w:val="zh-CN"/>
        </w:rPr>
        <w:t>默认情况下</w:t>
      </w:r>
      <w:r w:rsidR="00E07779" w:rsidRPr="006305A1">
        <w:rPr>
          <w:rFonts w:eastAsia="宋体" w:hint="eastAsia"/>
          <w:szCs w:val="24"/>
        </w:rPr>
        <w:t>，</w:t>
      </w:r>
      <w:r w:rsidR="00E07779" w:rsidRPr="00E07779">
        <w:rPr>
          <w:rStyle w:val="Char6"/>
          <w:rFonts w:eastAsia="宋体"/>
        </w:rPr>
        <w:t>JarClassLoader</w:t>
      </w:r>
      <w:r w:rsidR="00E07779" w:rsidRPr="004F38FC">
        <w:rPr>
          <w:rFonts w:eastAsia="宋体" w:hint="eastAsia"/>
          <w:szCs w:val="24"/>
          <w:lang w:val="zh-CN"/>
        </w:rPr>
        <w:t>使用</w:t>
      </w:r>
      <w:r w:rsidR="00E07779" w:rsidRPr="006305A1">
        <w:rPr>
          <w:rFonts w:eastAsia="宋体"/>
          <w:szCs w:val="24"/>
        </w:rPr>
        <w:t>JAR</w:t>
      </w:r>
      <w:r w:rsidR="00E07779" w:rsidRPr="004F38FC">
        <w:rPr>
          <w:rFonts w:eastAsia="宋体" w:hint="eastAsia"/>
          <w:szCs w:val="24"/>
          <w:lang w:val="zh-CN"/>
        </w:rPr>
        <w:t>文件中包含的公钥来验证签名。</w:t>
      </w:r>
    </w:p>
    <w:p w:rsidR="009231CA" w:rsidRPr="006F3883" w:rsidRDefault="004C12A8" w:rsidP="006F3883">
      <w:pPr>
        <w:pStyle w:val="aff0"/>
      </w:pPr>
      <w:r>
        <w:rPr>
          <w:rFonts w:hint="eastAsia"/>
        </w:rPr>
        <w:t>正确示例：</w:t>
      </w:r>
    </w:p>
    <w:p w:rsidR="00536C72" w:rsidRPr="00534749" w:rsidRDefault="00536C72" w:rsidP="00630B3B">
      <w:pPr>
        <w:pStyle w:val="aff"/>
      </w:pPr>
      <w:r w:rsidRPr="00534749">
        <w:rPr>
          <w:b/>
          <w:color w:val="7F0055"/>
        </w:rPr>
        <w:t>public</w:t>
      </w:r>
      <w:r w:rsidRPr="00534749">
        <w:t xml:space="preserve"> </w:t>
      </w:r>
      <w:r w:rsidRPr="00534749">
        <w:rPr>
          <w:b/>
          <w:color w:val="7F0055"/>
        </w:rPr>
        <w:t>void</w:t>
      </w:r>
      <w:r w:rsidRPr="00534749">
        <w:t xml:space="preserve"> invokeClass(String name, String[] args)</w:t>
      </w:r>
    </w:p>
    <w:p w:rsidR="00536C72" w:rsidRPr="00534749" w:rsidRDefault="00536C72" w:rsidP="00630B3B">
      <w:pPr>
        <w:pStyle w:val="aff"/>
      </w:pPr>
      <w:r w:rsidRPr="00534749">
        <w:t xml:space="preserve">        </w:t>
      </w:r>
      <w:r w:rsidRPr="00534749">
        <w:rPr>
          <w:b/>
          <w:color w:val="7F0055"/>
        </w:rPr>
        <w:t>throws</w:t>
      </w:r>
      <w:r w:rsidRPr="00534749">
        <w:t xml:space="preserve"> ClassNotFoundException, NoSuchMethodException,</w:t>
      </w:r>
    </w:p>
    <w:p w:rsidR="00536C72" w:rsidRPr="00534749" w:rsidRDefault="00536C72" w:rsidP="00630B3B">
      <w:pPr>
        <w:pStyle w:val="aff"/>
      </w:pPr>
      <w:r w:rsidRPr="00534749">
        <w:t xml:space="preserve">        InvocationTargetException, GeneralSecurityException, IOException</w:t>
      </w:r>
    </w:p>
    <w:p w:rsidR="00536C72" w:rsidRPr="00534749" w:rsidRDefault="00536C72" w:rsidP="00630B3B">
      <w:pPr>
        <w:pStyle w:val="aff"/>
      </w:pPr>
      <w:r w:rsidRPr="00534749">
        <w:lastRenderedPageBreak/>
        <w:t>{</w:t>
      </w:r>
    </w:p>
    <w:p w:rsidR="00536C72" w:rsidRPr="00534749" w:rsidRDefault="00536C72" w:rsidP="00630B3B">
      <w:pPr>
        <w:pStyle w:val="aff"/>
      </w:pPr>
      <w:r w:rsidRPr="00534749">
        <w:t xml:space="preserve">    </w:t>
      </w:r>
      <w:r w:rsidRPr="00BF6F48">
        <w:rPr>
          <w:b/>
          <w:color w:val="7F0055"/>
        </w:rPr>
        <w:t>Class</w:t>
      </w:r>
      <w:r w:rsidRPr="00534749">
        <w:t xml:space="preserve"> c = loadClass(name);</w:t>
      </w:r>
    </w:p>
    <w:p w:rsidR="00536C72" w:rsidRPr="00534749" w:rsidRDefault="00536C72" w:rsidP="00630B3B">
      <w:pPr>
        <w:pStyle w:val="aff"/>
        <w:rPr>
          <w:b/>
        </w:rPr>
      </w:pPr>
      <w:r w:rsidRPr="00534749">
        <w:t xml:space="preserve">    </w:t>
      </w:r>
      <w:r w:rsidRPr="00534749">
        <w:rPr>
          <w:b/>
        </w:rPr>
        <w:t>Certificate[] certs = c.getProtectionDomain().getCodeSource().getCertificates();</w:t>
      </w:r>
    </w:p>
    <w:p w:rsidR="00536C72" w:rsidRPr="00534749" w:rsidRDefault="00536C72" w:rsidP="00630B3B">
      <w:pPr>
        <w:pStyle w:val="aff"/>
        <w:rPr>
          <w:b/>
        </w:rPr>
      </w:pPr>
      <w:r w:rsidRPr="00534749">
        <w:rPr>
          <w:b/>
        </w:rPr>
        <w:t xml:space="preserve">    </w:t>
      </w:r>
      <w:r w:rsidRPr="00534749">
        <w:rPr>
          <w:b/>
          <w:color w:val="7F0055"/>
        </w:rPr>
        <w:t>if</w:t>
      </w:r>
      <w:r w:rsidRPr="00534749">
        <w:rPr>
          <w:b/>
        </w:rPr>
        <w:t xml:space="preserve"> (certs == </w:t>
      </w:r>
      <w:r w:rsidRPr="00534749">
        <w:rPr>
          <w:b/>
          <w:color w:val="7F0055"/>
        </w:rPr>
        <w:t>null</w:t>
      </w:r>
      <w:r w:rsidRPr="00534749">
        <w:rPr>
          <w:b/>
        </w:rPr>
        <w:t>)</w:t>
      </w:r>
    </w:p>
    <w:p w:rsidR="00536C72" w:rsidRPr="00534749" w:rsidRDefault="00536C72" w:rsidP="00630B3B">
      <w:pPr>
        <w:pStyle w:val="aff"/>
        <w:rPr>
          <w:b/>
        </w:rPr>
      </w:pPr>
      <w:r w:rsidRPr="00534749">
        <w:rPr>
          <w:b/>
        </w:rPr>
        <w:t xml:space="preserve">    {</w:t>
      </w:r>
    </w:p>
    <w:p w:rsidR="00536C72" w:rsidRPr="00FD7A46" w:rsidRDefault="00536C72" w:rsidP="00630B3B">
      <w:pPr>
        <w:pStyle w:val="aff"/>
      </w:pPr>
      <w:r w:rsidRPr="00534749">
        <w:rPr>
          <w:b/>
        </w:rPr>
        <w:t xml:space="preserve">        </w:t>
      </w:r>
      <w:r w:rsidRPr="00FD7A46">
        <w:rPr>
          <w:color w:val="3F7F5F"/>
        </w:rPr>
        <w:t>// return, do not execute if unsigned</w:t>
      </w:r>
    </w:p>
    <w:p w:rsidR="00536C72" w:rsidRPr="00534749" w:rsidRDefault="00536C72" w:rsidP="00630B3B">
      <w:pPr>
        <w:pStyle w:val="aff"/>
        <w:rPr>
          <w:b/>
        </w:rPr>
      </w:pPr>
      <w:r w:rsidRPr="00534749">
        <w:rPr>
          <w:b/>
        </w:rPr>
        <w:t xml:space="preserve">        System.</w:t>
      </w:r>
      <w:r w:rsidRPr="00534749">
        <w:rPr>
          <w:b/>
          <w:i/>
          <w:iCs/>
          <w:color w:val="0000C0"/>
        </w:rPr>
        <w:t>out</w:t>
      </w:r>
      <w:r w:rsidRPr="00534749">
        <w:rPr>
          <w:b/>
        </w:rPr>
        <w:t>.println(</w:t>
      </w:r>
      <w:r w:rsidRPr="00534749">
        <w:rPr>
          <w:b/>
          <w:color w:val="2A00FF"/>
        </w:rPr>
        <w:t>"No signature!"</w:t>
      </w:r>
      <w:r w:rsidRPr="00534749">
        <w:rPr>
          <w:b/>
        </w:rPr>
        <w:t>);</w:t>
      </w:r>
    </w:p>
    <w:p w:rsidR="00536C72" w:rsidRPr="00534749" w:rsidRDefault="00536C72" w:rsidP="00630B3B">
      <w:pPr>
        <w:pStyle w:val="aff"/>
        <w:rPr>
          <w:b/>
        </w:rPr>
      </w:pPr>
      <w:r w:rsidRPr="00534749">
        <w:rPr>
          <w:b/>
        </w:rPr>
        <w:t xml:space="preserve">        </w:t>
      </w:r>
      <w:r w:rsidRPr="00534749">
        <w:rPr>
          <w:b/>
          <w:color w:val="7F0055"/>
        </w:rPr>
        <w:t>return</w:t>
      </w:r>
      <w:r w:rsidRPr="00534749">
        <w:rPr>
          <w:b/>
        </w:rPr>
        <w:t>;</w:t>
      </w:r>
    </w:p>
    <w:p w:rsidR="00536C72" w:rsidRPr="00534749" w:rsidRDefault="00536C72" w:rsidP="00630B3B">
      <w:pPr>
        <w:pStyle w:val="aff"/>
        <w:rPr>
          <w:b/>
        </w:rPr>
      </w:pPr>
      <w:r w:rsidRPr="00534749">
        <w:rPr>
          <w:b/>
        </w:rPr>
        <w:t xml:space="preserve">    }</w:t>
      </w:r>
    </w:p>
    <w:p w:rsidR="00536C72" w:rsidRPr="00534749" w:rsidRDefault="00536C72" w:rsidP="00630B3B">
      <w:pPr>
        <w:pStyle w:val="aff"/>
        <w:rPr>
          <w:b/>
        </w:rPr>
      </w:pPr>
      <w:r w:rsidRPr="00534749">
        <w:rPr>
          <w:b/>
        </w:rPr>
        <w:t xml:space="preserve"> </w:t>
      </w:r>
    </w:p>
    <w:p w:rsidR="00536C72" w:rsidRPr="00534749" w:rsidRDefault="00536C72" w:rsidP="00630B3B">
      <w:pPr>
        <w:pStyle w:val="aff"/>
        <w:rPr>
          <w:b/>
        </w:rPr>
      </w:pPr>
      <w:r w:rsidRPr="00534749">
        <w:rPr>
          <w:b/>
        </w:rPr>
        <w:t xml:space="preserve">    KeyStore ks = KeyStore.</w:t>
      </w:r>
      <w:r w:rsidRPr="00534749">
        <w:rPr>
          <w:b/>
          <w:i/>
          <w:iCs/>
        </w:rPr>
        <w:t>getInstance</w:t>
      </w:r>
      <w:r w:rsidRPr="00534749">
        <w:rPr>
          <w:b/>
        </w:rPr>
        <w:t>(</w:t>
      </w:r>
      <w:r w:rsidRPr="00534749">
        <w:rPr>
          <w:b/>
          <w:color w:val="2A00FF"/>
        </w:rPr>
        <w:t>"JKS"</w:t>
      </w:r>
      <w:r w:rsidRPr="00534749">
        <w:rPr>
          <w:b/>
        </w:rPr>
        <w:t>);</w:t>
      </w:r>
    </w:p>
    <w:p w:rsidR="00536C72" w:rsidRPr="00534749" w:rsidRDefault="00536C72" w:rsidP="00630B3B">
      <w:pPr>
        <w:pStyle w:val="aff"/>
        <w:rPr>
          <w:b/>
        </w:rPr>
      </w:pPr>
      <w:r w:rsidRPr="00534749">
        <w:rPr>
          <w:b/>
        </w:rPr>
        <w:t xml:space="preserve">    ks.load(</w:t>
      </w:r>
      <w:r w:rsidRPr="00534749">
        <w:rPr>
          <w:b/>
          <w:color w:val="7F0055"/>
        </w:rPr>
        <w:t>new</w:t>
      </w:r>
      <w:r w:rsidRPr="00534749">
        <w:rPr>
          <w:b/>
        </w:rPr>
        <w:t xml:space="preserve"> FileInputStream(System.</w:t>
      </w:r>
      <w:r w:rsidRPr="00534749">
        <w:rPr>
          <w:b/>
          <w:i/>
          <w:iCs/>
        </w:rPr>
        <w:t>getProperty</w:t>
      </w:r>
      <w:r w:rsidRPr="00534749">
        <w:rPr>
          <w:b/>
        </w:rPr>
        <w:t>(</w:t>
      </w:r>
      <w:r w:rsidRPr="00534749">
        <w:rPr>
          <w:b/>
          <w:color w:val="2A00FF"/>
        </w:rPr>
        <w:t>"user.home"</w:t>
      </w:r>
    </w:p>
    <w:p w:rsidR="00536C72" w:rsidRPr="00534749" w:rsidRDefault="00536C72" w:rsidP="00630B3B">
      <w:pPr>
        <w:pStyle w:val="aff"/>
        <w:rPr>
          <w:b/>
        </w:rPr>
      </w:pPr>
      <w:r w:rsidRPr="00534749">
        <w:rPr>
          <w:b/>
        </w:rPr>
        <w:t xml:space="preserve">            + File.</w:t>
      </w:r>
      <w:r w:rsidRPr="00534749">
        <w:rPr>
          <w:b/>
          <w:i/>
          <w:iCs/>
          <w:color w:val="0000C0"/>
        </w:rPr>
        <w:t>separator</w:t>
      </w:r>
      <w:r w:rsidRPr="00534749">
        <w:rPr>
          <w:b/>
        </w:rPr>
        <w:t xml:space="preserve"> + </w:t>
      </w:r>
      <w:r w:rsidRPr="00534749">
        <w:rPr>
          <w:b/>
          <w:color w:val="2A00FF"/>
        </w:rPr>
        <w:t>"keystore.jks"</w:t>
      </w:r>
      <w:r w:rsidRPr="00534749">
        <w:rPr>
          <w:b/>
        </w:rPr>
        <w:t>)),</w:t>
      </w:r>
      <w:r w:rsidR="00FC7266">
        <w:rPr>
          <w:rFonts w:hint="eastAsia"/>
          <w:b/>
        </w:rPr>
        <w:t xml:space="preserve"> get</w:t>
      </w:r>
      <w:r w:rsidR="00071689">
        <w:rPr>
          <w:rFonts w:hint="eastAsia"/>
          <w:b/>
        </w:rPr>
        <w:t>KeyStorePassword()</w:t>
      </w:r>
      <w:r w:rsidRPr="00534749">
        <w:rPr>
          <w:b/>
        </w:rPr>
        <w:t>);</w:t>
      </w:r>
    </w:p>
    <w:p w:rsidR="00536C72" w:rsidRPr="009B511F" w:rsidRDefault="00536C72" w:rsidP="00630B3B">
      <w:pPr>
        <w:pStyle w:val="aff"/>
      </w:pPr>
      <w:r w:rsidRPr="00534749">
        <w:rPr>
          <w:b/>
        </w:rPr>
        <w:t xml:space="preserve">    </w:t>
      </w:r>
      <w:r w:rsidRPr="009B511F">
        <w:rPr>
          <w:color w:val="3F7F5F"/>
        </w:rPr>
        <w:t xml:space="preserve">// </w:t>
      </w:r>
      <w:r w:rsidR="00E10BED">
        <w:rPr>
          <w:rFonts w:hint="eastAsia"/>
          <w:color w:val="3F7F5F"/>
        </w:rPr>
        <w:t>get the certificate stored in the keystore</w:t>
      </w:r>
      <w:r w:rsidR="00C31562">
        <w:rPr>
          <w:rFonts w:hint="eastAsia"/>
          <w:color w:val="3F7F5F"/>
        </w:rPr>
        <w:t xml:space="preserve"> with </w:t>
      </w:r>
      <w:r w:rsidR="005F6B10" w:rsidRPr="00091AC2">
        <w:rPr>
          <w:color w:val="3F7F5F"/>
        </w:rPr>
        <w:t>"user"</w:t>
      </w:r>
      <w:r w:rsidR="00C31562">
        <w:rPr>
          <w:rFonts w:hint="eastAsia"/>
          <w:color w:val="3F7F5F"/>
        </w:rPr>
        <w:t xml:space="preserve"> as alias</w:t>
      </w:r>
    </w:p>
    <w:p w:rsidR="00536C72" w:rsidRPr="00534749" w:rsidRDefault="00536C72" w:rsidP="00630B3B">
      <w:pPr>
        <w:pStyle w:val="aff"/>
        <w:rPr>
          <w:b/>
        </w:rPr>
      </w:pPr>
      <w:r w:rsidRPr="00534749">
        <w:rPr>
          <w:b/>
        </w:rPr>
        <w:t xml:space="preserve">    Certificate pubCert = ks.getCertificate(</w:t>
      </w:r>
      <w:r w:rsidRPr="00534749">
        <w:rPr>
          <w:b/>
          <w:color w:val="2A00FF"/>
        </w:rPr>
        <w:t>"user"</w:t>
      </w:r>
      <w:r w:rsidRPr="00534749">
        <w:rPr>
          <w:b/>
        </w:rPr>
        <w:t>);</w:t>
      </w:r>
    </w:p>
    <w:p w:rsidR="00536C72" w:rsidRPr="00E83FAD" w:rsidRDefault="00536C72" w:rsidP="00630B3B">
      <w:pPr>
        <w:pStyle w:val="aff"/>
      </w:pPr>
      <w:r w:rsidRPr="00534749">
        <w:rPr>
          <w:b/>
        </w:rPr>
        <w:t xml:space="preserve">    </w:t>
      </w:r>
      <w:r w:rsidRPr="00E83FAD">
        <w:rPr>
          <w:color w:val="3F7F5F"/>
        </w:rPr>
        <w:t>// check with the trusted public key, else throws exception</w:t>
      </w:r>
    </w:p>
    <w:p w:rsidR="00536C72" w:rsidRDefault="00FC4B96" w:rsidP="00FC4B96">
      <w:pPr>
        <w:pStyle w:val="aff"/>
        <w:rPr>
          <w:b/>
        </w:rPr>
      </w:pPr>
      <w:r w:rsidRPr="00534749">
        <w:rPr>
          <w:b/>
        </w:rPr>
        <w:t xml:space="preserve">    </w:t>
      </w:r>
      <w:r w:rsidR="00536C72" w:rsidRPr="00534749">
        <w:rPr>
          <w:b/>
        </w:rPr>
        <w:t>certs[0].verify(pubCert.getPublicKey());</w:t>
      </w:r>
    </w:p>
    <w:p w:rsidR="00696387" w:rsidRPr="00E83FAD" w:rsidRDefault="00696387" w:rsidP="00696387">
      <w:pPr>
        <w:pStyle w:val="aff"/>
      </w:pPr>
      <w:r w:rsidRPr="00534749">
        <w:rPr>
          <w:b/>
        </w:rPr>
        <w:t xml:space="preserve">    </w:t>
      </w:r>
      <w:r w:rsidR="006E31DD">
        <w:rPr>
          <w:color w:val="3F7F5F"/>
        </w:rPr>
        <w:t>//</w:t>
      </w:r>
      <w:r w:rsidR="006E31DD">
        <w:rPr>
          <w:rFonts w:hint="eastAsia"/>
          <w:color w:val="3F7F5F"/>
        </w:rPr>
        <w:t xml:space="preserve"> ...</w:t>
      </w:r>
      <w:r w:rsidR="00DC4AA7">
        <w:rPr>
          <w:rFonts w:hint="eastAsia"/>
          <w:color w:val="3F7F5F"/>
        </w:rPr>
        <w:t xml:space="preserve"> other omitted code</w:t>
      </w:r>
    </w:p>
    <w:p w:rsidR="00536C72" w:rsidRDefault="00536C72" w:rsidP="00630B3B">
      <w:pPr>
        <w:pStyle w:val="aff"/>
      </w:pPr>
      <w:r w:rsidRPr="00534749">
        <w:t>}</w:t>
      </w:r>
    </w:p>
    <w:p w:rsidR="002A4D7F" w:rsidRDefault="00F56997" w:rsidP="002D3D51">
      <w:pPr>
        <w:rPr>
          <w:rFonts w:eastAsia="宋体"/>
          <w:szCs w:val="24"/>
          <w:lang w:val="zh-CN"/>
        </w:rPr>
      </w:pPr>
      <w:r w:rsidRPr="004F38FC">
        <w:rPr>
          <w:rFonts w:eastAsia="宋体" w:hint="eastAsia"/>
          <w:szCs w:val="24"/>
          <w:lang w:val="zh-CN"/>
        </w:rPr>
        <w:t>当本地系统</w:t>
      </w:r>
      <w:r w:rsidR="00185074">
        <w:rPr>
          <w:rFonts w:eastAsia="宋体" w:hint="eastAsia"/>
          <w:szCs w:val="24"/>
          <w:lang w:val="zh-CN"/>
        </w:rPr>
        <w:t>采用不</w:t>
      </w:r>
      <w:r w:rsidRPr="004F38FC">
        <w:rPr>
          <w:rFonts w:eastAsia="宋体" w:hint="eastAsia"/>
          <w:szCs w:val="24"/>
          <w:lang w:val="zh-CN"/>
        </w:rPr>
        <w:t>可靠的验证签名时</w:t>
      </w:r>
      <w:r w:rsidRPr="004F38FC">
        <w:rPr>
          <w:rFonts w:eastAsia="宋体" w:hint="eastAsia"/>
          <w:szCs w:val="24"/>
        </w:rPr>
        <w:t>，</w:t>
      </w:r>
      <w:r w:rsidRPr="004F38FC">
        <w:rPr>
          <w:rFonts w:eastAsia="宋体" w:hint="eastAsia"/>
          <w:szCs w:val="24"/>
          <w:lang w:val="zh-CN"/>
        </w:rPr>
        <w:t>调用程序必须通过程序化的方式验证签名。</w:t>
      </w:r>
      <w:r w:rsidR="0029104A">
        <w:rPr>
          <w:rFonts w:eastAsia="宋体" w:hint="eastAsia"/>
          <w:szCs w:val="24"/>
          <w:lang w:val="zh-CN"/>
        </w:rPr>
        <w:t>具体做法是，程序必须</w:t>
      </w:r>
      <w:r w:rsidRPr="004F38FC">
        <w:rPr>
          <w:rFonts w:eastAsia="宋体" w:hint="eastAsia"/>
          <w:szCs w:val="24"/>
          <w:lang w:val="zh-CN"/>
        </w:rPr>
        <w:t>从加载类的</w:t>
      </w:r>
      <w:r>
        <w:rPr>
          <w:rFonts w:eastAsia="宋体" w:hint="eastAsia"/>
          <w:szCs w:val="24"/>
          <w:lang w:val="zh-CN"/>
        </w:rPr>
        <w:t>代码源（</w:t>
      </w:r>
      <w:r>
        <w:rPr>
          <w:rFonts w:eastAsia="宋体" w:hint="eastAsia"/>
          <w:szCs w:val="24"/>
          <w:lang w:val="zh-CN"/>
        </w:rPr>
        <w:t>Code-Source</w:t>
      </w:r>
      <w:r>
        <w:rPr>
          <w:rFonts w:eastAsia="宋体" w:hint="eastAsia"/>
          <w:szCs w:val="24"/>
          <w:lang w:val="zh-CN"/>
        </w:rPr>
        <w:t>）</w:t>
      </w:r>
      <w:r w:rsidRPr="004F38FC">
        <w:rPr>
          <w:rFonts w:eastAsia="宋体" w:hint="eastAsia"/>
          <w:szCs w:val="24"/>
          <w:lang w:val="zh-CN"/>
        </w:rPr>
        <w:t>中获取证书链，</w:t>
      </w:r>
      <w:r w:rsidR="00B97B37" w:rsidRPr="004F38FC">
        <w:rPr>
          <w:rFonts w:eastAsia="宋体" w:hint="eastAsia"/>
          <w:szCs w:val="24"/>
          <w:lang w:val="zh-CN"/>
        </w:rPr>
        <w:t>然后检查证书是否属于</w:t>
      </w:r>
      <w:r w:rsidR="00B4773D">
        <w:rPr>
          <w:rFonts w:eastAsia="宋体" w:hint="eastAsia"/>
          <w:szCs w:val="24"/>
          <w:lang w:val="zh-CN"/>
        </w:rPr>
        <w:t>某个事先</w:t>
      </w:r>
      <w:r w:rsidR="00B4773D" w:rsidRPr="004F38FC">
        <w:rPr>
          <w:rFonts w:eastAsia="宋体" w:hint="eastAsia"/>
          <w:szCs w:val="24"/>
          <w:lang w:val="zh-CN"/>
        </w:rPr>
        <w:t>获取并保存在本地密钥库</w:t>
      </w:r>
      <w:r w:rsidR="00B4773D">
        <w:rPr>
          <w:rFonts w:eastAsia="宋体" w:hint="eastAsia"/>
          <w:szCs w:val="24"/>
          <w:lang w:val="zh-CN"/>
        </w:rPr>
        <w:t>（</w:t>
      </w:r>
      <w:r w:rsidR="00B4773D">
        <w:rPr>
          <w:rFonts w:eastAsia="宋体" w:hint="eastAsia"/>
          <w:szCs w:val="24"/>
          <w:lang w:val="zh-CN"/>
        </w:rPr>
        <w:t>KeyStore</w:t>
      </w:r>
      <w:r w:rsidR="00B4773D">
        <w:rPr>
          <w:rFonts w:eastAsia="宋体" w:hint="eastAsia"/>
          <w:szCs w:val="24"/>
          <w:lang w:val="zh-CN"/>
        </w:rPr>
        <w:t>）</w:t>
      </w:r>
      <w:r w:rsidR="00B4773D" w:rsidRPr="004F38FC">
        <w:rPr>
          <w:rFonts w:eastAsia="宋体" w:hint="eastAsia"/>
          <w:szCs w:val="24"/>
          <w:lang w:val="zh-CN"/>
        </w:rPr>
        <w:t>中</w:t>
      </w:r>
      <w:r w:rsidR="00B4773D">
        <w:rPr>
          <w:rFonts w:eastAsia="宋体" w:hint="eastAsia"/>
          <w:szCs w:val="24"/>
          <w:lang w:val="zh-CN"/>
        </w:rPr>
        <w:t>的受信任</w:t>
      </w:r>
      <w:r w:rsidR="00B97B37" w:rsidRPr="004F38FC">
        <w:rPr>
          <w:rFonts w:eastAsia="宋体" w:hint="eastAsia"/>
          <w:szCs w:val="24"/>
          <w:lang w:val="zh-CN"/>
        </w:rPr>
        <w:t>签名者</w:t>
      </w:r>
      <w:r w:rsidR="00B4773D">
        <w:rPr>
          <w:rFonts w:eastAsia="宋体" w:hint="eastAsia"/>
          <w:szCs w:val="24"/>
          <w:lang w:val="zh-CN"/>
        </w:rPr>
        <w:t>。</w:t>
      </w:r>
    </w:p>
    <w:p w:rsidR="00697386" w:rsidRDefault="00697386" w:rsidP="002D3D51">
      <w:pPr>
        <w:rPr>
          <w:rFonts w:eastAsia="宋体"/>
          <w:szCs w:val="24"/>
          <w:lang w:val="zh-CN"/>
        </w:rPr>
      </w:pPr>
    </w:p>
    <w:p w:rsidR="00697386" w:rsidRPr="00F97522" w:rsidRDefault="00697386" w:rsidP="002D3D51">
      <w:pPr>
        <w:rPr>
          <w:rFonts w:eastAsiaTheme="minorEastAsia" w:hint="eastAsia"/>
        </w:rPr>
      </w:pPr>
      <w:r>
        <w:rPr>
          <w:rFonts w:eastAsia="宋体" w:hint="eastAsia"/>
          <w:szCs w:val="24"/>
          <w:lang w:val="zh-CN"/>
        </w:rPr>
        <w:t>搜索</w:t>
      </w:r>
      <w:r>
        <w:rPr>
          <w:rFonts w:eastAsia="宋体"/>
          <w:szCs w:val="24"/>
          <w:lang w:val="zh-CN"/>
        </w:rPr>
        <w:t>：</w:t>
      </w:r>
      <w:r w:rsidRPr="00697386">
        <w:rPr>
          <w:rFonts w:eastAsia="宋体"/>
          <w:szCs w:val="24"/>
          <w:lang w:val="zh-CN"/>
        </w:rPr>
        <w:t>URLClassLoader</w:t>
      </w:r>
      <w:r w:rsidR="00C063B7">
        <w:rPr>
          <w:rFonts w:eastAsia="宋体"/>
          <w:szCs w:val="24"/>
          <w:lang w:val="zh-CN"/>
        </w:rPr>
        <w:t>, invoke</w:t>
      </w:r>
    </w:p>
    <w:p w:rsidR="003766EE" w:rsidRPr="00B67D1F" w:rsidRDefault="002210A3" w:rsidP="00FC340C">
      <w:pPr>
        <w:pStyle w:val="aff1"/>
      </w:pPr>
      <w:bookmarkStart w:id="106" w:name="_Toc435437918"/>
      <w:r w:rsidRPr="002210A3">
        <w:rPr>
          <w:rFonts w:ascii="宋体" w:eastAsia="宋体" w:hAnsi="宋体" w:cs="宋体" w:hint="eastAsia"/>
        </w:rPr>
        <w:t>运行环境</w:t>
      </w:r>
      <w:bookmarkEnd w:id="106"/>
    </w:p>
    <w:p w:rsidR="000A1319" w:rsidRPr="001559D8" w:rsidRDefault="00D254EA" w:rsidP="001C122A">
      <w:pPr>
        <w:pStyle w:val="2"/>
      </w:pPr>
      <w:bookmarkStart w:id="107" w:name="_Toc376550037"/>
      <w:bookmarkStart w:id="108" w:name="_Toc435437919"/>
      <w:r>
        <w:rPr>
          <w:rFonts w:eastAsiaTheme="minorEastAsia" w:hint="eastAsia"/>
        </w:rPr>
        <w:t>规则</w:t>
      </w:r>
      <w:r w:rsidR="00C1758B">
        <w:rPr>
          <w:rFonts w:hint="eastAsia"/>
        </w:rPr>
        <w:t xml:space="preserve"> 6.1</w:t>
      </w:r>
      <w:r w:rsidR="004B62A5">
        <w:rPr>
          <w:rFonts w:eastAsiaTheme="minorEastAsia" w:hint="eastAsia"/>
        </w:rPr>
        <w:t xml:space="preserve"> </w:t>
      </w:r>
      <w:r w:rsidR="00C01654" w:rsidRPr="00C01654">
        <w:rPr>
          <w:rFonts w:ascii="宋体" w:eastAsia="宋体" w:hAnsi="宋体" w:cs="宋体" w:hint="eastAsia"/>
        </w:rPr>
        <w:t>禁止给仅执行非特权操作的代码签名</w:t>
      </w:r>
      <w:bookmarkEnd w:id="107"/>
      <w:bookmarkEnd w:id="108"/>
    </w:p>
    <w:p w:rsidR="009676E2" w:rsidRPr="00B353CE" w:rsidRDefault="00A002EE" w:rsidP="002D3D51">
      <w:pPr>
        <w:rPr>
          <w:rFonts w:eastAsiaTheme="minorEastAsia"/>
          <w:b/>
        </w:rPr>
      </w:pPr>
      <w:r>
        <w:rPr>
          <w:rFonts w:eastAsiaTheme="minorEastAsia" w:hint="eastAsia"/>
          <w:b/>
        </w:rPr>
        <w:t>说明：</w:t>
      </w:r>
      <w:r w:rsidR="00EE1461" w:rsidRPr="004F38FC">
        <w:rPr>
          <w:rFonts w:eastAsia="宋体" w:hint="eastAsia"/>
        </w:rPr>
        <w:t>在</w:t>
      </w:r>
      <w:r w:rsidR="00EE1461" w:rsidRPr="004F38FC">
        <w:rPr>
          <w:rFonts w:eastAsia="宋体"/>
        </w:rPr>
        <w:t>Java</w:t>
      </w:r>
      <w:r w:rsidR="00EE1461" w:rsidRPr="004F38FC">
        <w:rPr>
          <w:rFonts w:eastAsia="宋体" w:hint="eastAsia"/>
        </w:rPr>
        <w:t>中代码签名可以让代码获得更高的权限</w:t>
      </w:r>
      <w:r w:rsidR="00EE1461">
        <w:rPr>
          <w:rFonts w:eastAsia="宋体" w:hint="eastAsia"/>
        </w:rPr>
        <w:t>。</w:t>
      </w:r>
      <w:r w:rsidR="00EE1461" w:rsidRPr="004F38FC">
        <w:rPr>
          <w:rFonts w:eastAsia="宋体" w:hint="eastAsia"/>
        </w:rPr>
        <w:t>许多安全策略允许被签名的代码执行更高权限的操作。代码签名被用来对代码的来源做认证以及验证代码的完整性</w:t>
      </w:r>
      <w:r w:rsidR="00EE1461">
        <w:rPr>
          <w:rFonts w:eastAsia="宋体" w:hint="eastAsia"/>
        </w:rPr>
        <w:t>。</w:t>
      </w:r>
      <w:r w:rsidR="00EE1461" w:rsidRPr="004F38FC">
        <w:rPr>
          <w:rFonts w:eastAsia="宋体" w:hint="eastAsia"/>
        </w:rPr>
        <w:t>它依赖于认证机构</w:t>
      </w:r>
      <w:r w:rsidR="00EE1461">
        <w:rPr>
          <w:rFonts w:eastAsia="宋体" w:hint="eastAsia"/>
        </w:rPr>
        <w:t>（</w:t>
      </w:r>
      <w:r w:rsidR="00EE1461">
        <w:rPr>
          <w:rFonts w:eastAsia="宋体" w:hint="eastAsia"/>
        </w:rPr>
        <w:t>CA</w:t>
      </w:r>
      <w:r w:rsidR="00EE1461">
        <w:rPr>
          <w:rFonts w:eastAsia="宋体" w:hint="eastAsia"/>
        </w:rPr>
        <w:t>）</w:t>
      </w:r>
      <w:r w:rsidR="00EE1461" w:rsidRPr="004F38FC">
        <w:rPr>
          <w:rFonts w:eastAsia="宋体" w:hint="eastAsia"/>
        </w:rPr>
        <w:t>来确认签名者的身份。用户普遍将数字签名与代码的安全执行相关联，相信签名的代码不会带来危害。若签名的代码出现漏洞则会产生问题，因为许多系统被配置为固定的信任某些签名机构，如果系统下载了由这些机构签名的包含漏洞的代码，但是这些系统不会警告和通知其</w:t>
      </w:r>
      <w:r w:rsidR="00EE1461">
        <w:rPr>
          <w:rFonts w:eastAsia="宋体" w:hint="eastAsia"/>
        </w:rPr>
        <w:t>用户。攻击者可以向用户输送带有合法签名的漏洞代码，并利用这些漏洞代码</w:t>
      </w:r>
      <w:r w:rsidR="00EE1461" w:rsidRPr="004F38FC">
        <w:rPr>
          <w:rFonts w:eastAsia="宋体" w:hint="eastAsia"/>
        </w:rPr>
        <w:t>。</w:t>
      </w:r>
      <w:r w:rsidR="00626317" w:rsidRPr="004F38FC">
        <w:rPr>
          <w:rFonts w:eastAsia="宋体" w:hint="eastAsia"/>
        </w:rPr>
        <w:t>由于上述问题，对于那些不需要执行特权操作的代码不要对其进行签名，让它们运行在受限的沙箱</w:t>
      </w:r>
      <w:r w:rsidR="00626317">
        <w:rPr>
          <w:rFonts w:eastAsia="宋体" w:hint="eastAsia"/>
        </w:rPr>
        <w:t>（</w:t>
      </w:r>
      <w:r w:rsidR="00626317">
        <w:rPr>
          <w:rFonts w:eastAsia="宋体" w:hint="eastAsia"/>
        </w:rPr>
        <w:t>sandbox</w:t>
      </w:r>
      <w:r w:rsidR="00626317">
        <w:rPr>
          <w:rFonts w:eastAsia="宋体" w:hint="eastAsia"/>
        </w:rPr>
        <w:t>）</w:t>
      </w:r>
      <w:r w:rsidR="00626317" w:rsidRPr="004F38FC">
        <w:rPr>
          <w:rFonts w:eastAsia="宋体" w:hint="eastAsia"/>
        </w:rPr>
        <w:t>里面</w:t>
      </w:r>
      <w:r w:rsidR="00626317" w:rsidRPr="004F38FC">
        <w:rPr>
          <w:rFonts w:eastAsia="宋体" w:hAnsiTheme="majorEastAsia" w:hint="eastAsia"/>
          <w:szCs w:val="24"/>
          <w:lang w:val="zh-CN"/>
        </w:rPr>
        <w:t>。</w:t>
      </w:r>
    </w:p>
    <w:p w:rsidR="004263BC" w:rsidRDefault="008313ED" w:rsidP="000A5B6B">
      <w:pPr>
        <w:pStyle w:val="aff0"/>
      </w:pPr>
      <w:r>
        <w:rPr>
          <w:rFonts w:hint="eastAsia"/>
        </w:rPr>
        <w:t>例外情况：</w:t>
      </w:r>
    </w:p>
    <w:p w:rsidR="00207C1E" w:rsidRPr="00356C10" w:rsidRDefault="003161E2" w:rsidP="00356C10">
      <w:pPr>
        <w:rPr>
          <w:rFonts w:eastAsiaTheme="minorEastAsia"/>
        </w:rPr>
      </w:pPr>
      <w:r w:rsidRPr="004F38FC">
        <w:rPr>
          <w:rFonts w:eastAsia="宋体" w:cstheme="minorBidi"/>
          <w:szCs w:val="24"/>
        </w:rPr>
        <w:t>Oracle</w:t>
      </w:r>
      <w:r>
        <w:rPr>
          <w:rFonts w:eastAsia="宋体" w:hAnsiTheme="majorEastAsia" w:cstheme="minorBidi" w:hint="eastAsia"/>
          <w:szCs w:val="24"/>
          <w:lang w:val="zh-CN"/>
        </w:rPr>
        <w:t>已经弃用了非签名</w:t>
      </w:r>
      <w:r w:rsidR="00EA04FD">
        <w:rPr>
          <w:rFonts w:eastAsia="宋体" w:hAnsiTheme="majorEastAsia" w:cstheme="minorBidi" w:hint="eastAsia"/>
          <w:szCs w:val="24"/>
          <w:lang w:val="zh-CN"/>
        </w:rPr>
        <w:t>A</w:t>
      </w:r>
      <w:r>
        <w:rPr>
          <w:rFonts w:eastAsia="宋体" w:hAnsiTheme="majorEastAsia" w:cstheme="minorBidi" w:hint="eastAsia"/>
          <w:szCs w:val="24"/>
          <w:lang w:val="zh-CN"/>
        </w:rPr>
        <w:t>pplet</w:t>
      </w:r>
      <w:r w:rsidRPr="004F38FC">
        <w:rPr>
          <w:rFonts w:eastAsia="宋体" w:hAnsiTheme="majorEastAsia" w:cstheme="minorBidi" w:hint="eastAsia"/>
          <w:szCs w:val="24"/>
          <w:lang w:val="zh-CN"/>
        </w:rPr>
        <w:t>的使用</w:t>
      </w:r>
      <w:r w:rsidRPr="004F38FC">
        <w:rPr>
          <w:rFonts w:eastAsia="宋体" w:hAnsiTheme="majorEastAsia" w:cstheme="minorBidi" w:hint="eastAsia"/>
          <w:szCs w:val="24"/>
        </w:rPr>
        <w:t>，</w:t>
      </w:r>
      <w:r>
        <w:rPr>
          <w:rFonts w:eastAsia="宋体" w:hAnsiTheme="majorEastAsia" w:cstheme="minorBidi" w:hint="eastAsia"/>
          <w:szCs w:val="24"/>
          <w:lang w:val="zh-CN"/>
        </w:rPr>
        <w:t>而且也将停止对它们</w:t>
      </w:r>
      <w:r w:rsidRPr="004F38FC">
        <w:rPr>
          <w:rFonts w:eastAsia="宋体" w:hAnsiTheme="majorEastAsia" w:cstheme="minorBidi" w:hint="eastAsia"/>
          <w:szCs w:val="24"/>
          <w:lang w:val="zh-CN"/>
        </w:rPr>
        <w:t>的支持。</w:t>
      </w:r>
      <w:r w:rsidR="00700B94">
        <w:rPr>
          <w:rFonts w:eastAsia="宋体" w:hAnsiTheme="majorEastAsia" w:cstheme="minorBidi" w:hint="eastAsia"/>
          <w:szCs w:val="24"/>
          <w:lang w:val="zh-CN"/>
        </w:rPr>
        <w:t>签名过的</w:t>
      </w:r>
      <w:r w:rsidR="00EA04FD">
        <w:rPr>
          <w:rFonts w:eastAsia="宋体" w:hAnsiTheme="majorEastAsia" w:cstheme="minorBidi" w:hint="eastAsia"/>
          <w:szCs w:val="24"/>
          <w:lang w:val="zh-CN"/>
        </w:rPr>
        <w:t>A</w:t>
      </w:r>
      <w:r w:rsidR="00357092">
        <w:rPr>
          <w:rFonts w:eastAsia="宋体" w:hAnsiTheme="majorEastAsia" w:cstheme="minorBidi" w:hint="eastAsia"/>
          <w:szCs w:val="24"/>
          <w:lang w:val="zh-CN"/>
        </w:rPr>
        <w:t>pplet</w:t>
      </w:r>
      <w:r w:rsidR="00700B94">
        <w:rPr>
          <w:rFonts w:eastAsia="宋体" w:hAnsiTheme="majorEastAsia" w:cstheme="minorBidi" w:hint="eastAsia"/>
          <w:szCs w:val="24"/>
          <w:lang w:val="zh-CN"/>
        </w:rPr>
        <w:t>传统上</w:t>
      </w:r>
      <w:r w:rsidR="00700B94" w:rsidRPr="004F38FC">
        <w:rPr>
          <w:rFonts w:eastAsia="宋体" w:hAnsiTheme="majorEastAsia" w:cstheme="minorBidi" w:hint="eastAsia"/>
          <w:szCs w:val="24"/>
          <w:lang w:val="zh-CN"/>
        </w:rPr>
        <w:t>都是以所有权限运行的。从</w:t>
      </w:r>
      <w:r w:rsidR="0004509E">
        <w:rPr>
          <w:rFonts w:eastAsia="宋体" w:cstheme="minorBidi"/>
          <w:szCs w:val="24"/>
          <w:lang w:val="zh-CN"/>
        </w:rPr>
        <w:t>JDK</w:t>
      </w:r>
      <w:r w:rsidR="00700B94" w:rsidRPr="004F38FC">
        <w:rPr>
          <w:rFonts w:eastAsia="宋体" w:cstheme="minorBidi"/>
          <w:szCs w:val="24"/>
          <w:lang w:val="zh-CN"/>
        </w:rPr>
        <w:t>1.7.0 update25</w:t>
      </w:r>
      <w:r w:rsidR="00700B94" w:rsidRPr="004F38FC">
        <w:rPr>
          <w:rFonts w:eastAsia="宋体" w:hAnsiTheme="majorEastAsia" w:cstheme="minorBidi" w:hint="eastAsia"/>
          <w:szCs w:val="24"/>
          <w:lang w:val="zh-CN"/>
        </w:rPr>
        <w:t>版本开始，</w:t>
      </w:r>
      <w:r w:rsidR="00700B94" w:rsidRPr="004F38FC">
        <w:rPr>
          <w:rFonts w:eastAsia="宋体" w:cstheme="minorBidi"/>
          <w:szCs w:val="24"/>
          <w:lang w:val="zh-CN"/>
        </w:rPr>
        <w:t>Oracle</w:t>
      </w:r>
      <w:r w:rsidR="00700B94">
        <w:rPr>
          <w:rFonts w:eastAsia="宋体" w:hAnsiTheme="majorEastAsia" w:cstheme="minorBidi" w:hint="eastAsia"/>
          <w:szCs w:val="24"/>
          <w:lang w:val="zh-CN"/>
        </w:rPr>
        <w:t>就开始提供一些机制，允许对</w:t>
      </w:r>
      <w:r w:rsidR="00EA04FD">
        <w:rPr>
          <w:rFonts w:eastAsia="宋体" w:hAnsiTheme="majorEastAsia" w:cstheme="minorBidi" w:hint="eastAsia"/>
          <w:szCs w:val="24"/>
          <w:lang w:val="zh-CN"/>
        </w:rPr>
        <w:t>Applet</w:t>
      </w:r>
      <w:r w:rsidR="00700B94" w:rsidRPr="004F38FC">
        <w:rPr>
          <w:rFonts w:eastAsia="宋体" w:hAnsiTheme="majorEastAsia" w:cstheme="minorBidi" w:hint="eastAsia"/>
          <w:szCs w:val="24"/>
          <w:lang w:val="zh-CN"/>
        </w:rPr>
        <w:t>进行签名，并在没有所有权限的情况下可以运行。</w:t>
      </w:r>
      <w:r w:rsidR="00700B94">
        <w:rPr>
          <w:rFonts w:eastAsia="宋体" w:hAnsiTheme="majorEastAsia" w:cstheme="minorBidi" w:hint="eastAsia"/>
          <w:szCs w:val="24"/>
          <w:lang w:val="zh-CN"/>
        </w:rPr>
        <w:t>这使得至今未签名的</w:t>
      </w:r>
      <w:r w:rsidR="00EA04FD">
        <w:rPr>
          <w:rFonts w:eastAsia="宋体" w:hAnsiTheme="majorEastAsia" w:cstheme="minorBidi" w:hint="eastAsia"/>
          <w:szCs w:val="24"/>
          <w:lang w:val="zh-CN"/>
        </w:rPr>
        <w:t>Applet</w:t>
      </w:r>
      <w:r w:rsidR="00314D79">
        <w:rPr>
          <w:rFonts w:eastAsia="宋体" w:hAnsiTheme="majorEastAsia" w:cstheme="minorBidi" w:hint="eastAsia"/>
          <w:szCs w:val="24"/>
          <w:lang w:val="zh-CN"/>
        </w:rPr>
        <w:t>继续在</w:t>
      </w:r>
      <w:r w:rsidR="00700B94" w:rsidRPr="004F38FC">
        <w:rPr>
          <w:rFonts w:eastAsia="宋体" w:hAnsiTheme="majorEastAsia" w:cstheme="minorBidi" w:hint="eastAsia"/>
          <w:szCs w:val="24"/>
          <w:lang w:val="zh-CN"/>
        </w:rPr>
        <w:t>安全沙箱中运行，尽管他们可能有的已经被签名过。</w:t>
      </w:r>
      <w:r w:rsidR="00BC523C" w:rsidRPr="004F38FC">
        <w:rPr>
          <w:rFonts w:eastAsia="宋体" w:hAnsiTheme="majorEastAsia" w:cstheme="minorBidi" w:hint="eastAsia"/>
          <w:szCs w:val="24"/>
          <w:lang w:val="zh-CN"/>
        </w:rPr>
        <w:t>对一个</w:t>
      </w:r>
      <w:r w:rsidR="00BC523C">
        <w:rPr>
          <w:rFonts w:eastAsia="宋体" w:hAnsiTheme="majorEastAsia" w:cstheme="minorBidi" w:hint="eastAsia"/>
          <w:szCs w:val="24"/>
          <w:lang w:val="zh-CN"/>
        </w:rPr>
        <w:t>以有限权限运行的</w:t>
      </w:r>
      <w:r w:rsidR="00BC523C">
        <w:rPr>
          <w:rFonts w:eastAsia="宋体" w:hAnsiTheme="majorEastAsia" w:cstheme="minorBidi" w:hint="eastAsia"/>
          <w:szCs w:val="24"/>
          <w:lang w:val="zh-CN"/>
        </w:rPr>
        <w:t>Applet</w:t>
      </w:r>
      <w:r w:rsidR="00BC523C" w:rsidRPr="004F38FC">
        <w:rPr>
          <w:rFonts w:eastAsia="宋体" w:hAnsiTheme="majorEastAsia" w:cstheme="minorBidi" w:hint="eastAsia"/>
          <w:szCs w:val="24"/>
          <w:lang w:val="zh-CN"/>
        </w:rPr>
        <w:t>进行签名</w:t>
      </w:r>
      <w:r w:rsidR="00BC523C">
        <w:rPr>
          <w:rFonts w:eastAsia="宋体" w:hAnsiTheme="majorEastAsia" w:cstheme="minorBidi" w:hint="eastAsia"/>
          <w:szCs w:val="24"/>
          <w:lang w:val="zh-CN"/>
        </w:rPr>
        <w:t>，</w:t>
      </w:r>
      <w:r w:rsidR="00BC523C" w:rsidRPr="004F38FC">
        <w:rPr>
          <w:rFonts w:eastAsia="宋体" w:hAnsiTheme="majorEastAsia" w:cstheme="minorBidi" w:hint="eastAsia"/>
          <w:szCs w:val="24"/>
          <w:lang w:val="zh-CN"/>
        </w:rPr>
        <w:t>至少在</w:t>
      </w:r>
      <w:r w:rsidR="00BC523C" w:rsidRPr="004F38FC">
        <w:rPr>
          <w:rFonts w:eastAsia="宋体" w:cstheme="minorBidi"/>
          <w:szCs w:val="24"/>
          <w:lang w:val="zh-CN"/>
        </w:rPr>
        <w:t>update25</w:t>
      </w:r>
      <w:r w:rsidR="00BC523C" w:rsidRPr="004F38FC">
        <w:rPr>
          <w:rFonts w:eastAsia="宋体" w:hAnsiTheme="majorEastAsia" w:cstheme="minorBidi" w:hint="eastAsia"/>
          <w:szCs w:val="24"/>
          <w:lang w:val="zh-CN"/>
        </w:rPr>
        <w:t>版本之前都是对原则</w:t>
      </w:r>
      <w:r w:rsidR="00BC523C" w:rsidRPr="004F38FC">
        <w:rPr>
          <w:rFonts w:eastAsia="宋体" w:cstheme="minorBidi"/>
          <w:szCs w:val="24"/>
          <w:lang w:val="zh-CN"/>
        </w:rPr>
        <w:t>6.1</w:t>
      </w:r>
      <w:r w:rsidR="00BC523C" w:rsidRPr="004F38FC">
        <w:rPr>
          <w:rFonts w:eastAsia="宋体" w:hAnsiTheme="majorEastAsia" w:cstheme="minorBidi" w:hint="eastAsia"/>
          <w:szCs w:val="24"/>
          <w:lang w:val="zh-CN"/>
        </w:rPr>
        <w:t>构成一个例外。</w:t>
      </w:r>
    </w:p>
    <w:p w:rsidR="00B32817" w:rsidRDefault="003B0320" w:rsidP="001C122A">
      <w:pPr>
        <w:pStyle w:val="2"/>
      </w:pPr>
      <w:bookmarkStart w:id="109" w:name="_Toc376550038"/>
      <w:bookmarkStart w:id="110" w:name="_Toc435437920"/>
      <w:r>
        <w:rPr>
          <w:rFonts w:eastAsiaTheme="minorEastAsia" w:hint="eastAsia"/>
        </w:rPr>
        <w:t>规范</w:t>
      </w:r>
      <w:r w:rsidR="001E1749">
        <w:rPr>
          <w:rFonts w:hint="eastAsia"/>
        </w:rPr>
        <w:t xml:space="preserve"> 6.2</w:t>
      </w:r>
      <w:r w:rsidR="004B62A5">
        <w:rPr>
          <w:rFonts w:eastAsiaTheme="minorEastAsia" w:hint="eastAsia"/>
        </w:rPr>
        <w:t xml:space="preserve"> </w:t>
      </w:r>
      <w:r w:rsidR="00D247C3">
        <w:rPr>
          <w:rFonts w:ascii="宋体" w:eastAsia="宋体" w:hAnsi="宋体" w:cs="宋体" w:hint="eastAsia"/>
        </w:rPr>
        <w:t>不要使用危险的许可与目标</w:t>
      </w:r>
      <w:r w:rsidR="001F26DB" w:rsidRPr="001F26DB">
        <w:rPr>
          <w:rFonts w:ascii="宋体" w:eastAsia="宋体" w:hAnsi="宋体" w:cs="宋体" w:hint="eastAsia"/>
        </w:rPr>
        <w:t>组合</w:t>
      </w:r>
      <w:bookmarkEnd w:id="109"/>
      <w:bookmarkEnd w:id="110"/>
    </w:p>
    <w:p w:rsidR="002D4D3D" w:rsidRDefault="00E651EB" w:rsidP="002D3D51">
      <w:pPr>
        <w:rPr>
          <w:rFonts w:eastAsia="宋体" w:hAnsiTheme="majorEastAsia"/>
          <w:szCs w:val="24"/>
          <w:lang w:val="zh-CN"/>
        </w:rPr>
      </w:pPr>
      <w:r>
        <w:rPr>
          <w:rFonts w:eastAsiaTheme="minorEastAsia" w:hint="eastAsia"/>
          <w:b/>
        </w:rPr>
        <w:t>说明：</w:t>
      </w:r>
      <w:r w:rsidR="00D247C3">
        <w:rPr>
          <w:rFonts w:eastAsia="宋体" w:hAnsiTheme="majorEastAsia" w:hint="eastAsia"/>
          <w:szCs w:val="24"/>
          <w:lang w:val="zh-CN"/>
        </w:rPr>
        <w:t>有些许可和目标</w:t>
      </w:r>
      <w:r w:rsidR="009B5548" w:rsidRPr="004F38FC">
        <w:rPr>
          <w:rFonts w:eastAsia="宋体" w:hAnsiTheme="majorEastAsia" w:hint="eastAsia"/>
          <w:szCs w:val="24"/>
          <w:lang w:val="zh-CN"/>
        </w:rPr>
        <w:t>的组合会导致权限过大</w:t>
      </w:r>
      <w:r w:rsidR="009B5548" w:rsidRPr="004F38FC">
        <w:rPr>
          <w:rFonts w:eastAsia="宋体" w:hAnsiTheme="majorEastAsia" w:hint="eastAsia"/>
          <w:szCs w:val="24"/>
        </w:rPr>
        <w:t>，</w:t>
      </w:r>
      <w:r w:rsidR="009B5548">
        <w:rPr>
          <w:rFonts w:eastAsia="宋体" w:hAnsiTheme="majorEastAsia" w:hint="eastAsia"/>
          <w:szCs w:val="24"/>
          <w:lang w:val="zh-CN"/>
        </w:rPr>
        <w:t>而这些权限本不应该被赋予。另外有些权限</w:t>
      </w:r>
      <w:r w:rsidR="009B5548">
        <w:rPr>
          <w:rFonts w:eastAsia="宋体" w:hAnsiTheme="majorEastAsia" w:hint="eastAsia"/>
          <w:szCs w:val="24"/>
          <w:lang w:val="zh-CN"/>
        </w:rPr>
        <w:lastRenderedPageBreak/>
        <w:t>必须只赋予给特定</w:t>
      </w:r>
      <w:r w:rsidR="009B5548" w:rsidRPr="004F38FC">
        <w:rPr>
          <w:rFonts w:eastAsia="宋体" w:hAnsiTheme="majorEastAsia" w:hint="eastAsia"/>
          <w:szCs w:val="24"/>
          <w:lang w:val="zh-CN"/>
        </w:rPr>
        <w:t>的代码。</w:t>
      </w:r>
    </w:p>
    <w:p w:rsidR="002E552E" w:rsidRPr="004F38FC" w:rsidRDefault="002E552E" w:rsidP="002E552E">
      <w:pPr>
        <w:rPr>
          <w:rFonts w:eastAsia="宋体"/>
          <w:szCs w:val="24"/>
        </w:rPr>
      </w:pPr>
      <w:r w:rsidRPr="004F38FC">
        <w:rPr>
          <w:rFonts w:eastAsia="宋体"/>
          <w:szCs w:val="24"/>
        </w:rPr>
        <w:t xml:space="preserve">1. </w:t>
      </w:r>
      <w:r w:rsidRPr="004F38FC">
        <w:rPr>
          <w:rFonts w:eastAsia="宋体" w:hAnsiTheme="majorEastAsia"/>
          <w:szCs w:val="24"/>
          <w:lang w:val="zh-CN"/>
        </w:rPr>
        <w:t>不要将</w:t>
      </w:r>
      <w:r w:rsidRPr="00930111">
        <w:rPr>
          <w:rStyle w:val="Char6"/>
          <w:rFonts w:eastAsia="宋体"/>
        </w:rPr>
        <w:t>AllPermission</w:t>
      </w:r>
      <w:r w:rsidR="008F1081">
        <w:rPr>
          <w:rFonts w:eastAsia="宋体" w:hAnsiTheme="majorEastAsia" w:hint="eastAsia"/>
          <w:szCs w:val="24"/>
          <w:lang w:val="zh-CN"/>
        </w:rPr>
        <w:t>许可</w:t>
      </w:r>
      <w:r w:rsidRPr="004F38FC">
        <w:rPr>
          <w:rFonts w:eastAsia="宋体" w:hAnsiTheme="majorEastAsia"/>
          <w:szCs w:val="24"/>
          <w:lang w:val="zh-CN"/>
        </w:rPr>
        <w:t>赋予给不信任的代码</w:t>
      </w:r>
      <w:r w:rsidRPr="004F38FC">
        <w:rPr>
          <w:rFonts w:eastAsia="宋体" w:hAnsiTheme="majorEastAsia" w:hint="eastAsia"/>
          <w:szCs w:val="24"/>
          <w:lang w:val="zh-CN"/>
        </w:rPr>
        <w:t>。</w:t>
      </w:r>
    </w:p>
    <w:p w:rsidR="002E552E" w:rsidRDefault="002E552E" w:rsidP="002E552E">
      <w:pPr>
        <w:rPr>
          <w:rFonts w:eastAsia="宋体" w:hAnsiTheme="majorEastAsia"/>
          <w:szCs w:val="24"/>
          <w:lang w:val="zh-CN"/>
        </w:rPr>
      </w:pPr>
      <w:r w:rsidRPr="004F38FC">
        <w:rPr>
          <w:rFonts w:eastAsia="宋体"/>
          <w:szCs w:val="24"/>
        </w:rPr>
        <w:t xml:space="preserve">2. </w:t>
      </w:r>
      <w:r w:rsidRPr="0083607E">
        <w:rPr>
          <w:rStyle w:val="Char6"/>
          <w:rFonts w:eastAsia="宋体"/>
        </w:rPr>
        <w:t>ReflectPermission</w:t>
      </w:r>
      <w:r w:rsidR="009150AA">
        <w:rPr>
          <w:rFonts w:eastAsia="宋体" w:hAnsiTheme="majorEastAsia" w:hint="eastAsia"/>
          <w:szCs w:val="24"/>
          <w:lang w:val="zh-CN"/>
        </w:rPr>
        <w:t>许可</w:t>
      </w:r>
      <w:r w:rsidR="0083607E" w:rsidRPr="003B057D">
        <w:rPr>
          <w:rFonts w:eastAsia="宋体" w:hint="eastAsia"/>
        </w:rPr>
        <w:t>与</w:t>
      </w:r>
      <w:r w:rsidR="0083607E" w:rsidRPr="00C478B0">
        <w:rPr>
          <w:rFonts w:ascii="Courier New" w:hAnsi="Courier New" w:cs="Courier New"/>
        </w:rPr>
        <w:t>suppressAccessChecks</w:t>
      </w:r>
      <w:r w:rsidR="0083607E" w:rsidRPr="003B057D">
        <w:rPr>
          <w:rFonts w:eastAsiaTheme="minorEastAsia" w:hint="eastAsia"/>
        </w:rPr>
        <w:t>目标组合</w:t>
      </w:r>
      <w:r w:rsidR="003B057D" w:rsidRPr="003B057D">
        <w:rPr>
          <w:rFonts w:eastAsiaTheme="minorEastAsia" w:hint="eastAsia"/>
        </w:rPr>
        <w:t>会</w:t>
      </w:r>
      <w:r w:rsidR="00AD210D">
        <w:rPr>
          <w:rFonts w:eastAsia="宋体" w:hint="eastAsia"/>
        </w:rPr>
        <w:t>减少</w:t>
      </w:r>
      <w:r w:rsidR="0083607E" w:rsidRPr="003B057D">
        <w:rPr>
          <w:rFonts w:eastAsia="宋体"/>
        </w:rPr>
        <w:t>Java</w:t>
      </w:r>
      <w:r w:rsidR="0083607E" w:rsidRPr="003B057D">
        <w:rPr>
          <w:rFonts w:eastAsia="宋体" w:hint="eastAsia"/>
        </w:rPr>
        <w:t>语言的访问检查</w:t>
      </w:r>
      <w:r w:rsidR="00CE5AA8" w:rsidRPr="003B057D">
        <w:rPr>
          <w:rFonts w:eastAsia="宋体" w:hint="eastAsia"/>
        </w:rPr>
        <w:t>。</w:t>
      </w:r>
      <w:r w:rsidR="0083607E" w:rsidRPr="003B057D">
        <w:rPr>
          <w:rFonts w:eastAsia="宋体" w:hint="eastAsia"/>
        </w:rPr>
        <w:t>被授权</w:t>
      </w:r>
      <w:r w:rsidR="00CE5AA8" w:rsidRPr="003B057D">
        <w:rPr>
          <w:rFonts w:eastAsia="宋体" w:hint="eastAsia"/>
        </w:rPr>
        <w:t>的类能够</w:t>
      </w:r>
      <w:r w:rsidR="0083607E" w:rsidRPr="003B057D">
        <w:rPr>
          <w:rFonts w:eastAsia="宋体" w:hint="eastAsia"/>
        </w:rPr>
        <w:t>访问任意其他类中任意的字段和方法</w:t>
      </w:r>
      <w:r w:rsidR="00CE5AA8" w:rsidRPr="003B057D">
        <w:rPr>
          <w:rFonts w:eastAsia="宋体" w:hint="eastAsia"/>
        </w:rPr>
        <w:t>。</w:t>
      </w:r>
      <w:r w:rsidR="003B057D" w:rsidRPr="003B057D">
        <w:rPr>
          <w:rFonts w:eastAsia="宋体" w:hint="eastAsia"/>
        </w:rPr>
        <w:t>因此，不要将</w:t>
      </w:r>
      <w:r w:rsidR="003B057D" w:rsidRPr="003B057D">
        <w:rPr>
          <w:rStyle w:val="Char6"/>
          <w:rFonts w:eastAsia="宋体"/>
        </w:rPr>
        <w:t>ReflectPermission</w:t>
      </w:r>
      <w:r w:rsidR="001A730F">
        <w:rPr>
          <w:rFonts w:eastAsia="宋体" w:hAnsiTheme="majorEastAsia" w:hint="eastAsia"/>
          <w:szCs w:val="24"/>
          <w:lang w:val="zh-CN"/>
        </w:rPr>
        <w:t>许可</w:t>
      </w:r>
      <w:r w:rsidR="003B057D" w:rsidRPr="003B057D">
        <w:rPr>
          <w:rFonts w:eastAsia="宋体"/>
        </w:rPr>
        <w:t>和</w:t>
      </w:r>
      <w:r w:rsidR="003B057D" w:rsidRPr="003B057D">
        <w:rPr>
          <w:rStyle w:val="Char6"/>
          <w:rFonts w:eastAsia="宋体"/>
        </w:rPr>
        <w:t>suppressAccessChecks</w:t>
      </w:r>
      <w:r w:rsidR="003B057D" w:rsidRPr="003B057D">
        <w:rPr>
          <w:rFonts w:eastAsia="宋体" w:hint="eastAsia"/>
        </w:rPr>
        <w:t>目标</w:t>
      </w:r>
      <w:r w:rsidR="003B057D" w:rsidRPr="003B057D">
        <w:rPr>
          <w:rFonts w:eastAsia="宋体"/>
        </w:rPr>
        <w:t>组合</w:t>
      </w:r>
      <w:r w:rsidR="003B057D" w:rsidRPr="003B057D">
        <w:rPr>
          <w:rFonts w:eastAsia="宋体" w:hint="eastAsia"/>
        </w:rPr>
        <w:t>使用。</w:t>
      </w:r>
    </w:p>
    <w:p w:rsidR="008F1081" w:rsidRPr="004F38FC" w:rsidRDefault="008F1081" w:rsidP="008F1081">
      <w:pPr>
        <w:rPr>
          <w:rFonts w:eastAsia="宋体"/>
          <w:szCs w:val="24"/>
        </w:rPr>
      </w:pPr>
      <w:r w:rsidRPr="004F38FC">
        <w:rPr>
          <w:rFonts w:eastAsia="宋体"/>
          <w:szCs w:val="24"/>
        </w:rPr>
        <w:t xml:space="preserve">3. </w:t>
      </w:r>
      <w:r w:rsidRPr="004F38FC">
        <w:rPr>
          <w:rFonts w:eastAsia="宋体" w:hAnsiTheme="majorEastAsia" w:hint="eastAsia"/>
          <w:szCs w:val="24"/>
          <w:lang w:val="zh-CN"/>
        </w:rPr>
        <w:t>如果将</w:t>
      </w:r>
      <w:r w:rsidRPr="00B96BFF">
        <w:rPr>
          <w:rStyle w:val="Char6"/>
          <w:rFonts w:eastAsia="宋体"/>
        </w:rPr>
        <w:t>java.lang.RuntimePermission</w:t>
      </w:r>
      <w:r w:rsidR="00B96BFF">
        <w:rPr>
          <w:rFonts w:eastAsia="宋体" w:hAnsiTheme="majorEastAsia" w:hint="eastAsia"/>
          <w:szCs w:val="24"/>
          <w:lang w:val="zh-CN"/>
        </w:rPr>
        <w:t>许可</w:t>
      </w:r>
      <w:r>
        <w:rPr>
          <w:rFonts w:eastAsia="宋体" w:hAnsiTheme="majorEastAsia" w:hint="eastAsia"/>
          <w:szCs w:val="24"/>
          <w:lang w:val="zh-CN"/>
        </w:rPr>
        <w:t>与</w:t>
      </w:r>
      <w:r w:rsidRPr="00B96BFF">
        <w:rPr>
          <w:rStyle w:val="Char6"/>
          <w:rFonts w:eastAsia="宋体"/>
        </w:rPr>
        <w:t>createClassLoader</w:t>
      </w:r>
      <w:r w:rsidR="00B96BFF">
        <w:rPr>
          <w:rStyle w:val="Char6"/>
          <w:rFonts w:eastAsia="宋体" w:hint="eastAsia"/>
        </w:rPr>
        <w:t>目标组合</w:t>
      </w:r>
      <w:r w:rsidRPr="004F38FC">
        <w:rPr>
          <w:rFonts w:eastAsia="宋体" w:hAnsiTheme="majorEastAsia" w:hint="eastAsia"/>
          <w:szCs w:val="24"/>
        </w:rPr>
        <w:t>，</w:t>
      </w:r>
      <w:r w:rsidRPr="004F38FC">
        <w:rPr>
          <w:rFonts w:eastAsia="宋体" w:hAnsiTheme="majorEastAsia" w:hint="eastAsia"/>
          <w:szCs w:val="24"/>
          <w:lang w:val="zh-CN"/>
        </w:rPr>
        <w:t>将赋予代码创建</w:t>
      </w:r>
      <w:r w:rsidRPr="00B96BFF">
        <w:rPr>
          <w:rStyle w:val="Char6"/>
          <w:rFonts w:eastAsia="宋体"/>
        </w:rPr>
        <w:t>ClassLoader</w:t>
      </w:r>
      <w:r w:rsidRPr="004F38FC">
        <w:rPr>
          <w:rFonts w:eastAsia="宋体" w:hAnsiTheme="majorEastAsia" w:hint="eastAsia"/>
          <w:szCs w:val="24"/>
          <w:lang w:val="zh-CN"/>
        </w:rPr>
        <w:t>对象的权限。这将是非常危险的</w:t>
      </w:r>
      <w:r w:rsidRPr="006305A1">
        <w:rPr>
          <w:rFonts w:eastAsia="宋体" w:hAnsiTheme="majorEastAsia" w:hint="eastAsia"/>
          <w:szCs w:val="24"/>
        </w:rPr>
        <w:t>，</w:t>
      </w:r>
      <w:r w:rsidR="006356EE">
        <w:rPr>
          <w:rFonts w:eastAsia="宋体" w:hAnsiTheme="majorEastAsia" w:hint="eastAsia"/>
          <w:szCs w:val="24"/>
          <w:lang w:val="zh-CN"/>
        </w:rPr>
        <w:t>因为恶意代码可以创建其自己特有的类加载器并通过</w:t>
      </w:r>
      <w:r w:rsidRPr="004F38FC">
        <w:rPr>
          <w:rFonts w:eastAsia="宋体" w:hAnsiTheme="majorEastAsia" w:hint="eastAsia"/>
          <w:szCs w:val="24"/>
          <w:lang w:val="zh-CN"/>
        </w:rPr>
        <w:t>类</w:t>
      </w:r>
      <w:r w:rsidR="003D6D99">
        <w:rPr>
          <w:rFonts w:eastAsia="宋体" w:hAnsiTheme="majorEastAsia" w:hint="eastAsia"/>
          <w:szCs w:val="24"/>
          <w:lang w:val="zh-CN"/>
        </w:rPr>
        <w:t>加载来为类</w:t>
      </w:r>
      <w:r w:rsidR="00441451">
        <w:rPr>
          <w:rFonts w:eastAsia="宋体" w:hAnsiTheme="majorEastAsia" w:hint="eastAsia"/>
          <w:szCs w:val="24"/>
          <w:lang w:val="zh-CN"/>
        </w:rPr>
        <w:t>分配任意许可</w:t>
      </w:r>
      <w:r w:rsidRPr="004F38FC">
        <w:rPr>
          <w:rFonts w:eastAsia="宋体" w:hAnsiTheme="majorEastAsia" w:hint="eastAsia"/>
          <w:szCs w:val="24"/>
          <w:lang w:val="zh-CN"/>
        </w:rPr>
        <w:t>。</w:t>
      </w:r>
    </w:p>
    <w:p w:rsidR="0084197E" w:rsidRPr="00A27C2B" w:rsidRDefault="00107BAF" w:rsidP="00A27C2B">
      <w:pPr>
        <w:pStyle w:val="aff0"/>
      </w:pPr>
      <w:r>
        <w:rPr>
          <w:rFonts w:hint="eastAsia"/>
          <w:u w:color="000000"/>
        </w:rPr>
        <w:t>错误示例：</w:t>
      </w:r>
    </w:p>
    <w:p w:rsidR="003B45A5" w:rsidRPr="002E0F1B" w:rsidRDefault="003B45A5" w:rsidP="007D0EEB">
      <w:pPr>
        <w:pStyle w:val="aff"/>
        <w:rPr>
          <w:b/>
          <w:color w:val="3F7F5F"/>
        </w:rPr>
      </w:pPr>
      <w:r w:rsidRPr="002E0F1B">
        <w:rPr>
          <w:b/>
          <w:color w:val="3F7F5F"/>
        </w:rPr>
        <w:t>// Grant the klib library AllPermission</w:t>
      </w:r>
    </w:p>
    <w:p w:rsidR="00733F2A" w:rsidRDefault="003B45A5" w:rsidP="007D0EEB">
      <w:pPr>
        <w:pStyle w:val="aff"/>
        <w:rPr>
          <w:color w:val="000000"/>
        </w:rPr>
      </w:pPr>
      <w:r w:rsidRPr="000F3391">
        <w:rPr>
          <w:color w:val="000000"/>
        </w:rPr>
        <w:t xml:space="preserve">grant codebase </w:t>
      </w:r>
      <w:r w:rsidRPr="000F3391">
        <w:rPr>
          <w:color w:val="2A00FF"/>
        </w:rPr>
        <w:t>"file:${klib.home}/j2se/home/klib.jar"</w:t>
      </w:r>
      <w:r w:rsidRPr="000F3391">
        <w:rPr>
          <w:color w:val="000000"/>
        </w:rPr>
        <w:t xml:space="preserve"> </w:t>
      </w:r>
    </w:p>
    <w:p w:rsidR="003B45A5" w:rsidRPr="000F3391" w:rsidRDefault="003B45A5" w:rsidP="007D0EEB">
      <w:pPr>
        <w:pStyle w:val="aff"/>
      </w:pPr>
      <w:r w:rsidRPr="000F3391">
        <w:rPr>
          <w:color w:val="000000"/>
        </w:rPr>
        <w:t>{</w:t>
      </w:r>
    </w:p>
    <w:p w:rsidR="003B45A5" w:rsidRPr="000F3391" w:rsidRDefault="003B45A5" w:rsidP="007D0EEB">
      <w:pPr>
        <w:pStyle w:val="aff"/>
      </w:pPr>
      <w:r w:rsidRPr="000F3391">
        <w:rPr>
          <w:color w:val="000000"/>
        </w:rPr>
        <w:t xml:space="preserve">    permission java.security.AllPermission;</w:t>
      </w:r>
    </w:p>
    <w:p w:rsidR="003B45A5" w:rsidRDefault="003B45A5" w:rsidP="007D0EEB">
      <w:pPr>
        <w:pStyle w:val="aff"/>
        <w:rPr>
          <w:color w:val="000000"/>
        </w:rPr>
      </w:pPr>
      <w:r w:rsidRPr="000F3391">
        <w:rPr>
          <w:color w:val="000000"/>
        </w:rPr>
        <w:t>};</w:t>
      </w:r>
    </w:p>
    <w:p w:rsidR="00415CD8" w:rsidRPr="00CD6210" w:rsidRDefault="00A27C2B" w:rsidP="00B01082">
      <w:r w:rsidRPr="004F38FC">
        <w:rPr>
          <w:rFonts w:eastAsia="宋体" w:hAnsiTheme="majorEastAsia" w:cstheme="minorBidi" w:hint="eastAsia"/>
          <w:szCs w:val="24"/>
          <w:lang w:val="zh-CN"/>
        </w:rPr>
        <w:t>在该错误代码示例中</w:t>
      </w:r>
      <w:r w:rsidRPr="004F38FC">
        <w:rPr>
          <w:rFonts w:eastAsia="宋体" w:hAnsiTheme="majorEastAsia" w:cstheme="minorBidi" w:hint="eastAsia"/>
          <w:szCs w:val="24"/>
        </w:rPr>
        <w:t>，</w:t>
      </w:r>
      <w:r w:rsidRPr="004F38FC">
        <w:rPr>
          <w:rFonts w:eastAsia="宋体" w:hAnsiTheme="majorEastAsia" w:cstheme="minorBidi" w:hint="eastAsia"/>
          <w:szCs w:val="24"/>
          <w:lang w:val="zh-CN"/>
        </w:rPr>
        <w:t>为</w:t>
      </w:r>
      <w:r w:rsidRPr="004F38FC">
        <w:rPr>
          <w:rFonts w:eastAsia="宋体" w:cstheme="minorBidi"/>
          <w:szCs w:val="24"/>
        </w:rPr>
        <w:t>klib</w:t>
      </w:r>
      <w:r w:rsidRPr="004F38FC">
        <w:rPr>
          <w:rFonts w:eastAsia="宋体" w:hAnsiTheme="majorEastAsia" w:cstheme="minorBidi" w:hint="eastAsia"/>
          <w:szCs w:val="24"/>
          <w:lang w:val="zh-CN"/>
        </w:rPr>
        <w:t>库</w:t>
      </w:r>
      <w:r w:rsidRPr="004F38FC">
        <w:rPr>
          <w:rFonts w:eastAsia="宋体" w:hAnsiTheme="majorEastAsia" w:cstheme="minorBidi"/>
          <w:szCs w:val="24"/>
          <w:lang w:val="zh-CN"/>
        </w:rPr>
        <w:t>赋予</w:t>
      </w:r>
      <w:r w:rsidRPr="004F38FC">
        <w:rPr>
          <w:rFonts w:eastAsia="宋体" w:hAnsiTheme="majorEastAsia" w:cstheme="minorBidi" w:hint="eastAsia"/>
          <w:szCs w:val="24"/>
          <w:lang w:val="zh-CN"/>
        </w:rPr>
        <w:t>了</w:t>
      </w:r>
      <w:r w:rsidRPr="00C56968">
        <w:rPr>
          <w:rStyle w:val="Char6"/>
          <w:rFonts w:eastAsia="宋体"/>
        </w:rPr>
        <w:t>AllPermission</w:t>
      </w:r>
      <w:r>
        <w:rPr>
          <w:rFonts w:eastAsia="宋体" w:hAnsiTheme="majorEastAsia" w:cstheme="minorBidi" w:hint="eastAsia"/>
          <w:szCs w:val="24"/>
          <w:lang w:val="zh-CN"/>
        </w:rPr>
        <w:t>许可</w:t>
      </w:r>
      <w:r w:rsidRPr="004F38FC">
        <w:rPr>
          <w:rFonts w:eastAsia="宋体" w:hAnsiTheme="majorEastAsia" w:cstheme="minorBidi" w:hint="eastAsia"/>
          <w:szCs w:val="24"/>
          <w:lang w:val="zh-CN"/>
        </w:rPr>
        <w:t>。</w:t>
      </w:r>
      <w:r w:rsidR="000C38BE" w:rsidRPr="004F38FC">
        <w:rPr>
          <w:rFonts w:eastAsia="宋体" w:hAnsiTheme="majorEastAsia" w:hint="eastAsia"/>
          <w:szCs w:val="24"/>
          <w:lang w:val="zh-CN"/>
        </w:rPr>
        <w:t>这个</w:t>
      </w:r>
      <w:r w:rsidR="000C38BE">
        <w:rPr>
          <w:rFonts w:eastAsia="宋体" w:hAnsiTheme="majorEastAsia" w:hint="eastAsia"/>
          <w:szCs w:val="24"/>
          <w:lang w:val="zh-CN"/>
        </w:rPr>
        <w:t>许可是在安全管理器使用的安全策略文件中指定的。</w:t>
      </w:r>
    </w:p>
    <w:p w:rsidR="000B699C" w:rsidRPr="0088070C" w:rsidRDefault="002B5893" w:rsidP="0088070C">
      <w:pPr>
        <w:pStyle w:val="aff0"/>
      </w:pPr>
      <w:r>
        <w:rPr>
          <w:rFonts w:hint="eastAsia"/>
        </w:rPr>
        <w:t>正确示例：</w:t>
      </w:r>
    </w:p>
    <w:p w:rsidR="00BA7E14" w:rsidRDefault="0083327E" w:rsidP="00EB2E41">
      <w:pPr>
        <w:pStyle w:val="aff"/>
      </w:pPr>
      <w:r w:rsidRPr="000F3391">
        <w:t xml:space="preserve">grant </w:t>
      </w:r>
      <w:r w:rsidR="00E97E6D">
        <w:t>codebase</w:t>
      </w:r>
      <w:r w:rsidR="00E97E6D">
        <w:rPr>
          <w:rFonts w:hint="eastAsia"/>
        </w:rPr>
        <w:t xml:space="preserve"> </w:t>
      </w:r>
      <w:r w:rsidRPr="000F3391">
        <w:rPr>
          <w:color w:val="2A00FF"/>
        </w:rPr>
        <w:t>"file:${klib.home}/j2se/home/klib.jar"</w:t>
      </w:r>
      <w:r w:rsidRPr="000F3391">
        <w:t xml:space="preserve">, signedBy </w:t>
      </w:r>
      <w:r w:rsidRPr="000F3391">
        <w:rPr>
          <w:color w:val="2A00FF"/>
        </w:rPr>
        <w:t>"Admin"</w:t>
      </w:r>
      <w:r w:rsidRPr="000F3391">
        <w:t xml:space="preserve"> </w:t>
      </w:r>
    </w:p>
    <w:p w:rsidR="0083327E" w:rsidRPr="000F3391" w:rsidRDefault="0083327E" w:rsidP="00EB2E41">
      <w:pPr>
        <w:pStyle w:val="aff"/>
      </w:pPr>
      <w:r w:rsidRPr="000F3391">
        <w:t>{</w:t>
      </w:r>
    </w:p>
    <w:p w:rsidR="0083327E" w:rsidRPr="000F3391" w:rsidRDefault="0083327E" w:rsidP="00EB2E41">
      <w:pPr>
        <w:pStyle w:val="aff"/>
      </w:pPr>
      <w:r w:rsidRPr="000F3391">
        <w:t xml:space="preserve">    permission java.io.FilePermission </w:t>
      </w:r>
      <w:r w:rsidRPr="000F3391">
        <w:rPr>
          <w:color w:val="2A00FF"/>
        </w:rPr>
        <w:t>"/tmp/*"</w:t>
      </w:r>
      <w:r w:rsidRPr="000F3391">
        <w:t xml:space="preserve">, </w:t>
      </w:r>
      <w:r w:rsidRPr="000F3391">
        <w:rPr>
          <w:color w:val="2A00FF"/>
        </w:rPr>
        <w:t>"read"</w:t>
      </w:r>
      <w:r w:rsidRPr="000F3391">
        <w:t>;</w:t>
      </w:r>
    </w:p>
    <w:p w:rsidR="0083327E" w:rsidRPr="000F3391" w:rsidRDefault="0083327E" w:rsidP="00EB2E41">
      <w:pPr>
        <w:pStyle w:val="aff"/>
      </w:pPr>
      <w:r w:rsidRPr="000F3391">
        <w:t xml:space="preserve">    permission java.io.SocketPermission </w:t>
      </w:r>
      <w:r w:rsidRPr="000F3391">
        <w:rPr>
          <w:color w:val="2A00FF"/>
        </w:rPr>
        <w:t>"*"</w:t>
      </w:r>
      <w:r w:rsidRPr="000F3391">
        <w:t xml:space="preserve">, </w:t>
      </w:r>
      <w:r w:rsidRPr="000F3391">
        <w:rPr>
          <w:color w:val="2A00FF"/>
        </w:rPr>
        <w:t>"connect"</w:t>
      </w:r>
      <w:r w:rsidRPr="000F3391">
        <w:t>;</w:t>
      </w:r>
    </w:p>
    <w:p w:rsidR="0083327E" w:rsidRDefault="0083327E" w:rsidP="00EB2E41">
      <w:pPr>
        <w:pStyle w:val="aff"/>
      </w:pPr>
      <w:r w:rsidRPr="0047227F">
        <w:t>};</w:t>
      </w:r>
    </w:p>
    <w:p w:rsidR="001F2430" w:rsidRPr="001F2430" w:rsidRDefault="00C67453" w:rsidP="0018319B">
      <w:pPr>
        <w:rPr>
          <w:rFonts w:eastAsiaTheme="minorEastAsia"/>
        </w:rPr>
      </w:pPr>
      <w:r>
        <w:rPr>
          <w:rFonts w:eastAsia="宋体" w:hint="eastAsia"/>
          <w:lang w:val="zh-CN"/>
        </w:rPr>
        <w:t>此正确示例展示了一个可用</w:t>
      </w:r>
      <w:r w:rsidR="00545AD5" w:rsidRPr="004F38FC">
        <w:rPr>
          <w:rFonts w:eastAsia="宋体" w:hint="eastAsia"/>
          <w:lang w:val="zh-CN"/>
        </w:rPr>
        <w:t>来进行细粒度授权</w:t>
      </w:r>
      <w:r>
        <w:rPr>
          <w:rFonts w:eastAsia="宋体" w:hint="eastAsia"/>
          <w:lang w:val="zh-CN"/>
        </w:rPr>
        <w:t>的策略文件</w:t>
      </w:r>
    </w:p>
    <w:p w:rsidR="00743996" w:rsidRPr="00C67453" w:rsidRDefault="00C67453" w:rsidP="00C26DE2">
      <w:pPr>
        <w:pStyle w:val="aff0"/>
      </w:pPr>
      <w:r>
        <w:rPr>
          <w:rFonts w:hint="eastAsia"/>
        </w:rPr>
        <w:t>例外情况：</w:t>
      </w:r>
    </w:p>
    <w:p w:rsidR="00BB526C" w:rsidRDefault="00187B46" w:rsidP="001D2224">
      <w:pPr>
        <w:rPr>
          <w:rFonts w:eastAsia="宋体"/>
        </w:rPr>
      </w:pPr>
      <w:r>
        <w:rPr>
          <w:rFonts w:eastAsia="宋体" w:hint="eastAsia"/>
        </w:rPr>
        <w:t>有可能需要为受信任的库代码授予</w:t>
      </w:r>
      <w:r w:rsidRPr="00187B46">
        <w:rPr>
          <w:rStyle w:val="Char6"/>
          <w:rFonts w:eastAsia="宋体"/>
        </w:rPr>
        <w:t>AllPermission</w:t>
      </w:r>
      <w:r w:rsidR="0018319B">
        <w:rPr>
          <w:rStyle w:val="Char6"/>
          <w:rFonts w:eastAsia="宋体" w:hint="eastAsia"/>
        </w:rPr>
        <w:t>来使得回调方法按预期运行。</w:t>
      </w:r>
      <w:r w:rsidR="00E53643" w:rsidRPr="004F38FC">
        <w:rPr>
          <w:rFonts w:eastAsia="宋体" w:hAnsiTheme="majorEastAsia" w:cstheme="minorBidi" w:hint="eastAsia"/>
          <w:szCs w:val="24"/>
          <w:lang w:val="zh-CN"/>
        </w:rPr>
        <w:t>例如</w:t>
      </w:r>
      <w:r w:rsidR="00E53643" w:rsidRPr="004F38FC">
        <w:rPr>
          <w:rFonts w:eastAsia="宋体" w:hAnsiTheme="majorEastAsia" w:cstheme="minorBidi" w:hint="eastAsia"/>
          <w:szCs w:val="24"/>
        </w:rPr>
        <w:t>，</w:t>
      </w:r>
      <w:r w:rsidR="00E53643" w:rsidRPr="004F38FC">
        <w:rPr>
          <w:rFonts w:eastAsia="宋体" w:hAnsiTheme="majorEastAsia" w:cstheme="minorBidi" w:hint="eastAsia"/>
          <w:szCs w:val="24"/>
          <w:lang w:val="zh-CN"/>
        </w:rPr>
        <w:t>对可选的</w:t>
      </w:r>
      <w:r w:rsidR="00E53643" w:rsidRPr="004F38FC">
        <w:rPr>
          <w:rFonts w:eastAsia="宋体" w:cstheme="minorBidi"/>
          <w:szCs w:val="24"/>
        </w:rPr>
        <w:t>Java</w:t>
      </w:r>
      <w:r w:rsidR="00E53643" w:rsidRPr="004F38FC">
        <w:rPr>
          <w:rFonts w:eastAsia="宋体" w:hAnsiTheme="majorEastAsia" w:cstheme="minorBidi" w:hint="eastAsia"/>
          <w:szCs w:val="24"/>
          <w:lang w:val="zh-CN"/>
        </w:rPr>
        <w:t>包</w:t>
      </w:r>
      <w:r w:rsidR="00E53643" w:rsidRPr="004F38FC">
        <w:rPr>
          <w:rFonts w:eastAsia="宋体" w:hAnsiTheme="majorEastAsia" w:cstheme="minorBidi" w:hint="eastAsia"/>
          <w:szCs w:val="24"/>
        </w:rPr>
        <w:t>（</w:t>
      </w:r>
      <w:r w:rsidR="00E53643" w:rsidRPr="004F38FC">
        <w:rPr>
          <w:rFonts w:eastAsia="宋体" w:hAnsiTheme="majorEastAsia" w:cstheme="minorBidi" w:hint="eastAsia"/>
          <w:szCs w:val="24"/>
          <w:lang w:val="zh-CN"/>
        </w:rPr>
        <w:t>拓展库</w:t>
      </w:r>
      <w:r w:rsidR="00E53643" w:rsidRPr="004F38FC">
        <w:rPr>
          <w:rFonts w:eastAsia="宋体" w:hAnsiTheme="majorEastAsia" w:cstheme="minorBidi" w:hint="eastAsia"/>
          <w:szCs w:val="24"/>
        </w:rPr>
        <w:t>）</w:t>
      </w:r>
      <w:r w:rsidR="00E53643" w:rsidRPr="004F38FC">
        <w:rPr>
          <w:rFonts w:eastAsia="宋体" w:hAnsiTheme="majorEastAsia" w:cstheme="minorBidi" w:hint="eastAsia"/>
          <w:szCs w:val="24"/>
          <w:lang w:val="zh-CN"/>
        </w:rPr>
        <w:t>赋予</w:t>
      </w:r>
      <w:r w:rsidR="00E53643" w:rsidRPr="00E53643">
        <w:rPr>
          <w:rStyle w:val="Char6"/>
          <w:rFonts w:eastAsia="宋体"/>
        </w:rPr>
        <w:t>AllPermission</w:t>
      </w:r>
      <w:r w:rsidR="00E53643" w:rsidRPr="004F38FC">
        <w:rPr>
          <w:rFonts w:eastAsia="宋体" w:hAnsiTheme="majorEastAsia" w:cstheme="minorBidi" w:hint="eastAsia"/>
          <w:szCs w:val="24"/>
          <w:lang w:val="zh-CN"/>
        </w:rPr>
        <w:t>权限是常见并可以接受的做法</w:t>
      </w:r>
      <w:r w:rsidR="00661225" w:rsidRPr="00152894">
        <w:rPr>
          <w:rFonts w:eastAsia="宋体" w:hAnsiTheme="majorEastAsia" w:cstheme="minorBidi" w:hint="eastAsia"/>
          <w:szCs w:val="24"/>
        </w:rPr>
        <w:t>：</w:t>
      </w:r>
    </w:p>
    <w:p w:rsidR="007D3090" w:rsidRPr="001B3688" w:rsidRDefault="007D3090" w:rsidP="001B3688">
      <w:pPr>
        <w:pStyle w:val="aff"/>
        <w:rPr>
          <w:color w:val="3F7F5F"/>
        </w:rPr>
      </w:pPr>
      <w:r w:rsidRPr="001B3688">
        <w:rPr>
          <w:color w:val="3F7F5F"/>
        </w:rPr>
        <w:t>// Standard extensions extend the core platform and are granted all permissions by default</w:t>
      </w:r>
    </w:p>
    <w:p w:rsidR="007D3090" w:rsidRDefault="007D3090" w:rsidP="001B3688">
      <w:pPr>
        <w:pStyle w:val="aff"/>
      </w:pPr>
      <w:r w:rsidRPr="007D3090">
        <w:t xml:space="preserve">grant codeBase </w:t>
      </w:r>
      <w:r w:rsidRPr="003F1EDD">
        <w:rPr>
          <w:color w:val="2A00FF"/>
        </w:rPr>
        <w:t>"file:${{java.ext.dirs}}/*"</w:t>
      </w:r>
      <w:r w:rsidRPr="007D3090">
        <w:t xml:space="preserve"> </w:t>
      </w:r>
    </w:p>
    <w:p w:rsidR="007D3090" w:rsidRPr="007D3090" w:rsidRDefault="007D3090" w:rsidP="001B3688">
      <w:pPr>
        <w:pStyle w:val="aff"/>
      </w:pPr>
      <w:r w:rsidRPr="007D3090">
        <w:t>{</w:t>
      </w:r>
    </w:p>
    <w:p w:rsidR="007D3090" w:rsidRPr="007D3090" w:rsidRDefault="007D3090" w:rsidP="001B3688">
      <w:pPr>
        <w:pStyle w:val="aff"/>
      </w:pPr>
      <w:r w:rsidRPr="007D3090">
        <w:t xml:space="preserve">  </w:t>
      </w:r>
      <w:r w:rsidR="00714878">
        <w:rPr>
          <w:rFonts w:hint="eastAsia"/>
        </w:rPr>
        <w:t xml:space="preserve">  </w:t>
      </w:r>
      <w:r w:rsidRPr="007D3090">
        <w:t>permission java.security.AllPermission;</w:t>
      </w:r>
    </w:p>
    <w:p w:rsidR="00C26DE2" w:rsidRPr="001D2224" w:rsidRDefault="007D3090" w:rsidP="00E86F5E">
      <w:pPr>
        <w:pStyle w:val="aff"/>
      </w:pPr>
      <w:r w:rsidRPr="007D3090">
        <w:t>};</w:t>
      </w:r>
    </w:p>
    <w:p w:rsidR="009D67E9" w:rsidRPr="00415CD8" w:rsidRDefault="00152894" w:rsidP="001C122A">
      <w:pPr>
        <w:pStyle w:val="2"/>
        <w:rPr>
          <w:rFonts w:ascii="Arial" w:hAnsi="Arial" w:cs="Arial"/>
        </w:rPr>
      </w:pPr>
      <w:bookmarkStart w:id="111" w:name="_Toc376550039"/>
      <w:bookmarkStart w:id="112" w:name="_Toc435437921"/>
      <w:r>
        <w:rPr>
          <w:rFonts w:eastAsiaTheme="minorEastAsia" w:hint="eastAsia"/>
        </w:rPr>
        <w:t>规则</w:t>
      </w:r>
      <w:r w:rsidR="007D3715">
        <w:rPr>
          <w:rFonts w:hint="eastAsia"/>
        </w:rPr>
        <w:t xml:space="preserve"> 6.3</w:t>
      </w:r>
      <w:r w:rsidR="004B62A5">
        <w:rPr>
          <w:rFonts w:eastAsiaTheme="minorEastAsia" w:hint="eastAsia"/>
        </w:rPr>
        <w:t xml:space="preserve"> </w:t>
      </w:r>
      <w:r w:rsidR="00BB6CB6" w:rsidRPr="00BB6CB6">
        <w:rPr>
          <w:rFonts w:ascii="宋体" w:eastAsia="宋体" w:hAnsi="宋体" w:cs="宋体" w:hint="eastAsia"/>
        </w:rPr>
        <w:t>不要禁用字节码验证</w:t>
      </w:r>
      <w:bookmarkEnd w:id="111"/>
      <w:bookmarkEnd w:id="112"/>
    </w:p>
    <w:p w:rsidR="009606C2" w:rsidRPr="0080325E" w:rsidRDefault="00057914" w:rsidP="009606C2">
      <w:pPr>
        <w:rPr>
          <w:rFonts w:eastAsiaTheme="minorEastAsia"/>
          <w:b/>
        </w:rPr>
      </w:pPr>
      <w:r>
        <w:rPr>
          <w:rFonts w:eastAsiaTheme="minorEastAsia" w:hint="eastAsia"/>
          <w:b/>
        </w:rPr>
        <w:t>说明：</w:t>
      </w:r>
      <w:r w:rsidR="00E86386" w:rsidRPr="00853F47">
        <w:rPr>
          <w:rFonts w:eastAsia="宋体"/>
        </w:rPr>
        <w:t>Java</w:t>
      </w:r>
      <w:r w:rsidR="00E86386" w:rsidRPr="00853F47">
        <w:rPr>
          <w:rFonts w:eastAsia="宋体" w:hint="eastAsia"/>
        </w:rPr>
        <w:t>字节码验证器是</w:t>
      </w:r>
      <w:r w:rsidR="00E86386" w:rsidRPr="00853F47">
        <w:rPr>
          <w:rFonts w:eastAsia="宋体"/>
        </w:rPr>
        <w:t>JVM</w:t>
      </w:r>
      <w:r w:rsidR="00E86386" w:rsidRPr="00853F47">
        <w:rPr>
          <w:rFonts w:eastAsia="宋体" w:hint="eastAsia"/>
        </w:rPr>
        <w:t>的一个内部组件，负责检测不合规的</w:t>
      </w:r>
      <w:r w:rsidR="00E86386" w:rsidRPr="00853F47">
        <w:rPr>
          <w:rFonts w:eastAsia="宋体"/>
        </w:rPr>
        <w:t>Java</w:t>
      </w:r>
      <w:r w:rsidR="00E86386" w:rsidRPr="00853F47">
        <w:rPr>
          <w:rFonts w:eastAsia="宋体" w:hint="eastAsia"/>
        </w:rPr>
        <w:t>字节码。</w:t>
      </w:r>
      <w:r w:rsidR="00853F47" w:rsidRPr="00853F47">
        <w:rPr>
          <w:rFonts w:eastAsia="宋体" w:hint="eastAsia"/>
        </w:rPr>
        <w:t>包括确保</w:t>
      </w:r>
      <w:r w:rsidR="00853F47" w:rsidRPr="00853F47">
        <w:rPr>
          <w:rFonts w:eastAsia="宋体"/>
        </w:rPr>
        <w:t>class</w:t>
      </w:r>
      <w:r w:rsidR="00853F47">
        <w:rPr>
          <w:rFonts w:eastAsia="宋体" w:hint="eastAsia"/>
        </w:rPr>
        <w:t>文件的格式正确性、没有出现非法的类型转换、不会出现调用</w:t>
      </w:r>
      <w:r w:rsidR="00853F47" w:rsidRPr="00853F47">
        <w:rPr>
          <w:rFonts w:eastAsia="宋体" w:hint="eastAsia"/>
        </w:rPr>
        <w:t>栈下溢，</w:t>
      </w:r>
      <w:r w:rsidR="00853F47">
        <w:rPr>
          <w:rFonts w:eastAsia="宋体" w:hint="eastAsia"/>
        </w:rPr>
        <w:t>以及确保每个方法最终都会</w:t>
      </w:r>
      <w:r w:rsidR="00286894">
        <w:rPr>
          <w:rFonts w:eastAsia="宋体" w:hint="eastAsia"/>
        </w:rPr>
        <w:t>移除它推入栈的任何内容</w:t>
      </w:r>
      <w:r w:rsidR="00853F47" w:rsidRPr="00853F47">
        <w:rPr>
          <w:rFonts w:eastAsia="宋体" w:hint="eastAsia"/>
        </w:rPr>
        <w:t>。</w:t>
      </w:r>
      <w:r w:rsidR="006D77DE" w:rsidRPr="004F38FC">
        <w:rPr>
          <w:rFonts w:eastAsia="宋体" w:hAnsiTheme="majorEastAsia" w:hint="eastAsia"/>
          <w:szCs w:val="24"/>
          <w:lang w:val="zh-CN"/>
        </w:rPr>
        <w:t>用户通常觉得从可信的源获取的</w:t>
      </w:r>
      <w:r w:rsidR="006D77DE" w:rsidRPr="004F38FC">
        <w:rPr>
          <w:rFonts w:eastAsia="宋体"/>
          <w:szCs w:val="24"/>
          <w:lang w:val="zh-CN"/>
        </w:rPr>
        <w:t>Java class</w:t>
      </w:r>
      <w:r w:rsidR="006D77DE">
        <w:rPr>
          <w:rFonts w:eastAsia="宋体" w:hAnsiTheme="majorEastAsia" w:hint="eastAsia"/>
          <w:szCs w:val="24"/>
          <w:lang w:val="zh-CN"/>
        </w:rPr>
        <w:t>文件</w:t>
      </w:r>
      <w:r w:rsidR="006B1FA7">
        <w:rPr>
          <w:rFonts w:eastAsia="宋体" w:hAnsiTheme="majorEastAsia" w:hint="eastAsia"/>
          <w:szCs w:val="24"/>
          <w:lang w:val="zh-CN"/>
        </w:rPr>
        <w:t>是合规的，所以执行起来也是安全的，误以为</w:t>
      </w:r>
      <w:r w:rsidR="00EC632E" w:rsidRPr="004F38FC">
        <w:rPr>
          <w:rFonts w:eastAsia="宋体" w:hAnsiTheme="majorEastAsia" w:hint="eastAsia"/>
          <w:szCs w:val="24"/>
          <w:lang w:val="zh-CN"/>
        </w:rPr>
        <w:t>字节码</w:t>
      </w:r>
      <w:r w:rsidR="00EC632E">
        <w:rPr>
          <w:rFonts w:eastAsia="宋体" w:hAnsiTheme="majorEastAsia" w:hint="eastAsia"/>
          <w:szCs w:val="24"/>
          <w:lang w:val="zh-CN"/>
        </w:rPr>
        <w:t>验证对于这些</w:t>
      </w:r>
      <w:r w:rsidR="00EC632E" w:rsidRPr="004F38FC">
        <w:rPr>
          <w:rFonts w:eastAsia="宋体" w:hAnsiTheme="majorEastAsia" w:hint="eastAsia"/>
          <w:szCs w:val="24"/>
          <w:lang w:val="zh-CN"/>
        </w:rPr>
        <w:t>类</w:t>
      </w:r>
      <w:r w:rsidR="00EC632E">
        <w:rPr>
          <w:rFonts w:eastAsia="宋体" w:hAnsiTheme="majorEastAsia" w:hint="eastAsia"/>
          <w:szCs w:val="24"/>
          <w:lang w:val="zh-CN"/>
        </w:rPr>
        <w:t>来说是</w:t>
      </w:r>
      <w:r w:rsidR="00EC632E" w:rsidRPr="004F38FC">
        <w:rPr>
          <w:rFonts w:eastAsia="宋体" w:hAnsiTheme="majorEastAsia" w:hint="eastAsia"/>
          <w:szCs w:val="24"/>
          <w:lang w:val="zh-CN"/>
        </w:rPr>
        <w:t>多余的</w:t>
      </w:r>
      <w:r w:rsidR="009219DF">
        <w:rPr>
          <w:rFonts w:eastAsia="宋体" w:hAnsiTheme="majorEastAsia" w:hint="eastAsia"/>
          <w:szCs w:val="24"/>
          <w:lang w:val="zh-CN"/>
        </w:rPr>
        <w:t>。</w:t>
      </w:r>
      <w:r w:rsidR="00A10945" w:rsidRPr="004F38FC">
        <w:rPr>
          <w:rFonts w:eastAsia="宋体" w:hAnsiTheme="majorEastAsia" w:hint="eastAsia"/>
          <w:szCs w:val="24"/>
          <w:lang w:val="zh-CN"/>
        </w:rPr>
        <w:t>结果，用户可能会禁用字节码验证，破坏</w:t>
      </w:r>
      <w:r w:rsidR="00A10945" w:rsidRPr="004F38FC">
        <w:rPr>
          <w:rFonts w:eastAsia="宋体"/>
          <w:szCs w:val="24"/>
          <w:lang w:val="zh-CN"/>
        </w:rPr>
        <w:t>Java</w:t>
      </w:r>
      <w:r w:rsidR="00A10945" w:rsidRPr="004F38FC">
        <w:rPr>
          <w:rFonts w:eastAsia="宋体" w:hAnsiTheme="majorEastAsia" w:hint="eastAsia"/>
          <w:szCs w:val="24"/>
          <w:lang w:val="zh-CN"/>
        </w:rPr>
        <w:t>的安全性以及安全保障。字节码验证器</w:t>
      </w:r>
      <w:r w:rsidR="00A10945">
        <w:rPr>
          <w:rFonts w:eastAsia="宋体" w:hAnsiTheme="majorEastAsia" w:hint="eastAsia"/>
          <w:szCs w:val="24"/>
          <w:lang w:val="zh-CN"/>
        </w:rPr>
        <w:t>一定不能被禁用</w:t>
      </w:r>
      <w:r w:rsidR="00A10945" w:rsidRPr="004F38FC">
        <w:rPr>
          <w:rFonts w:eastAsia="宋体" w:hAnsiTheme="majorEastAsia" w:hint="eastAsia"/>
          <w:szCs w:val="24"/>
          <w:lang w:val="zh-CN"/>
        </w:rPr>
        <w:t>。</w:t>
      </w:r>
    </w:p>
    <w:p w:rsidR="009606C2" w:rsidRPr="00C730B3" w:rsidRDefault="006D4BD7" w:rsidP="009606C2">
      <w:pPr>
        <w:pStyle w:val="aff0"/>
      </w:pPr>
      <w:r>
        <w:rPr>
          <w:rFonts w:hint="eastAsia"/>
          <w:u w:color="000000"/>
        </w:rPr>
        <w:t>错误示例：</w:t>
      </w:r>
    </w:p>
    <w:p w:rsidR="009606C2" w:rsidRPr="00A82112" w:rsidRDefault="009606C2" w:rsidP="009606C2">
      <w:pPr>
        <w:pStyle w:val="afe"/>
      </w:pPr>
      <w:r w:rsidRPr="00A82112">
        <w:t xml:space="preserve">java </w:t>
      </w:r>
      <w:r w:rsidRPr="002E0D9F">
        <w:t>-Xverify</w:t>
      </w:r>
      <w:r w:rsidRPr="00A82112">
        <w:t xml:space="preserve">:none </w:t>
      </w:r>
      <w:r w:rsidRPr="002E0D9F">
        <w:t>ApplicationName</w:t>
      </w:r>
    </w:p>
    <w:p w:rsidR="009606C2" w:rsidRDefault="009A3369" w:rsidP="00127F6B">
      <w:pPr>
        <w:rPr>
          <w:rFonts w:eastAsiaTheme="minorEastAsia"/>
        </w:rPr>
      </w:pPr>
      <w:r w:rsidRPr="004F38FC">
        <w:rPr>
          <w:rFonts w:eastAsia="宋体" w:hint="eastAsia"/>
          <w:lang w:val="zh-CN"/>
        </w:rPr>
        <w:t>字节码验证程序默认会被</w:t>
      </w:r>
      <w:r w:rsidRPr="004F38FC">
        <w:rPr>
          <w:rFonts w:eastAsia="宋体"/>
        </w:rPr>
        <w:t>JVM</w:t>
      </w:r>
      <w:r w:rsidRPr="004F38FC">
        <w:rPr>
          <w:rFonts w:eastAsia="宋体" w:hint="eastAsia"/>
          <w:lang w:val="zh-CN"/>
        </w:rPr>
        <w:t>所执行。</w:t>
      </w:r>
      <w:r w:rsidRPr="004F38FC">
        <w:rPr>
          <w:rFonts w:eastAsia="宋体"/>
        </w:rPr>
        <w:t>JVM</w:t>
      </w:r>
      <w:r w:rsidRPr="004F38FC">
        <w:rPr>
          <w:rFonts w:eastAsia="宋体" w:hint="eastAsia"/>
          <w:lang w:val="zh-CN"/>
        </w:rPr>
        <w:t>命令行参数</w:t>
      </w:r>
      <w:r w:rsidRPr="004F38FC">
        <w:rPr>
          <w:rFonts w:eastAsia="宋体"/>
        </w:rPr>
        <w:t>-Xverify:none</w:t>
      </w:r>
      <w:r w:rsidRPr="004F38FC">
        <w:rPr>
          <w:rFonts w:eastAsia="宋体" w:hint="eastAsia"/>
          <w:lang w:val="zh-CN"/>
        </w:rPr>
        <w:t>会让</w:t>
      </w:r>
      <w:r w:rsidRPr="004F38FC">
        <w:rPr>
          <w:rFonts w:eastAsia="宋体"/>
        </w:rPr>
        <w:t>JVM</w:t>
      </w:r>
      <w:r w:rsidRPr="004F38FC">
        <w:rPr>
          <w:rFonts w:eastAsia="宋体" w:hint="eastAsia"/>
          <w:lang w:val="zh-CN"/>
        </w:rPr>
        <w:t>抑制字节码验证过程。在这个错误代码示例中，就使用了这个参数来禁用字节码验证。</w:t>
      </w:r>
    </w:p>
    <w:p w:rsidR="00454996" w:rsidRPr="008709A5" w:rsidRDefault="00127F6B" w:rsidP="008709A5">
      <w:pPr>
        <w:pStyle w:val="aff0"/>
      </w:pPr>
      <w:r>
        <w:rPr>
          <w:rFonts w:hint="eastAsia"/>
        </w:rPr>
        <w:t>正确示例</w:t>
      </w:r>
      <w:r>
        <w:rPr>
          <w:rFonts w:hint="eastAsia"/>
        </w:rPr>
        <w:t xml:space="preserve"> </w:t>
      </w:r>
      <w:r>
        <w:rPr>
          <w:rFonts w:hint="eastAsia"/>
        </w:rPr>
        <w:t>（默认开启验证）：</w:t>
      </w:r>
    </w:p>
    <w:p w:rsidR="00454996" w:rsidRDefault="008709A5" w:rsidP="008709A5">
      <w:pPr>
        <w:pStyle w:val="afe"/>
      </w:pPr>
      <w:r>
        <w:t xml:space="preserve">java </w:t>
      </w:r>
      <w:r w:rsidRPr="005D5E51">
        <w:t>ApplicationName</w:t>
      </w:r>
    </w:p>
    <w:p w:rsidR="008709A5" w:rsidRPr="00454996" w:rsidRDefault="00486096" w:rsidP="004B7657">
      <w:pPr>
        <w:rPr>
          <w:rFonts w:eastAsiaTheme="minorEastAsia"/>
        </w:rPr>
      </w:pPr>
      <w:r w:rsidRPr="004F38FC">
        <w:rPr>
          <w:rFonts w:eastAsia="宋体" w:hAnsiTheme="majorEastAsia" w:cstheme="minorBidi" w:hint="eastAsia"/>
          <w:szCs w:val="24"/>
          <w:lang w:val="zh-CN"/>
        </w:rPr>
        <w:lastRenderedPageBreak/>
        <w:t>字节码验证默认</w:t>
      </w:r>
      <w:r>
        <w:rPr>
          <w:rFonts w:eastAsia="宋体" w:hAnsiTheme="majorEastAsia" w:cstheme="minorBidi" w:hint="eastAsia"/>
          <w:szCs w:val="24"/>
          <w:lang w:val="zh-CN"/>
        </w:rPr>
        <w:t>就是</w:t>
      </w:r>
      <w:r w:rsidRPr="004F38FC">
        <w:rPr>
          <w:rFonts w:eastAsia="宋体" w:hAnsiTheme="majorEastAsia" w:cstheme="minorBidi" w:hint="eastAsia"/>
          <w:szCs w:val="24"/>
          <w:lang w:val="zh-CN"/>
        </w:rPr>
        <w:t>启用</w:t>
      </w:r>
      <w:r>
        <w:rPr>
          <w:rFonts w:eastAsia="宋体" w:hAnsiTheme="majorEastAsia" w:cstheme="minorBidi" w:hint="eastAsia"/>
          <w:szCs w:val="24"/>
          <w:lang w:val="zh-CN"/>
        </w:rPr>
        <w:t>的</w:t>
      </w:r>
      <w:r w:rsidRPr="004F38FC">
        <w:rPr>
          <w:rFonts w:eastAsia="宋体" w:hAnsiTheme="majorEastAsia" w:cstheme="minorBidi" w:hint="eastAsia"/>
          <w:szCs w:val="24"/>
          <w:lang w:val="zh-CN"/>
        </w:rPr>
        <w:t>。</w:t>
      </w:r>
    </w:p>
    <w:p w:rsidR="009606C2" w:rsidRPr="004B7657" w:rsidRDefault="000F7683" w:rsidP="004B7657">
      <w:pPr>
        <w:pStyle w:val="aff0"/>
      </w:pPr>
      <w:r>
        <w:rPr>
          <w:rFonts w:hint="eastAsia"/>
        </w:rPr>
        <w:t>正确示例</w:t>
      </w:r>
      <w:r>
        <w:rPr>
          <w:rFonts w:hint="eastAsia"/>
        </w:rPr>
        <w:t xml:space="preserve"> </w:t>
      </w:r>
      <w:r>
        <w:rPr>
          <w:rFonts w:hint="eastAsia"/>
        </w:rPr>
        <w:t>（</w:t>
      </w:r>
      <w:r w:rsidR="005D0DD6">
        <w:rPr>
          <w:rFonts w:hint="eastAsia"/>
        </w:rPr>
        <w:t>显式启用验证</w:t>
      </w:r>
      <w:r>
        <w:rPr>
          <w:rFonts w:hint="eastAsia"/>
        </w:rPr>
        <w:t>）：</w:t>
      </w:r>
    </w:p>
    <w:p w:rsidR="009606C2" w:rsidRPr="005D5E51" w:rsidRDefault="009606C2" w:rsidP="009606C2">
      <w:pPr>
        <w:pStyle w:val="afe"/>
      </w:pPr>
      <w:r w:rsidRPr="005D5E51">
        <w:t>java -Xverify:all ApplicationName</w:t>
      </w:r>
    </w:p>
    <w:p w:rsidR="003B46F2" w:rsidRDefault="004F6188" w:rsidP="009606C2">
      <w:pPr>
        <w:rPr>
          <w:rFonts w:eastAsiaTheme="minorEastAsia"/>
        </w:rPr>
      </w:pPr>
      <w:r w:rsidRPr="004F38FC">
        <w:rPr>
          <w:rFonts w:eastAsia="宋体" w:hAnsiTheme="majorEastAsia" w:cstheme="minorBidi" w:hint="eastAsia"/>
          <w:szCs w:val="24"/>
          <w:lang w:val="zh-CN"/>
        </w:rPr>
        <w:t>在命令行中配置</w:t>
      </w:r>
      <w:r w:rsidRPr="004F38FC">
        <w:rPr>
          <w:rFonts w:eastAsia="宋体" w:cstheme="minorBidi"/>
          <w:szCs w:val="24"/>
        </w:rPr>
        <w:t>-Xverify:all</w:t>
      </w:r>
      <w:r w:rsidRPr="004F38FC">
        <w:rPr>
          <w:rFonts w:eastAsia="宋体" w:hAnsiTheme="majorEastAsia" w:cstheme="minorBidi" w:hint="eastAsia"/>
          <w:szCs w:val="24"/>
          <w:lang w:val="zh-CN"/>
        </w:rPr>
        <w:t>参数</w:t>
      </w:r>
      <w:r>
        <w:rPr>
          <w:rFonts w:eastAsia="宋体" w:hAnsiTheme="majorEastAsia" w:cstheme="minorBidi" w:hint="eastAsia"/>
          <w:szCs w:val="24"/>
          <w:lang w:val="zh-CN"/>
        </w:rPr>
        <w:t>要求</w:t>
      </w:r>
      <w:r w:rsidRPr="004F38FC">
        <w:rPr>
          <w:rFonts w:eastAsia="宋体" w:cstheme="minorBidi"/>
          <w:szCs w:val="24"/>
        </w:rPr>
        <w:t>JVM</w:t>
      </w:r>
      <w:r>
        <w:rPr>
          <w:rFonts w:eastAsia="宋体" w:hAnsiTheme="majorEastAsia" w:cstheme="minorBidi" w:hint="eastAsia"/>
          <w:szCs w:val="24"/>
          <w:lang w:val="zh-CN"/>
        </w:rPr>
        <w:t>启用</w:t>
      </w:r>
      <w:r w:rsidRPr="004F38FC">
        <w:rPr>
          <w:rFonts w:eastAsia="宋体" w:hAnsiTheme="majorEastAsia" w:cstheme="minorBidi" w:hint="eastAsia"/>
          <w:szCs w:val="24"/>
          <w:lang w:val="zh-CN"/>
        </w:rPr>
        <w:t>字节码验证</w:t>
      </w:r>
      <w:r w:rsidRPr="004F38FC">
        <w:rPr>
          <w:rFonts w:eastAsia="宋体" w:hAnsiTheme="majorEastAsia" w:cstheme="minorBidi" w:hint="eastAsia"/>
          <w:szCs w:val="24"/>
        </w:rPr>
        <w:t>（</w:t>
      </w:r>
      <w:r w:rsidRPr="004F38FC">
        <w:rPr>
          <w:rFonts w:eastAsia="宋体" w:hAnsiTheme="majorEastAsia" w:cstheme="minorBidi" w:hint="eastAsia"/>
          <w:szCs w:val="24"/>
          <w:lang w:val="zh-CN"/>
        </w:rPr>
        <w:t>尽管可能之前是被禁用的</w:t>
      </w:r>
      <w:r w:rsidRPr="004F38FC">
        <w:rPr>
          <w:rFonts w:eastAsia="宋体" w:hAnsiTheme="majorEastAsia" w:cstheme="minorBidi" w:hint="eastAsia"/>
          <w:szCs w:val="24"/>
        </w:rPr>
        <w:t>）</w:t>
      </w:r>
      <w:r w:rsidRPr="004F38FC">
        <w:rPr>
          <w:rFonts w:eastAsia="宋体" w:hAnsiTheme="majorEastAsia" w:cstheme="minorBidi" w:hint="eastAsia"/>
          <w:szCs w:val="24"/>
          <w:lang w:val="zh-CN"/>
        </w:rPr>
        <w:t>。</w:t>
      </w:r>
    </w:p>
    <w:p w:rsidR="00554ABF" w:rsidRDefault="007035B6" w:rsidP="001C122A">
      <w:pPr>
        <w:pStyle w:val="2"/>
      </w:pPr>
      <w:bookmarkStart w:id="113" w:name="_Toc376550040"/>
      <w:bookmarkStart w:id="114" w:name="_Toc435437922"/>
      <w:r>
        <w:rPr>
          <w:rFonts w:eastAsiaTheme="minorEastAsia" w:hint="eastAsia"/>
        </w:rPr>
        <w:t>规则</w:t>
      </w:r>
      <w:r w:rsidR="00982C8A">
        <w:rPr>
          <w:rFonts w:hint="eastAsia"/>
        </w:rPr>
        <w:t xml:space="preserve"> 6.4</w:t>
      </w:r>
      <w:r w:rsidR="004B62A5">
        <w:rPr>
          <w:rFonts w:eastAsiaTheme="minorEastAsia" w:hint="eastAsia"/>
        </w:rPr>
        <w:t xml:space="preserve"> </w:t>
      </w:r>
      <w:r w:rsidR="00C77632" w:rsidRPr="00C77632">
        <w:rPr>
          <w:rFonts w:ascii="宋体" w:eastAsia="宋体" w:hAnsi="宋体" w:cs="宋体" w:hint="eastAsia"/>
        </w:rPr>
        <w:t>禁止部署</w:t>
      </w:r>
      <w:r w:rsidR="00C77632">
        <w:rPr>
          <w:rFonts w:ascii="宋体" w:eastAsia="宋体" w:hAnsi="宋体" w:cs="宋体" w:hint="eastAsia"/>
        </w:rPr>
        <w:t>的应用</w:t>
      </w:r>
      <w:r w:rsidR="00C77632" w:rsidRPr="00C77632">
        <w:rPr>
          <w:rFonts w:ascii="宋体" w:eastAsia="宋体" w:hAnsi="宋体" w:cs="宋体" w:hint="eastAsia"/>
        </w:rPr>
        <w:t>可被远程监控</w:t>
      </w:r>
      <w:bookmarkEnd w:id="113"/>
      <w:bookmarkEnd w:id="114"/>
    </w:p>
    <w:p w:rsidR="005872EC" w:rsidRPr="00E84AC2" w:rsidRDefault="00393624" w:rsidP="002D3D51">
      <w:pPr>
        <w:rPr>
          <w:rFonts w:eastAsiaTheme="minorEastAsia"/>
          <w:b/>
        </w:rPr>
      </w:pPr>
      <w:r>
        <w:rPr>
          <w:rFonts w:eastAsiaTheme="minorEastAsia" w:hint="eastAsia"/>
          <w:b/>
        </w:rPr>
        <w:t>说明：</w:t>
      </w:r>
      <w:r w:rsidR="00393E00" w:rsidRPr="004F38FC">
        <w:rPr>
          <w:rFonts w:eastAsia="宋体"/>
          <w:szCs w:val="24"/>
        </w:rPr>
        <w:t>Java</w:t>
      </w:r>
      <w:r w:rsidR="00393E00" w:rsidRPr="004F38FC">
        <w:rPr>
          <w:rFonts w:eastAsia="宋体" w:hAnsiTheme="majorEastAsia" w:hint="eastAsia"/>
          <w:szCs w:val="24"/>
          <w:lang w:val="zh-CN"/>
        </w:rPr>
        <w:t>提供了多种</w:t>
      </w:r>
      <w:r w:rsidR="00393E00" w:rsidRPr="004F38FC">
        <w:rPr>
          <w:rFonts w:eastAsia="宋体"/>
          <w:szCs w:val="24"/>
        </w:rPr>
        <w:t>API</w:t>
      </w:r>
      <w:r w:rsidR="00393E00" w:rsidRPr="004F38FC">
        <w:rPr>
          <w:rFonts w:eastAsia="宋体" w:hAnsiTheme="majorEastAsia" w:hint="eastAsia"/>
          <w:szCs w:val="24"/>
          <w:lang w:val="zh-CN"/>
        </w:rPr>
        <w:t>让外部程序来监控运行中的</w:t>
      </w:r>
      <w:r w:rsidR="00393E00" w:rsidRPr="004F38FC">
        <w:rPr>
          <w:rFonts w:eastAsia="宋体"/>
          <w:szCs w:val="24"/>
        </w:rPr>
        <w:t>Java</w:t>
      </w:r>
      <w:r w:rsidR="00393E00" w:rsidRPr="004F38FC">
        <w:rPr>
          <w:rFonts w:eastAsia="宋体" w:hAnsiTheme="majorEastAsia" w:hint="eastAsia"/>
          <w:szCs w:val="24"/>
          <w:lang w:val="zh-CN"/>
        </w:rPr>
        <w:t>程序</w:t>
      </w:r>
      <w:r w:rsidR="00393E00">
        <w:rPr>
          <w:rFonts w:eastAsia="宋体" w:hAnsiTheme="majorEastAsia" w:hint="eastAsia"/>
          <w:szCs w:val="24"/>
        </w:rPr>
        <w:t>。</w:t>
      </w:r>
      <w:r w:rsidR="00DB34BF">
        <w:rPr>
          <w:rFonts w:eastAsia="宋体" w:hAnsiTheme="majorEastAsia" w:hint="eastAsia"/>
          <w:szCs w:val="24"/>
        </w:rPr>
        <w:t>这些</w:t>
      </w:r>
      <w:r w:rsidR="00DB34BF">
        <w:rPr>
          <w:rFonts w:eastAsia="宋体" w:hAnsiTheme="majorEastAsia" w:hint="eastAsia"/>
          <w:szCs w:val="24"/>
        </w:rPr>
        <w:t>API</w:t>
      </w:r>
      <w:r w:rsidR="00DB34BF">
        <w:rPr>
          <w:rFonts w:eastAsia="宋体" w:hAnsiTheme="majorEastAsia" w:hint="eastAsia"/>
          <w:szCs w:val="24"/>
        </w:rPr>
        <w:t>也</w:t>
      </w:r>
      <w:r w:rsidR="00DB34BF" w:rsidRPr="004F38FC">
        <w:rPr>
          <w:rFonts w:eastAsia="宋体" w:hAnsiTheme="majorEastAsia" w:hint="eastAsia"/>
          <w:szCs w:val="24"/>
          <w:lang w:val="zh-CN"/>
        </w:rPr>
        <w:t>允许不同主机上的程序远程监控</w:t>
      </w:r>
      <w:r w:rsidR="00DB34BF" w:rsidRPr="004F38FC">
        <w:rPr>
          <w:rFonts w:eastAsia="宋体"/>
          <w:szCs w:val="24"/>
        </w:rPr>
        <w:t>Java</w:t>
      </w:r>
      <w:r w:rsidR="00DB34BF" w:rsidRPr="004F38FC">
        <w:rPr>
          <w:rFonts w:eastAsia="宋体" w:hAnsiTheme="majorEastAsia" w:hint="eastAsia"/>
          <w:szCs w:val="24"/>
          <w:lang w:val="zh-CN"/>
        </w:rPr>
        <w:t>程序。</w:t>
      </w:r>
      <w:r w:rsidR="00C759E5" w:rsidRPr="004F38FC">
        <w:rPr>
          <w:rFonts w:eastAsia="宋体" w:hAnsiTheme="majorEastAsia" w:hint="eastAsia"/>
          <w:szCs w:val="24"/>
          <w:lang w:val="zh-CN"/>
        </w:rPr>
        <w:t>这样的特征方便对程序进行调试或者对其性能进行调优。</w:t>
      </w:r>
      <w:r w:rsidR="00D86979" w:rsidRPr="004F38FC">
        <w:rPr>
          <w:rFonts w:eastAsia="宋体" w:hAnsiTheme="majorEastAsia" w:hint="eastAsia"/>
          <w:szCs w:val="24"/>
          <w:lang w:val="zh-CN"/>
        </w:rPr>
        <w:t>但是，如果一个</w:t>
      </w:r>
      <w:r w:rsidR="00D86979" w:rsidRPr="004F38FC">
        <w:rPr>
          <w:rFonts w:eastAsia="宋体"/>
          <w:szCs w:val="24"/>
          <w:lang w:val="zh-CN"/>
        </w:rPr>
        <w:t>Java</w:t>
      </w:r>
      <w:r w:rsidR="00D86979" w:rsidRPr="004F38FC">
        <w:rPr>
          <w:rFonts w:eastAsia="宋体" w:hAnsiTheme="majorEastAsia" w:hint="eastAsia"/>
          <w:szCs w:val="24"/>
          <w:lang w:val="zh-CN"/>
        </w:rPr>
        <w:t>程序被部署在生产环境中同时允许远程监控，攻击者很容易连接到</w:t>
      </w:r>
      <w:r w:rsidR="00D86979" w:rsidRPr="004F38FC">
        <w:rPr>
          <w:rFonts w:eastAsia="宋体"/>
          <w:szCs w:val="24"/>
          <w:lang w:val="zh-CN"/>
        </w:rPr>
        <w:t>JVM</w:t>
      </w:r>
      <w:r w:rsidR="00D86979" w:rsidRPr="004F38FC">
        <w:rPr>
          <w:rFonts w:eastAsia="宋体" w:hAnsiTheme="majorEastAsia" w:hint="eastAsia"/>
          <w:szCs w:val="24"/>
          <w:lang w:val="zh-CN"/>
        </w:rPr>
        <w:t>来监视这个</w:t>
      </w:r>
      <w:r w:rsidR="00D86979" w:rsidRPr="004F38FC">
        <w:rPr>
          <w:rFonts w:eastAsia="宋体"/>
          <w:szCs w:val="24"/>
          <w:lang w:val="zh-CN"/>
        </w:rPr>
        <w:t>Java</w:t>
      </w:r>
      <w:r w:rsidR="00D86979" w:rsidRPr="004F38FC">
        <w:rPr>
          <w:rFonts w:eastAsia="宋体" w:hAnsiTheme="majorEastAsia" w:hint="eastAsia"/>
          <w:szCs w:val="24"/>
          <w:lang w:val="zh-CN"/>
        </w:rPr>
        <w:t>程序的行为和数据</w:t>
      </w:r>
      <w:r w:rsidR="00D86979">
        <w:rPr>
          <w:rFonts w:eastAsia="宋体" w:hAnsiTheme="majorEastAsia" w:hint="eastAsia"/>
          <w:szCs w:val="24"/>
          <w:lang w:val="zh-CN"/>
        </w:rPr>
        <w:t>，</w:t>
      </w:r>
      <w:r w:rsidR="00D86979" w:rsidRPr="004F38FC">
        <w:rPr>
          <w:rFonts w:eastAsia="宋体" w:hAnsiTheme="majorEastAsia" w:hint="eastAsia"/>
          <w:szCs w:val="24"/>
          <w:lang w:val="zh-CN"/>
        </w:rPr>
        <w:t>包括所有潜在的敏感信息。攻击者也可以对程序的行为进行控制。</w:t>
      </w:r>
      <w:r w:rsidR="00D86979" w:rsidRPr="004F38FC">
        <w:rPr>
          <w:rFonts w:eastAsia="宋体"/>
          <w:szCs w:val="24"/>
        </w:rPr>
        <w:t xml:space="preserve"> </w:t>
      </w:r>
      <w:r w:rsidR="00D86979" w:rsidRPr="004F38FC">
        <w:rPr>
          <w:rFonts w:eastAsia="宋体" w:hAnsiTheme="majorEastAsia" w:hint="eastAsia"/>
          <w:szCs w:val="24"/>
          <w:lang w:val="zh-CN"/>
        </w:rPr>
        <w:t>因此，当</w:t>
      </w:r>
      <w:r w:rsidR="00D86979" w:rsidRPr="004F38FC">
        <w:rPr>
          <w:rFonts w:eastAsia="宋体"/>
          <w:szCs w:val="24"/>
          <w:lang w:val="zh-CN"/>
        </w:rPr>
        <w:t>Java</w:t>
      </w:r>
      <w:r w:rsidR="00D86979" w:rsidRPr="004F38FC">
        <w:rPr>
          <w:rFonts w:eastAsia="宋体" w:hAnsiTheme="majorEastAsia" w:hint="eastAsia"/>
          <w:szCs w:val="24"/>
          <w:lang w:val="zh-CN"/>
        </w:rPr>
        <w:t>程序运行在生产环境中时，必须禁用远程监控。</w:t>
      </w:r>
    </w:p>
    <w:p w:rsidR="00FB7884" w:rsidRDefault="00996BBF" w:rsidP="009C6FA5">
      <w:pPr>
        <w:pStyle w:val="aff0"/>
      </w:pPr>
      <w:r>
        <w:rPr>
          <w:rFonts w:hint="eastAsia"/>
          <w:u w:color="000000"/>
        </w:rPr>
        <w:t>错误示例</w:t>
      </w:r>
      <w:r>
        <w:rPr>
          <w:rFonts w:hint="eastAsia"/>
        </w:rPr>
        <w:t>（</w:t>
      </w:r>
      <w:r>
        <w:t>JVMTI</w:t>
      </w:r>
      <w:r>
        <w:rPr>
          <w:rFonts w:hint="eastAsia"/>
        </w:rPr>
        <w:t>）：</w:t>
      </w:r>
    </w:p>
    <w:p w:rsidR="00070545" w:rsidRPr="00B67D1F" w:rsidRDefault="00070545" w:rsidP="00EC2DCE">
      <w:pPr>
        <w:pStyle w:val="afe"/>
      </w:pPr>
      <w:r w:rsidRPr="00B67D1F">
        <w:t>${JDK_PATH}/bin/java -agentlib:</w:t>
      </w:r>
      <w:r w:rsidRPr="002E0D9F">
        <w:t>libname=options</w:t>
      </w:r>
      <w:r w:rsidRPr="00B67D1F">
        <w:t xml:space="preserve"> </w:t>
      </w:r>
      <w:r w:rsidRPr="002E0D9F">
        <w:t>ApplicationName</w:t>
      </w:r>
    </w:p>
    <w:p w:rsidR="00DA5002" w:rsidRPr="00CD6210" w:rsidRDefault="009451DE" w:rsidP="00DE4EA8">
      <w:r>
        <w:rPr>
          <w:rFonts w:eastAsia="宋体" w:hint="eastAsia"/>
          <w:lang w:val="zh-CN"/>
        </w:rPr>
        <w:t>在该错误</w:t>
      </w:r>
      <w:r w:rsidR="00DB4A05" w:rsidRPr="004F38FC">
        <w:rPr>
          <w:rFonts w:eastAsia="宋体" w:hint="eastAsia"/>
          <w:lang w:val="zh-CN"/>
        </w:rPr>
        <w:t>示例中</w:t>
      </w:r>
      <w:r w:rsidR="00DB4A05" w:rsidRPr="004F38FC">
        <w:rPr>
          <w:rFonts w:eastAsia="宋体" w:hint="eastAsia"/>
        </w:rPr>
        <w:t>，</w:t>
      </w:r>
      <w:r w:rsidR="00DB4A05" w:rsidRPr="004F38FC">
        <w:rPr>
          <w:rFonts w:eastAsia="宋体"/>
        </w:rPr>
        <w:t>JVM Tool Interface</w:t>
      </w:r>
      <w:r w:rsidR="00DB4A05" w:rsidRPr="004F38FC">
        <w:rPr>
          <w:rFonts w:eastAsia="宋体" w:hint="eastAsia"/>
        </w:rPr>
        <w:t>（</w:t>
      </w:r>
      <w:r w:rsidR="00DB4A05" w:rsidRPr="004F38FC">
        <w:rPr>
          <w:rFonts w:eastAsia="宋体"/>
        </w:rPr>
        <w:t>JVMTI</w:t>
      </w:r>
      <w:r w:rsidR="00DB4A05" w:rsidRPr="004F38FC">
        <w:rPr>
          <w:rFonts w:eastAsia="宋体" w:hint="eastAsia"/>
        </w:rPr>
        <w:t>）</w:t>
      </w:r>
      <w:r w:rsidR="00DB4A05" w:rsidRPr="004F38FC">
        <w:rPr>
          <w:rFonts w:eastAsia="宋体" w:hint="eastAsia"/>
          <w:lang w:val="zh-CN"/>
        </w:rPr>
        <w:t>通过代理来与运行中的</w:t>
      </w:r>
      <w:r w:rsidR="00DB4A05" w:rsidRPr="004F38FC">
        <w:rPr>
          <w:rFonts w:eastAsia="宋体"/>
        </w:rPr>
        <w:t>JVM</w:t>
      </w:r>
      <w:r w:rsidR="00DB4A05" w:rsidRPr="004F38FC">
        <w:rPr>
          <w:rFonts w:eastAsia="宋体" w:hint="eastAsia"/>
          <w:lang w:val="zh-CN"/>
        </w:rPr>
        <w:t>通信。</w:t>
      </w:r>
      <w:r w:rsidR="00CF5FFA" w:rsidRPr="004F38FC">
        <w:rPr>
          <w:rFonts w:eastAsia="宋体" w:hint="eastAsia"/>
          <w:lang w:val="zh-CN"/>
        </w:rPr>
        <w:t>这些代理通常是在</w:t>
      </w:r>
      <w:r w:rsidR="00CF5FFA" w:rsidRPr="006305A1">
        <w:rPr>
          <w:rFonts w:eastAsia="宋体"/>
        </w:rPr>
        <w:t>JVM</w:t>
      </w:r>
      <w:r w:rsidR="00CF5FFA" w:rsidRPr="004F38FC">
        <w:rPr>
          <w:rFonts w:eastAsia="宋体" w:hint="eastAsia"/>
          <w:lang w:val="zh-CN"/>
        </w:rPr>
        <w:t>启动的时候通过</w:t>
      </w:r>
      <w:r w:rsidR="00CF5FFA" w:rsidRPr="006305A1">
        <w:rPr>
          <w:rFonts w:eastAsia="宋体"/>
        </w:rPr>
        <w:t>Java</w:t>
      </w:r>
      <w:r w:rsidR="00CF5FFA" w:rsidRPr="004F38FC">
        <w:rPr>
          <w:rFonts w:eastAsia="宋体"/>
          <w:lang w:val="zh-CN"/>
        </w:rPr>
        <w:t>命令行参数</w:t>
      </w:r>
      <w:r w:rsidR="00CF5FFA" w:rsidRPr="006305A1">
        <w:rPr>
          <w:rStyle w:val="JavaChar"/>
          <w:rFonts w:eastAsia="宋体" w:cstheme="minorBidi"/>
          <w:szCs w:val="24"/>
        </w:rPr>
        <w:t>-</w:t>
      </w:r>
      <w:r w:rsidR="00CF5FFA" w:rsidRPr="006305A1">
        <w:rPr>
          <w:rFonts w:eastAsia="宋体"/>
        </w:rPr>
        <w:t>agentlib</w:t>
      </w:r>
      <w:r w:rsidR="00CF5FFA" w:rsidRPr="004F38FC">
        <w:rPr>
          <w:rFonts w:eastAsia="宋体" w:hint="eastAsia"/>
          <w:lang w:val="zh-CN"/>
        </w:rPr>
        <w:t>或者</w:t>
      </w:r>
      <w:r w:rsidR="00CF5FFA" w:rsidRPr="006305A1">
        <w:rPr>
          <w:rFonts w:eastAsia="宋体"/>
        </w:rPr>
        <w:t>-agentpath</w:t>
      </w:r>
      <w:r w:rsidR="00CF5FFA" w:rsidRPr="004F38FC">
        <w:rPr>
          <w:rFonts w:eastAsia="宋体" w:hint="eastAsia"/>
          <w:lang w:val="zh-CN"/>
        </w:rPr>
        <w:t>来</w:t>
      </w:r>
      <w:r w:rsidR="00CF5FFA" w:rsidRPr="00DE4EA8">
        <w:rPr>
          <w:rFonts w:eastAsia="宋体" w:hint="eastAsia"/>
        </w:rPr>
        <w:t>加载的</w:t>
      </w:r>
      <w:r w:rsidR="00CF5FFA" w:rsidRPr="006305A1">
        <w:rPr>
          <w:rStyle w:val="JavaChar"/>
          <w:rFonts w:ascii="宋体" w:eastAsia="宋体" w:hAnsi="宋体" w:cs="宋体" w:hint="eastAsia"/>
          <w:szCs w:val="24"/>
        </w:rPr>
        <w:t>，</w:t>
      </w:r>
      <w:r w:rsidR="00CF5FFA" w:rsidRPr="004F38FC">
        <w:rPr>
          <w:rFonts w:eastAsia="宋体"/>
          <w:lang w:val="zh-CN"/>
        </w:rPr>
        <w:t>从而允许</w:t>
      </w:r>
      <w:r w:rsidR="00CF5FFA" w:rsidRPr="006305A1">
        <w:rPr>
          <w:rFonts w:eastAsia="宋体"/>
        </w:rPr>
        <w:t>JVMTI</w:t>
      </w:r>
      <w:r w:rsidR="00CF5FFA" w:rsidRPr="004F38FC">
        <w:rPr>
          <w:rFonts w:eastAsia="宋体"/>
          <w:lang w:val="zh-CN"/>
        </w:rPr>
        <w:t>对应用程序进行监控</w:t>
      </w:r>
      <w:r w:rsidR="00CF5FFA" w:rsidRPr="004F38FC">
        <w:rPr>
          <w:rFonts w:eastAsia="宋体" w:hint="eastAsia"/>
          <w:lang w:val="zh-CN"/>
        </w:rPr>
        <w:t>。</w:t>
      </w:r>
    </w:p>
    <w:p w:rsidR="00395A7E" w:rsidRPr="00531167" w:rsidRDefault="0025612A" w:rsidP="00531167">
      <w:pPr>
        <w:pStyle w:val="aff0"/>
      </w:pPr>
      <w:r>
        <w:rPr>
          <w:rFonts w:hint="eastAsia"/>
          <w:u w:color="000000"/>
        </w:rPr>
        <w:t>错误示例</w:t>
      </w:r>
      <w:r>
        <w:rPr>
          <w:rFonts w:hint="eastAsia"/>
        </w:rPr>
        <w:t>（</w:t>
      </w:r>
      <w:r>
        <w:t>JVM</w:t>
      </w:r>
      <w:r>
        <w:rPr>
          <w:rFonts w:hint="eastAsia"/>
        </w:rPr>
        <w:t>监控）：</w:t>
      </w:r>
    </w:p>
    <w:p w:rsidR="004714AA" w:rsidRDefault="00D80BB6" w:rsidP="00DD0FAF">
      <w:pPr>
        <w:pStyle w:val="afe"/>
      </w:pPr>
      <w:r w:rsidRPr="00B67D1F">
        <w:t xml:space="preserve">${JDK_PATH}/bin/java </w:t>
      </w:r>
      <w:r w:rsidRPr="002E0D9F">
        <w:t>-Dcom.sun.management.jmxremote.port=8000</w:t>
      </w:r>
      <w:r w:rsidRPr="00B67D1F">
        <w:t xml:space="preserve"> </w:t>
      </w:r>
      <w:r w:rsidRPr="002E0D9F">
        <w:t>ApplicationName</w:t>
      </w:r>
    </w:p>
    <w:p w:rsidR="00F95663" w:rsidRPr="00CD6210" w:rsidRDefault="009D2B42" w:rsidP="002D3D51">
      <w:r>
        <w:rPr>
          <w:rFonts w:eastAsia="宋体" w:hAnsiTheme="majorEastAsia" w:cstheme="minorBidi" w:hint="eastAsia"/>
          <w:szCs w:val="24"/>
          <w:lang w:val="zh-CN"/>
        </w:rPr>
        <w:t>在以上错误</w:t>
      </w:r>
      <w:r w:rsidR="00EC1F64" w:rsidRPr="004F38FC">
        <w:rPr>
          <w:rFonts w:eastAsia="宋体" w:hAnsiTheme="majorEastAsia" w:cstheme="minorBidi" w:hint="eastAsia"/>
          <w:szCs w:val="24"/>
          <w:lang w:val="zh-CN"/>
        </w:rPr>
        <w:t>示例</w:t>
      </w:r>
      <w:r w:rsidR="00EC1F64" w:rsidRPr="004F38FC">
        <w:rPr>
          <w:rFonts w:eastAsia="宋体" w:hAnsiTheme="majorEastAsia" w:cstheme="minorBidi"/>
          <w:szCs w:val="24"/>
          <w:lang w:val="zh-CN"/>
        </w:rPr>
        <w:t>中</w:t>
      </w:r>
      <w:r w:rsidR="00EC1F64" w:rsidRPr="004F38FC">
        <w:rPr>
          <w:rFonts w:eastAsia="宋体" w:hAnsiTheme="majorEastAsia" w:cstheme="minorBidi" w:hint="eastAsia"/>
          <w:szCs w:val="24"/>
        </w:rPr>
        <w:t>，</w:t>
      </w:r>
      <w:r w:rsidR="00EC1F64" w:rsidRPr="004F38FC">
        <w:rPr>
          <w:rFonts w:eastAsia="宋体" w:hAnsiTheme="majorEastAsia" w:cstheme="minorBidi" w:hint="eastAsia"/>
          <w:szCs w:val="24"/>
          <w:lang w:val="zh-CN"/>
        </w:rPr>
        <w:t>用</w:t>
      </w:r>
      <w:r w:rsidR="00EC1F64" w:rsidRPr="004F38FC">
        <w:rPr>
          <w:rFonts w:eastAsia="宋体" w:hAnsiTheme="majorEastAsia" w:cstheme="minorBidi"/>
          <w:szCs w:val="24"/>
          <w:lang w:val="zh-CN"/>
        </w:rPr>
        <w:t>命令行参数使得</w:t>
      </w:r>
      <w:r w:rsidR="00EC1F64" w:rsidRPr="004F38FC">
        <w:rPr>
          <w:rFonts w:eastAsia="宋体" w:cstheme="minorBidi"/>
          <w:szCs w:val="24"/>
        </w:rPr>
        <w:t>JVM</w:t>
      </w:r>
      <w:r w:rsidR="00EC1F64" w:rsidRPr="004F38FC">
        <w:rPr>
          <w:rFonts w:eastAsia="宋体" w:hAnsiTheme="majorEastAsia" w:cstheme="minorBidi"/>
          <w:szCs w:val="24"/>
          <w:lang w:val="zh-CN"/>
        </w:rPr>
        <w:t>被允许在</w:t>
      </w:r>
      <w:r w:rsidR="00EC1F64" w:rsidRPr="004F38FC">
        <w:rPr>
          <w:rFonts w:eastAsia="宋体" w:cstheme="minorBidi"/>
          <w:szCs w:val="24"/>
        </w:rPr>
        <w:t>8000</w:t>
      </w:r>
      <w:r w:rsidR="00EC1F64" w:rsidRPr="004F38FC">
        <w:rPr>
          <w:rFonts w:eastAsia="宋体" w:hAnsiTheme="majorEastAsia" w:cstheme="minorBidi"/>
          <w:szCs w:val="24"/>
          <w:lang w:val="zh-CN"/>
        </w:rPr>
        <w:t>端口上进行远程监控</w:t>
      </w:r>
      <w:r w:rsidR="00EC1F64" w:rsidRPr="004F38FC">
        <w:rPr>
          <w:rFonts w:eastAsia="宋体" w:hAnsiTheme="majorEastAsia" w:cstheme="minorBidi" w:hint="eastAsia"/>
          <w:szCs w:val="24"/>
          <w:lang w:val="zh-CN"/>
        </w:rPr>
        <w:t>。如果密码强度很弱或者误用</w:t>
      </w:r>
      <w:r w:rsidR="00EC1F64" w:rsidRPr="004F38FC">
        <w:rPr>
          <w:rFonts w:eastAsia="宋体" w:cstheme="minorBidi"/>
          <w:szCs w:val="24"/>
          <w:lang w:val="zh-CN"/>
        </w:rPr>
        <w:t>SSL</w:t>
      </w:r>
      <w:r w:rsidR="00EC1F64" w:rsidRPr="004F38FC">
        <w:rPr>
          <w:rFonts w:eastAsia="宋体" w:hAnsiTheme="majorEastAsia" w:cstheme="minorBidi" w:hint="eastAsia"/>
          <w:szCs w:val="24"/>
          <w:lang w:val="zh-CN"/>
        </w:rPr>
        <w:t>协议，可能</w:t>
      </w:r>
      <w:r w:rsidR="005405CE">
        <w:rPr>
          <w:rFonts w:eastAsia="宋体" w:hAnsiTheme="majorEastAsia" w:cstheme="minorBidi" w:hint="eastAsia"/>
          <w:szCs w:val="24"/>
          <w:lang w:val="zh-CN"/>
        </w:rPr>
        <w:t>会</w:t>
      </w:r>
      <w:r w:rsidR="00EC1F64" w:rsidRPr="004F38FC">
        <w:rPr>
          <w:rFonts w:eastAsia="宋体" w:hAnsiTheme="majorEastAsia" w:cstheme="minorBidi" w:hint="eastAsia"/>
          <w:szCs w:val="24"/>
          <w:lang w:val="zh-CN"/>
        </w:rPr>
        <w:t>导致安全漏洞。</w:t>
      </w:r>
    </w:p>
    <w:p w:rsidR="00691B15" w:rsidRPr="00B67D1F" w:rsidRDefault="00897293" w:rsidP="002114A8">
      <w:pPr>
        <w:pStyle w:val="aff0"/>
      </w:pPr>
      <w:r>
        <w:rPr>
          <w:rFonts w:hint="eastAsia"/>
        </w:rPr>
        <w:t>正确示例：</w:t>
      </w:r>
    </w:p>
    <w:p w:rsidR="00F810C3" w:rsidRDefault="00960338" w:rsidP="004025E8">
      <w:pPr>
        <w:pStyle w:val="afe"/>
      </w:pPr>
      <w:r w:rsidRPr="004025E8">
        <w:t>${JDK_PATH}/bin/java -Djava.security.manager ApplicationName</w:t>
      </w:r>
    </w:p>
    <w:p w:rsidR="000065FE" w:rsidRPr="00A21D1B" w:rsidRDefault="0087776A" w:rsidP="004F6FC3">
      <w:pPr>
        <w:rPr>
          <w:rFonts w:eastAsiaTheme="minorEastAsia"/>
        </w:rPr>
      </w:pPr>
      <w:r w:rsidRPr="004F38FC">
        <w:rPr>
          <w:rFonts w:eastAsia="宋体"/>
          <w:lang w:val="zh-CN"/>
        </w:rPr>
        <w:t>上面的命令</w:t>
      </w:r>
      <w:r>
        <w:rPr>
          <w:rFonts w:eastAsia="宋体" w:hint="eastAsia"/>
          <w:lang w:val="zh-CN"/>
        </w:rPr>
        <w:t>行</w:t>
      </w:r>
      <w:r>
        <w:rPr>
          <w:rFonts w:eastAsia="宋体" w:hint="eastAsia"/>
        </w:rPr>
        <w:t>启动</w:t>
      </w:r>
      <w:r>
        <w:rPr>
          <w:rFonts w:eastAsia="宋体" w:hint="eastAsia"/>
        </w:rPr>
        <w:t>JVM</w:t>
      </w:r>
      <w:r>
        <w:rPr>
          <w:rFonts w:eastAsia="宋体" w:hint="eastAsia"/>
        </w:rPr>
        <w:t>时</w:t>
      </w:r>
      <w:r w:rsidRPr="004F38FC">
        <w:rPr>
          <w:rFonts w:eastAsia="宋体" w:hint="eastAsia"/>
        </w:rPr>
        <w:t>，</w:t>
      </w:r>
      <w:r>
        <w:rPr>
          <w:rFonts w:eastAsia="宋体" w:hint="eastAsia"/>
          <w:lang w:val="zh-CN"/>
        </w:rPr>
        <w:t>未启用任何代理。避免在生产设备</w:t>
      </w:r>
      <w:r w:rsidRPr="004F38FC">
        <w:rPr>
          <w:rFonts w:eastAsia="宋体" w:hint="eastAsia"/>
          <w:lang w:val="zh-CN"/>
        </w:rPr>
        <w:t>上使用</w:t>
      </w:r>
      <w:r w:rsidRPr="006305A1">
        <w:rPr>
          <w:rFonts w:eastAsia="宋体"/>
        </w:rPr>
        <w:t>-agentlib</w:t>
      </w:r>
      <w:r w:rsidRPr="006305A1">
        <w:rPr>
          <w:rFonts w:eastAsia="宋体" w:hint="eastAsia"/>
        </w:rPr>
        <w:t>，</w:t>
      </w:r>
      <w:r w:rsidRPr="006305A1">
        <w:rPr>
          <w:rFonts w:eastAsia="宋体"/>
        </w:rPr>
        <w:t xml:space="preserve"> -Xrunjdwp</w:t>
      </w:r>
      <w:r w:rsidRPr="006305A1">
        <w:rPr>
          <w:rFonts w:eastAsia="宋体" w:hint="eastAsia"/>
        </w:rPr>
        <w:t>，</w:t>
      </w:r>
      <w:r w:rsidRPr="004F38FC">
        <w:rPr>
          <w:rFonts w:eastAsia="宋体" w:hint="eastAsia"/>
          <w:lang w:val="zh-CN"/>
        </w:rPr>
        <w:t>和</w:t>
      </w:r>
      <w:r w:rsidRPr="006305A1">
        <w:rPr>
          <w:rFonts w:eastAsia="宋体"/>
        </w:rPr>
        <w:t>-Xdebug</w:t>
      </w:r>
      <w:r w:rsidRPr="004F38FC">
        <w:rPr>
          <w:rFonts w:eastAsia="宋体" w:hint="eastAsia"/>
          <w:lang w:val="zh-CN"/>
        </w:rPr>
        <w:t>命令行参数</w:t>
      </w:r>
      <w:r w:rsidRPr="006305A1">
        <w:rPr>
          <w:rFonts w:eastAsia="宋体" w:hint="eastAsia"/>
        </w:rPr>
        <w:t>，</w:t>
      </w:r>
      <w:r w:rsidRPr="004F38FC">
        <w:rPr>
          <w:rFonts w:eastAsia="宋体"/>
          <w:lang w:val="zh-CN"/>
        </w:rPr>
        <w:t>并且安装了默认的安全管理器。</w:t>
      </w:r>
    </w:p>
    <w:p w:rsidR="0050330D" w:rsidRDefault="004F6FC3" w:rsidP="00D86B3B">
      <w:pPr>
        <w:pStyle w:val="aff0"/>
      </w:pPr>
      <w:r>
        <w:rPr>
          <w:rFonts w:hint="eastAsia"/>
        </w:rPr>
        <w:t>例外情况：</w:t>
      </w:r>
    </w:p>
    <w:p w:rsidR="00D86B3B" w:rsidRPr="0097210E" w:rsidRDefault="009F03CC" w:rsidP="00D86B3B">
      <w:pPr>
        <w:rPr>
          <w:rFonts w:eastAsiaTheme="minorEastAsia"/>
        </w:rPr>
      </w:pPr>
      <w:r w:rsidRPr="004F38FC">
        <w:rPr>
          <w:rFonts w:eastAsia="宋体" w:hAnsiTheme="majorEastAsia" w:cstheme="minorBidi" w:hint="eastAsia"/>
          <w:szCs w:val="24"/>
          <w:lang w:val="zh-CN"/>
        </w:rPr>
        <w:t>对于一个</w:t>
      </w:r>
      <w:r w:rsidRPr="004F38FC">
        <w:rPr>
          <w:rFonts w:eastAsia="宋体" w:cstheme="minorBidi"/>
          <w:szCs w:val="24"/>
        </w:rPr>
        <w:t>Java</w:t>
      </w:r>
      <w:r w:rsidRPr="004F38FC">
        <w:rPr>
          <w:rFonts w:eastAsia="宋体" w:hAnsiTheme="majorEastAsia" w:cstheme="minorBidi" w:hint="eastAsia"/>
          <w:szCs w:val="24"/>
          <w:lang w:val="zh-CN"/>
        </w:rPr>
        <w:t>程序</w:t>
      </w:r>
      <w:r w:rsidRPr="004F38FC">
        <w:rPr>
          <w:rFonts w:eastAsia="宋体" w:hAnsiTheme="majorEastAsia" w:cstheme="minorBidi" w:hint="eastAsia"/>
          <w:szCs w:val="24"/>
        </w:rPr>
        <w:t>，</w:t>
      </w:r>
      <w:r>
        <w:rPr>
          <w:rFonts w:eastAsia="宋体" w:hAnsiTheme="majorEastAsia" w:cstheme="minorBidi" w:hint="eastAsia"/>
          <w:szCs w:val="24"/>
          <w:lang w:val="zh-CN"/>
        </w:rPr>
        <w:t>如果能保证本地信任边界外没有任何</w:t>
      </w:r>
      <w:r w:rsidRPr="004F38FC">
        <w:rPr>
          <w:rFonts w:eastAsia="宋体" w:hAnsiTheme="majorEastAsia" w:cstheme="minorBidi" w:hint="eastAsia"/>
          <w:szCs w:val="24"/>
          <w:lang w:val="zh-CN"/>
        </w:rPr>
        <w:t>程序可以访问该程序</w:t>
      </w:r>
      <w:r w:rsidRPr="004F38FC">
        <w:rPr>
          <w:rFonts w:eastAsia="宋体" w:hAnsiTheme="majorEastAsia" w:cstheme="minorBidi" w:hint="eastAsia"/>
          <w:szCs w:val="24"/>
        </w:rPr>
        <w:t>，</w:t>
      </w:r>
      <w:r>
        <w:rPr>
          <w:rFonts w:eastAsia="宋体" w:hAnsiTheme="majorEastAsia" w:cstheme="minorBidi" w:hint="eastAsia"/>
          <w:szCs w:val="24"/>
          <w:lang w:val="zh-CN"/>
        </w:rPr>
        <w:t>那么这个程序可</w:t>
      </w:r>
      <w:r w:rsidRPr="004F38FC">
        <w:rPr>
          <w:rFonts w:eastAsia="宋体" w:hAnsiTheme="majorEastAsia" w:cstheme="minorBidi" w:hint="eastAsia"/>
          <w:szCs w:val="24"/>
          <w:lang w:val="zh-CN"/>
        </w:rPr>
        <w:t>通过任意一种技术被远程监控。</w:t>
      </w:r>
      <w:r w:rsidR="004A3564" w:rsidRPr="004F38FC">
        <w:rPr>
          <w:rFonts w:eastAsia="宋体" w:hAnsiTheme="majorEastAsia" w:cstheme="minorBidi" w:hint="eastAsia"/>
          <w:szCs w:val="24"/>
          <w:lang w:val="zh-CN"/>
        </w:rPr>
        <w:t>例如，如果这个程序安装在一个本地网络上，该本地网络是完全可信的而且与所有不可信的网络不连通，</w:t>
      </w:r>
      <w:r w:rsidR="004A3564">
        <w:rPr>
          <w:rFonts w:eastAsia="宋体" w:hAnsiTheme="majorEastAsia" w:cstheme="minorBidi" w:hint="eastAsia"/>
          <w:szCs w:val="24"/>
          <w:lang w:val="zh-CN"/>
        </w:rPr>
        <w:t>包括</w:t>
      </w:r>
      <w:r w:rsidR="004A3564" w:rsidRPr="00A2791B">
        <w:rPr>
          <w:rFonts w:eastAsiaTheme="minorEastAsia"/>
        </w:rPr>
        <w:t>Internet</w:t>
      </w:r>
      <w:r w:rsidR="004A3564">
        <w:rPr>
          <w:rFonts w:eastAsiaTheme="minorEastAsia" w:hint="eastAsia"/>
        </w:rPr>
        <w:t>，那么远程监控是被允许的。</w:t>
      </w:r>
    </w:p>
    <w:p w:rsidR="00A2128A" w:rsidRDefault="00D25396" w:rsidP="001C122A">
      <w:pPr>
        <w:pStyle w:val="2"/>
      </w:pPr>
      <w:bookmarkStart w:id="115" w:name="_Toc376550041"/>
      <w:bookmarkStart w:id="116" w:name="_Toc435437923"/>
      <w:r>
        <w:rPr>
          <w:rFonts w:eastAsiaTheme="minorEastAsia" w:hint="eastAsia"/>
        </w:rPr>
        <w:t>规则</w:t>
      </w:r>
      <w:r w:rsidR="00C8056A" w:rsidRPr="005D0007">
        <w:t xml:space="preserve"> </w:t>
      </w:r>
      <w:r w:rsidR="00C21DA5">
        <w:rPr>
          <w:rFonts w:hint="eastAsia"/>
        </w:rPr>
        <w:t>6.</w:t>
      </w:r>
      <w:r w:rsidR="00C21DA5">
        <w:rPr>
          <w:rFonts w:eastAsiaTheme="minorEastAsia" w:hint="eastAsia"/>
        </w:rPr>
        <w:t>5</w:t>
      </w:r>
      <w:r w:rsidR="004B62A5">
        <w:rPr>
          <w:rFonts w:eastAsiaTheme="minorEastAsia" w:hint="eastAsia"/>
        </w:rPr>
        <w:t xml:space="preserve"> </w:t>
      </w:r>
      <w:r w:rsidR="00422D97" w:rsidRPr="00422D97">
        <w:rPr>
          <w:rFonts w:ascii="宋体" w:eastAsia="宋体" w:hAnsi="宋体" w:cs="宋体" w:hint="eastAsia"/>
        </w:rPr>
        <w:t>将</w:t>
      </w:r>
      <w:r w:rsidR="00422D97">
        <w:rPr>
          <w:rFonts w:ascii="宋体" w:eastAsia="宋体" w:hAnsi="宋体" w:cs="宋体" w:hint="eastAsia"/>
        </w:rPr>
        <w:t>所有安全</w:t>
      </w:r>
      <w:r w:rsidR="00422D97" w:rsidRPr="00422D97">
        <w:rPr>
          <w:rFonts w:ascii="宋体" w:eastAsia="宋体" w:hAnsi="宋体" w:cs="宋体" w:hint="eastAsia"/>
        </w:rPr>
        <w:t>敏感代码都放在一个</w:t>
      </w:r>
      <w:r w:rsidR="00422D97" w:rsidRPr="00422D97">
        <w:t>jar</w:t>
      </w:r>
      <w:r w:rsidR="00422D97">
        <w:rPr>
          <w:rFonts w:ascii="宋体" w:eastAsia="宋体" w:hAnsi="宋体" w:cs="宋体" w:hint="eastAsia"/>
        </w:rPr>
        <w:t>包中，</w:t>
      </w:r>
      <w:r w:rsidR="00422D97" w:rsidRPr="00422D97">
        <w:rPr>
          <w:rFonts w:ascii="宋体" w:eastAsia="宋体" w:hAnsi="宋体" w:cs="宋体" w:hint="eastAsia"/>
        </w:rPr>
        <w:t>签名再</w:t>
      </w:r>
      <w:r w:rsidR="00C06E51">
        <w:rPr>
          <w:rFonts w:ascii="宋体" w:eastAsia="宋体" w:hAnsi="宋体" w:cs="宋体" w:hint="eastAsia"/>
        </w:rPr>
        <w:t>密封</w:t>
      </w:r>
      <w:bookmarkEnd w:id="115"/>
      <w:bookmarkEnd w:id="116"/>
    </w:p>
    <w:p w:rsidR="00D768D1" w:rsidRPr="00B17125" w:rsidRDefault="002052F9" w:rsidP="00D768D1">
      <w:pPr>
        <w:rPr>
          <w:rFonts w:eastAsiaTheme="minorEastAsia"/>
        </w:rPr>
      </w:pPr>
      <w:r>
        <w:rPr>
          <w:rFonts w:eastAsiaTheme="minorEastAsia" w:hint="eastAsia"/>
          <w:b/>
        </w:rPr>
        <w:t>说明</w:t>
      </w:r>
      <w:r>
        <w:rPr>
          <w:rFonts w:eastAsiaTheme="minorEastAsia" w:hint="eastAsia"/>
        </w:rPr>
        <w:t>：</w:t>
      </w:r>
      <w:r w:rsidR="000D0E88">
        <w:rPr>
          <w:rFonts w:eastAsia="宋体" w:hAnsiTheme="majorEastAsia" w:hint="eastAsia"/>
          <w:szCs w:val="24"/>
          <w:lang w:val="zh-CN"/>
        </w:rPr>
        <w:t>若所有安全</w:t>
      </w:r>
      <w:r w:rsidR="000D0E88" w:rsidRPr="004F38FC">
        <w:rPr>
          <w:rFonts w:eastAsia="宋体" w:hAnsiTheme="majorEastAsia" w:hint="eastAsia"/>
          <w:szCs w:val="24"/>
          <w:lang w:val="zh-CN"/>
        </w:rPr>
        <w:t>敏感代码</w:t>
      </w:r>
      <w:r w:rsidR="000D0E88" w:rsidRPr="004F38FC">
        <w:rPr>
          <w:rFonts w:eastAsia="宋体" w:hAnsiTheme="majorEastAsia" w:hint="eastAsia"/>
          <w:szCs w:val="24"/>
        </w:rPr>
        <w:t>（</w:t>
      </w:r>
      <w:r w:rsidR="000D0E88" w:rsidRPr="004F38FC">
        <w:rPr>
          <w:rFonts w:eastAsia="宋体" w:hAnsiTheme="majorEastAsia" w:hint="eastAsia"/>
          <w:szCs w:val="24"/>
          <w:lang w:val="zh-CN"/>
        </w:rPr>
        <w:t>例如进行权限控制或者用户名密码校验的代码</w:t>
      </w:r>
      <w:r w:rsidR="000D0E88" w:rsidRPr="004F38FC">
        <w:rPr>
          <w:rFonts w:eastAsia="宋体" w:hAnsiTheme="majorEastAsia" w:hint="eastAsia"/>
          <w:szCs w:val="24"/>
        </w:rPr>
        <w:t>）</w:t>
      </w:r>
      <w:r w:rsidR="000D0E88" w:rsidRPr="004F38FC">
        <w:rPr>
          <w:rFonts w:eastAsia="宋体" w:hAnsiTheme="majorEastAsia" w:hint="eastAsia"/>
          <w:szCs w:val="24"/>
          <w:lang w:val="zh-CN"/>
        </w:rPr>
        <w:t>没有放到同一个受信任的</w:t>
      </w:r>
      <w:r w:rsidR="000D0E88">
        <w:rPr>
          <w:rFonts w:eastAsia="宋体" w:hint="eastAsia"/>
          <w:szCs w:val="24"/>
        </w:rPr>
        <w:t>JAR</w:t>
      </w:r>
      <w:r w:rsidR="000D0E88" w:rsidRPr="004F38FC">
        <w:rPr>
          <w:rFonts w:eastAsia="宋体" w:hAnsiTheme="majorEastAsia" w:hint="eastAsia"/>
          <w:szCs w:val="24"/>
          <w:lang w:val="zh-CN"/>
        </w:rPr>
        <w:t>包中</w:t>
      </w:r>
      <w:r w:rsidR="000D0E88" w:rsidRPr="004F38FC">
        <w:rPr>
          <w:rFonts w:eastAsia="宋体" w:hAnsiTheme="majorEastAsia" w:hint="eastAsia"/>
          <w:szCs w:val="24"/>
        </w:rPr>
        <w:t>，</w:t>
      </w:r>
      <w:r w:rsidR="00F60675">
        <w:rPr>
          <w:rFonts w:eastAsia="宋体" w:hAnsiTheme="majorEastAsia" w:hint="eastAsia"/>
          <w:szCs w:val="24"/>
          <w:lang w:val="zh-CN"/>
        </w:rPr>
        <w:t>攻击者可以先</w:t>
      </w:r>
      <w:r w:rsidR="00F60675" w:rsidRPr="004F38FC">
        <w:rPr>
          <w:rFonts w:eastAsia="宋体" w:hAnsiTheme="majorEastAsia" w:hint="eastAsia"/>
          <w:szCs w:val="24"/>
          <w:lang w:val="zh-CN"/>
        </w:rPr>
        <w:t>加载恶意代码</w:t>
      </w:r>
      <w:r w:rsidR="00F60675" w:rsidRPr="004F38FC">
        <w:rPr>
          <w:rFonts w:eastAsia="宋体" w:hAnsiTheme="majorEastAsia" w:hint="eastAsia"/>
          <w:szCs w:val="24"/>
        </w:rPr>
        <w:t>（</w:t>
      </w:r>
      <w:r w:rsidR="00F60675" w:rsidRPr="004F38FC">
        <w:rPr>
          <w:rFonts w:eastAsia="宋体" w:hAnsiTheme="majorEastAsia" w:hint="eastAsia"/>
          <w:szCs w:val="24"/>
          <w:lang w:val="zh-CN"/>
        </w:rPr>
        <w:t>使用相同的类名</w:t>
      </w:r>
      <w:r w:rsidR="00F60675" w:rsidRPr="004F38FC">
        <w:rPr>
          <w:rFonts w:eastAsia="宋体" w:hAnsiTheme="majorEastAsia" w:hint="eastAsia"/>
          <w:szCs w:val="24"/>
        </w:rPr>
        <w:t>），</w:t>
      </w:r>
      <w:r w:rsidR="00F60675">
        <w:rPr>
          <w:rFonts w:eastAsia="宋体" w:hAnsiTheme="majorEastAsia" w:hint="eastAsia"/>
          <w:szCs w:val="24"/>
        </w:rPr>
        <w:t>然后操纵</w:t>
      </w:r>
      <w:r w:rsidR="00F60675" w:rsidRPr="004F38FC">
        <w:rPr>
          <w:rFonts w:eastAsia="宋体" w:hAnsiTheme="majorEastAsia" w:hint="eastAsia"/>
          <w:szCs w:val="24"/>
          <w:lang w:val="zh-CN"/>
        </w:rPr>
        <w:t>受信任的敏感代码执行</w:t>
      </w:r>
      <w:r w:rsidR="00F60675">
        <w:rPr>
          <w:rFonts w:eastAsia="宋体" w:hAnsiTheme="majorEastAsia" w:hint="eastAsia"/>
          <w:szCs w:val="24"/>
          <w:lang w:val="zh-CN"/>
        </w:rPr>
        <w:t>恶意</w:t>
      </w:r>
      <w:r w:rsidR="00F60675" w:rsidRPr="004F38FC">
        <w:rPr>
          <w:rFonts w:eastAsia="宋体" w:hAnsiTheme="majorEastAsia" w:hint="eastAsia"/>
          <w:szCs w:val="24"/>
          <w:lang w:val="zh-CN"/>
        </w:rPr>
        <w:t>代码</w:t>
      </w:r>
      <w:r w:rsidR="00F60675" w:rsidRPr="004F38FC">
        <w:rPr>
          <w:rFonts w:eastAsia="宋体" w:hAnsiTheme="majorEastAsia" w:hint="eastAsia"/>
          <w:szCs w:val="24"/>
        </w:rPr>
        <w:t>，</w:t>
      </w:r>
      <w:r w:rsidR="00F60675">
        <w:rPr>
          <w:rFonts w:eastAsia="宋体" w:hAnsiTheme="majorEastAsia" w:hint="eastAsia"/>
          <w:szCs w:val="24"/>
          <w:lang w:val="zh-CN"/>
        </w:rPr>
        <w:t>导致受信任代码的执行逻辑被劫持。</w:t>
      </w:r>
    </w:p>
    <w:p w:rsidR="00D768D1" w:rsidRPr="00E40C62" w:rsidRDefault="00C35ACC" w:rsidP="00D768D1">
      <w:pPr>
        <w:pStyle w:val="aff0"/>
      </w:pPr>
      <w:r>
        <w:rPr>
          <w:rFonts w:hint="eastAsia"/>
          <w:u w:color="000000"/>
        </w:rPr>
        <w:t>错误示例：</w:t>
      </w:r>
    </w:p>
    <w:p w:rsidR="00D768D1" w:rsidRPr="00A56FE1" w:rsidRDefault="00D768D1" w:rsidP="00D768D1">
      <w:pPr>
        <w:pStyle w:val="aff"/>
      </w:pPr>
      <w:r w:rsidRPr="00A56FE1">
        <w:rPr>
          <w:b/>
          <w:color w:val="7F0055"/>
        </w:rPr>
        <w:t>package</w:t>
      </w:r>
      <w:r w:rsidRPr="00A56FE1">
        <w:t xml:space="preserve"> trusted;</w:t>
      </w:r>
    </w:p>
    <w:p w:rsidR="00D768D1" w:rsidRPr="00A56FE1" w:rsidRDefault="00D768D1" w:rsidP="00D768D1">
      <w:pPr>
        <w:pStyle w:val="aff"/>
        <w:rPr>
          <w:b/>
          <w:color w:val="7F0055"/>
        </w:rPr>
      </w:pPr>
    </w:p>
    <w:p w:rsidR="00D768D1" w:rsidRPr="00A56FE1" w:rsidRDefault="00D768D1" w:rsidP="00D768D1">
      <w:pPr>
        <w:pStyle w:val="aff"/>
      </w:pPr>
      <w:r w:rsidRPr="00A56FE1">
        <w:rPr>
          <w:b/>
          <w:color w:val="7F0055"/>
        </w:rPr>
        <w:t>import</w:t>
      </w:r>
      <w:r w:rsidRPr="00A56FE1">
        <w:t xml:space="preserve"> untrusted.RetValue;</w:t>
      </w:r>
    </w:p>
    <w:p w:rsidR="00D768D1" w:rsidRPr="00A56FE1" w:rsidRDefault="00D768D1" w:rsidP="00D768D1">
      <w:pPr>
        <w:pStyle w:val="aff"/>
      </w:pPr>
    </w:p>
    <w:p w:rsidR="00D768D1" w:rsidRPr="00A56FE1" w:rsidRDefault="00D768D1" w:rsidP="00D768D1">
      <w:pPr>
        <w:pStyle w:val="aff"/>
      </w:pPr>
      <w:r w:rsidRPr="00A56FE1">
        <w:rPr>
          <w:b/>
          <w:color w:val="7F0055"/>
        </w:rPr>
        <w:t>public</w:t>
      </w:r>
      <w:r w:rsidRPr="00A56FE1">
        <w:t xml:space="preserve"> </w:t>
      </w:r>
      <w:r w:rsidRPr="00A56FE1">
        <w:rPr>
          <w:b/>
          <w:color w:val="7F0055"/>
        </w:rPr>
        <w:t>class</w:t>
      </w:r>
      <w:r w:rsidRPr="00A56FE1">
        <w:t xml:space="preserve"> MixMatch</w:t>
      </w:r>
    </w:p>
    <w:p w:rsidR="00D768D1" w:rsidRPr="00A56FE1" w:rsidRDefault="00D768D1" w:rsidP="00D768D1">
      <w:pPr>
        <w:pStyle w:val="aff"/>
      </w:pPr>
      <w:r w:rsidRPr="00A56FE1">
        <w:t>{</w:t>
      </w:r>
    </w:p>
    <w:p w:rsidR="00D768D1" w:rsidRPr="00A56FE1" w:rsidRDefault="00D768D1" w:rsidP="00D768D1">
      <w:pPr>
        <w:pStyle w:val="aff"/>
      </w:pPr>
      <w:r w:rsidRPr="00A56FE1">
        <w:t xml:space="preserve">    </w:t>
      </w:r>
      <w:r w:rsidRPr="00A56FE1">
        <w:rPr>
          <w:b/>
          <w:color w:val="7F0055"/>
        </w:rPr>
        <w:t>private</w:t>
      </w:r>
      <w:r w:rsidRPr="00A56FE1">
        <w:t xml:space="preserve"> </w:t>
      </w:r>
      <w:r w:rsidRPr="00A56FE1">
        <w:rPr>
          <w:b/>
          <w:color w:val="7F0055"/>
        </w:rPr>
        <w:t>void</w:t>
      </w:r>
      <w:r w:rsidRPr="00A56FE1">
        <w:t xml:space="preserve"> privilegedMethod() </w:t>
      </w:r>
      <w:r w:rsidRPr="00A56FE1">
        <w:rPr>
          <w:b/>
          <w:color w:val="7F0055"/>
        </w:rPr>
        <w:t>throws</w:t>
      </w:r>
      <w:r w:rsidRPr="00A56FE1">
        <w:t xml:space="preserve"> IOException</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b/>
          <w:color w:val="7F0055"/>
        </w:rPr>
        <w:t>try</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b/>
          <w:color w:val="7F0055"/>
        </w:rPr>
        <w:t>final</w:t>
      </w:r>
      <w:r w:rsidRPr="00A56FE1">
        <w:t xml:space="preserve"> FileInputStream fis = </w:t>
      </w:r>
    </w:p>
    <w:p w:rsidR="00D768D1" w:rsidRPr="00A56FE1" w:rsidRDefault="00D768D1" w:rsidP="00D768D1">
      <w:pPr>
        <w:pStyle w:val="aff"/>
      </w:pPr>
      <w:r w:rsidRPr="00A56FE1">
        <w:t xml:space="preserve">                    AccessController.</w:t>
      </w:r>
      <w:r w:rsidRPr="00A56FE1">
        <w:rPr>
          <w:i/>
          <w:iCs/>
        </w:rPr>
        <w:t>doPrivileged</w:t>
      </w:r>
      <w:r w:rsidRPr="00A56FE1">
        <w:t>(</w:t>
      </w:r>
      <w:r w:rsidRPr="00A56FE1">
        <w:rPr>
          <w:b/>
          <w:color w:val="7F0055"/>
        </w:rPr>
        <w:t>new</w:t>
      </w:r>
      <w:r w:rsidRPr="00A56FE1">
        <w:t xml:space="preserve"> PrivilegedExceptionAction&lt;FileInputStream&gt;()</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b/>
          <w:color w:val="7F0055"/>
        </w:rPr>
        <w:t>public</w:t>
      </w:r>
      <w:r w:rsidRPr="00A56FE1">
        <w:t xml:space="preserve"> FileInputStream run() </w:t>
      </w:r>
      <w:r w:rsidRPr="00A56FE1">
        <w:rPr>
          <w:b/>
          <w:color w:val="7F0055"/>
        </w:rPr>
        <w:t>throws</w:t>
      </w:r>
      <w:r w:rsidRPr="00A56FE1">
        <w:t xml:space="preserve"> FileNotFoundException</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b/>
          <w:color w:val="7F0055"/>
        </w:rPr>
        <w:t>return</w:t>
      </w:r>
      <w:r w:rsidRPr="00A56FE1">
        <w:t xml:space="preserve"> </w:t>
      </w:r>
      <w:r w:rsidRPr="00A56FE1">
        <w:rPr>
          <w:b/>
          <w:color w:val="7F0055"/>
        </w:rPr>
        <w:t>new</w:t>
      </w:r>
      <w:r w:rsidRPr="00A56FE1">
        <w:t xml:space="preserve"> FileInputStream(</w:t>
      </w:r>
      <w:r w:rsidRPr="00A56FE1">
        <w:rPr>
          <w:color w:val="2A00FF"/>
        </w:rPr>
        <w:t>"file.txt"</w:t>
      </w:r>
      <w:r w:rsidRPr="00A56FE1">
        <w:t>);</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b/>
          <w:color w:val="7F0055"/>
        </w:rPr>
        <w:t>try</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RetValue rt = </w:t>
      </w:r>
      <w:r w:rsidRPr="00A56FE1">
        <w:rPr>
          <w:b/>
          <w:color w:val="7F0055"/>
        </w:rPr>
        <w:t>new</w:t>
      </w:r>
      <w:r w:rsidRPr="00A56FE1">
        <w:t xml:space="preserve"> RetValue();</w:t>
      </w:r>
    </w:p>
    <w:p w:rsidR="00D768D1" w:rsidRPr="00A56FE1" w:rsidRDefault="00D768D1" w:rsidP="00D768D1">
      <w:pPr>
        <w:pStyle w:val="aff"/>
      </w:pPr>
      <w:r w:rsidRPr="00A56FE1">
        <w:t xml:space="preserve">                </w:t>
      </w:r>
      <w:r w:rsidRPr="00A56FE1">
        <w:rPr>
          <w:b/>
          <w:color w:val="7F0055"/>
        </w:rPr>
        <w:t>if</w:t>
      </w:r>
      <w:r w:rsidRPr="00A56FE1">
        <w:t xml:space="preserve"> (rt.getValue() == 1)</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color w:val="3F7F5F"/>
        </w:rPr>
        <w:t>// do something with sensitive file</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b/>
          <w:color w:val="7F0055"/>
        </w:rPr>
        <w:t>finally</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fis.close();</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b/>
          <w:color w:val="7F0055"/>
        </w:rPr>
        <w:t>catch</w:t>
      </w:r>
      <w:r w:rsidRPr="00A56FE1">
        <w:t xml:space="preserve"> (PrivilegedActionException e)</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color w:val="3F7F5F"/>
        </w:rPr>
        <w:t>// forward to handler and log</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b/>
          <w:color w:val="7F0055"/>
        </w:rPr>
        <w:t>public</w:t>
      </w:r>
      <w:r w:rsidRPr="00A56FE1">
        <w:t xml:space="preserve"> </w:t>
      </w:r>
      <w:r w:rsidRPr="00A56FE1">
        <w:rPr>
          <w:b/>
          <w:color w:val="7F0055"/>
        </w:rPr>
        <w:t>static</w:t>
      </w:r>
      <w:r w:rsidRPr="00A56FE1">
        <w:t xml:space="preserve"> </w:t>
      </w:r>
      <w:r w:rsidRPr="00A56FE1">
        <w:rPr>
          <w:b/>
          <w:color w:val="7F0055"/>
        </w:rPr>
        <w:t>void</w:t>
      </w:r>
      <w:r w:rsidRPr="00A56FE1">
        <w:t xml:space="preserve"> main(String[] args) </w:t>
      </w:r>
      <w:r w:rsidRPr="00A56FE1">
        <w:rPr>
          <w:b/>
          <w:color w:val="7F0055"/>
        </w:rPr>
        <w:t>throws</w:t>
      </w:r>
      <w:r w:rsidRPr="00A56FE1">
        <w:t xml:space="preserve"> IOException</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MixMatch mm = </w:t>
      </w:r>
      <w:r w:rsidRPr="00A56FE1">
        <w:rPr>
          <w:b/>
          <w:color w:val="7F0055"/>
        </w:rPr>
        <w:t>new</w:t>
      </w:r>
      <w:r w:rsidRPr="00A56FE1">
        <w:t xml:space="preserve"> MixMatch();</w:t>
      </w:r>
    </w:p>
    <w:p w:rsidR="00D768D1" w:rsidRPr="00A56FE1" w:rsidRDefault="00D768D1" w:rsidP="00D768D1">
      <w:pPr>
        <w:pStyle w:val="aff"/>
      </w:pPr>
      <w:r w:rsidRPr="00A56FE1">
        <w:t xml:space="preserve">        mm.privilegedMethod();</w:t>
      </w:r>
    </w:p>
    <w:p w:rsidR="00D768D1" w:rsidRPr="00A56FE1" w:rsidRDefault="00D768D1" w:rsidP="00D768D1">
      <w:pPr>
        <w:pStyle w:val="aff"/>
      </w:pPr>
      <w:r w:rsidRPr="00A56FE1">
        <w:t xml:space="preserve">    }</w:t>
      </w:r>
    </w:p>
    <w:p w:rsidR="00D768D1" w:rsidRPr="00135B1A" w:rsidRDefault="00D768D1" w:rsidP="00D768D1">
      <w:pPr>
        <w:pStyle w:val="aff"/>
      </w:pPr>
      <w:r w:rsidRPr="00135B1A">
        <w:t>}</w:t>
      </w:r>
    </w:p>
    <w:p w:rsidR="00D768D1" w:rsidRPr="00A56FE1" w:rsidRDefault="00D768D1" w:rsidP="00D768D1">
      <w:pPr>
        <w:pStyle w:val="aff"/>
      </w:pPr>
      <w:r w:rsidRPr="00A56FE1">
        <w:rPr>
          <w:color w:val="3F7F5F"/>
        </w:rPr>
        <w:t>// In another JAR file:</w:t>
      </w:r>
    </w:p>
    <w:p w:rsidR="00D768D1" w:rsidRPr="00A56FE1" w:rsidRDefault="00D768D1" w:rsidP="00D768D1">
      <w:pPr>
        <w:pStyle w:val="aff"/>
      </w:pPr>
      <w:r w:rsidRPr="00A56FE1">
        <w:rPr>
          <w:b/>
          <w:color w:val="7F0055"/>
        </w:rPr>
        <w:t>package</w:t>
      </w:r>
      <w:r w:rsidRPr="00A56FE1">
        <w:t xml:space="preserve"> untrusted;</w:t>
      </w:r>
    </w:p>
    <w:p w:rsidR="00D768D1" w:rsidRPr="00A56FE1" w:rsidRDefault="00D768D1" w:rsidP="00D768D1">
      <w:pPr>
        <w:pStyle w:val="aff"/>
      </w:pPr>
    </w:p>
    <w:p w:rsidR="00D768D1" w:rsidRPr="00A56FE1" w:rsidRDefault="00D768D1" w:rsidP="00D768D1">
      <w:pPr>
        <w:pStyle w:val="aff"/>
      </w:pPr>
      <w:r w:rsidRPr="00A56FE1">
        <w:rPr>
          <w:b/>
          <w:color w:val="7F0055"/>
        </w:rPr>
        <w:t>class</w:t>
      </w:r>
      <w:r w:rsidRPr="00A56FE1">
        <w:t xml:space="preserve"> RetValue</w:t>
      </w:r>
    </w:p>
    <w:p w:rsidR="00D768D1" w:rsidRPr="00A56FE1" w:rsidRDefault="00D768D1" w:rsidP="00D768D1">
      <w:pPr>
        <w:pStyle w:val="aff"/>
      </w:pPr>
      <w:r w:rsidRPr="00A56FE1">
        <w:t>{</w:t>
      </w:r>
    </w:p>
    <w:p w:rsidR="00D768D1" w:rsidRPr="00A56FE1" w:rsidRDefault="00D768D1" w:rsidP="00D768D1">
      <w:pPr>
        <w:pStyle w:val="aff"/>
      </w:pPr>
      <w:r w:rsidRPr="00A56FE1">
        <w:t xml:space="preserve">    </w:t>
      </w:r>
      <w:r w:rsidRPr="00A56FE1">
        <w:rPr>
          <w:b/>
          <w:color w:val="7F0055"/>
        </w:rPr>
        <w:t>public</w:t>
      </w:r>
      <w:r w:rsidRPr="00A56FE1">
        <w:t xml:space="preserve"> </w:t>
      </w:r>
      <w:r w:rsidRPr="00A56FE1">
        <w:rPr>
          <w:b/>
          <w:color w:val="7F0055"/>
        </w:rPr>
        <w:t>int</w:t>
      </w:r>
      <w:r w:rsidRPr="00A56FE1">
        <w:t xml:space="preserve"> getValue()</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b/>
          <w:color w:val="7F0055"/>
        </w:rPr>
        <w:t>return</w:t>
      </w:r>
      <w:r w:rsidRPr="00A56FE1">
        <w:t xml:space="preserve"> 1;</w:t>
      </w:r>
    </w:p>
    <w:p w:rsidR="00D768D1" w:rsidRPr="00A56FE1" w:rsidRDefault="00D768D1" w:rsidP="00D768D1">
      <w:pPr>
        <w:pStyle w:val="aff"/>
      </w:pPr>
      <w:r w:rsidRPr="00A56FE1">
        <w:t xml:space="preserve">    }</w:t>
      </w:r>
    </w:p>
    <w:p w:rsidR="00D768D1" w:rsidRDefault="00D768D1" w:rsidP="00D768D1">
      <w:pPr>
        <w:pStyle w:val="aff"/>
      </w:pPr>
      <w:r w:rsidRPr="00A56FE1">
        <w:t>}</w:t>
      </w:r>
    </w:p>
    <w:p w:rsidR="00D768D1" w:rsidRPr="00E72CF6" w:rsidRDefault="00D3066A" w:rsidP="00D768D1">
      <w:pPr>
        <w:rPr>
          <w:rFonts w:eastAsiaTheme="minorEastAsia"/>
        </w:rPr>
      </w:pPr>
      <w:r>
        <w:rPr>
          <w:rFonts w:eastAsiaTheme="minorEastAsia" w:hint="eastAsia"/>
        </w:rPr>
        <w:t>攻击者可以提供</w:t>
      </w:r>
      <w:r w:rsidRPr="00D3066A">
        <w:rPr>
          <w:rStyle w:val="Char6"/>
        </w:rPr>
        <w:t>RetValue</w:t>
      </w:r>
      <w:r>
        <w:rPr>
          <w:rFonts w:ascii="Courier New" w:eastAsiaTheme="minorEastAsia" w:hAnsi="Courier New" w:cs="Courier New" w:hint="eastAsia"/>
        </w:rPr>
        <w:t>类的实现</w:t>
      </w:r>
      <w:r w:rsidRPr="00297D7D">
        <w:rPr>
          <w:rFonts w:eastAsiaTheme="minorEastAsia" w:hint="eastAsia"/>
        </w:rPr>
        <w:t>，使特权代码使用不正确的返回值。</w:t>
      </w:r>
      <w:r w:rsidR="00297D7D" w:rsidRPr="00297D7D">
        <w:rPr>
          <w:rFonts w:eastAsia="宋体" w:hint="eastAsia"/>
        </w:rPr>
        <w:t>尽管</w:t>
      </w:r>
      <w:r w:rsidR="00297D7D" w:rsidRPr="00297D7D">
        <w:rPr>
          <w:rStyle w:val="Char6"/>
          <w:rFonts w:eastAsia="宋体"/>
        </w:rPr>
        <w:t>MixMatch</w:t>
      </w:r>
      <w:r w:rsidR="00297D7D" w:rsidRPr="00297D7D">
        <w:rPr>
          <w:rFonts w:eastAsia="宋体" w:hint="eastAsia"/>
        </w:rPr>
        <w:t>类包含的都是信任的签名的代码，</w:t>
      </w:r>
      <w:r w:rsidR="00297D7D">
        <w:rPr>
          <w:rFonts w:eastAsia="宋体" w:hint="eastAsia"/>
        </w:rPr>
        <w:t>攻击者仍然可以恶意部署一个经过有效签名</w:t>
      </w:r>
      <w:r w:rsidR="00297D7D">
        <w:rPr>
          <w:rFonts w:eastAsia="宋体" w:hint="eastAsia"/>
        </w:rPr>
        <w:t>JAR</w:t>
      </w:r>
      <w:r w:rsidR="00297D7D">
        <w:rPr>
          <w:rFonts w:eastAsia="宋体" w:hint="eastAsia"/>
        </w:rPr>
        <w:t>文件，这个</w:t>
      </w:r>
      <w:r w:rsidR="00297D7D">
        <w:rPr>
          <w:rFonts w:eastAsia="宋体" w:hint="eastAsia"/>
        </w:rPr>
        <w:t>JAR</w:t>
      </w:r>
      <w:r w:rsidR="00297D7D">
        <w:rPr>
          <w:rFonts w:eastAsia="宋体" w:hint="eastAsia"/>
        </w:rPr>
        <w:t>文件包含不受信任的</w:t>
      </w:r>
      <w:r w:rsidR="00297D7D" w:rsidRPr="00C478B0">
        <w:rPr>
          <w:rFonts w:ascii="Courier New" w:hAnsi="Courier New" w:cs="Courier New"/>
        </w:rPr>
        <w:t>RetValue</w:t>
      </w:r>
      <w:r w:rsidR="00297D7D">
        <w:rPr>
          <w:rFonts w:ascii="Courier New" w:eastAsiaTheme="minorEastAsia" w:hAnsi="Courier New" w:cs="Courier New" w:hint="eastAsia"/>
        </w:rPr>
        <w:t>类，来</w:t>
      </w:r>
      <w:r w:rsidR="008F1C3A">
        <w:rPr>
          <w:rFonts w:ascii="Courier New" w:eastAsiaTheme="minorEastAsia" w:hAnsi="Courier New" w:cs="Courier New" w:hint="eastAsia"/>
        </w:rPr>
        <w:t>进行攻击。</w:t>
      </w:r>
    </w:p>
    <w:p w:rsidR="00D768D1" w:rsidRPr="00567745" w:rsidRDefault="008C4B4B" w:rsidP="00D768D1">
      <w:pPr>
        <w:pStyle w:val="aff0"/>
        <w:rPr>
          <w:rFonts w:ascii="Arial" w:hAnsi="Arial" w:cs="Arial"/>
        </w:rPr>
      </w:pPr>
      <w:r>
        <w:rPr>
          <w:rFonts w:hint="eastAsia"/>
        </w:rPr>
        <w:t>正确示例：</w:t>
      </w:r>
    </w:p>
    <w:p w:rsidR="00D768D1" w:rsidRDefault="00D768D1" w:rsidP="00D768D1">
      <w:pPr>
        <w:pStyle w:val="aff"/>
      </w:pPr>
      <w:r w:rsidRPr="00A56FE1">
        <w:rPr>
          <w:b/>
          <w:color w:val="7F0055"/>
        </w:rPr>
        <w:t>package</w:t>
      </w:r>
      <w:r w:rsidRPr="00A56FE1">
        <w:t xml:space="preserve"> trusted;</w:t>
      </w:r>
    </w:p>
    <w:p w:rsidR="00D768D1" w:rsidRPr="006F3033" w:rsidRDefault="00D768D1" w:rsidP="00D768D1">
      <w:pPr>
        <w:pStyle w:val="aff"/>
      </w:pPr>
      <w:r w:rsidRPr="00A56FE1">
        <w:rPr>
          <w:rFonts w:hint="eastAsia"/>
        </w:rPr>
        <w:t xml:space="preserve">    </w:t>
      </w:r>
    </w:p>
    <w:p w:rsidR="00D768D1" w:rsidRPr="00A56FE1" w:rsidRDefault="00D768D1" w:rsidP="00D768D1">
      <w:pPr>
        <w:pStyle w:val="aff"/>
      </w:pPr>
      <w:r w:rsidRPr="00A56FE1">
        <w:rPr>
          <w:b/>
          <w:color w:val="7F0055"/>
        </w:rPr>
        <w:t>public</w:t>
      </w:r>
      <w:r w:rsidRPr="00A56FE1">
        <w:t xml:space="preserve"> </w:t>
      </w:r>
      <w:r w:rsidRPr="00A56FE1">
        <w:rPr>
          <w:b/>
          <w:color w:val="7F0055"/>
        </w:rPr>
        <w:t>class</w:t>
      </w:r>
      <w:r w:rsidRPr="00A56FE1">
        <w:t xml:space="preserve"> MixMatch</w:t>
      </w:r>
    </w:p>
    <w:p w:rsidR="00D768D1" w:rsidRPr="00A56FE1" w:rsidRDefault="00D768D1" w:rsidP="00D768D1">
      <w:pPr>
        <w:pStyle w:val="aff"/>
      </w:pPr>
      <w:r w:rsidRPr="00A56FE1">
        <w:t>{</w:t>
      </w:r>
    </w:p>
    <w:p w:rsidR="00D768D1" w:rsidRPr="00A56FE1" w:rsidRDefault="00D768D1" w:rsidP="00D768D1">
      <w:pPr>
        <w:pStyle w:val="aff"/>
        <w:rPr>
          <w:color w:val="3F7F5F"/>
        </w:rPr>
      </w:pPr>
      <w:r w:rsidRPr="00A56FE1">
        <w:rPr>
          <w:rFonts w:hint="eastAsia"/>
        </w:rPr>
        <w:t xml:space="preserve">    </w:t>
      </w:r>
      <w:r w:rsidRPr="00A56FE1">
        <w:rPr>
          <w:color w:val="3F7F5F"/>
        </w:rPr>
        <w:t>// ...</w:t>
      </w:r>
    </w:p>
    <w:p w:rsidR="00D768D1" w:rsidRPr="00135B1A" w:rsidRDefault="00D768D1" w:rsidP="00D768D1">
      <w:pPr>
        <w:pStyle w:val="aff"/>
      </w:pPr>
      <w:r w:rsidRPr="00135B1A">
        <w:t>}</w:t>
      </w:r>
    </w:p>
    <w:p w:rsidR="00D768D1" w:rsidRPr="00A56FE1" w:rsidRDefault="00D768D1" w:rsidP="00D768D1">
      <w:pPr>
        <w:pStyle w:val="aff"/>
        <w:rPr>
          <w:color w:val="3F7F5F"/>
        </w:rPr>
      </w:pPr>
      <w:r w:rsidRPr="00A56FE1">
        <w:rPr>
          <w:color w:val="3F7F5F"/>
        </w:rPr>
        <w:t>// In the same signed &amp; sealed JAR file:</w:t>
      </w:r>
    </w:p>
    <w:p w:rsidR="00D768D1" w:rsidRDefault="00D768D1" w:rsidP="00D768D1">
      <w:pPr>
        <w:pStyle w:val="aff"/>
      </w:pPr>
      <w:r w:rsidRPr="00A56FE1">
        <w:rPr>
          <w:b/>
          <w:color w:val="7F0055"/>
        </w:rPr>
        <w:t>package</w:t>
      </w:r>
      <w:r w:rsidRPr="00A56FE1">
        <w:t xml:space="preserve"> trusted;</w:t>
      </w:r>
    </w:p>
    <w:p w:rsidR="00D768D1" w:rsidRPr="006F3033" w:rsidRDefault="00D768D1" w:rsidP="00D768D1">
      <w:pPr>
        <w:pStyle w:val="aff"/>
      </w:pPr>
      <w:r w:rsidRPr="00A56FE1">
        <w:rPr>
          <w:rFonts w:hint="eastAsia"/>
        </w:rPr>
        <w:lastRenderedPageBreak/>
        <w:t xml:space="preserve">    </w:t>
      </w:r>
    </w:p>
    <w:p w:rsidR="00D768D1" w:rsidRPr="00A56FE1" w:rsidRDefault="00D768D1" w:rsidP="00D768D1">
      <w:pPr>
        <w:pStyle w:val="aff"/>
      </w:pPr>
      <w:r w:rsidRPr="00A56FE1">
        <w:rPr>
          <w:b/>
          <w:color w:val="7F0055"/>
        </w:rPr>
        <w:t>class</w:t>
      </w:r>
      <w:r w:rsidRPr="00A56FE1">
        <w:t xml:space="preserve"> RetValue</w:t>
      </w:r>
    </w:p>
    <w:p w:rsidR="00D768D1" w:rsidRPr="00A56FE1" w:rsidRDefault="00D768D1" w:rsidP="00D768D1">
      <w:pPr>
        <w:pStyle w:val="aff"/>
      </w:pPr>
      <w:r w:rsidRPr="00A56FE1">
        <w:t>{</w:t>
      </w:r>
    </w:p>
    <w:p w:rsidR="00D768D1" w:rsidRPr="00A56FE1" w:rsidRDefault="00D768D1" w:rsidP="00D768D1">
      <w:pPr>
        <w:pStyle w:val="aff"/>
      </w:pPr>
      <w:r w:rsidRPr="00A56FE1">
        <w:t xml:space="preserve">    </w:t>
      </w:r>
      <w:r w:rsidRPr="00A56FE1">
        <w:rPr>
          <w:b/>
          <w:color w:val="7F0055"/>
        </w:rPr>
        <w:t>int</w:t>
      </w:r>
      <w:r w:rsidRPr="00A56FE1">
        <w:t xml:space="preserve"> getValue()</w:t>
      </w:r>
    </w:p>
    <w:p w:rsidR="00D768D1" w:rsidRPr="00A56FE1" w:rsidRDefault="00D768D1" w:rsidP="00D768D1">
      <w:pPr>
        <w:pStyle w:val="aff"/>
      </w:pPr>
      <w:r w:rsidRPr="00A56FE1">
        <w:t xml:space="preserve">    {</w:t>
      </w:r>
    </w:p>
    <w:p w:rsidR="00D768D1" w:rsidRPr="00A56FE1" w:rsidRDefault="00D768D1" w:rsidP="00D768D1">
      <w:pPr>
        <w:pStyle w:val="aff"/>
      </w:pPr>
      <w:r w:rsidRPr="00A56FE1">
        <w:t xml:space="preserve">        </w:t>
      </w:r>
      <w:r w:rsidRPr="00A56FE1">
        <w:rPr>
          <w:b/>
          <w:color w:val="7F0055"/>
        </w:rPr>
        <w:t>return</w:t>
      </w:r>
      <w:r w:rsidRPr="00A56FE1">
        <w:t xml:space="preserve"> 1;</w:t>
      </w:r>
    </w:p>
    <w:p w:rsidR="00D768D1" w:rsidRPr="00A56FE1" w:rsidRDefault="00D768D1" w:rsidP="00D768D1">
      <w:pPr>
        <w:pStyle w:val="aff"/>
      </w:pPr>
      <w:r w:rsidRPr="00A56FE1">
        <w:t xml:space="preserve">    }</w:t>
      </w:r>
    </w:p>
    <w:p w:rsidR="00D768D1" w:rsidRDefault="00D768D1" w:rsidP="00D768D1">
      <w:pPr>
        <w:pStyle w:val="aff"/>
      </w:pPr>
      <w:r w:rsidRPr="00A56FE1">
        <w:t>}</w:t>
      </w:r>
    </w:p>
    <w:p w:rsidR="00D768D1" w:rsidRPr="006B3C83" w:rsidRDefault="00AB79C0" w:rsidP="00D768D1">
      <w:pPr>
        <w:rPr>
          <w:rFonts w:eastAsiaTheme="minorEastAsia"/>
        </w:rPr>
      </w:pPr>
      <w:r>
        <w:rPr>
          <w:rFonts w:eastAsia="宋体" w:hAnsiTheme="majorEastAsia" w:cstheme="minorBidi" w:hint="eastAsia"/>
          <w:szCs w:val="24"/>
          <w:lang w:val="zh-CN"/>
        </w:rPr>
        <w:t>该正确代码示例将所有安全</w:t>
      </w:r>
      <w:r w:rsidRPr="004F38FC">
        <w:rPr>
          <w:rFonts w:eastAsia="宋体" w:hAnsiTheme="majorEastAsia" w:cstheme="minorBidi" w:hint="eastAsia"/>
          <w:szCs w:val="24"/>
          <w:lang w:val="zh-CN"/>
        </w:rPr>
        <w:t>敏感代码放在一个包和</w:t>
      </w:r>
      <w:r w:rsidRPr="004F38FC">
        <w:rPr>
          <w:rFonts w:eastAsia="宋体" w:cstheme="minorBidi"/>
          <w:szCs w:val="24"/>
        </w:rPr>
        <w:t>JAR</w:t>
      </w:r>
      <w:r w:rsidRPr="004F38FC">
        <w:rPr>
          <w:rFonts w:eastAsia="宋体" w:hAnsiTheme="majorEastAsia" w:cstheme="minorBidi" w:hint="eastAsia"/>
          <w:szCs w:val="24"/>
          <w:lang w:val="zh-CN"/>
        </w:rPr>
        <w:t>文件中。</w:t>
      </w:r>
      <w:r w:rsidR="00D05039" w:rsidRPr="004F38FC">
        <w:rPr>
          <w:rFonts w:eastAsia="宋体" w:hAnsiTheme="majorEastAsia" w:cstheme="minorBidi" w:hint="eastAsia"/>
          <w:szCs w:val="24"/>
          <w:lang w:val="zh-CN"/>
        </w:rPr>
        <w:t>同时也</w:t>
      </w:r>
      <w:r w:rsidR="00D05039">
        <w:rPr>
          <w:rFonts w:eastAsia="宋体" w:hAnsiTheme="majorEastAsia" w:cstheme="minorBidi" w:hint="eastAsia"/>
          <w:szCs w:val="24"/>
          <w:lang w:val="zh-CN"/>
        </w:rPr>
        <w:t>将</w:t>
      </w:r>
      <w:r w:rsidR="00D05039" w:rsidRPr="006F449D">
        <w:rPr>
          <w:rStyle w:val="Char6"/>
          <w:rFonts w:eastAsia="宋体"/>
        </w:rPr>
        <w:t>getValue()</w:t>
      </w:r>
      <w:r w:rsidR="00D05039" w:rsidRPr="00791006">
        <w:rPr>
          <w:rFonts w:eastAsia="宋体" w:hint="eastAsia"/>
        </w:rPr>
        <w:t>方法的访问性降低到包可访问。</w:t>
      </w:r>
      <w:r w:rsidR="00791006">
        <w:rPr>
          <w:rFonts w:eastAsia="宋体" w:hint="eastAsia"/>
        </w:rPr>
        <w:t>需要</w:t>
      </w:r>
      <w:r w:rsidR="00791006">
        <w:rPr>
          <w:rFonts w:eastAsia="宋体" w:hAnsiTheme="majorEastAsia" w:cstheme="minorBidi" w:hint="eastAsia"/>
          <w:szCs w:val="24"/>
          <w:lang w:val="zh-CN"/>
        </w:rPr>
        <w:t>对包进行密封以防止攻击者插入恶意类</w:t>
      </w:r>
      <w:r w:rsidR="00BC281C">
        <w:rPr>
          <w:rFonts w:eastAsia="宋体" w:hAnsiTheme="majorEastAsia" w:cstheme="minorBidi" w:hint="eastAsia"/>
          <w:szCs w:val="24"/>
          <w:lang w:val="zh-CN"/>
        </w:rPr>
        <w:t>。按以下方式，在</w:t>
      </w:r>
      <w:r w:rsidR="00BC281C">
        <w:rPr>
          <w:rFonts w:eastAsia="宋体" w:hAnsiTheme="majorEastAsia" w:cstheme="minorBidi" w:hint="eastAsia"/>
          <w:szCs w:val="24"/>
          <w:lang w:val="zh-CN"/>
        </w:rPr>
        <w:t>JAR</w:t>
      </w:r>
      <w:r w:rsidR="00BC281C">
        <w:rPr>
          <w:rFonts w:eastAsia="宋体" w:hAnsiTheme="majorEastAsia" w:cstheme="minorBidi" w:hint="eastAsia"/>
          <w:szCs w:val="24"/>
          <w:lang w:val="zh-CN"/>
        </w:rPr>
        <w:t>文件中的</w:t>
      </w:r>
      <w:r w:rsidR="00BC281C" w:rsidRPr="00CD6210">
        <w:t>manifest</w:t>
      </w:r>
      <w:r w:rsidR="00BC281C">
        <w:rPr>
          <w:rFonts w:eastAsiaTheme="minorEastAsia" w:hint="eastAsia"/>
        </w:rPr>
        <w:t>文件头部中加入</w:t>
      </w:r>
      <w:r w:rsidR="00BC281C" w:rsidRPr="00CD6210">
        <w:t>sealed</w:t>
      </w:r>
      <w:r w:rsidR="00BC281C">
        <w:rPr>
          <w:rFonts w:eastAsiaTheme="minorEastAsia" w:hint="eastAsia"/>
        </w:rPr>
        <w:t>属性来对包进行密封：</w:t>
      </w:r>
    </w:p>
    <w:p w:rsidR="00D768D1" w:rsidRPr="005F03C7" w:rsidRDefault="00D768D1" w:rsidP="00D768D1">
      <w:pPr>
        <w:pStyle w:val="afe"/>
      </w:pPr>
      <w:r>
        <w:t>Name: trusted</w:t>
      </w:r>
      <w:r>
        <w:rPr>
          <w:rFonts w:hint="eastAsia"/>
        </w:rPr>
        <w:t xml:space="preserve"> </w:t>
      </w:r>
      <w:r w:rsidRPr="0063514C">
        <w:rPr>
          <w:rFonts w:cs="Courier New"/>
          <w:bCs/>
          <w:color w:val="3F7F5F"/>
          <w:sz w:val="18"/>
          <w:szCs w:val="18"/>
          <w:shd w:val="pct15" w:color="auto" w:fill="FFFFFF"/>
        </w:rPr>
        <w:t>// package name</w:t>
      </w:r>
    </w:p>
    <w:p w:rsidR="00D768D1" w:rsidRDefault="00D768D1" w:rsidP="00D768D1">
      <w:pPr>
        <w:pStyle w:val="afe"/>
        <w:rPr>
          <w:rFonts w:cs="Courier New"/>
          <w:bCs/>
          <w:color w:val="3F7F5F"/>
          <w:sz w:val="18"/>
          <w:szCs w:val="18"/>
          <w:shd w:val="pct15" w:color="auto" w:fill="FFFFFF"/>
        </w:rPr>
      </w:pPr>
      <w:r w:rsidRPr="005F03C7">
        <w:t xml:space="preserve">Sealed: true </w:t>
      </w:r>
      <w:r w:rsidRPr="00FB0AC1">
        <w:rPr>
          <w:rFonts w:cs="Courier New"/>
          <w:bCs/>
          <w:color w:val="3F7F5F"/>
          <w:sz w:val="18"/>
          <w:szCs w:val="18"/>
          <w:shd w:val="pct15" w:color="auto" w:fill="FFFFFF"/>
        </w:rPr>
        <w:t>// sealed attribute</w:t>
      </w:r>
    </w:p>
    <w:p w:rsidR="004D5A4D" w:rsidRPr="00B453D2" w:rsidRDefault="00B453D2" w:rsidP="00D768D1">
      <w:pPr>
        <w:pStyle w:val="afe"/>
        <w:rPr>
          <w:rFonts w:ascii="Times New Roman" w:hAnsiTheme="majorEastAsia" w:cstheme="minorBidi"/>
          <w:szCs w:val="24"/>
        </w:rPr>
      </w:pPr>
      <w:r>
        <w:rPr>
          <w:rFonts w:ascii="Times New Roman" w:hAnsiTheme="majorEastAsia" w:cstheme="minorBidi" w:hint="eastAsia"/>
          <w:szCs w:val="24"/>
        </w:rPr>
        <w:t>注：</w:t>
      </w:r>
      <w:r w:rsidR="004D5A4D" w:rsidRPr="00B453D2">
        <w:rPr>
          <w:rFonts w:ascii="Times New Roman" w:hAnsiTheme="majorEastAsia" w:cstheme="minorBidi" w:hint="eastAsia"/>
          <w:szCs w:val="24"/>
        </w:rPr>
        <w:t>具体签名及密封步骤可参考附件《</w:t>
      </w:r>
      <w:r w:rsidR="004D5A4D" w:rsidRPr="00B453D2">
        <w:rPr>
          <w:rFonts w:ascii="Times New Roman" w:hAnsiTheme="majorEastAsia" w:cstheme="minorBidi"/>
          <w:szCs w:val="24"/>
        </w:rPr>
        <w:t>jar</w:t>
      </w:r>
      <w:r w:rsidR="004D5A4D" w:rsidRPr="00B453D2">
        <w:rPr>
          <w:rFonts w:ascii="Times New Roman" w:hAnsiTheme="majorEastAsia" w:cstheme="minorBidi" w:hint="eastAsia"/>
          <w:szCs w:val="24"/>
        </w:rPr>
        <w:t>包签名密封指导》</w:t>
      </w:r>
    </w:p>
    <w:p w:rsidR="00D7296B" w:rsidRDefault="00F02A67" w:rsidP="00D445A8">
      <w:pPr>
        <w:pStyle w:val="aff0"/>
      </w:pPr>
      <w:r>
        <w:rPr>
          <w:rFonts w:hint="eastAsia"/>
        </w:rPr>
        <w:t>例外情况：</w:t>
      </w:r>
    </w:p>
    <w:p w:rsidR="006139C1" w:rsidRDefault="0076378D" w:rsidP="005A1871">
      <w:pPr>
        <w:rPr>
          <w:rFonts w:eastAsia="宋体" w:hAnsiTheme="majorEastAsia" w:cstheme="minorBidi"/>
          <w:szCs w:val="24"/>
        </w:rPr>
      </w:pPr>
      <w:r>
        <w:rPr>
          <w:rFonts w:eastAsia="宋体" w:hAnsiTheme="majorEastAsia" w:cstheme="minorBidi" w:hint="eastAsia"/>
          <w:szCs w:val="24"/>
        </w:rPr>
        <w:t>如果有以下情况，不相关</w:t>
      </w:r>
      <w:r>
        <w:rPr>
          <w:rFonts w:eastAsia="宋体" w:hAnsiTheme="majorEastAsia" w:cstheme="minorBidi" w:hint="eastAsia"/>
          <w:szCs w:val="24"/>
          <w:lang w:val="zh-CN"/>
        </w:rPr>
        <w:t>的特权代码和其关联的安全敏感代码</w:t>
      </w:r>
      <w:r w:rsidRPr="004F38FC">
        <w:rPr>
          <w:rFonts w:eastAsia="宋体" w:hAnsiTheme="majorEastAsia" w:cstheme="minorBidi" w:hint="eastAsia"/>
          <w:szCs w:val="24"/>
        </w:rPr>
        <w:t>（</w:t>
      </w:r>
      <w:r w:rsidRPr="004F38FC">
        <w:rPr>
          <w:rFonts w:eastAsia="宋体" w:hAnsiTheme="majorEastAsia" w:cstheme="minorBidi" w:hint="eastAsia"/>
          <w:szCs w:val="24"/>
          <w:lang w:val="zh-CN"/>
        </w:rPr>
        <w:t>以下简称</w:t>
      </w:r>
      <w:r>
        <w:rPr>
          <w:rFonts w:eastAsia="宋体" w:hAnsiTheme="majorEastAsia" w:cstheme="minorBidi" w:hint="eastAsia"/>
          <w:szCs w:val="24"/>
          <w:lang w:val="zh-CN"/>
        </w:rPr>
        <w:t>“</w:t>
      </w:r>
      <w:r w:rsidRPr="004F38FC">
        <w:rPr>
          <w:rFonts w:eastAsia="宋体" w:hAnsiTheme="majorEastAsia" w:cstheme="minorBidi" w:hint="eastAsia"/>
          <w:szCs w:val="24"/>
          <w:lang w:val="zh-CN"/>
        </w:rPr>
        <w:t>组</w:t>
      </w:r>
      <w:r>
        <w:rPr>
          <w:rFonts w:eastAsia="宋体" w:hAnsiTheme="majorEastAsia" w:cstheme="minorBidi" w:hint="eastAsia"/>
          <w:szCs w:val="24"/>
          <w:lang w:val="zh-CN"/>
        </w:rPr>
        <w:t>”</w:t>
      </w:r>
      <w:r w:rsidRPr="004F38FC">
        <w:rPr>
          <w:rFonts w:eastAsia="宋体" w:hAnsiTheme="majorEastAsia" w:cstheme="minorBidi" w:hint="eastAsia"/>
          <w:szCs w:val="24"/>
        </w:rPr>
        <w:t>）</w:t>
      </w:r>
      <w:r>
        <w:rPr>
          <w:rFonts w:eastAsia="宋体" w:hAnsiTheme="majorEastAsia" w:cstheme="minorBidi" w:hint="eastAsia"/>
          <w:szCs w:val="24"/>
          <w:lang w:val="zh-CN"/>
        </w:rPr>
        <w:t>可被放置于不同的密封</w:t>
      </w:r>
      <w:r w:rsidRPr="004F38FC">
        <w:rPr>
          <w:rFonts w:eastAsia="宋体" w:hAnsiTheme="majorEastAsia" w:cstheme="minorBidi" w:hint="eastAsia"/>
          <w:szCs w:val="24"/>
          <w:lang w:val="zh-CN"/>
        </w:rPr>
        <w:t>包甚至不同</w:t>
      </w:r>
      <w:r>
        <w:rPr>
          <w:rFonts w:eastAsia="宋体" w:hAnsiTheme="majorEastAsia" w:cstheme="minorBidi" w:hint="eastAsia"/>
          <w:szCs w:val="24"/>
          <w:lang w:val="zh-CN"/>
        </w:rPr>
        <w:t>的</w:t>
      </w:r>
      <w:r w:rsidRPr="004F38FC">
        <w:rPr>
          <w:rFonts w:eastAsia="宋体" w:cstheme="minorBidi"/>
          <w:szCs w:val="24"/>
        </w:rPr>
        <w:t>JAR</w:t>
      </w:r>
      <w:r w:rsidRPr="004F38FC">
        <w:rPr>
          <w:rFonts w:eastAsia="宋体" w:hAnsiTheme="majorEastAsia" w:cstheme="minorBidi" w:hint="eastAsia"/>
          <w:szCs w:val="24"/>
          <w:lang w:val="zh-CN"/>
        </w:rPr>
        <w:t>文件中</w:t>
      </w:r>
      <w:r w:rsidRPr="004F38FC">
        <w:rPr>
          <w:rFonts w:eastAsia="宋体" w:hAnsiTheme="majorEastAsia" w:cstheme="minorBidi" w:hint="eastAsia"/>
          <w:szCs w:val="24"/>
        </w:rPr>
        <w:t>：</w:t>
      </w:r>
    </w:p>
    <w:p w:rsidR="008F2E4D" w:rsidRPr="00DB56C5" w:rsidRDefault="008F2E4D" w:rsidP="008F2E4D">
      <w:pPr>
        <w:pStyle w:val="aff5"/>
        <w:numPr>
          <w:ilvl w:val="0"/>
          <w:numId w:val="17"/>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hint="eastAsia"/>
          <w:szCs w:val="24"/>
          <w:lang w:val="zh-CN"/>
        </w:rPr>
        <w:t>任意独立组中包含的代码必须与其他任意组中的代码没有任何动态或者静态的依赖关系。</w:t>
      </w:r>
      <w:r w:rsidRPr="00DB56C5">
        <w:rPr>
          <w:rFonts w:asciiTheme="majorEastAsia" w:eastAsiaTheme="majorEastAsia" w:hAnsiTheme="majorEastAsia" w:cstheme="minorBidi"/>
          <w:szCs w:val="24"/>
        </w:rPr>
        <w:t xml:space="preserve"> </w:t>
      </w:r>
      <w:r w:rsidRPr="00DB56C5">
        <w:rPr>
          <w:rFonts w:asciiTheme="majorEastAsia" w:eastAsiaTheme="majorEastAsia" w:hAnsiTheme="majorEastAsia" w:cstheme="minorBidi" w:hint="eastAsia"/>
          <w:szCs w:val="24"/>
          <w:lang w:val="zh-CN"/>
        </w:rPr>
        <w:t>这意味着来自于任何这样一组中的代码都不能直接或间接地调用任意其他组里的代码。</w:t>
      </w:r>
    </w:p>
    <w:p w:rsidR="008F2E4D" w:rsidRPr="00DB56C5" w:rsidRDefault="008F2E4D" w:rsidP="008F2E4D">
      <w:pPr>
        <w:pStyle w:val="aff5"/>
        <w:numPr>
          <w:ilvl w:val="0"/>
          <w:numId w:val="17"/>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hint="eastAsia"/>
          <w:szCs w:val="24"/>
          <w:lang w:val="zh-CN"/>
        </w:rPr>
        <w:t>任意单个组里的所有代码都</w:t>
      </w:r>
      <w:r>
        <w:rPr>
          <w:rFonts w:asciiTheme="majorEastAsia" w:eastAsiaTheme="majorEastAsia" w:hAnsiTheme="majorEastAsia" w:cstheme="minorBidi" w:hint="eastAsia"/>
          <w:szCs w:val="24"/>
          <w:lang w:val="zh-CN"/>
        </w:rPr>
        <w:t>放置于一个或多个密封</w:t>
      </w:r>
      <w:r w:rsidRPr="00DB56C5">
        <w:rPr>
          <w:rFonts w:asciiTheme="majorEastAsia" w:eastAsiaTheme="majorEastAsia" w:hAnsiTheme="majorEastAsia" w:cstheme="minorBidi" w:hint="eastAsia"/>
          <w:szCs w:val="24"/>
          <w:lang w:val="zh-CN"/>
        </w:rPr>
        <w:t>的包中。</w:t>
      </w:r>
    </w:p>
    <w:p w:rsidR="008F2E4D" w:rsidRPr="00DB56C5" w:rsidRDefault="008F2E4D" w:rsidP="008F2E4D">
      <w:pPr>
        <w:pStyle w:val="aff5"/>
        <w:numPr>
          <w:ilvl w:val="0"/>
          <w:numId w:val="17"/>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hint="eastAsia"/>
          <w:szCs w:val="24"/>
          <w:lang w:val="zh-CN"/>
        </w:rPr>
        <w:t>任意单个组里的所有代码都放置于</w:t>
      </w:r>
      <w:r w:rsidR="00C934C9">
        <w:rPr>
          <w:rFonts w:asciiTheme="majorEastAsia" w:eastAsiaTheme="majorEastAsia" w:hAnsiTheme="majorEastAsia" w:cstheme="minorBidi" w:hint="eastAsia"/>
          <w:szCs w:val="24"/>
          <w:lang w:val="zh-CN"/>
        </w:rPr>
        <w:t>单独</w:t>
      </w:r>
      <w:r w:rsidRPr="00DB56C5">
        <w:rPr>
          <w:rFonts w:asciiTheme="majorEastAsia" w:eastAsiaTheme="majorEastAsia" w:hAnsiTheme="majorEastAsia" w:cstheme="minorBidi" w:hint="eastAsia"/>
          <w:szCs w:val="24"/>
          <w:lang w:val="zh-CN"/>
        </w:rPr>
        <w:t>一个签名</w:t>
      </w:r>
      <w:r w:rsidRPr="00DB56C5">
        <w:rPr>
          <w:rFonts w:asciiTheme="majorEastAsia" w:eastAsiaTheme="majorEastAsia" w:hAnsiTheme="majorEastAsia" w:cstheme="minorBidi"/>
          <w:szCs w:val="24"/>
        </w:rPr>
        <w:t>JAR</w:t>
      </w:r>
      <w:r w:rsidRPr="00DB56C5">
        <w:rPr>
          <w:rFonts w:asciiTheme="majorEastAsia" w:eastAsiaTheme="majorEastAsia" w:hAnsiTheme="majorEastAsia" w:cstheme="minorBidi" w:hint="eastAsia"/>
          <w:szCs w:val="24"/>
          <w:lang w:val="zh-CN"/>
        </w:rPr>
        <w:t>文件中。</w:t>
      </w:r>
    </w:p>
    <w:p w:rsidR="00B22AF0" w:rsidRPr="006C1A3E" w:rsidRDefault="00EE2F7C" w:rsidP="001C122A">
      <w:pPr>
        <w:pStyle w:val="2"/>
      </w:pPr>
      <w:bookmarkStart w:id="117" w:name="_Toc376550042"/>
      <w:bookmarkStart w:id="118" w:name="_Toc435437924"/>
      <w:r>
        <w:rPr>
          <w:rFonts w:eastAsiaTheme="minorEastAsia" w:hint="eastAsia"/>
        </w:rPr>
        <w:t>规则</w:t>
      </w:r>
      <w:r w:rsidR="00350656" w:rsidRPr="005D0007">
        <w:t xml:space="preserve"> </w:t>
      </w:r>
      <w:r w:rsidR="003941F3">
        <w:rPr>
          <w:rFonts w:hint="eastAsia"/>
        </w:rPr>
        <w:t>6.</w:t>
      </w:r>
      <w:r w:rsidR="003941F3">
        <w:rPr>
          <w:rFonts w:eastAsiaTheme="minorEastAsia" w:hint="eastAsia"/>
        </w:rPr>
        <w:t>6</w:t>
      </w:r>
      <w:r w:rsidR="004B62A5">
        <w:rPr>
          <w:rFonts w:eastAsiaTheme="minorEastAsia" w:hint="eastAsia"/>
        </w:rPr>
        <w:t xml:space="preserve"> </w:t>
      </w:r>
      <w:r w:rsidR="00DF5020">
        <w:rPr>
          <w:rFonts w:ascii="宋体" w:eastAsia="宋体" w:hAnsi="宋体" w:cs="宋体" w:hint="eastAsia"/>
        </w:rPr>
        <w:t>不要信任环境变量的</w:t>
      </w:r>
      <w:r w:rsidR="00DF5020" w:rsidRPr="00DF5020">
        <w:rPr>
          <w:rFonts w:ascii="宋体" w:eastAsia="宋体" w:hAnsi="宋体" w:cs="宋体" w:hint="eastAsia"/>
        </w:rPr>
        <w:t>值</w:t>
      </w:r>
      <w:bookmarkEnd w:id="117"/>
      <w:bookmarkEnd w:id="118"/>
    </w:p>
    <w:p w:rsidR="007E5625" w:rsidRPr="005A411D" w:rsidRDefault="007E5625" w:rsidP="002D3D51">
      <w:pPr>
        <w:rPr>
          <w:rFonts w:eastAsiaTheme="minorEastAsia"/>
        </w:rPr>
      </w:pPr>
      <w:r>
        <w:rPr>
          <w:rFonts w:eastAsiaTheme="minorEastAsia" w:hint="eastAsia"/>
          <w:b/>
        </w:rPr>
        <w:t>说明</w:t>
      </w:r>
      <w:r>
        <w:rPr>
          <w:rFonts w:eastAsiaTheme="minorEastAsia" w:hint="eastAsia"/>
        </w:rPr>
        <w:t>：</w:t>
      </w:r>
      <w:r w:rsidR="00E61A55">
        <w:rPr>
          <w:rFonts w:eastAsia="宋体" w:hAnsiTheme="majorEastAsia" w:hint="eastAsia"/>
          <w:szCs w:val="24"/>
          <w:lang w:val="zh-CN"/>
        </w:rPr>
        <w:t>为了</w:t>
      </w:r>
      <w:r w:rsidR="00E61A55" w:rsidRPr="004F38FC">
        <w:rPr>
          <w:rFonts w:eastAsia="宋体" w:hAnsiTheme="majorEastAsia" w:hint="eastAsia"/>
          <w:szCs w:val="24"/>
          <w:lang w:val="zh-CN"/>
        </w:rPr>
        <w:t>最大化可移植性</w:t>
      </w:r>
      <w:r w:rsidR="00E61A55" w:rsidRPr="004F38FC">
        <w:rPr>
          <w:rFonts w:eastAsia="宋体" w:hAnsiTheme="majorEastAsia" w:hint="eastAsia"/>
          <w:szCs w:val="24"/>
        </w:rPr>
        <w:t>，</w:t>
      </w:r>
      <w:r w:rsidR="00E61A55" w:rsidRPr="004F38FC">
        <w:rPr>
          <w:rFonts w:eastAsia="宋体" w:hAnsiTheme="majorEastAsia" w:hint="eastAsia"/>
          <w:szCs w:val="24"/>
          <w:lang w:val="zh-CN"/>
        </w:rPr>
        <w:t>当同样的值已经在系统属性中可用时</w:t>
      </w:r>
      <w:r w:rsidR="00E61A55" w:rsidRPr="004F38FC">
        <w:rPr>
          <w:rFonts w:eastAsia="宋体" w:hAnsiTheme="majorEastAsia" w:hint="eastAsia"/>
          <w:szCs w:val="24"/>
        </w:rPr>
        <w:t>，</w:t>
      </w:r>
      <w:r w:rsidR="00E61A55">
        <w:rPr>
          <w:rFonts w:eastAsia="宋体" w:hAnsiTheme="majorEastAsia" w:hint="eastAsia"/>
          <w:szCs w:val="24"/>
          <w:lang w:val="zh-CN"/>
        </w:rPr>
        <w:t>就不要引用</w:t>
      </w:r>
      <w:r w:rsidR="00E61A55" w:rsidRPr="004F38FC">
        <w:rPr>
          <w:rFonts w:eastAsia="宋体" w:hAnsiTheme="majorEastAsia" w:hint="eastAsia"/>
          <w:szCs w:val="24"/>
          <w:lang w:val="zh-CN"/>
        </w:rPr>
        <w:t>环境变量。</w:t>
      </w:r>
      <w:r w:rsidR="005A411D">
        <w:rPr>
          <w:rFonts w:eastAsia="宋体" w:hAnsiTheme="majorEastAsia" w:hint="eastAsia"/>
          <w:szCs w:val="24"/>
          <w:lang w:val="zh-CN"/>
        </w:rPr>
        <w:t>例如</w:t>
      </w:r>
      <w:r w:rsidR="005A411D" w:rsidRPr="004F38FC">
        <w:rPr>
          <w:rFonts w:eastAsia="宋体" w:hAnsiTheme="majorEastAsia" w:hint="eastAsia"/>
          <w:szCs w:val="24"/>
          <w:lang w:val="zh-CN"/>
        </w:rPr>
        <w:t>，</w:t>
      </w:r>
      <w:r w:rsidR="005A411D">
        <w:rPr>
          <w:rFonts w:eastAsia="宋体" w:hAnsiTheme="majorEastAsia" w:hint="eastAsia"/>
          <w:szCs w:val="24"/>
          <w:lang w:val="zh-CN"/>
        </w:rPr>
        <w:t>对于操作系统的用户名，可以通过系统属性</w:t>
      </w:r>
      <w:r w:rsidR="005A411D" w:rsidRPr="00CD6210">
        <w:t>user.name</w:t>
      </w:r>
      <w:r w:rsidR="005A411D">
        <w:rPr>
          <w:rFonts w:eastAsiaTheme="minorEastAsia" w:hint="eastAsia"/>
        </w:rPr>
        <w:t>获取。</w:t>
      </w:r>
      <w:r w:rsidR="00F37F7C" w:rsidRPr="004F38FC">
        <w:rPr>
          <w:rFonts w:eastAsia="宋体" w:hAnsiTheme="majorEastAsia" w:hint="eastAsia"/>
          <w:szCs w:val="24"/>
          <w:lang w:val="zh-CN"/>
        </w:rPr>
        <w:t>可移植性问题只是为什么不应该依赖环境变量的原因之一。攻击者可以通过某种机制</w:t>
      </w:r>
      <w:r w:rsidR="00BB14C3">
        <w:rPr>
          <w:rFonts w:eastAsia="宋体" w:hint="eastAsia"/>
          <w:szCs w:val="24"/>
        </w:rPr>
        <w:t>（</w:t>
      </w:r>
      <w:r w:rsidR="00F37F7C" w:rsidRPr="004F38FC">
        <w:rPr>
          <w:rFonts w:eastAsia="宋体" w:hAnsiTheme="majorEastAsia" w:hint="eastAsia"/>
          <w:szCs w:val="24"/>
          <w:lang w:val="zh-CN"/>
        </w:rPr>
        <w:t>比如使用</w:t>
      </w:r>
      <w:r w:rsidR="00F37F7C" w:rsidRPr="00CB4BE7">
        <w:rPr>
          <w:rStyle w:val="Char6"/>
          <w:rFonts w:eastAsia="宋体"/>
        </w:rPr>
        <w:t>java.lang.ProcessBuilder</w:t>
      </w:r>
      <w:r w:rsidR="00BB14C3">
        <w:rPr>
          <w:rFonts w:eastAsia="宋体" w:hint="eastAsia"/>
          <w:szCs w:val="24"/>
        </w:rPr>
        <w:t>）</w:t>
      </w:r>
      <w:r w:rsidR="00F37F7C" w:rsidRPr="004F38FC">
        <w:rPr>
          <w:rFonts w:eastAsia="宋体" w:hAnsiTheme="majorEastAsia" w:hint="eastAsia"/>
          <w:szCs w:val="24"/>
          <w:lang w:val="zh-CN"/>
        </w:rPr>
        <w:t>来控制进入到某个程序中的所有环境变量的值。</w:t>
      </w:r>
      <w:r w:rsidR="00CF0248" w:rsidRPr="004F38FC">
        <w:rPr>
          <w:rFonts w:eastAsia="宋体" w:hAnsiTheme="majorEastAsia" w:hint="eastAsia"/>
          <w:szCs w:val="24"/>
          <w:lang w:val="zh-CN"/>
        </w:rPr>
        <w:t>因此，当一个环境变量包含的信息可以通过其他方式获取到，包括系统属性，那么就不得使用该环境变量。</w:t>
      </w:r>
      <w:r w:rsidR="000051D1" w:rsidRPr="004F38FC">
        <w:rPr>
          <w:rFonts w:eastAsia="宋体" w:hAnsiTheme="majorEastAsia" w:hint="eastAsia"/>
          <w:szCs w:val="24"/>
          <w:lang w:val="zh-CN"/>
        </w:rPr>
        <w:t>如果确实需要用到环境变量，也需要在使用之前对其进行校验。</w:t>
      </w:r>
    </w:p>
    <w:p w:rsidR="00935308" w:rsidRPr="00FA0AE8" w:rsidRDefault="00071E9E" w:rsidP="00FA0AE8">
      <w:pPr>
        <w:pStyle w:val="aff0"/>
      </w:pPr>
      <w:r>
        <w:rPr>
          <w:rFonts w:hint="eastAsia"/>
          <w:u w:color="000000"/>
        </w:rPr>
        <w:t>错误示例：</w:t>
      </w:r>
    </w:p>
    <w:p w:rsidR="00556227" w:rsidRPr="00C269E3" w:rsidRDefault="00612436" w:rsidP="00C269E3">
      <w:pPr>
        <w:pStyle w:val="afe"/>
      </w:pPr>
      <w:r w:rsidRPr="00B67D1F">
        <w:t>String username = System.</w:t>
      </w:r>
      <w:r w:rsidRPr="002E0D9F">
        <w:t>getenv</w:t>
      </w:r>
      <w:r w:rsidRPr="00B67D1F">
        <w:t>("USER");</w:t>
      </w:r>
    </w:p>
    <w:p w:rsidR="00B76EFB" w:rsidRPr="007D0E7A" w:rsidRDefault="00E84887" w:rsidP="002D3D51">
      <w:pPr>
        <w:rPr>
          <w:rFonts w:eastAsiaTheme="minorEastAsia"/>
        </w:rPr>
      </w:pPr>
      <w:r w:rsidRPr="004F38FC">
        <w:rPr>
          <w:rFonts w:eastAsia="宋体" w:hAnsiTheme="majorEastAsia" w:hint="eastAsia"/>
          <w:szCs w:val="24"/>
          <w:lang w:val="zh-CN"/>
        </w:rPr>
        <w:t>在以上错误代码示例中</w:t>
      </w:r>
      <w:r w:rsidRPr="004F38FC">
        <w:rPr>
          <w:rFonts w:eastAsia="宋体" w:hAnsiTheme="majorEastAsia" w:hint="eastAsia"/>
          <w:szCs w:val="24"/>
        </w:rPr>
        <w:t>，</w:t>
      </w:r>
      <w:r>
        <w:rPr>
          <w:rFonts w:eastAsia="宋体" w:hAnsiTheme="majorEastAsia" w:hint="eastAsia"/>
          <w:szCs w:val="24"/>
          <w:lang w:val="zh-CN"/>
        </w:rPr>
        <w:t>使用了一个环境变量来获取用户名。这会带来</w:t>
      </w:r>
      <w:r w:rsidRPr="004F38FC">
        <w:rPr>
          <w:rFonts w:eastAsia="宋体" w:hAnsiTheme="majorEastAsia" w:hint="eastAsia"/>
          <w:szCs w:val="24"/>
          <w:lang w:val="zh-CN"/>
        </w:rPr>
        <w:t>可移植性问题</w:t>
      </w:r>
      <w:r w:rsidRPr="002C538A">
        <w:rPr>
          <w:rFonts w:eastAsia="宋体" w:hAnsiTheme="majorEastAsia" w:hint="eastAsia"/>
          <w:szCs w:val="24"/>
        </w:rPr>
        <w:t>，</w:t>
      </w:r>
      <w:r>
        <w:rPr>
          <w:rFonts w:eastAsia="宋体" w:hAnsiTheme="majorEastAsia" w:hint="eastAsia"/>
          <w:szCs w:val="24"/>
          <w:lang w:val="zh-CN"/>
        </w:rPr>
        <w:t>因为环境变量使用的方式</w:t>
      </w:r>
      <w:r w:rsidRPr="004F38FC">
        <w:rPr>
          <w:rFonts w:eastAsia="宋体" w:hAnsiTheme="majorEastAsia" w:hint="eastAsia"/>
          <w:szCs w:val="24"/>
          <w:lang w:val="zh-CN"/>
        </w:rPr>
        <w:t>是不同的。</w:t>
      </w:r>
      <w:r w:rsidR="00681AA1" w:rsidRPr="004F38FC">
        <w:rPr>
          <w:rFonts w:eastAsia="宋体" w:hAnsiTheme="majorEastAsia" w:hint="eastAsia"/>
          <w:szCs w:val="24"/>
          <w:lang w:val="zh-CN"/>
        </w:rPr>
        <w:t>例如</w:t>
      </w:r>
      <w:r w:rsidR="00681AA1" w:rsidRPr="002C538A">
        <w:rPr>
          <w:rFonts w:eastAsia="宋体" w:hAnsiTheme="majorEastAsia" w:hint="eastAsia"/>
          <w:szCs w:val="24"/>
        </w:rPr>
        <w:t>，</w:t>
      </w:r>
      <w:r w:rsidR="00681AA1" w:rsidRPr="002C538A">
        <w:rPr>
          <w:rFonts w:eastAsia="宋体"/>
          <w:szCs w:val="24"/>
        </w:rPr>
        <w:t>Windows</w:t>
      </w:r>
      <w:r w:rsidR="00681AA1" w:rsidRPr="004F38FC">
        <w:rPr>
          <w:rFonts w:eastAsia="宋体" w:hAnsiTheme="majorEastAsia" w:hint="eastAsia"/>
          <w:szCs w:val="24"/>
          <w:lang w:val="zh-CN"/>
        </w:rPr>
        <w:t>系统中提供</w:t>
      </w:r>
      <w:r w:rsidR="00681AA1">
        <w:rPr>
          <w:rFonts w:eastAsia="宋体" w:hAnsiTheme="majorEastAsia" w:hint="eastAsia"/>
          <w:szCs w:val="24"/>
          <w:lang w:val="zh-CN"/>
        </w:rPr>
        <w:t>用户名</w:t>
      </w:r>
      <w:r w:rsidR="00681AA1" w:rsidRPr="004F38FC">
        <w:rPr>
          <w:rFonts w:eastAsia="宋体" w:hAnsiTheme="majorEastAsia" w:hint="eastAsia"/>
          <w:szCs w:val="24"/>
          <w:lang w:val="zh-CN"/>
        </w:rPr>
        <w:t>的环境变量是</w:t>
      </w:r>
      <w:r w:rsidR="00681AA1" w:rsidRPr="002C538A">
        <w:rPr>
          <w:rFonts w:eastAsia="宋体" w:hint="eastAsia"/>
          <w:szCs w:val="24"/>
        </w:rPr>
        <w:t>“</w:t>
      </w:r>
      <w:r w:rsidR="00681AA1" w:rsidRPr="002C538A">
        <w:rPr>
          <w:rFonts w:eastAsia="宋体"/>
          <w:szCs w:val="24"/>
        </w:rPr>
        <w:t>USERNAME</w:t>
      </w:r>
      <w:r w:rsidR="00681AA1" w:rsidRPr="002C538A">
        <w:rPr>
          <w:rFonts w:eastAsia="宋体" w:hint="eastAsia"/>
          <w:szCs w:val="24"/>
        </w:rPr>
        <w:t>”</w:t>
      </w:r>
      <w:r w:rsidR="00681AA1" w:rsidRPr="002C538A">
        <w:rPr>
          <w:rFonts w:eastAsia="宋体" w:hAnsiTheme="majorEastAsia" w:hint="eastAsia"/>
          <w:szCs w:val="24"/>
        </w:rPr>
        <w:t>，</w:t>
      </w:r>
      <w:r w:rsidR="007D0E7A" w:rsidRPr="004F38FC">
        <w:rPr>
          <w:rFonts w:eastAsia="宋体" w:hAnsiTheme="majorEastAsia" w:hint="eastAsia"/>
          <w:szCs w:val="24"/>
          <w:lang w:val="zh-CN"/>
        </w:rPr>
        <w:t>而在</w:t>
      </w:r>
      <w:r w:rsidR="007D0E7A" w:rsidRPr="002C538A">
        <w:rPr>
          <w:rFonts w:eastAsia="宋体"/>
          <w:szCs w:val="24"/>
        </w:rPr>
        <w:t>Unix</w:t>
      </w:r>
      <w:r w:rsidR="007D0E7A" w:rsidRPr="004F38FC">
        <w:rPr>
          <w:rFonts w:eastAsia="宋体" w:hAnsiTheme="majorEastAsia" w:hint="eastAsia"/>
          <w:szCs w:val="24"/>
          <w:lang w:val="zh-CN"/>
        </w:rPr>
        <w:t>中的则可能是</w:t>
      </w:r>
      <w:r w:rsidR="007D0E7A" w:rsidRPr="002C538A">
        <w:rPr>
          <w:rFonts w:eastAsia="宋体" w:hint="eastAsia"/>
          <w:szCs w:val="24"/>
        </w:rPr>
        <w:t>“</w:t>
      </w:r>
      <w:r w:rsidR="007D0E7A" w:rsidRPr="002C538A">
        <w:rPr>
          <w:rFonts w:eastAsia="宋体"/>
          <w:szCs w:val="24"/>
        </w:rPr>
        <w:t>USER</w:t>
      </w:r>
      <w:r w:rsidR="007D0E7A" w:rsidRPr="002C538A">
        <w:rPr>
          <w:rFonts w:eastAsia="宋体" w:hint="eastAsia"/>
          <w:szCs w:val="24"/>
        </w:rPr>
        <w:t>”</w:t>
      </w:r>
      <w:r w:rsidR="007D0E7A" w:rsidRPr="004F38FC">
        <w:rPr>
          <w:rFonts w:eastAsia="宋体" w:hAnsiTheme="majorEastAsia" w:hint="eastAsia"/>
          <w:szCs w:val="24"/>
          <w:lang w:val="zh-CN"/>
        </w:rPr>
        <w:t>或者</w:t>
      </w:r>
      <w:r w:rsidR="007D0E7A" w:rsidRPr="002C538A">
        <w:rPr>
          <w:rFonts w:eastAsia="宋体" w:hint="eastAsia"/>
          <w:szCs w:val="24"/>
        </w:rPr>
        <w:t>“</w:t>
      </w:r>
      <w:r w:rsidR="007D0E7A" w:rsidRPr="002C538A">
        <w:rPr>
          <w:rFonts w:eastAsia="宋体"/>
          <w:szCs w:val="24"/>
        </w:rPr>
        <w:t>LOGNAME</w:t>
      </w:r>
      <w:r w:rsidR="007D0E7A" w:rsidRPr="002C538A">
        <w:rPr>
          <w:rFonts w:eastAsia="宋体" w:hint="eastAsia"/>
          <w:szCs w:val="24"/>
        </w:rPr>
        <w:t>”</w:t>
      </w:r>
      <w:r w:rsidR="007D0E7A" w:rsidRPr="004F38FC">
        <w:rPr>
          <w:rFonts w:eastAsia="宋体" w:hAnsiTheme="majorEastAsia" w:hint="eastAsia"/>
          <w:szCs w:val="24"/>
          <w:lang w:val="zh-CN"/>
        </w:rPr>
        <w:t>或者是二者都有。除此之外，攻击者可以在执行程序的时候为</w:t>
      </w:r>
      <w:r w:rsidR="007D0E7A">
        <w:rPr>
          <w:rFonts w:eastAsia="宋体" w:hint="eastAsia"/>
          <w:szCs w:val="24"/>
          <w:lang w:val="zh-CN"/>
        </w:rPr>
        <w:t>“</w:t>
      </w:r>
      <w:r w:rsidR="007D0E7A" w:rsidRPr="004F38FC">
        <w:rPr>
          <w:rFonts w:eastAsia="宋体"/>
          <w:szCs w:val="24"/>
          <w:lang w:val="zh-CN"/>
        </w:rPr>
        <w:t>USER</w:t>
      </w:r>
      <w:r w:rsidR="007D0E7A">
        <w:rPr>
          <w:rFonts w:eastAsia="宋体" w:hint="eastAsia"/>
          <w:szCs w:val="24"/>
          <w:lang w:val="zh-CN"/>
        </w:rPr>
        <w:t>”</w:t>
      </w:r>
      <w:r w:rsidR="007D0E7A" w:rsidRPr="004F38FC">
        <w:rPr>
          <w:rFonts w:eastAsia="宋体" w:hAnsiTheme="majorEastAsia" w:hint="eastAsia"/>
          <w:szCs w:val="24"/>
          <w:lang w:val="zh-CN"/>
        </w:rPr>
        <w:t>指定任意的值。</w:t>
      </w:r>
    </w:p>
    <w:p w:rsidR="00FD5C9D" w:rsidRDefault="00AF2CF6" w:rsidP="00A7533A">
      <w:pPr>
        <w:pStyle w:val="aff0"/>
      </w:pPr>
      <w:r>
        <w:rPr>
          <w:rFonts w:hint="eastAsia"/>
        </w:rPr>
        <w:t>正确示例：</w:t>
      </w:r>
    </w:p>
    <w:p w:rsidR="007A63BA" w:rsidRDefault="007A63BA" w:rsidP="007A63BA">
      <w:pPr>
        <w:pStyle w:val="afe"/>
      </w:pPr>
      <w:r w:rsidRPr="00B67D1F">
        <w:t>String username = System.</w:t>
      </w:r>
      <w:r w:rsidRPr="002E0D9F">
        <w:t>getProperty</w:t>
      </w:r>
      <w:r w:rsidRPr="00B67D1F">
        <w:t>("user.name");</w:t>
      </w:r>
    </w:p>
    <w:p w:rsidR="005624B3" w:rsidRPr="00375040" w:rsidRDefault="00375040" w:rsidP="007A63BA">
      <w:pPr>
        <w:rPr>
          <w:rFonts w:eastAsiaTheme="minorEastAsia"/>
        </w:rPr>
      </w:pPr>
      <w:r w:rsidRPr="004F38FC">
        <w:rPr>
          <w:rFonts w:eastAsia="宋体" w:hint="eastAsia"/>
          <w:lang w:val="zh-CN"/>
        </w:rPr>
        <w:t>在以上正确代码示例中</w:t>
      </w:r>
      <w:r w:rsidRPr="004F38FC">
        <w:rPr>
          <w:rFonts w:eastAsia="宋体" w:hint="eastAsia"/>
        </w:rPr>
        <w:t>，</w:t>
      </w:r>
      <w:r w:rsidRPr="004F38FC">
        <w:rPr>
          <w:rFonts w:eastAsia="宋体" w:hint="eastAsia"/>
          <w:lang w:val="zh-CN"/>
        </w:rPr>
        <w:t>使用</w:t>
      </w:r>
      <w:r w:rsidRPr="004F38FC">
        <w:rPr>
          <w:rFonts w:eastAsia="宋体"/>
        </w:rPr>
        <w:t>user.name</w:t>
      </w:r>
      <w:r w:rsidRPr="004F38FC">
        <w:rPr>
          <w:rFonts w:eastAsia="宋体" w:hint="eastAsia"/>
          <w:lang w:val="zh-CN"/>
        </w:rPr>
        <w:t>系统属性来获取用户名。</w:t>
      </w:r>
      <w:r w:rsidRPr="004F38FC">
        <w:rPr>
          <w:rFonts w:eastAsia="宋体"/>
          <w:lang w:val="zh-CN"/>
        </w:rPr>
        <w:t>JVM</w:t>
      </w:r>
      <w:r w:rsidRPr="004F38FC">
        <w:rPr>
          <w:rFonts w:eastAsia="宋体" w:hint="eastAsia"/>
          <w:lang w:val="zh-CN"/>
        </w:rPr>
        <w:t>在初始化的时候将这个系统属性设置为一个正确的用户名，尽管</w:t>
      </w:r>
      <w:r w:rsidRPr="004F38FC">
        <w:rPr>
          <w:rFonts w:eastAsia="宋体"/>
          <w:lang w:val="zh-CN"/>
        </w:rPr>
        <w:t>USER</w:t>
      </w:r>
      <w:r w:rsidRPr="004F38FC">
        <w:rPr>
          <w:rFonts w:eastAsia="宋体" w:hint="eastAsia"/>
          <w:lang w:val="zh-CN"/>
        </w:rPr>
        <w:t>这个环境变量曾经被设置为一个错误的值或者为空。</w:t>
      </w:r>
    </w:p>
    <w:p w:rsidR="005F0824" w:rsidRPr="006C1A3E" w:rsidRDefault="00613EE9" w:rsidP="005F0824">
      <w:pPr>
        <w:pStyle w:val="2"/>
      </w:pPr>
      <w:bookmarkStart w:id="119" w:name="_Toc435437925"/>
      <w:r>
        <w:rPr>
          <w:rFonts w:eastAsiaTheme="minorEastAsia" w:hint="eastAsia"/>
        </w:rPr>
        <w:lastRenderedPageBreak/>
        <w:t>规则</w:t>
      </w:r>
      <w:r w:rsidR="005F0824" w:rsidRPr="005D0007">
        <w:t xml:space="preserve"> </w:t>
      </w:r>
      <w:r w:rsidR="005F0824">
        <w:rPr>
          <w:rFonts w:hint="eastAsia"/>
        </w:rPr>
        <w:t>6.</w:t>
      </w:r>
      <w:r w:rsidR="00F23571">
        <w:rPr>
          <w:rFonts w:eastAsiaTheme="minorEastAsia" w:hint="eastAsia"/>
        </w:rPr>
        <w:t>7</w:t>
      </w:r>
      <w:r w:rsidR="004B62A5">
        <w:rPr>
          <w:rFonts w:eastAsiaTheme="minorEastAsia" w:hint="eastAsia"/>
        </w:rPr>
        <w:t xml:space="preserve"> </w:t>
      </w:r>
      <w:r w:rsidR="00A45CB7" w:rsidRPr="00A45CB7">
        <w:rPr>
          <w:rFonts w:ascii="宋体" w:eastAsia="宋体" w:hAnsi="宋体" w:cs="宋体" w:hint="eastAsia"/>
        </w:rPr>
        <w:t>生产代码不能包含任何调试入口点</w:t>
      </w:r>
      <w:bookmarkEnd w:id="119"/>
    </w:p>
    <w:p w:rsidR="003B2C94" w:rsidRDefault="00197C6B" w:rsidP="009A46B8">
      <w:pPr>
        <w:rPr>
          <w:rFonts w:eastAsia="宋体" w:hAnsiTheme="majorEastAsia"/>
          <w:szCs w:val="24"/>
          <w:lang w:val="zh-CN"/>
        </w:rPr>
      </w:pPr>
      <w:r>
        <w:rPr>
          <w:rFonts w:eastAsiaTheme="minorEastAsia" w:hint="eastAsia"/>
          <w:b/>
        </w:rPr>
        <w:t>说明</w:t>
      </w:r>
      <w:r>
        <w:rPr>
          <w:rFonts w:eastAsiaTheme="minorEastAsia" w:hint="eastAsia"/>
        </w:rPr>
        <w:t>：</w:t>
      </w:r>
      <w:r w:rsidR="008A4D19" w:rsidRPr="004F38FC">
        <w:rPr>
          <w:rFonts w:eastAsia="宋体" w:hAnsiTheme="majorEastAsia" w:hint="eastAsia"/>
          <w:szCs w:val="24"/>
          <w:lang w:val="zh-CN"/>
        </w:rPr>
        <w:t>一种常见的做法就是由于调试或者测试目的在代码中添加特定的后门代码</w:t>
      </w:r>
      <w:r w:rsidR="008A4D19" w:rsidRPr="004F38FC">
        <w:rPr>
          <w:rFonts w:eastAsia="宋体" w:hAnsiTheme="majorEastAsia" w:hint="eastAsia"/>
          <w:szCs w:val="24"/>
        </w:rPr>
        <w:t>，</w:t>
      </w:r>
      <w:r w:rsidR="008A4D19" w:rsidRPr="004F38FC">
        <w:rPr>
          <w:rFonts w:eastAsia="宋体" w:hAnsiTheme="majorEastAsia" w:hint="eastAsia"/>
          <w:szCs w:val="24"/>
          <w:lang w:val="zh-CN"/>
        </w:rPr>
        <w:t>这些代码并没有打算与应用一起交付或者部署。当这类的调试代码不小心被留在了应用中，这个应用对某些无意的交互就是开放的。这些后门入口点可以导致安全风险，因为在设计和测试的时候并没有考虑到而且处于应用预期的运行情况之外。</w:t>
      </w:r>
    </w:p>
    <w:p w:rsidR="0071036F" w:rsidRDefault="002046FC" w:rsidP="009A46B8">
      <w:pPr>
        <w:rPr>
          <w:rFonts w:eastAsia="宋体" w:hAnsiTheme="majorEastAsia"/>
          <w:szCs w:val="24"/>
          <w:lang w:val="zh-CN"/>
        </w:rPr>
      </w:pPr>
      <w:r w:rsidRPr="002046FC">
        <w:rPr>
          <w:rFonts w:eastAsia="宋体" w:hint="eastAsia"/>
        </w:rPr>
        <w:t>被忘记的调试代码最常见的例子比如一个</w:t>
      </w:r>
      <w:r w:rsidRPr="002046FC">
        <w:rPr>
          <w:rFonts w:eastAsia="宋体"/>
        </w:rPr>
        <w:t>web</w:t>
      </w:r>
      <w:r w:rsidRPr="002046FC">
        <w:rPr>
          <w:rFonts w:eastAsia="宋体" w:hint="eastAsia"/>
        </w:rPr>
        <w:t>应用中出现的</w:t>
      </w:r>
      <w:r w:rsidRPr="002046FC">
        <w:rPr>
          <w:rStyle w:val="Char6"/>
          <w:rFonts w:eastAsia="宋体"/>
        </w:rPr>
        <w:t>main()</w:t>
      </w:r>
      <w:r w:rsidRPr="002046FC">
        <w:rPr>
          <w:rFonts w:eastAsia="宋体" w:hint="eastAsia"/>
        </w:rPr>
        <w:t>方法</w:t>
      </w:r>
      <w:r w:rsidRPr="004F38FC">
        <w:rPr>
          <w:rStyle w:val="Char6"/>
          <w:rFonts w:ascii="Times New Roman" w:eastAsia="宋体" w:hAnsiTheme="majorEastAsia" w:hint="eastAsia"/>
          <w:szCs w:val="24"/>
          <w:lang w:val="zh-CN"/>
        </w:rPr>
        <w:t>。</w:t>
      </w:r>
      <w:r w:rsidRPr="004F38FC">
        <w:rPr>
          <w:rFonts w:eastAsia="宋体" w:hAnsiTheme="majorEastAsia" w:hint="eastAsia"/>
          <w:szCs w:val="24"/>
          <w:lang w:val="zh-CN"/>
        </w:rPr>
        <w:t>虽然这在产品生产的过程中也是可以接受的，但是</w:t>
      </w:r>
      <w:r>
        <w:rPr>
          <w:rFonts w:eastAsia="宋体" w:hAnsiTheme="majorEastAsia" w:hint="eastAsia"/>
          <w:szCs w:val="24"/>
          <w:lang w:val="zh-CN"/>
        </w:rPr>
        <w:t>在</w:t>
      </w:r>
      <w:r w:rsidRPr="004F38FC">
        <w:rPr>
          <w:rFonts w:eastAsia="宋体" w:hAnsiTheme="majorEastAsia" w:hint="eastAsia"/>
          <w:szCs w:val="24"/>
          <w:lang w:val="zh-CN"/>
        </w:rPr>
        <w:t>生产</w:t>
      </w:r>
      <w:r>
        <w:rPr>
          <w:rFonts w:eastAsia="宋体" w:hAnsiTheme="majorEastAsia" w:hint="eastAsia"/>
          <w:szCs w:val="24"/>
          <w:lang w:val="zh-CN"/>
        </w:rPr>
        <w:t>环境下，</w:t>
      </w:r>
      <w:r w:rsidRPr="004F38FC">
        <w:rPr>
          <w:rFonts w:eastAsia="宋体"/>
          <w:szCs w:val="24"/>
          <w:lang w:val="zh-CN"/>
        </w:rPr>
        <w:t>J2EE</w:t>
      </w:r>
      <w:r>
        <w:rPr>
          <w:rFonts w:eastAsia="宋体" w:hAnsiTheme="majorEastAsia" w:hint="eastAsia"/>
          <w:szCs w:val="24"/>
          <w:lang w:val="zh-CN"/>
        </w:rPr>
        <w:t>应用中的</w:t>
      </w:r>
      <w:r w:rsidRPr="004F38FC">
        <w:rPr>
          <w:rFonts w:eastAsia="宋体" w:hAnsiTheme="majorEastAsia" w:hint="eastAsia"/>
          <w:szCs w:val="24"/>
          <w:lang w:val="zh-CN"/>
        </w:rPr>
        <w:t>类是不应该定义</w:t>
      </w:r>
      <w:r>
        <w:rPr>
          <w:rFonts w:eastAsia="宋体" w:hAnsiTheme="majorEastAsia" w:hint="eastAsia"/>
          <w:szCs w:val="24"/>
          <w:lang w:val="zh-CN"/>
        </w:rPr>
        <w:t>有</w:t>
      </w:r>
      <w:r w:rsidRPr="002046FC">
        <w:rPr>
          <w:rStyle w:val="Char6"/>
          <w:rFonts w:eastAsia="宋体"/>
        </w:rPr>
        <w:t>main()</w:t>
      </w:r>
      <w:r w:rsidRPr="004F38FC">
        <w:rPr>
          <w:rFonts w:eastAsia="宋体" w:hAnsiTheme="majorEastAsia" w:hint="eastAsia"/>
          <w:szCs w:val="24"/>
          <w:lang w:val="zh-CN"/>
        </w:rPr>
        <w:t>的。</w:t>
      </w:r>
    </w:p>
    <w:p w:rsidR="00557C7B" w:rsidRDefault="008F7EFC" w:rsidP="00557C7B">
      <w:pPr>
        <w:pStyle w:val="aff0"/>
      </w:pPr>
      <w:r>
        <w:rPr>
          <w:rFonts w:hint="eastAsia"/>
          <w:u w:color="000000"/>
        </w:rPr>
        <w:t>错误示例：</w:t>
      </w:r>
    </w:p>
    <w:p w:rsidR="00557C7B" w:rsidRDefault="00557C7B" w:rsidP="00557C7B">
      <w:pPr>
        <w:pStyle w:val="aff"/>
        <w:rPr>
          <w:snapToGrid/>
        </w:rPr>
      </w:pPr>
      <w:r w:rsidRPr="00557C7B">
        <w:rPr>
          <w:b/>
          <w:snapToGrid/>
          <w:color w:val="7F0055"/>
        </w:rPr>
        <w:t>public</w:t>
      </w:r>
      <w:r w:rsidR="00722691">
        <w:rPr>
          <w:snapToGrid/>
          <w:color w:val="000000"/>
        </w:rPr>
        <w:t xml:space="preserve"> </w:t>
      </w:r>
      <w:r w:rsidRPr="00557C7B">
        <w:rPr>
          <w:b/>
          <w:snapToGrid/>
          <w:color w:val="7F0055"/>
        </w:rPr>
        <w:t>class</w:t>
      </w:r>
      <w:r w:rsidR="00722691">
        <w:rPr>
          <w:snapToGrid/>
          <w:color w:val="000000"/>
        </w:rPr>
        <w:t xml:space="preserve"> Stuff</w:t>
      </w:r>
    </w:p>
    <w:p w:rsidR="00557C7B" w:rsidRDefault="00722691" w:rsidP="00557C7B">
      <w:pPr>
        <w:pStyle w:val="aff"/>
        <w:rPr>
          <w:snapToGrid/>
        </w:rPr>
      </w:pPr>
      <w:r>
        <w:rPr>
          <w:snapToGrid/>
          <w:color w:val="000000"/>
        </w:rPr>
        <w:t xml:space="preserve">{   </w:t>
      </w:r>
    </w:p>
    <w:p w:rsidR="00557C7B" w:rsidRDefault="00722691" w:rsidP="00557C7B">
      <w:pPr>
        <w:pStyle w:val="aff"/>
        <w:rPr>
          <w:snapToGrid/>
        </w:rPr>
      </w:pPr>
      <w:r>
        <w:rPr>
          <w:snapToGrid/>
          <w:color w:val="000000"/>
        </w:rPr>
        <w:t xml:space="preserve">    </w:t>
      </w:r>
      <w:r>
        <w:rPr>
          <w:snapToGrid/>
          <w:color w:val="3F7F5F"/>
        </w:rPr>
        <w:t>// other fields and methods</w:t>
      </w:r>
    </w:p>
    <w:p w:rsidR="00557C7B" w:rsidRDefault="00722691" w:rsidP="00557C7B">
      <w:pPr>
        <w:pStyle w:val="aff"/>
        <w:rPr>
          <w:snapToGrid/>
        </w:rPr>
      </w:pPr>
      <w:r>
        <w:rPr>
          <w:snapToGrid/>
          <w:color w:val="000000"/>
        </w:rPr>
        <w:t xml:space="preserve">    </w:t>
      </w:r>
      <w:r w:rsidR="00557C7B" w:rsidRPr="00557C7B">
        <w:rPr>
          <w:b/>
          <w:snapToGrid/>
          <w:color w:val="7F0055"/>
        </w:rPr>
        <w:t>public</w:t>
      </w:r>
      <w:r>
        <w:rPr>
          <w:snapToGrid/>
          <w:color w:val="000000"/>
        </w:rPr>
        <w:t xml:space="preserve"> </w:t>
      </w:r>
      <w:r w:rsidR="00557C7B" w:rsidRPr="00557C7B">
        <w:rPr>
          <w:b/>
          <w:snapToGrid/>
          <w:color w:val="7F0055"/>
        </w:rPr>
        <w:t>static</w:t>
      </w:r>
      <w:r>
        <w:rPr>
          <w:snapToGrid/>
          <w:color w:val="000000"/>
        </w:rPr>
        <w:t xml:space="preserve"> </w:t>
      </w:r>
      <w:r w:rsidR="00557C7B" w:rsidRPr="00557C7B">
        <w:rPr>
          <w:b/>
          <w:snapToGrid/>
          <w:color w:val="7F0055"/>
        </w:rPr>
        <w:t>void</w:t>
      </w:r>
      <w:r w:rsidR="002E4677">
        <w:rPr>
          <w:snapToGrid/>
          <w:color w:val="000000"/>
        </w:rPr>
        <w:t xml:space="preserve"> main(String</w:t>
      </w:r>
      <w:r w:rsidR="002E4677">
        <w:rPr>
          <w:rFonts w:hint="eastAsia"/>
          <w:snapToGrid/>
          <w:color w:val="000000"/>
        </w:rPr>
        <w:t xml:space="preserve"> args</w:t>
      </w:r>
      <w:r>
        <w:rPr>
          <w:snapToGrid/>
          <w:color w:val="000000"/>
        </w:rPr>
        <w:t>[])</w:t>
      </w:r>
    </w:p>
    <w:p w:rsidR="00557C7B" w:rsidRDefault="00722691" w:rsidP="00557C7B">
      <w:pPr>
        <w:pStyle w:val="aff"/>
        <w:rPr>
          <w:snapToGrid/>
        </w:rPr>
      </w:pPr>
      <w:r>
        <w:rPr>
          <w:snapToGrid/>
          <w:color w:val="000000"/>
        </w:rPr>
        <w:t xml:space="preserve">    {</w:t>
      </w:r>
    </w:p>
    <w:p w:rsidR="00557C7B" w:rsidRDefault="00722691" w:rsidP="00557C7B">
      <w:pPr>
        <w:pStyle w:val="aff"/>
        <w:rPr>
          <w:snapToGrid/>
        </w:rPr>
      </w:pPr>
      <w:r>
        <w:rPr>
          <w:snapToGrid/>
          <w:color w:val="000000"/>
        </w:rPr>
        <w:t xml:space="preserve">        Stuff </w:t>
      </w:r>
      <w:r w:rsidR="00557C7B" w:rsidRPr="00557C7B">
        <w:rPr>
          <w:snapToGrid/>
          <w:color w:val="000000"/>
        </w:rPr>
        <w:t>stuff</w:t>
      </w:r>
      <w:r>
        <w:rPr>
          <w:snapToGrid/>
          <w:color w:val="000000"/>
        </w:rPr>
        <w:t xml:space="preserve"> = </w:t>
      </w:r>
      <w:r w:rsidR="00557C7B" w:rsidRPr="00557C7B">
        <w:rPr>
          <w:b/>
          <w:snapToGrid/>
          <w:color w:val="7F0055"/>
        </w:rPr>
        <w:t>new</w:t>
      </w:r>
      <w:r>
        <w:rPr>
          <w:snapToGrid/>
          <w:color w:val="000000"/>
        </w:rPr>
        <w:t xml:space="preserve"> Stuff();</w:t>
      </w:r>
    </w:p>
    <w:p w:rsidR="00557C7B" w:rsidRDefault="00722691" w:rsidP="00557C7B">
      <w:pPr>
        <w:pStyle w:val="aff"/>
        <w:rPr>
          <w:snapToGrid/>
        </w:rPr>
      </w:pPr>
      <w:r>
        <w:rPr>
          <w:snapToGrid/>
          <w:color w:val="000000"/>
        </w:rPr>
        <w:t xml:space="preserve">        </w:t>
      </w:r>
      <w:r>
        <w:rPr>
          <w:snapToGrid/>
          <w:color w:val="3F7F5F"/>
        </w:rPr>
        <w:t>// Test stuff</w:t>
      </w:r>
    </w:p>
    <w:p w:rsidR="00557C7B" w:rsidRDefault="00722691" w:rsidP="00557C7B">
      <w:pPr>
        <w:pStyle w:val="aff"/>
        <w:rPr>
          <w:snapToGrid/>
        </w:rPr>
      </w:pPr>
      <w:r>
        <w:rPr>
          <w:snapToGrid/>
          <w:color w:val="000000"/>
        </w:rPr>
        <w:t xml:space="preserve">    }</w:t>
      </w:r>
    </w:p>
    <w:p w:rsidR="00557C7B" w:rsidRDefault="00722691" w:rsidP="00557C7B">
      <w:pPr>
        <w:pStyle w:val="aff"/>
        <w:rPr>
          <w:snapToGrid/>
          <w:color w:val="000000"/>
        </w:rPr>
      </w:pPr>
      <w:r>
        <w:rPr>
          <w:snapToGrid/>
          <w:color w:val="000000"/>
        </w:rPr>
        <w:t>}</w:t>
      </w:r>
    </w:p>
    <w:p w:rsidR="00313706" w:rsidRPr="00313706" w:rsidRDefault="008861FB" w:rsidP="00313706">
      <w:pPr>
        <w:rPr>
          <w:rFonts w:eastAsiaTheme="minorEastAsia"/>
        </w:rPr>
      </w:pPr>
      <w:r w:rsidRPr="00F37B21">
        <w:rPr>
          <w:rFonts w:eastAsia="宋体" w:hint="eastAsia"/>
        </w:rPr>
        <w:t>在这个错误代码示例中，</w:t>
      </w:r>
      <w:r w:rsidRPr="00F40304">
        <w:rPr>
          <w:rStyle w:val="Char6"/>
          <w:rFonts w:eastAsia="宋体"/>
        </w:rPr>
        <w:t>Stuff</w:t>
      </w:r>
      <w:r w:rsidRPr="00F37B21">
        <w:rPr>
          <w:rFonts w:eastAsia="宋体" w:hint="eastAsia"/>
        </w:rPr>
        <w:t>类使用了一个</w:t>
      </w:r>
      <w:r w:rsidRPr="00023301">
        <w:rPr>
          <w:rStyle w:val="Char6"/>
          <w:rFonts w:eastAsia="宋体"/>
        </w:rPr>
        <w:t>main()</w:t>
      </w:r>
      <w:r w:rsidRPr="00F37B21">
        <w:rPr>
          <w:rFonts w:eastAsia="宋体" w:hint="eastAsia"/>
        </w:rPr>
        <w:t>函数来测试其方法。</w:t>
      </w:r>
      <w:r w:rsidR="00F4491E" w:rsidRPr="00F37B21">
        <w:rPr>
          <w:rFonts w:eastAsia="宋体" w:hint="eastAsia"/>
        </w:rPr>
        <w:t>尽管对于调试是很有用的，如果这个函数被留在了生产代码中（例如，一个</w:t>
      </w:r>
      <w:r w:rsidR="00F4491E" w:rsidRPr="00F37B21">
        <w:rPr>
          <w:rFonts w:eastAsia="宋体" w:hint="eastAsia"/>
        </w:rPr>
        <w:t>Web</w:t>
      </w:r>
      <w:r w:rsidR="00E56865" w:rsidRPr="00F37B21">
        <w:rPr>
          <w:rFonts w:eastAsia="宋体" w:hint="eastAsia"/>
        </w:rPr>
        <w:t>应用），那么攻击者就可能</w:t>
      </w:r>
      <w:r w:rsidR="00F4491E" w:rsidRPr="00F37B21">
        <w:rPr>
          <w:rFonts w:eastAsia="宋体" w:hint="eastAsia"/>
        </w:rPr>
        <w:t>直接调用</w:t>
      </w:r>
      <w:r w:rsidR="00F4491E" w:rsidRPr="00F40304">
        <w:rPr>
          <w:rStyle w:val="Char6"/>
          <w:rFonts w:eastAsia="宋体"/>
        </w:rPr>
        <w:t>Stuff.main()</w:t>
      </w:r>
      <w:r w:rsidR="00F4491E" w:rsidRPr="00F37B21">
        <w:rPr>
          <w:rFonts w:eastAsia="宋体" w:hint="eastAsia"/>
        </w:rPr>
        <w:t>来</w:t>
      </w:r>
      <w:r w:rsidR="00F40304" w:rsidRPr="00F37B21">
        <w:rPr>
          <w:rFonts w:eastAsia="宋体" w:hint="eastAsia"/>
        </w:rPr>
        <w:t>访问</w:t>
      </w:r>
      <w:r w:rsidR="00F4491E" w:rsidRPr="00F37B21">
        <w:rPr>
          <w:rFonts w:eastAsia="宋体"/>
        </w:rPr>
        <w:t>Stuff</w:t>
      </w:r>
      <w:r w:rsidR="00F40304" w:rsidRPr="00F37B21">
        <w:rPr>
          <w:rFonts w:eastAsia="宋体" w:hint="eastAsia"/>
        </w:rPr>
        <w:t>类的</w:t>
      </w:r>
      <w:r w:rsidR="00F4491E" w:rsidRPr="00F37B21">
        <w:rPr>
          <w:rFonts w:eastAsia="宋体" w:hint="eastAsia"/>
        </w:rPr>
        <w:t>测试方法。</w:t>
      </w:r>
    </w:p>
    <w:p w:rsidR="00557C7B" w:rsidRDefault="00F37B21" w:rsidP="00557C7B">
      <w:pPr>
        <w:pStyle w:val="aff0"/>
        <w:rPr>
          <w:rFonts w:eastAsiaTheme="minorEastAsia"/>
        </w:rPr>
      </w:pPr>
      <w:r>
        <w:rPr>
          <w:rFonts w:hint="eastAsia"/>
        </w:rPr>
        <w:t>正确示例：</w:t>
      </w:r>
    </w:p>
    <w:p w:rsidR="0088032C" w:rsidRDefault="00B72BD7">
      <w:pPr>
        <w:rPr>
          <w:rFonts w:eastAsia="宋体"/>
        </w:rPr>
      </w:pPr>
      <w:r w:rsidRPr="00B5780D">
        <w:rPr>
          <w:rFonts w:eastAsia="宋体" w:hint="eastAsia"/>
        </w:rPr>
        <w:t>正确的代码示例中将</w:t>
      </w:r>
      <w:r w:rsidRPr="00B5780D">
        <w:rPr>
          <w:rStyle w:val="Char6"/>
          <w:rFonts w:eastAsia="宋体"/>
        </w:rPr>
        <w:t>main()</w:t>
      </w:r>
      <w:r w:rsidRPr="00B5780D">
        <w:rPr>
          <w:rFonts w:eastAsia="宋体" w:hint="eastAsia"/>
        </w:rPr>
        <w:t>方法从</w:t>
      </w:r>
      <w:r w:rsidRPr="00B5780D">
        <w:rPr>
          <w:rStyle w:val="Char6"/>
          <w:rFonts w:eastAsia="宋体"/>
        </w:rPr>
        <w:t>Stuff</w:t>
      </w:r>
      <w:r w:rsidRPr="00B5780D">
        <w:rPr>
          <w:rFonts w:eastAsia="宋体" w:hint="eastAsia"/>
        </w:rPr>
        <w:t>类中移除，这样攻击者就不能利用这个入口点了。</w:t>
      </w:r>
    </w:p>
    <w:p w:rsidR="00FA3CEA" w:rsidRDefault="00FA3CEA" w:rsidP="00FA3CEA">
      <w:pPr>
        <w:pStyle w:val="aff0"/>
      </w:pPr>
      <w:r>
        <w:rPr>
          <w:rFonts w:hint="eastAsia"/>
        </w:rPr>
        <w:t>例外：</w:t>
      </w:r>
    </w:p>
    <w:p w:rsidR="00FA3CEA" w:rsidRDefault="00FA3CEA" w:rsidP="00FA3CEA">
      <w:pPr>
        <w:rPr>
          <w:rFonts w:eastAsiaTheme="minorEastAsia"/>
        </w:rPr>
      </w:pPr>
      <w:r>
        <w:rPr>
          <w:rFonts w:eastAsia="宋体" w:hAnsiTheme="majorEastAsia" w:hint="eastAsia"/>
          <w:szCs w:val="24"/>
          <w:lang w:val="zh-CN"/>
        </w:rPr>
        <w:t>但是如果出于程序安装或初始化</w:t>
      </w:r>
      <w:r>
        <w:rPr>
          <w:rFonts w:eastAsia="宋体" w:hAnsiTheme="majorEastAsia" w:hint="eastAsia"/>
          <w:szCs w:val="24"/>
          <w:lang w:val="zh-CN"/>
        </w:rPr>
        <w:t>shell</w:t>
      </w:r>
      <w:r>
        <w:rPr>
          <w:rFonts w:eastAsia="宋体" w:hAnsiTheme="majorEastAsia" w:hint="eastAsia"/>
          <w:szCs w:val="24"/>
          <w:lang w:val="zh-CN"/>
        </w:rPr>
        <w:t>脚本调用需要，可以保留</w:t>
      </w:r>
      <w:r>
        <w:rPr>
          <w:rFonts w:eastAsia="宋体" w:hAnsiTheme="majorEastAsia" w:hint="eastAsia"/>
          <w:szCs w:val="24"/>
          <w:lang w:val="zh-CN"/>
        </w:rPr>
        <w:t>main</w:t>
      </w:r>
      <w:r>
        <w:rPr>
          <w:rFonts w:eastAsia="宋体" w:hAnsiTheme="majorEastAsia" w:hint="eastAsia"/>
          <w:szCs w:val="24"/>
          <w:lang w:val="zh-CN"/>
        </w:rPr>
        <w:t>方法，但是需要确保在使用完以后对对应的类进行保护或者删除。</w:t>
      </w:r>
    </w:p>
    <w:p w:rsidR="00FA3CEA" w:rsidRPr="00FA3CEA" w:rsidRDefault="00FA3CEA">
      <w:pPr>
        <w:rPr>
          <w:rFonts w:eastAsiaTheme="minorEastAsia"/>
        </w:rPr>
      </w:pPr>
    </w:p>
    <w:p w:rsidR="00B24800" w:rsidRPr="00B67D1F" w:rsidRDefault="0050341B" w:rsidP="00B24800">
      <w:pPr>
        <w:pStyle w:val="aff1"/>
      </w:pPr>
      <w:bookmarkStart w:id="120" w:name="_Toc435437926"/>
      <w:r w:rsidRPr="0050341B">
        <w:rPr>
          <w:rFonts w:ascii="宋体" w:eastAsia="宋体" w:hAnsi="宋体" w:cs="宋体" w:hint="eastAsia"/>
        </w:rPr>
        <w:t>其他</w:t>
      </w:r>
      <w:bookmarkEnd w:id="120"/>
    </w:p>
    <w:p w:rsidR="00B24800" w:rsidRDefault="000146D3" w:rsidP="001C122A">
      <w:pPr>
        <w:pStyle w:val="2"/>
      </w:pPr>
      <w:bookmarkStart w:id="121" w:name="_Toc373262689"/>
      <w:bookmarkStart w:id="122" w:name="_Toc376550044"/>
      <w:bookmarkStart w:id="123" w:name="_Toc435437927"/>
      <w:r>
        <w:rPr>
          <w:rFonts w:eastAsiaTheme="minorEastAsia" w:hint="eastAsia"/>
        </w:rPr>
        <w:t>规则</w:t>
      </w:r>
      <w:r w:rsidR="00B24800">
        <w:rPr>
          <w:rFonts w:hint="eastAsia"/>
        </w:rPr>
        <w:t xml:space="preserve"> 7.1</w:t>
      </w:r>
      <w:r w:rsidR="00F02801">
        <w:rPr>
          <w:rFonts w:eastAsiaTheme="minorEastAsia" w:hint="eastAsia"/>
        </w:rPr>
        <w:t xml:space="preserve"> </w:t>
      </w:r>
      <w:r w:rsidR="00537B8F" w:rsidRPr="00537B8F">
        <w:rPr>
          <w:rFonts w:ascii="宋体" w:eastAsia="宋体" w:hAnsi="宋体" w:cs="宋体" w:hint="eastAsia"/>
        </w:rPr>
        <w:t>禁止在日志中保存口令、密钥和其他敏感数据</w:t>
      </w:r>
      <w:bookmarkEnd w:id="121"/>
      <w:bookmarkEnd w:id="122"/>
      <w:bookmarkEnd w:id="123"/>
    </w:p>
    <w:p w:rsidR="00D20985" w:rsidRDefault="003810E1" w:rsidP="00B24800">
      <w:pPr>
        <w:rPr>
          <w:rFonts w:eastAsiaTheme="minorEastAsia"/>
          <w:b/>
        </w:rPr>
      </w:pPr>
      <w:r>
        <w:rPr>
          <w:rFonts w:eastAsiaTheme="minorEastAsia" w:hint="eastAsia"/>
          <w:b/>
        </w:rPr>
        <w:t>说明</w:t>
      </w:r>
      <w:r w:rsidR="00584917">
        <w:rPr>
          <w:rFonts w:eastAsiaTheme="minorEastAsia" w:hint="eastAsia"/>
          <w:b/>
        </w:rPr>
        <w:t>：</w:t>
      </w:r>
      <w:r w:rsidR="00584917" w:rsidRPr="0050216D">
        <w:rPr>
          <w:rFonts w:eastAsia="宋体" w:hint="eastAsia"/>
        </w:rPr>
        <w:t>在日志中不能输出口令、密钥和其他敏感信息，口令包括明文口令和密文口令。对于敏感信息建议采取以下方法：</w:t>
      </w:r>
    </w:p>
    <w:p w:rsidR="009411DB" w:rsidRPr="00DB56C5" w:rsidRDefault="009411DB" w:rsidP="009411DB">
      <w:pPr>
        <w:pStyle w:val="aff5"/>
        <w:numPr>
          <w:ilvl w:val="0"/>
          <w:numId w:val="4"/>
        </w:numPr>
        <w:ind w:left="284" w:firstLineChars="0" w:hanging="284"/>
        <w:rPr>
          <w:rFonts w:asciiTheme="majorEastAsia" w:eastAsiaTheme="majorEastAsia" w:hAnsiTheme="majorEastAsia"/>
          <w:szCs w:val="24"/>
        </w:rPr>
      </w:pPr>
      <w:r w:rsidRPr="00DB56C5">
        <w:rPr>
          <w:rFonts w:asciiTheme="majorEastAsia" w:eastAsiaTheme="majorEastAsia" w:hAnsiTheme="majorEastAsia"/>
          <w:szCs w:val="24"/>
          <w:lang w:val="zh-CN"/>
        </w:rPr>
        <w:t>不</w:t>
      </w:r>
      <w:r w:rsidRPr="00DB56C5">
        <w:rPr>
          <w:rFonts w:asciiTheme="majorEastAsia" w:eastAsiaTheme="majorEastAsia" w:hAnsiTheme="majorEastAsia" w:hint="eastAsia"/>
          <w:szCs w:val="24"/>
          <w:lang w:val="zh-CN"/>
        </w:rPr>
        <w:t>在</w:t>
      </w:r>
      <w:r w:rsidRPr="00DB56C5">
        <w:rPr>
          <w:rFonts w:asciiTheme="majorEastAsia" w:eastAsiaTheme="majorEastAsia" w:hAnsiTheme="majorEastAsia"/>
          <w:szCs w:val="24"/>
          <w:lang w:val="zh-CN"/>
        </w:rPr>
        <w:t>日志中</w:t>
      </w:r>
      <w:r w:rsidRPr="00DB56C5">
        <w:rPr>
          <w:rFonts w:asciiTheme="majorEastAsia" w:eastAsiaTheme="majorEastAsia" w:hAnsiTheme="majorEastAsia" w:hint="eastAsia"/>
          <w:szCs w:val="24"/>
          <w:lang w:val="zh-CN"/>
        </w:rPr>
        <w:t>打印敏感信息。</w:t>
      </w:r>
    </w:p>
    <w:p w:rsidR="009411DB" w:rsidRPr="00DB56C5" w:rsidRDefault="009411DB" w:rsidP="009411DB">
      <w:pPr>
        <w:pStyle w:val="aff5"/>
        <w:numPr>
          <w:ilvl w:val="0"/>
          <w:numId w:val="4"/>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szCs w:val="24"/>
          <w:lang w:val="zh-CN"/>
        </w:rPr>
        <w:t>若因为特殊原因必须要打印日志</w:t>
      </w:r>
      <w:r w:rsidRPr="00DB56C5">
        <w:rPr>
          <w:rFonts w:asciiTheme="majorEastAsia" w:eastAsiaTheme="majorEastAsia" w:hAnsiTheme="majorEastAsia" w:cstheme="minorBidi"/>
          <w:szCs w:val="24"/>
        </w:rPr>
        <w:t>，</w:t>
      </w:r>
      <w:r w:rsidRPr="00DB56C5">
        <w:rPr>
          <w:rFonts w:asciiTheme="majorEastAsia" w:eastAsiaTheme="majorEastAsia" w:hAnsiTheme="majorEastAsia" w:cstheme="minorBidi"/>
          <w:szCs w:val="24"/>
          <w:lang w:val="zh-CN"/>
        </w:rPr>
        <w:t>则用</w:t>
      </w:r>
      <w:r w:rsidRPr="00DB56C5">
        <w:rPr>
          <w:rFonts w:asciiTheme="majorEastAsia" w:eastAsiaTheme="majorEastAsia" w:hAnsiTheme="majorEastAsia" w:cstheme="minorBidi" w:hint="eastAsia"/>
          <w:szCs w:val="24"/>
          <w:lang w:val="zh-CN"/>
        </w:rPr>
        <w:t>固定长度的星号</w:t>
      </w:r>
      <w:r w:rsidRPr="00DB56C5">
        <w:rPr>
          <w:rFonts w:asciiTheme="majorEastAsia" w:eastAsiaTheme="majorEastAsia" w:hAnsiTheme="majorEastAsia" w:cstheme="minorBidi" w:hint="eastAsia"/>
          <w:szCs w:val="24"/>
        </w:rPr>
        <w:t>（</w:t>
      </w:r>
      <w:r w:rsidRPr="00DB56C5">
        <w:rPr>
          <w:rFonts w:asciiTheme="majorEastAsia" w:eastAsiaTheme="majorEastAsia" w:hAnsiTheme="majorEastAsia" w:cstheme="minorBidi"/>
          <w:szCs w:val="24"/>
        </w:rPr>
        <w:t>*</w:t>
      </w:r>
      <w:r w:rsidRPr="00DB56C5">
        <w:rPr>
          <w:rFonts w:asciiTheme="majorEastAsia" w:eastAsiaTheme="majorEastAsia" w:hAnsiTheme="majorEastAsia" w:cstheme="minorBidi" w:hint="eastAsia"/>
          <w:szCs w:val="24"/>
        </w:rPr>
        <w:t>）</w:t>
      </w:r>
      <w:r w:rsidRPr="00DB56C5">
        <w:rPr>
          <w:rFonts w:asciiTheme="majorEastAsia" w:eastAsiaTheme="majorEastAsia" w:hAnsiTheme="majorEastAsia" w:cstheme="minorBidi"/>
          <w:szCs w:val="24"/>
          <w:lang w:val="zh-CN"/>
        </w:rPr>
        <w:t>代替</w:t>
      </w:r>
      <w:r w:rsidRPr="00DB56C5">
        <w:rPr>
          <w:rFonts w:asciiTheme="majorEastAsia" w:eastAsiaTheme="majorEastAsia" w:hAnsiTheme="majorEastAsia" w:cstheme="minorBidi" w:hint="eastAsia"/>
          <w:szCs w:val="24"/>
          <w:lang w:val="zh-CN"/>
        </w:rPr>
        <w:t>输出的敏感信息</w:t>
      </w:r>
      <w:r w:rsidRPr="00DB56C5">
        <w:rPr>
          <w:rFonts w:asciiTheme="majorEastAsia" w:eastAsiaTheme="majorEastAsia" w:hAnsiTheme="majorEastAsia" w:cstheme="minorBidi"/>
          <w:szCs w:val="24"/>
          <w:lang w:val="zh-CN"/>
        </w:rPr>
        <w:t>。</w:t>
      </w:r>
    </w:p>
    <w:p w:rsidR="00B24800" w:rsidRPr="0067032E" w:rsidRDefault="00D624A0" w:rsidP="001C122A">
      <w:pPr>
        <w:pStyle w:val="2"/>
        <w:rPr>
          <w:rFonts w:eastAsia="宋体"/>
        </w:rPr>
      </w:pPr>
      <w:bookmarkStart w:id="124" w:name="_Toc373262690"/>
      <w:bookmarkStart w:id="125" w:name="_Toc376550045"/>
      <w:bookmarkStart w:id="126" w:name="_Toc435437928"/>
      <w:r>
        <w:rPr>
          <w:rFonts w:eastAsiaTheme="minorEastAsia" w:hint="eastAsia"/>
        </w:rPr>
        <w:t>规则</w:t>
      </w:r>
      <w:r w:rsidR="00B24800">
        <w:rPr>
          <w:rFonts w:hint="eastAsia"/>
        </w:rPr>
        <w:t xml:space="preserve"> 7.2</w:t>
      </w:r>
      <w:r w:rsidR="00F02801">
        <w:rPr>
          <w:rFonts w:eastAsiaTheme="minorEastAsia" w:hint="eastAsia"/>
        </w:rPr>
        <w:t xml:space="preserve"> </w:t>
      </w:r>
      <w:r w:rsidR="001F6CDB" w:rsidRPr="001F6CDB">
        <w:rPr>
          <w:rFonts w:eastAsia="宋体" w:hint="eastAsia"/>
        </w:rPr>
        <w:t>禁止使用私有或者弱加密算法</w:t>
      </w:r>
      <w:bookmarkEnd w:id="124"/>
      <w:bookmarkEnd w:id="125"/>
      <w:bookmarkEnd w:id="126"/>
    </w:p>
    <w:p w:rsidR="00B914FE" w:rsidRDefault="00381398" w:rsidP="00B24800">
      <w:pPr>
        <w:rPr>
          <w:rFonts w:eastAsia="宋体" w:hAnsiTheme="majorEastAsia"/>
          <w:szCs w:val="24"/>
          <w:lang w:val="zh-CN"/>
        </w:rPr>
      </w:pPr>
      <w:r>
        <w:rPr>
          <w:rFonts w:eastAsiaTheme="minorEastAsia" w:hint="eastAsia"/>
          <w:b/>
        </w:rPr>
        <w:t>说明：</w:t>
      </w:r>
      <w:r w:rsidR="00166111" w:rsidRPr="004F38FC">
        <w:rPr>
          <w:rFonts w:eastAsia="宋体" w:hAnsiTheme="majorEastAsia" w:hint="eastAsia"/>
          <w:szCs w:val="24"/>
          <w:lang w:val="zh-CN"/>
        </w:rPr>
        <w:t>禁止使用</w:t>
      </w:r>
      <w:r w:rsidR="00166111" w:rsidRPr="004F38FC">
        <w:rPr>
          <w:rFonts w:eastAsia="宋体" w:hAnsiTheme="majorEastAsia"/>
          <w:szCs w:val="24"/>
          <w:lang w:val="zh-CN"/>
        </w:rPr>
        <w:t>私有算法或者弱加密算法</w:t>
      </w:r>
      <w:r w:rsidR="00166111" w:rsidRPr="004F38FC">
        <w:rPr>
          <w:rFonts w:eastAsia="宋体" w:hAnsiTheme="majorEastAsia"/>
          <w:szCs w:val="24"/>
        </w:rPr>
        <w:t>（</w:t>
      </w:r>
      <w:r w:rsidR="00166111" w:rsidRPr="004F38FC">
        <w:rPr>
          <w:rFonts w:eastAsia="宋体" w:hAnsiTheme="majorEastAsia" w:hint="eastAsia"/>
          <w:szCs w:val="24"/>
          <w:lang w:val="zh-CN"/>
        </w:rPr>
        <w:t>比</w:t>
      </w:r>
      <w:r w:rsidR="00166111" w:rsidRPr="004F38FC">
        <w:rPr>
          <w:rFonts w:eastAsia="宋体" w:hAnsiTheme="majorEastAsia"/>
          <w:szCs w:val="24"/>
          <w:lang w:val="zh-CN"/>
        </w:rPr>
        <w:t>如</w:t>
      </w:r>
      <w:r w:rsidR="00166111" w:rsidRPr="004F38FC">
        <w:rPr>
          <w:rFonts w:eastAsia="宋体"/>
          <w:szCs w:val="24"/>
        </w:rPr>
        <w:t>DES</w:t>
      </w:r>
      <w:r w:rsidR="00166111" w:rsidRPr="004F38FC">
        <w:rPr>
          <w:rFonts w:eastAsia="宋体" w:hAnsiTheme="majorEastAsia"/>
          <w:szCs w:val="24"/>
        </w:rPr>
        <w:t>，</w:t>
      </w:r>
      <w:r w:rsidR="00166111" w:rsidRPr="004F38FC">
        <w:rPr>
          <w:rFonts w:eastAsia="宋体"/>
          <w:szCs w:val="24"/>
        </w:rPr>
        <w:t>SHA1</w:t>
      </w:r>
      <w:r w:rsidR="00166111" w:rsidRPr="004F38FC">
        <w:rPr>
          <w:rFonts w:eastAsia="宋体" w:hAnsiTheme="majorEastAsia"/>
          <w:szCs w:val="24"/>
          <w:lang w:val="zh-CN"/>
        </w:rPr>
        <w:t>等</w:t>
      </w:r>
      <w:r w:rsidR="00166111" w:rsidRPr="004F38FC">
        <w:rPr>
          <w:rFonts w:eastAsia="宋体" w:hAnsiTheme="majorEastAsia"/>
          <w:szCs w:val="24"/>
        </w:rPr>
        <w:t>）</w:t>
      </w:r>
      <w:r w:rsidR="00166111" w:rsidRPr="004F38FC">
        <w:rPr>
          <w:rFonts w:eastAsia="宋体" w:hAnsiTheme="majorEastAsia" w:hint="eastAsia"/>
          <w:szCs w:val="24"/>
          <w:lang w:val="zh-CN"/>
        </w:rPr>
        <w:t>。</w:t>
      </w:r>
      <w:r w:rsidR="00166111" w:rsidRPr="004F38FC">
        <w:rPr>
          <w:rFonts w:eastAsia="宋体" w:hAnsiTheme="majorEastAsia"/>
          <w:szCs w:val="24"/>
          <w:lang w:val="zh-CN"/>
        </w:rPr>
        <w:t>应该使用经过验证的、安全的、公开的加密算法</w:t>
      </w:r>
      <w:r w:rsidR="00166111" w:rsidRPr="004F38FC">
        <w:rPr>
          <w:rFonts w:eastAsia="宋体" w:hAnsiTheme="majorEastAsia" w:hint="eastAsia"/>
          <w:szCs w:val="24"/>
          <w:lang w:val="zh-CN"/>
        </w:rPr>
        <w:t>。</w:t>
      </w:r>
    </w:p>
    <w:p w:rsidR="008D4DE6" w:rsidRDefault="008D4DE6" w:rsidP="00B24800">
      <w:pPr>
        <w:rPr>
          <w:rFonts w:eastAsia="宋体"/>
          <w:szCs w:val="24"/>
        </w:rPr>
      </w:pPr>
      <w:r w:rsidRPr="004F38FC">
        <w:rPr>
          <w:rFonts w:eastAsia="宋体" w:hAnsiTheme="majorEastAsia" w:hint="eastAsia"/>
          <w:szCs w:val="24"/>
          <w:lang w:val="zh-CN"/>
        </w:rPr>
        <w:lastRenderedPageBreak/>
        <w:t>加密算法分为对称加密算法和非对称加密算法。推荐使用的对称加密算法有</w:t>
      </w:r>
      <w:r>
        <w:rPr>
          <w:rFonts w:eastAsia="宋体" w:hint="eastAsia"/>
          <w:szCs w:val="24"/>
        </w:rPr>
        <w:t>：</w:t>
      </w:r>
    </w:p>
    <w:p w:rsidR="00194247" w:rsidRPr="00BB1C00" w:rsidRDefault="00194247" w:rsidP="00194247">
      <w:pPr>
        <w:pStyle w:val="aff5"/>
        <w:numPr>
          <w:ilvl w:val="0"/>
          <w:numId w:val="5"/>
        </w:numPr>
        <w:ind w:left="284" w:firstLineChars="0" w:hanging="284"/>
      </w:pPr>
      <w:r w:rsidRPr="00BB1C00">
        <w:t>AES</w:t>
      </w:r>
    </w:p>
    <w:p w:rsidR="008D4DE6" w:rsidRDefault="00194247" w:rsidP="00B24800">
      <w:pPr>
        <w:rPr>
          <w:rFonts w:eastAsia="宋体"/>
          <w:szCs w:val="24"/>
        </w:rPr>
      </w:pPr>
      <w:r w:rsidRPr="004F38FC">
        <w:rPr>
          <w:rFonts w:eastAsia="宋体" w:hAnsiTheme="majorEastAsia" w:hint="eastAsia"/>
          <w:szCs w:val="24"/>
          <w:lang w:val="zh-CN"/>
        </w:rPr>
        <w:t>推荐</w:t>
      </w:r>
      <w:r w:rsidRPr="004F38FC">
        <w:rPr>
          <w:rFonts w:eastAsia="宋体" w:hAnsiTheme="majorEastAsia"/>
          <w:szCs w:val="24"/>
          <w:lang w:val="zh-CN"/>
        </w:rPr>
        <w:t>使用的非对称算法有</w:t>
      </w:r>
      <w:r w:rsidRPr="004F38FC">
        <w:rPr>
          <w:rFonts w:eastAsia="宋体" w:hAnsiTheme="majorEastAsia" w:hint="eastAsia"/>
          <w:szCs w:val="24"/>
          <w:lang w:val="zh-CN"/>
        </w:rPr>
        <w:t>：</w:t>
      </w:r>
    </w:p>
    <w:p w:rsidR="00194247" w:rsidRPr="00BB1C00" w:rsidRDefault="00194247" w:rsidP="00194247">
      <w:pPr>
        <w:pStyle w:val="aff5"/>
        <w:numPr>
          <w:ilvl w:val="0"/>
          <w:numId w:val="6"/>
        </w:numPr>
        <w:ind w:left="284" w:firstLineChars="0" w:hanging="284"/>
      </w:pPr>
      <w:r w:rsidRPr="00BB1C00">
        <w:t>RSA</w:t>
      </w:r>
    </w:p>
    <w:p w:rsidR="008D4DE6" w:rsidRDefault="00194247" w:rsidP="00B24800">
      <w:pPr>
        <w:rPr>
          <w:rFonts w:eastAsia="宋体" w:hAnsiTheme="majorEastAsia"/>
          <w:szCs w:val="24"/>
          <w:lang w:val="zh-CN"/>
        </w:rPr>
      </w:pPr>
      <w:r w:rsidRPr="004F38FC">
        <w:rPr>
          <w:rFonts w:eastAsia="宋体" w:hAnsiTheme="majorEastAsia" w:hint="eastAsia"/>
          <w:szCs w:val="24"/>
          <w:lang w:val="zh-CN"/>
        </w:rPr>
        <w:t>推荐使用的数字签名算法有：</w:t>
      </w:r>
    </w:p>
    <w:p w:rsidR="00194247" w:rsidRPr="002B28D2" w:rsidRDefault="00194247" w:rsidP="00194247">
      <w:pPr>
        <w:pStyle w:val="aff5"/>
        <w:numPr>
          <w:ilvl w:val="0"/>
          <w:numId w:val="6"/>
        </w:numPr>
        <w:ind w:left="284" w:firstLineChars="0" w:hanging="284"/>
      </w:pPr>
      <w:r>
        <w:rPr>
          <w:rFonts w:eastAsiaTheme="minorEastAsia" w:hint="eastAsia"/>
        </w:rPr>
        <w:t>D</w:t>
      </w:r>
      <w:r w:rsidRPr="00BB1C00">
        <w:t>SA</w:t>
      </w:r>
    </w:p>
    <w:p w:rsidR="00194247" w:rsidRPr="005C6F11" w:rsidRDefault="00194247" w:rsidP="00194247">
      <w:pPr>
        <w:pStyle w:val="aff5"/>
        <w:numPr>
          <w:ilvl w:val="0"/>
          <w:numId w:val="6"/>
        </w:numPr>
        <w:ind w:left="284" w:firstLineChars="0" w:hanging="284"/>
      </w:pPr>
      <w:r>
        <w:rPr>
          <w:rFonts w:eastAsiaTheme="minorEastAsia" w:hint="eastAsia"/>
        </w:rPr>
        <w:t>ECDSA</w:t>
      </w:r>
    </w:p>
    <w:p w:rsidR="00194247" w:rsidRDefault="00194247" w:rsidP="00B24800">
      <w:pPr>
        <w:rPr>
          <w:rFonts w:eastAsia="宋体" w:hAnsiTheme="majorEastAsia"/>
          <w:szCs w:val="24"/>
          <w:lang w:val="zh-CN"/>
        </w:rPr>
      </w:pPr>
      <w:r w:rsidRPr="004F38FC">
        <w:rPr>
          <w:rFonts w:eastAsia="宋体" w:hAnsiTheme="majorEastAsia" w:hint="eastAsia"/>
          <w:szCs w:val="24"/>
          <w:lang w:val="zh-CN"/>
        </w:rPr>
        <w:t>除了以上提到的几种算法之外</w:t>
      </w:r>
      <w:r w:rsidRPr="004F38FC">
        <w:rPr>
          <w:rFonts w:eastAsia="宋体" w:hAnsiTheme="majorEastAsia" w:hint="eastAsia"/>
          <w:szCs w:val="24"/>
        </w:rPr>
        <w:t>，</w:t>
      </w:r>
      <w:r w:rsidRPr="004F38FC">
        <w:rPr>
          <w:rFonts w:eastAsia="宋体" w:hAnsiTheme="majorEastAsia" w:hint="eastAsia"/>
          <w:szCs w:val="24"/>
          <w:lang w:val="zh-CN"/>
        </w:rPr>
        <w:t>还经常使用安全哈希算法</w:t>
      </w:r>
      <w:r w:rsidRPr="004F38FC">
        <w:rPr>
          <w:rFonts w:eastAsia="宋体" w:hAnsiTheme="majorEastAsia" w:hint="eastAsia"/>
          <w:szCs w:val="24"/>
        </w:rPr>
        <w:t>（</w:t>
      </w:r>
      <w:r w:rsidRPr="004F38FC">
        <w:rPr>
          <w:rFonts w:eastAsia="宋体"/>
          <w:szCs w:val="24"/>
        </w:rPr>
        <w:t>SHA256</w:t>
      </w:r>
      <w:r w:rsidRPr="004F38FC">
        <w:rPr>
          <w:rFonts w:eastAsia="宋体" w:hAnsiTheme="majorEastAsia" w:hint="eastAsia"/>
          <w:szCs w:val="24"/>
        </w:rPr>
        <w:t>）</w:t>
      </w:r>
      <w:r w:rsidRPr="004F38FC">
        <w:rPr>
          <w:rFonts w:eastAsia="宋体" w:hAnsiTheme="majorEastAsia" w:hint="eastAsia"/>
          <w:szCs w:val="24"/>
          <w:lang w:val="zh-CN"/>
        </w:rPr>
        <w:t>等来验证消息的完整性。如果使用哈希算法来存储口令，则必须加入盐值（</w:t>
      </w:r>
      <w:r w:rsidRPr="004F38FC">
        <w:rPr>
          <w:rFonts w:eastAsia="宋体"/>
          <w:szCs w:val="24"/>
          <w:lang w:val="zh-CN"/>
        </w:rPr>
        <w:t>salt</w:t>
      </w:r>
      <w:r w:rsidRPr="004F38FC">
        <w:rPr>
          <w:rFonts w:eastAsia="宋体" w:hAnsiTheme="majorEastAsia" w:hint="eastAsia"/>
          <w:szCs w:val="24"/>
          <w:lang w:val="zh-CN"/>
        </w:rPr>
        <w:t>）</w:t>
      </w:r>
      <w:r>
        <w:rPr>
          <w:rFonts w:eastAsia="宋体" w:hAnsiTheme="majorEastAsia" w:hint="eastAsia"/>
          <w:szCs w:val="24"/>
          <w:lang w:val="zh-CN"/>
        </w:rPr>
        <w:t>（可参考</w:t>
      </w:r>
      <w:hyperlink w:anchor="_规则_7.3基于哈希算法的口令安全存储必须加入盐值（salt）" w:history="1">
        <w:r w:rsidR="006F5E0E" w:rsidRPr="006F5E0E">
          <w:rPr>
            <w:rStyle w:val="aff7"/>
            <w:rFonts w:eastAsia="宋体" w:hAnsiTheme="majorEastAsia" w:hint="eastAsia"/>
            <w:szCs w:val="24"/>
            <w:lang w:val="zh-CN"/>
          </w:rPr>
          <w:t>规则</w:t>
        </w:r>
        <w:r w:rsidR="006F5E0E" w:rsidRPr="006F5E0E">
          <w:rPr>
            <w:rStyle w:val="aff7"/>
            <w:rFonts w:eastAsia="宋体" w:hAnsiTheme="majorEastAsia"/>
            <w:szCs w:val="24"/>
            <w:lang w:val="zh-CN"/>
          </w:rPr>
          <w:t xml:space="preserve"> 7.3</w:t>
        </w:r>
        <w:r w:rsidR="006F5E0E" w:rsidRPr="006F5E0E">
          <w:rPr>
            <w:rStyle w:val="aff7"/>
            <w:rFonts w:eastAsia="宋体" w:hAnsiTheme="majorEastAsia"/>
            <w:szCs w:val="24"/>
            <w:lang w:val="zh-CN"/>
          </w:rPr>
          <w:t>基于哈希算法的口令安全存储必须加入盐值（</w:t>
        </w:r>
        <w:r w:rsidR="006F5E0E" w:rsidRPr="006F5E0E">
          <w:rPr>
            <w:rStyle w:val="aff7"/>
            <w:rFonts w:eastAsia="宋体" w:hAnsiTheme="majorEastAsia"/>
            <w:szCs w:val="24"/>
            <w:lang w:val="zh-CN"/>
          </w:rPr>
          <w:t>salt</w:t>
        </w:r>
        <w:r w:rsidR="006F5E0E" w:rsidRPr="006F5E0E">
          <w:rPr>
            <w:rStyle w:val="aff7"/>
            <w:rFonts w:eastAsia="宋体" w:hAnsiTheme="majorEastAsia"/>
            <w:szCs w:val="24"/>
            <w:lang w:val="zh-CN"/>
          </w:rPr>
          <w:t>）</w:t>
        </w:r>
      </w:hyperlink>
      <w:r>
        <w:rPr>
          <w:rFonts w:eastAsia="宋体" w:hAnsiTheme="majorEastAsia" w:hint="eastAsia"/>
          <w:szCs w:val="24"/>
          <w:lang w:val="zh-CN"/>
        </w:rPr>
        <w:t>）</w:t>
      </w:r>
    </w:p>
    <w:p w:rsidR="005D4D44" w:rsidRDefault="004268B1" w:rsidP="00F12B73">
      <w:pPr>
        <w:rPr>
          <w:rFonts w:eastAsia="宋体"/>
        </w:rPr>
      </w:pPr>
      <w:r w:rsidRPr="004F38FC">
        <w:rPr>
          <w:rFonts w:eastAsia="宋体" w:hint="eastAsia"/>
          <w:lang w:val="zh-CN"/>
        </w:rPr>
        <w:t>对每个推荐的算法</w:t>
      </w:r>
      <w:r w:rsidRPr="004F38FC">
        <w:rPr>
          <w:rFonts w:eastAsia="宋体" w:hint="eastAsia"/>
        </w:rPr>
        <w:t>，</w:t>
      </w:r>
      <w:r w:rsidRPr="004F38FC">
        <w:rPr>
          <w:rFonts w:eastAsia="宋体" w:hint="eastAsia"/>
          <w:lang w:val="zh-CN"/>
        </w:rPr>
        <w:t>其密钥长度需符合以下最低安全要求</w:t>
      </w:r>
      <w:r w:rsidRPr="004F38FC">
        <w:rPr>
          <w:rFonts w:eastAsia="宋体" w:hint="eastAsia"/>
        </w:rPr>
        <w:t>：</w:t>
      </w:r>
    </w:p>
    <w:p w:rsidR="0019220F" w:rsidRPr="00BB1C00" w:rsidRDefault="00696254" w:rsidP="0019220F">
      <w:pPr>
        <w:pStyle w:val="aff5"/>
        <w:numPr>
          <w:ilvl w:val="0"/>
          <w:numId w:val="7"/>
        </w:numPr>
        <w:ind w:left="284" w:firstLineChars="0" w:hanging="284"/>
      </w:pPr>
      <w:r>
        <w:t>AES: 128</w:t>
      </w:r>
      <w:r>
        <w:rPr>
          <w:rFonts w:eastAsiaTheme="minorEastAsia" w:hint="eastAsia"/>
        </w:rPr>
        <w:t>位</w:t>
      </w:r>
    </w:p>
    <w:p w:rsidR="0019220F" w:rsidRPr="00BB1C00" w:rsidRDefault="0019220F" w:rsidP="0019220F">
      <w:pPr>
        <w:pStyle w:val="aff5"/>
        <w:numPr>
          <w:ilvl w:val="0"/>
          <w:numId w:val="7"/>
        </w:numPr>
        <w:ind w:left="284" w:firstLineChars="0" w:hanging="284"/>
      </w:pPr>
      <w:r w:rsidRPr="00BB1C00">
        <w:t>RSA: 2048</w:t>
      </w:r>
      <w:r w:rsidR="00696254">
        <w:rPr>
          <w:rFonts w:eastAsiaTheme="minorEastAsia" w:hint="eastAsia"/>
        </w:rPr>
        <w:t>位</w:t>
      </w:r>
    </w:p>
    <w:p w:rsidR="0019220F" w:rsidRPr="00BB1C00" w:rsidRDefault="0019220F" w:rsidP="0019220F">
      <w:pPr>
        <w:pStyle w:val="aff5"/>
        <w:numPr>
          <w:ilvl w:val="0"/>
          <w:numId w:val="7"/>
        </w:numPr>
        <w:ind w:left="284" w:firstLineChars="0" w:hanging="284"/>
      </w:pPr>
      <w:r>
        <w:t xml:space="preserve">DSA: </w:t>
      </w:r>
      <w:r>
        <w:rPr>
          <w:rFonts w:eastAsiaTheme="minorEastAsia" w:hint="eastAsia"/>
        </w:rPr>
        <w:t>2048</w:t>
      </w:r>
      <w:r w:rsidR="00696254">
        <w:rPr>
          <w:rFonts w:eastAsiaTheme="minorEastAsia" w:hint="eastAsia"/>
        </w:rPr>
        <w:t>位</w:t>
      </w:r>
    </w:p>
    <w:p w:rsidR="00B24800" w:rsidRDefault="00EC2C22" w:rsidP="00DE19BA">
      <w:pPr>
        <w:rPr>
          <w:rFonts w:eastAsia="宋体" w:hAnsiTheme="majorEastAsia" w:cstheme="minorBidi"/>
          <w:szCs w:val="24"/>
          <w:lang w:val="zh-CN"/>
        </w:rPr>
      </w:pPr>
      <w:r>
        <w:rPr>
          <w:rFonts w:eastAsia="宋体" w:hAnsiTheme="majorEastAsia" w:cstheme="minorBidi" w:hint="eastAsia"/>
          <w:szCs w:val="24"/>
        </w:rPr>
        <w:t>有关</w:t>
      </w:r>
      <w:r w:rsidR="00714923" w:rsidRPr="004F38FC">
        <w:rPr>
          <w:rFonts w:eastAsia="宋体" w:hAnsiTheme="majorEastAsia" w:cstheme="minorBidi" w:hint="eastAsia"/>
          <w:szCs w:val="24"/>
          <w:lang w:val="zh-CN"/>
        </w:rPr>
        <w:t>如何选择和使用加密算法</w:t>
      </w:r>
      <w:r w:rsidR="00012F1C">
        <w:rPr>
          <w:rFonts w:eastAsia="宋体" w:hAnsiTheme="majorEastAsia" w:cstheme="minorBidi" w:hint="eastAsia"/>
          <w:szCs w:val="24"/>
          <w:lang w:val="zh-CN"/>
        </w:rPr>
        <w:t>的更多信息</w:t>
      </w:r>
      <w:r w:rsidR="00714923" w:rsidRPr="004F38FC">
        <w:rPr>
          <w:rFonts w:eastAsia="宋体" w:hAnsiTheme="majorEastAsia" w:cstheme="minorBidi" w:hint="eastAsia"/>
          <w:szCs w:val="24"/>
        </w:rPr>
        <w:t>，</w:t>
      </w:r>
      <w:r w:rsidR="00370C76">
        <w:rPr>
          <w:rFonts w:eastAsia="宋体" w:hAnsiTheme="majorEastAsia" w:cstheme="minorBidi" w:hint="eastAsia"/>
          <w:szCs w:val="24"/>
          <w:lang w:val="zh-CN"/>
        </w:rPr>
        <w:t>请</w:t>
      </w:r>
      <w:r w:rsidR="00714923" w:rsidRPr="004F38FC">
        <w:rPr>
          <w:rFonts w:eastAsia="宋体" w:hAnsiTheme="majorEastAsia" w:cstheme="minorBidi" w:hint="eastAsia"/>
          <w:szCs w:val="24"/>
          <w:lang w:val="zh-CN"/>
        </w:rPr>
        <w:t>参考《华为密码算法应用规范》。</w:t>
      </w:r>
    </w:p>
    <w:p w:rsidR="00B914FE" w:rsidRPr="00B914FE" w:rsidRDefault="00B914FE" w:rsidP="00DE19BA">
      <w:pPr>
        <w:rPr>
          <w:rFonts w:eastAsia="宋体" w:hAnsiTheme="majorEastAsia"/>
          <w:szCs w:val="24"/>
          <w:lang w:val="zh-CN"/>
        </w:rPr>
      </w:pPr>
      <w:r>
        <w:rPr>
          <w:rFonts w:eastAsia="宋体" w:hAnsiTheme="majorEastAsia" w:cstheme="minorBidi" w:hint="eastAsia"/>
          <w:szCs w:val="24"/>
          <w:lang w:val="zh-CN"/>
        </w:rPr>
        <w:t>另：</w:t>
      </w:r>
      <w:r>
        <w:rPr>
          <w:rFonts w:eastAsia="宋体" w:hAnsiTheme="majorEastAsia" w:hint="eastAsia"/>
          <w:szCs w:val="24"/>
          <w:lang w:val="zh-CN"/>
        </w:rPr>
        <w:t>非对称哈希和对称加密应使用</w:t>
      </w:r>
      <w:r>
        <w:rPr>
          <w:rFonts w:eastAsia="宋体" w:hAnsiTheme="majorEastAsia" w:hint="eastAsia"/>
          <w:szCs w:val="24"/>
          <w:lang w:val="zh-CN"/>
        </w:rPr>
        <w:t>javax.crypto</w:t>
      </w:r>
      <w:r>
        <w:rPr>
          <w:rFonts w:eastAsia="宋体" w:hAnsiTheme="majorEastAsia" w:hint="eastAsia"/>
          <w:szCs w:val="24"/>
          <w:lang w:val="zh-CN"/>
        </w:rPr>
        <w:t>包。</w:t>
      </w:r>
    </w:p>
    <w:p w:rsidR="00B24800" w:rsidRPr="00B67D1F" w:rsidRDefault="0026498E" w:rsidP="001C122A">
      <w:pPr>
        <w:pStyle w:val="2"/>
      </w:pPr>
      <w:bookmarkStart w:id="127" w:name="_规则_7.3基于哈希算法的口令安全存储必须加入盐值（salt）"/>
      <w:bookmarkStart w:id="128" w:name="_Toc373262691"/>
      <w:bookmarkStart w:id="129" w:name="_Toc376550046"/>
      <w:bookmarkStart w:id="130" w:name="_Ref378166961"/>
      <w:bookmarkStart w:id="131" w:name="_Toc435437929"/>
      <w:bookmarkEnd w:id="127"/>
      <w:r>
        <w:rPr>
          <w:rFonts w:eastAsiaTheme="minorEastAsia" w:hint="eastAsia"/>
        </w:rPr>
        <w:t>规则</w:t>
      </w:r>
      <w:r w:rsidR="00B24800">
        <w:rPr>
          <w:rFonts w:hint="eastAsia"/>
        </w:rPr>
        <w:t xml:space="preserve"> 7.3</w:t>
      </w:r>
      <w:r w:rsidR="00F02801">
        <w:rPr>
          <w:rFonts w:eastAsiaTheme="minorEastAsia" w:hint="eastAsia"/>
        </w:rPr>
        <w:t xml:space="preserve"> </w:t>
      </w:r>
      <w:r w:rsidR="006C3B32" w:rsidRPr="006C3B32">
        <w:rPr>
          <w:rFonts w:ascii="宋体" w:eastAsia="宋体" w:hAnsi="宋体" w:cs="宋体" w:hint="eastAsia"/>
        </w:rPr>
        <w:t>基于哈希算法的口令安全存储必须加入盐值（</w:t>
      </w:r>
      <w:r w:rsidR="006C3B32" w:rsidRPr="006C3B32">
        <w:t>salt</w:t>
      </w:r>
      <w:r w:rsidR="006C3B32" w:rsidRPr="006C3B32">
        <w:rPr>
          <w:rFonts w:ascii="宋体" w:eastAsia="宋体" w:hAnsi="宋体" w:cs="宋体" w:hint="eastAsia"/>
        </w:rPr>
        <w:t>）</w:t>
      </w:r>
      <w:bookmarkEnd w:id="128"/>
      <w:bookmarkEnd w:id="129"/>
      <w:bookmarkEnd w:id="130"/>
      <w:bookmarkEnd w:id="131"/>
    </w:p>
    <w:p w:rsidR="007965D8" w:rsidRPr="000F34D1" w:rsidRDefault="007965D8" w:rsidP="008F132E">
      <w:pPr>
        <w:rPr>
          <w:rFonts w:eastAsia="宋体"/>
        </w:rPr>
      </w:pPr>
      <w:r>
        <w:rPr>
          <w:rFonts w:eastAsiaTheme="minorEastAsia" w:hint="eastAsia"/>
          <w:b/>
        </w:rPr>
        <w:t>说明：</w:t>
      </w:r>
      <w:r w:rsidR="00297385" w:rsidRPr="000F34D1">
        <w:rPr>
          <w:rFonts w:eastAsiaTheme="minorEastAsia" w:hint="eastAsia"/>
        </w:rPr>
        <w:t>实践中，</w:t>
      </w:r>
      <w:r w:rsidR="00BA2812" w:rsidRPr="000F34D1">
        <w:rPr>
          <w:rFonts w:eastAsia="宋体" w:hint="eastAsia"/>
        </w:rPr>
        <w:t>一个口令可以编码为一个</w:t>
      </w:r>
      <w:r w:rsidR="0079159B" w:rsidRPr="000F34D1">
        <w:rPr>
          <w:rFonts w:eastAsia="宋体" w:hint="eastAsia"/>
        </w:rPr>
        <w:t>哈希值</w:t>
      </w:r>
      <w:r w:rsidR="001F4953" w:rsidRPr="000F34D1">
        <w:rPr>
          <w:rFonts w:eastAsia="宋体" w:hint="eastAsia"/>
        </w:rPr>
        <w:t>，</w:t>
      </w:r>
      <w:r w:rsidR="001A5EE0" w:rsidRPr="000F34D1">
        <w:rPr>
          <w:rFonts w:eastAsia="宋体" w:hint="eastAsia"/>
        </w:rPr>
        <w:t>且无法从</w:t>
      </w:r>
      <w:r w:rsidR="00881F6E">
        <w:rPr>
          <w:rFonts w:eastAsia="宋体" w:hint="eastAsia"/>
        </w:rPr>
        <w:t>哈希值</w:t>
      </w:r>
      <w:r w:rsidR="001A5EE0" w:rsidRPr="000F34D1">
        <w:rPr>
          <w:rFonts w:eastAsia="宋体" w:hint="eastAsia"/>
        </w:rPr>
        <w:t>逆向计算出原始的口令</w:t>
      </w:r>
      <w:r w:rsidR="001F4953" w:rsidRPr="000F34D1">
        <w:rPr>
          <w:rFonts w:eastAsia="宋体" w:hint="eastAsia"/>
        </w:rPr>
        <w:t>。</w:t>
      </w:r>
      <w:r w:rsidR="00070A5C" w:rsidRPr="000F34D1">
        <w:rPr>
          <w:rFonts w:eastAsia="宋体" w:hint="eastAsia"/>
        </w:rPr>
        <w:t>口令是否相等可以通过比较它们的哈希值是否相等来判断。</w:t>
      </w:r>
      <w:r w:rsidR="005D08F3" w:rsidRPr="000F34D1">
        <w:rPr>
          <w:rFonts w:eastAsia="宋体" w:hint="eastAsia"/>
        </w:rPr>
        <w:t>如果一个口令的</w:t>
      </w:r>
      <w:r w:rsidR="00E3475F" w:rsidRPr="000F34D1">
        <w:rPr>
          <w:rFonts w:eastAsia="宋体" w:hint="eastAsia"/>
          <w:lang w:val="zh-CN"/>
        </w:rPr>
        <w:t>哈希值</w:t>
      </w:r>
      <w:r w:rsidR="005D08F3" w:rsidRPr="000F34D1">
        <w:rPr>
          <w:rFonts w:eastAsia="宋体" w:hint="eastAsia"/>
        </w:rPr>
        <w:t>储存在一个数据库中，由于哈希算法的不可逆性</w:t>
      </w:r>
      <w:r w:rsidR="009B7946" w:rsidRPr="000F34D1">
        <w:rPr>
          <w:rFonts w:eastAsia="宋体" w:hint="eastAsia"/>
        </w:rPr>
        <w:t>，攻击者就应该不可能还原出</w:t>
      </w:r>
      <w:r w:rsidR="005D08F3" w:rsidRPr="000F34D1">
        <w:rPr>
          <w:rFonts w:eastAsia="宋体" w:hint="eastAsia"/>
        </w:rPr>
        <w:t>口令。</w:t>
      </w:r>
      <w:r w:rsidR="007456AC" w:rsidRPr="000F34D1">
        <w:rPr>
          <w:rFonts w:eastAsia="宋体" w:hint="eastAsia"/>
        </w:rPr>
        <w:t>如果说可以恢复口令，那么唯一的方式就是暴力破解攻击，比如计算所有可能口令的哈希值</w:t>
      </w:r>
      <w:r w:rsidR="009F7244" w:rsidRPr="000F34D1">
        <w:rPr>
          <w:rFonts w:eastAsia="宋体" w:hint="eastAsia"/>
        </w:rPr>
        <w:t>，</w:t>
      </w:r>
      <w:r w:rsidR="007456AC" w:rsidRPr="000F34D1">
        <w:rPr>
          <w:rFonts w:eastAsia="宋体" w:hint="eastAsia"/>
        </w:rPr>
        <w:t>或</w:t>
      </w:r>
      <w:r w:rsidR="009F7244" w:rsidRPr="000F34D1">
        <w:rPr>
          <w:rFonts w:eastAsia="宋体" w:hint="eastAsia"/>
        </w:rPr>
        <w:t>是</w:t>
      </w:r>
      <w:r w:rsidR="007456AC" w:rsidRPr="000F34D1">
        <w:rPr>
          <w:rFonts w:eastAsia="宋体" w:hint="eastAsia"/>
        </w:rPr>
        <w:t>字典攻击，计算出所有常用的口令的哈希值。</w:t>
      </w:r>
      <w:r w:rsidR="00A95BBE" w:rsidRPr="000F34D1">
        <w:rPr>
          <w:rFonts w:eastAsia="宋体" w:hint="eastAsia"/>
        </w:rPr>
        <w:t>如果每个口令都只仅经过</w:t>
      </w:r>
      <w:r w:rsidR="00BD7034" w:rsidRPr="000F34D1">
        <w:rPr>
          <w:rFonts w:eastAsia="宋体" w:hint="eastAsia"/>
        </w:rPr>
        <w:t>简单哈希，相同的口令将得到</w:t>
      </w:r>
      <w:r w:rsidR="009F7244" w:rsidRPr="000F34D1">
        <w:rPr>
          <w:rFonts w:eastAsia="宋体" w:hint="eastAsia"/>
        </w:rPr>
        <w:t>相同的哈希</w:t>
      </w:r>
      <w:r w:rsidR="0079159B" w:rsidRPr="000F34D1">
        <w:rPr>
          <w:rFonts w:eastAsia="宋体" w:hint="eastAsia"/>
        </w:rPr>
        <w:t>值</w:t>
      </w:r>
      <w:r w:rsidR="00A95BBE" w:rsidRPr="000F34D1">
        <w:rPr>
          <w:rFonts w:eastAsia="宋体" w:hint="eastAsia"/>
        </w:rPr>
        <w:t>。</w:t>
      </w:r>
      <w:r w:rsidR="00A668D9" w:rsidRPr="000F34D1">
        <w:rPr>
          <w:rFonts w:eastAsia="宋体" w:hint="eastAsia"/>
        </w:rPr>
        <w:t>仅保存口令哈希有以下两个缺陷：</w:t>
      </w:r>
    </w:p>
    <w:p w:rsidR="00FE4FDC" w:rsidRPr="00DB56C5" w:rsidRDefault="00FE4FDC" w:rsidP="00FE4FDC">
      <w:pPr>
        <w:pStyle w:val="aff5"/>
        <w:numPr>
          <w:ilvl w:val="0"/>
          <w:numId w:val="7"/>
        </w:numPr>
        <w:ind w:left="284" w:firstLineChars="0" w:hanging="284"/>
        <w:rPr>
          <w:rFonts w:asciiTheme="majorEastAsia" w:eastAsiaTheme="majorEastAsia" w:hAnsiTheme="majorEastAsia"/>
          <w:szCs w:val="24"/>
        </w:rPr>
      </w:pPr>
      <w:r>
        <w:rPr>
          <w:rFonts w:asciiTheme="majorEastAsia" w:eastAsiaTheme="majorEastAsia" w:hAnsiTheme="majorEastAsia" w:hint="eastAsia"/>
          <w:szCs w:val="24"/>
          <w:lang w:val="zh-CN"/>
        </w:rPr>
        <w:t>由于“生日判定”</w:t>
      </w:r>
      <w:r w:rsidRPr="00DB56C5">
        <w:rPr>
          <w:rFonts w:asciiTheme="majorEastAsia" w:eastAsiaTheme="majorEastAsia" w:hAnsiTheme="majorEastAsia" w:hint="eastAsia"/>
          <w:szCs w:val="24"/>
        </w:rPr>
        <w:t>，</w:t>
      </w:r>
      <w:r w:rsidRPr="00DB56C5">
        <w:rPr>
          <w:rFonts w:asciiTheme="majorEastAsia" w:eastAsiaTheme="majorEastAsia" w:hAnsiTheme="majorEastAsia" w:hint="eastAsia"/>
          <w:szCs w:val="24"/>
          <w:lang w:val="zh-CN"/>
        </w:rPr>
        <w:t>攻击</w:t>
      </w:r>
      <w:r w:rsidR="00D05D95">
        <w:rPr>
          <w:rFonts w:asciiTheme="majorEastAsia" w:eastAsiaTheme="majorEastAsia" w:hAnsiTheme="majorEastAsia" w:hint="eastAsia"/>
          <w:szCs w:val="24"/>
          <w:lang w:val="zh-CN"/>
        </w:rPr>
        <w:t>者</w:t>
      </w:r>
      <w:r w:rsidRPr="00DB56C5">
        <w:rPr>
          <w:rFonts w:asciiTheme="majorEastAsia" w:eastAsiaTheme="majorEastAsia" w:hAnsiTheme="majorEastAsia" w:hint="eastAsia"/>
          <w:szCs w:val="24"/>
          <w:lang w:val="zh-CN"/>
        </w:rPr>
        <w:t>可以快速找到一个口令</w:t>
      </w:r>
      <w:r w:rsidRPr="00DB56C5">
        <w:rPr>
          <w:rFonts w:asciiTheme="majorEastAsia" w:eastAsiaTheme="majorEastAsia" w:hAnsiTheme="majorEastAsia" w:hint="eastAsia"/>
          <w:szCs w:val="24"/>
        </w:rPr>
        <w:t>，</w:t>
      </w:r>
      <w:r w:rsidRPr="00DB56C5">
        <w:rPr>
          <w:rFonts w:asciiTheme="majorEastAsia" w:eastAsiaTheme="majorEastAsia" w:hAnsiTheme="majorEastAsia" w:hint="eastAsia"/>
          <w:szCs w:val="24"/>
          <w:lang w:val="zh-CN"/>
        </w:rPr>
        <w:t>尤其是当数据库中的口令数量较大的时候。</w:t>
      </w:r>
    </w:p>
    <w:p w:rsidR="00FE4FDC" w:rsidRPr="00FE4FDC" w:rsidRDefault="00FE4FDC" w:rsidP="00FE4FDC">
      <w:pPr>
        <w:pStyle w:val="aff5"/>
        <w:numPr>
          <w:ilvl w:val="0"/>
          <w:numId w:val="7"/>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hint="eastAsia"/>
          <w:szCs w:val="24"/>
          <w:lang w:val="zh-CN"/>
        </w:rPr>
        <w:t>攻击者可以使用事先计算好的哈希列表在几秒钟之内破解口令。</w:t>
      </w:r>
    </w:p>
    <w:p w:rsidR="00FE4FDC" w:rsidRDefault="00FE4FDC" w:rsidP="00FE4FDC">
      <w:pPr>
        <w:rPr>
          <w:rFonts w:eastAsia="宋体" w:hAnsiTheme="majorEastAsia" w:cstheme="minorBidi"/>
          <w:szCs w:val="24"/>
          <w:lang w:val="zh-CN"/>
        </w:rPr>
      </w:pPr>
      <w:r w:rsidRPr="004F38FC">
        <w:rPr>
          <w:rFonts w:eastAsia="宋体" w:hint="eastAsia"/>
          <w:lang w:val="zh-CN"/>
        </w:rPr>
        <w:t>为了解决这些问题</w:t>
      </w:r>
      <w:r w:rsidRPr="004F38FC">
        <w:rPr>
          <w:rFonts w:eastAsia="宋体" w:hint="eastAsia"/>
        </w:rPr>
        <w:t>，</w:t>
      </w:r>
      <w:r w:rsidR="0017295A">
        <w:rPr>
          <w:rFonts w:eastAsia="宋体" w:hint="eastAsia"/>
          <w:lang w:val="zh-CN"/>
        </w:rPr>
        <w:t>可以在进行哈希运算</w:t>
      </w:r>
      <w:r w:rsidR="000A040D">
        <w:rPr>
          <w:rFonts w:eastAsia="宋体" w:hint="eastAsia"/>
          <w:lang w:val="zh-CN"/>
        </w:rPr>
        <w:t>之前在口令中引入</w:t>
      </w:r>
      <w:r w:rsidRPr="004F38FC">
        <w:rPr>
          <w:rFonts w:eastAsia="宋体" w:hint="eastAsia"/>
          <w:lang w:val="zh-CN"/>
        </w:rPr>
        <w:t>盐值。一个盐值是一个固定长度的随机数。这个盐值对于每个存储入口来说必须是不同的。</w:t>
      </w:r>
      <w:r>
        <w:rPr>
          <w:rFonts w:eastAsia="宋体" w:hAnsiTheme="majorEastAsia" w:cstheme="minorBidi" w:hint="eastAsia"/>
          <w:szCs w:val="24"/>
          <w:lang w:val="zh-CN"/>
        </w:rPr>
        <w:t>可以明文方式紧邻哈希后的口令一起保存</w:t>
      </w:r>
      <w:r w:rsidRPr="004F38FC">
        <w:rPr>
          <w:rFonts w:eastAsia="宋体" w:hAnsiTheme="majorEastAsia" w:cstheme="minorBidi" w:hint="eastAsia"/>
          <w:szCs w:val="24"/>
          <w:lang w:val="zh-CN"/>
        </w:rPr>
        <w:t>。</w:t>
      </w:r>
      <w:r w:rsidR="000853F5" w:rsidRPr="004F38FC">
        <w:rPr>
          <w:rFonts w:eastAsia="宋体" w:hAnsiTheme="majorEastAsia" w:cstheme="minorBidi" w:hint="eastAsia"/>
          <w:szCs w:val="24"/>
          <w:lang w:val="zh-CN"/>
        </w:rPr>
        <w:t>在这样的配置下，攻击者必须对每一个口令</w:t>
      </w:r>
      <w:r w:rsidR="000853F5">
        <w:rPr>
          <w:rFonts w:eastAsia="宋体" w:hAnsiTheme="majorEastAsia" w:cstheme="minorBidi" w:hint="eastAsia"/>
          <w:szCs w:val="24"/>
          <w:lang w:val="zh-CN"/>
        </w:rPr>
        <w:t>分别</w:t>
      </w:r>
      <w:r w:rsidR="000853F5" w:rsidRPr="004F38FC">
        <w:rPr>
          <w:rFonts w:eastAsia="宋体" w:hAnsiTheme="majorEastAsia" w:cstheme="minorBidi" w:hint="eastAsia"/>
          <w:szCs w:val="24"/>
          <w:lang w:val="zh-CN"/>
        </w:rPr>
        <w:t>进行暴力破解攻击。</w:t>
      </w:r>
      <w:r w:rsidR="000853F5">
        <w:rPr>
          <w:rFonts w:eastAsia="宋体" w:hAnsiTheme="majorEastAsia" w:cstheme="minorBidi" w:hint="eastAsia"/>
          <w:szCs w:val="24"/>
          <w:lang w:val="zh-CN"/>
        </w:rPr>
        <w:t>这样数据库便能抵御“生日”或者“彩虹表”攻击。</w:t>
      </w:r>
    </w:p>
    <w:p w:rsidR="00A247A0" w:rsidRDefault="00A12BD3" w:rsidP="00FE4FDC">
      <w:pPr>
        <w:rPr>
          <w:rFonts w:eastAsia="宋体" w:hAnsiTheme="majorEastAsia"/>
          <w:szCs w:val="24"/>
          <w:lang w:val="zh-CN"/>
        </w:rPr>
      </w:pPr>
      <w:r w:rsidRPr="004F38FC">
        <w:rPr>
          <w:rFonts w:eastAsia="宋体" w:hAnsiTheme="majorEastAsia" w:hint="eastAsia"/>
          <w:szCs w:val="24"/>
          <w:lang w:val="zh-CN"/>
        </w:rPr>
        <w:t>为了减慢</w:t>
      </w:r>
      <w:r w:rsidR="00731DAF">
        <w:rPr>
          <w:rFonts w:eastAsia="宋体" w:hAnsiTheme="majorEastAsia" w:hint="eastAsia"/>
          <w:szCs w:val="24"/>
          <w:lang w:val="zh-CN"/>
        </w:rPr>
        <w:t>哈希</w:t>
      </w:r>
      <w:r w:rsidRPr="004F38FC">
        <w:rPr>
          <w:rFonts w:eastAsia="宋体" w:hAnsiTheme="majorEastAsia" w:hint="eastAsia"/>
          <w:szCs w:val="24"/>
          <w:lang w:val="zh-CN"/>
        </w:rPr>
        <w:t>的</w:t>
      </w:r>
      <w:r w:rsidR="00731DAF">
        <w:rPr>
          <w:rFonts w:eastAsia="宋体" w:hAnsiTheme="majorEastAsia" w:hint="eastAsia"/>
          <w:szCs w:val="24"/>
          <w:lang w:val="zh-CN"/>
        </w:rPr>
        <w:t>计算</w:t>
      </w:r>
      <w:r w:rsidRPr="004F38FC">
        <w:rPr>
          <w:rFonts w:eastAsia="宋体" w:hAnsiTheme="majorEastAsia" w:hint="eastAsia"/>
          <w:szCs w:val="24"/>
          <w:lang w:val="zh-CN"/>
        </w:rPr>
        <w:t>速度</w:t>
      </w:r>
      <w:r w:rsidRPr="004F38FC">
        <w:rPr>
          <w:rFonts w:eastAsia="宋体" w:hAnsiTheme="majorEastAsia" w:hint="eastAsia"/>
          <w:szCs w:val="24"/>
        </w:rPr>
        <w:t>，</w:t>
      </w:r>
      <w:r w:rsidRPr="004F38FC">
        <w:rPr>
          <w:rFonts w:eastAsia="宋体" w:hAnsiTheme="majorEastAsia" w:hint="eastAsia"/>
          <w:szCs w:val="24"/>
          <w:lang w:val="zh-CN"/>
        </w:rPr>
        <w:t>推荐进行</w:t>
      </w:r>
      <w:r w:rsidRPr="004F38FC">
        <w:rPr>
          <w:rFonts w:eastAsia="宋体"/>
          <w:szCs w:val="24"/>
        </w:rPr>
        <w:t>n</w:t>
      </w:r>
      <w:r w:rsidRPr="004F38FC">
        <w:rPr>
          <w:rFonts w:eastAsia="宋体" w:hAnsiTheme="majorEastAsia" w:hint="eastAsia"/>
          <w:szCs w:val="24"/>
          <w:lang w:val="zh-CN"/>
        </w:rPr>
        <w:t>次</w:t>
      </w:r>
      <w:r w:rsidR="007B11E6">
        <w:rPr>
          <w:rFonts w:eastAsia="宋体" w:hAnsiTheme="majorEastAsia" w:hint="eastAsia"/>
          <w:szCs w:val="24"/>
          <w:lang w:val="zh-CN"/>
        </w:rPr>
        <w:t>迭代操作</w:t>
      </w:r>
      <w:r w:rsidR="00066428">
        <w:rPr>
          <w:rFonts w:eastAsia="宋体" w:hAnsiTheme="majorEastAsia" w:hint="eastAsia"/>
          <w:szCs w:val="24"/>
          <w:lang w:val="zh-CN"/>
        </w:rPr>
        <w:t>。</w:t>
      </w:r>
      <w:r w:rsidR="007B490E" w:rsidRPr="004F38FC">
        <w:rPr>
          <w:rFonts w:eastAsia="宋体" w:hAnsiTheme="majorEastAsia" w:hint="eastAsia"/>
          <w:szCs w:val="24"/>
          <w:lang w:val="zh-CN"/>
        </w:rPr>
        <w:t>虽然对一个口令进行</w:t>
      </w:r>
      <w:r w:rsidR="007B490E" w:rsidRPr="004F38FC">
        <w:rPr>
          <w:rFonts w:eastAsia="宋体"/>
          <w:szCs w:val="24"/>
          <w:lang w:val="zh-CN"/>
        </w:rPr>
        <w:t>n</w:t>
      </w:r>
      <w:r w:rsidR="007B490E" w:rsidRPr="004F38FC">
        <w:rPr>
          <w:rFonts w:eastAsia="宋体" w:hAnsiTheme="majorEastAsia" w:hint="eastAsia"/>
          <w:szCs w:val="24"/>
          <w:lang w:val="zh-CN"/>
        </w:rPr>
        <w:t>次哈希对于攻击者和典型用户来说的确减慢了哈希</w:t>
      </w:r>
      <w:r w:rsidR="007B490E">
        <w:rPr>
          <w:rFonts w:eastAsia="宋体" w:hAnsiTheme="majorEastAsia" w:hint="eastAsia"/>
          <w:szCs w:val="24"/>
          <w:lang w:val="zh-CN"/>
        </w:rPr>
        <w:t>，但是典型用户并不会有太大的感知</w:t>
      </w:r>
      <w:r w:rsidR="00CA73B1">
        <w:rPr>
          <w:rFonts w:eastAsia="宋体" w:hAnsiTheme="majorEastAsia" w:hint="eastAsia"/>
          <w:szCs w:val="24"/>
          <w:lang w:val="zh-CN"/>
        </w:rPr>
        <w:t>，因为哈希</w:t>
      </w:r>
      <w:r w:rsidR="007B490E" w:rsidRPr="004F38FC">
        <w:rPr>
          <w:rFonts w:eastAsia="宋体" w:hAnsiTheme="majorEastAsia" w:hint="eastAsia"/>
          <w:szCs w:val="24"/>
          <w:lang w:val="zh-CN"/>
        </w:rPr>
        <w:t>的时间相对于他们与系统互动的总时间来说只是非常小的一个比例。</w:t>
      </w:r>
      <w:r w:rsidR="00E84375" w:rsidRPr="004F38FC">
        <w:rPr>
          <w:rFonts w:eastAsia="宋体" w:hAnsiTheme="majorEastAsia" w:hint="eastAsia"/>
          <w:szCs w:val="24"/>
          <w:lang w:val="zh-CN"/>
        </w:rPr>
        <w:t>另一方面，攻击者</w:t>
      </w:r>
      <w:r w:rsidR="00E84375">
        <w:rPr>
          <w:rFonts w:eastAsia="宋体" w:hAnsiTheme="majorEastAsia" w:hint="eastAsia"/>
          <w:szCs w:val="24"/>
          <w:lang w:val="zh-CN"/>
        </w:rPr>
        <w:t>破解时几乎</w:t>
      </w:r>
      <w:r w:rsidR="00E84375">
        <w:rPr>
          <w:rFonts w:eastAsia="宋体" w:hAnsiTheme="majorEastAsia" w:hint="eastAsia"/>
          <w:szCs w:val="24"/>
          <w:lang w:val="zh-CN"/>
        </w:rPr>
        <w:t>100%</w:t>
      </w:r>
      <w:r w:rsidR="00E84375">
        <w:rPr>
          <w:rFonts w:eastAsia="宋体" w:hAnsiTheme="majorEastAsia" w:hint="eastAsia"/>
          <w:szCs w:val="24"/>
          <w:lang w:val="zh-CN"/>
        </w:rPr>
        <w:t>的时间花在哈希计算上</w:t>
      </w:r>
      <w:r w:rsidR="00E84375" w:rsidRPr="004F38FC">
        <w:rPr>
          <w:rFonts w:eastAsia="宋体" w:hAnsiTheme="majorEastAsia" w:hint="eastAsia"/>
          <w:szCs w:val="24"/>
          <w:lang w:val="zh-CN"/>
        </w:rPr>
        <w:t>，所以哈希</w:t>
      </w:r>
      <w:r w:rsidR="00E84375" w:rsidRPr="004F38FC">
        <w:rPr>
          <w:rFonts w:eastAsia="宋体"/>
          <w:szCs w:val="24"/>
          <w:lang w:val="zh-CN"/>
        </w:rPr>
        <w:t>n</w:t>
      </w:r>
      <w:r w:rsidR="00E84375" w:rsidRPr="004F38FC">
        <w:rPr>
          <w:rFonts w:eastAsia="宋体" w:hAnsiTheme="majorEastAsia" w:hint="eastAsia"/>
          <w:szCs w:val="24"/>
          <w:lang w:val="zh-CN"/>
        </w:rPr>
        <w:t>次</w:t>
      </w:r>
      <w:r w:rsidR="00E84375">
        <w:rPr>
          <w:rFonts w:eastAsia="宋体" w:hAnsiTheme="majorEastAsia" w:hint="eastAsia"/>
          <w:szCs w:val="24"/>
          <w:lang w:val="zh-CN"/>
        </w:rPr>
        <w:t>以</w:t>
      </w:r>
      <w:r w:rsidR="00E84375">
        <w:rPr>
          <w:rFonts w:eastAsia="宋体" w:hAnsiTheme="majorEastAsia" w:hint="eastAsia"/>
          <w:szCs w:val="24"/>
          <w:lang w:val="zh-CN"/>
        </w:rPr>
        <w:t>n</w:t>
      </w:r>
      <w:r w:rsidR="00E84375">
        <w:rPr>
          <w:rFonts w:eastAsia="宋体" w:hAnsiTheme="majorEastAsia" w:hint="eastAsia"/>
          <w:szCs w:val="24"/>
          <w:lang w:val="zh-CN"/>
        </w:rPr>
        <w:t>为因子减慢了攻击者的速度而</w:t>
      </w:r>
      <w:r w:rsidR="00E84375" w:rsidRPr="004F38FC">
        <w:rPr>
          <w:rFonts w:eastAsia="宋体" w:hAnsiTheme="majorEastAsia" w:hint="eastAsia"/>
          <w:szCs w:val="24"/>
          <w:lang w:val="zh-CN"/>
        </w:rPr>
        <w:t>对于</w:t>
      </w:r>
      <w:r w:rsidR="00E84375">
        <w:rPr>
          <w:rFonts w:eastAsia="宋体" w:hAnsiTheme="majorEastAsia" w:hint="eastAsia"/>
          <w:szCs w:val="24"/>
          <w:lang w:val="zh-CN"/>
        </w:rPr>
        <w:t>典型</w:t>
      </w:r>
      <w:r w:rsidR="00E84375" w:rsidRPr="004F38FC">
        <w:rPr>
          <w:rFonts w:eastAsia="宋体" w:hAnsiTheme="majorEastAsia" w:hint="eastAsia"/>
          <w:szCs w:val="24"/>
          <w:lang w:val="zh-CN"/>
        </w:rPr>
        <w:t>用户</w:t>
      </w:r>
      <w:r w:rsidR="00E84375">
        <w:rPr>
          <w:rFonts w:eastAsia="宋体" w:hAnsiTheme="majorEastAsia" w:hint="eastAsia"/>
          <w:szCs w:val="24"/>
          <w:lang w:val="zh-CN"/>
        </w:rPr>
        <w:t>几乎不可察觉。</w:t>
      </w:r>
    </w:p>
    <w:p w:rsidR="00184F40" w:rsidRPr="00FE4FDC" w:rsidRDefault="009C6473" w:rsidP="00FE4FDC">
      <w:pPr>
        <w:rPr>
          <w:rFonts w:asciiTheme="majorEastAsia" w:eastAsiaTheme="majorEastAsia"/>
        </w:rPr>
      </w:pPr>
      <w:r w:rsidRPr="004F38FC">
        <w:rPr>
          <w:rFonts w:eastAsia="宋体" w:hAnsiTheme="majorEastAsia" w:cstheme="minorBidi" w:hint="eastAsia"/>
          <w:szCs w:val="24"/>
          <w:lang w:val="zh-CN"/>
        </w:rPr>
        <w:t>《</w:t>
      </w:r>
      <w:bookmarkStart w:id="132" w:name="OLE_LINK14"/>
      <w:bookmarkStart w:id="133" w:name="OLE_LINK15"/>
      <w:r w:rsidRPr="004F38FC">
        <w:rPr>
          <w:rFonts w:eastAsia="宋体" w:hAnsiTheme="majorEastAsia" w:cstheme="minorBidi" w:hint="eastAsia"/>
          <w:szCs w:val="24"/>
          <w:lang w:val="zh-CN"/>
        </w:rPr>
        <w:t>华为密码算法应用规范</w:t>
      </w:r>
      <w:bookmarkEnd w:id="132"/>
      <w:bookmarkEnd w:id="133"/>
      <w:r w:rsidRPr="004F38FC">
        <w:rPr>
          <w:rFonts w:eastAsia="宋体" w:hAnsiTheme="majorEastAsia" w:cstheme="minorBidi" w:hint="eastAsia"/>
          <w:szCs w:val="24"/>
          <w:lang w:val="zh-CN"/>
        </w:rPr>
        <w:t>》建议：</w:t>
      </w:r>
    </w:p>
    <w:p w:rsidR="009C6473" w:rsidRPr="00DB56C5" w:rsidRDefault="009C6473" w:rsidP="009C6473">
      <w:pPr>
        <w:pStyle w:val="aff5"/>
        <w:numPr>
          <w:ilvl w:val="0"/>
          <w:numId w:val="7"/>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hint="eastAsia"/>
          <w:szCs w:val="24"/>
          <w:lang w:val="zh-CN"/>
        </w:rPr>
        <w:t>盐值至少应该包含</w:t>
      </w:r>
      <w:r w:rsidRPr="00DB56C5">
        <w:rPr>
          <w:rFonts w:asciiTheme="majorEastAsia" w:eastAsiaTheme="majorEastAsia" w:hAnsiTheme="majorEastAsia" w:cstheme="minorBidi"/>
          <w:szCs w:val="24"/>
        </w:rPr>
        <w:t>8</w:t>
      </w:r>
      <w:r w:rsidRPr="00DB56C5">
        <w:rPr>
          <w:rFonts w:asciiTheme="majorEastAsia" w:eastAsiaTheme="majorEastAsia" w:hAnsiTheme="majorEastAsia" w:cstheme="minorBidi" w:hint="eastAsia"/>
          <w:szCs w:val="24"/>
          <w:lang w:val="zh-CN"/>
        </w:rPr>
        <w:t>字节而且必须是由安全随机数产生。</w:t>
      </w:r>
    </w:p>
    <w:p w:rsidR="009C6473" w:rsidRPr="00DB56C5" w:rsidRDefault="009C6473" w:rsidP="009C6473">
      <w:pPr>
        <w:pStyle w:val="aff5"/>
        <w:numPr>
          <w:ilvl w:val="0"/>
          <w:numId w:val="7"/>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hint="eastAsia"/>
          <w:szCs w:val="24"/>
          <w:lang w:val="zh-CN"/>
        </w:rPr>
        <w:t>应使用强哈希函数</w:t>
      </w:r>
      <w:r w:rsidRPr="00DB56C5">
        <w:rPr>
          <w:rFonts w:asciiTheme="majorEastAsia" w:eastAsiaTheme="majorEastAsia" w:hAnsiTheme="majorEastAsia" w:cstheme="minorBidi" w:hint="eastAsia"/>
          <w:szCs w:val="24"/>
        </w:rPr>
        <w:t>，</w:t>
      </w:r>
      <w:r w:rsidRPr="00DB56C5">
        <w:rPr>
          <w:rFonts w:asciiTheme="majorEastAsia" w:eastAsiaTheme="majorEastAsia" w:hAnsiTheme="majorEastAsia" w:cstheme="minorBidi" w:hint="eastAsia"/>
          <w:szCs w:val="24"/>
          <w:lang w:val="zh-CN"/>
        </w:rPr>
        <w:t>推荐使用</w:t>
      </w:r>
      <w:r w:rsidRPr="00DB56C5">
        <w:rPr>
          <w:rFonts w:asciiTheme="majorEastAsia" w:eastAsiaTheme="majorEastAsia" w:hAnsiTheme="majorEastAsia" w:cstheme="minorBidi"/>
          <w:szCs w:val="24"/>
        </w:rPr>
        <w:t>SHA-256</w:t>
      </w:r>
      <w:r w:rsidRPr="00DB56C5">
        <w:rPr>
          <w:rFonts w:asciiTheme="majorEastAsia" w:eastAsiaTheme="majorEastAsia" w:hAnsiTheme="majorEastAsia" w:cstheme="minorBidi" w:hint="eastAsia"/>
          <w:szCs w:val="24"/>
          <w:lang w:val="zh-CN"/>
        </w:rPr>
        <w:t>或者更加安全的哈希函数。</w:t>
      </w:r>
    </w:p>
    <w:p w:rsidR="00FE4FDC" w:rsidRPr="003C010F" w:rsidRDefault="009C6473" w:rsidP="008F132E">
      <w:pPr>
        <w:pStyle w:val="aff5"/>
        <w:numPr>
          <w:ilvl w:val="0"/>
          <w:numId w:val="7"/>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hint="eastAsia"/>
          <w:szCs w:val="24"/>
          <w:lang w:val="zh-CN"/>
        </w:rPr>
        <w:t>推荐默认进行</w:t>
      </w:r>
      <w:r w:rsidRPr="00DB56C5">
        <w:rPr>
          <w:rFonts w:asciiTheme="majorEastAsia" w:eastAsiaTheme="majorEastAsia" w:hAnsiTheme="majorEastAsia" w:cstheme="minorBidi"/>
          <w:szCs w:val="24"/>
        </w:rPr>
        <w:t>50000</w:t>
      </w:r>
      <w:r w:rsidRPr="00DB56C5">
        <w:rPr>
          <w:rFonts w:asciiTheme="majorEastAsia" w:eastAsiaTheme="majorEastAsia" w:hAnsiTheme="majorEastAsia" w:cstheme="minorBidi" w:hint="eastAsia"/>
          <w:szCs w:val="24"/>
          <w:lang w:val="zh-CN"/>
        </w:rPr>
        <w:t>次哈希</w:t>
      </w:r>
      <w:r w:rsidRPr="00DB56C5">
        <w:rPr>
          <w:rFonts w:asciiTheme="majorEastAsia" w:eastAsiaTheme="majorEastAsia" w:hAnsiTheme="majorEastAsia" w:cstheme="minorBidi" w:hint="eastAsia"/>
          <w:szCs w:val="24"/>
        </w:rPr>
        <w:t>，</w:t>
      </w:r>
      <w:r w:rsidRPr="00DB56C5">
        <w:rPr>
          <w:rFonts w:asciiTheme="majorEastAsia" w:eastAsiaTheme="majorEastAsia" w:hAnsiTheme="majorEastAsia" w:cstheme="minorBidi" w:hint="eastAsia"/>
          <w:szCs w:val="24"/>
          <w:lang w:val="zh-CN"/>
        </w:rPr>
        <w:t>至少对有性能限制</w:t>
      </w:r>
      <w:r w:rsidRPr="00DB56C5">
        <w:rPr>
          <w:rFonts w:asciiTheme="majorEastAsia" w:eastAsiaTheme="majorEastAsia" w:hAnsiTheme="majorEastAsia" w:cstheme="minorBidi" w:hint="eastAsia"/>
          <w:szCs w:val="24"/>
        </w:rPr>
        <w:t>（</w:t>
      </w:r>
      <w:r w:rsidRPr="00DB56C5">
        <w:rPr>
          <w:rFonts w:asciiTheme="majorEastAsia" w:eastAsiaTheme="majorEastAsia" w:hAnsiTheme="majorEastAsia" w:cstheme="minorBidi" w:hint="eastAsia"/>
          <w:szCs w:val="24"/>
          <w:lang w:val="zh-CN"/>
        </w:rPr>
        <w:t>比如说嵌套系统</w:t>
      </w:r>
      <w:r w:rsidRPr="00DB56C5">
        <w:rPr>
          <w:rFonts w:asciiTheme="majorEastAsia" w:eastAsiaTheme="majorEastAsia" w:hAnsiTheme="majorEastAsia" w:cstheme="minorBidi" w:hint="eastAsia"/>
          <w:szCs w:val="24"/>
        </w:rPr>
        <w:t>）</w:t>
      </w:r>
      <w:r w:rsidRPr="00DB56C5">
        <w:rPr>
          <w:rFonts w:asciiTheme="majorEastAsia" w:eastAsiaTheme="majorEastAsia" w:hAnsiTheme="majorEastAsia" w:cstheme="minorBidi" w:hint="eastAsia"/>
          <w:szCs w:val="24"/>
          <w:lang w:val="zh-CN"/>
        </w:rPr>
        <w:t>的产品进行</w:t>
      </w:r>
      <w:r w:rsidRPr="00DB56C5">
        <w:rPr>
          <w:rFonts w:asciiTheme="majorEastAsia" w:eastAsiaTheme="majorEastAsia" w:hAnsiTheme="majorEastAsia" w:cstheme="minorBidi"/>
          <w:szCs w:val="24"/>
        </w:rPr>
        <w:t>5000</w:t>
      </w:r>
      <w:r w:rsidRPr="00DB56C5">
        <w:rPr>
          <w:rFonts w:asciiTheme="majorEastAsia" w:eastAsiaTheme="majorEastAsia" w:hAnsiTheme="majorEastAsia" w:cstheme="minorBidi" w:hint="eastAsia"/>
          <w:szCs w:val="24"/>
          <w:lang w:val="zh-CN"/>
        </w:rPr>
        <w:t>次以上哈希。</w:t>
      </w:r>
    </w:p>
    <w:p w:rsidR="003C010F" w:rsidRPr="003C010F" w:rsidRDefault="003C010F" w:rsidP="003C010F">
      <w:pPr>
        <w:rPr>
          <w:rFonts w:eastAsiaTheme="majorEastAsia"/>
        </w:rPr>
      </w:pPr>
      <w:r>
        <w:rPr>
          <w:rFonts w:eastAsiaTheme="majorEastAsia" w:hint="eastAsia"/>
        </w:rPr>
        <w:t>有关口令安全存储的更多信息，请参考《</w:t>
      </w:r>
      <w:r w:rsidRPr="004F38FC">
        <w:rPr>
          <w:rFonts w:eastAsia="宋体" w:hAnsiTheme="majorEastAsia" w:cstheme="minorBidi" w:hint="eastAsia"/>
          <w:szCs w:val="24"/>
          <w:lang w:val="zh-CN"/>
        </w:rPr>
        <w:t>华为密码算法应用规范</w:t>
      </w:r>
      <w:r>
        <w:rPr>
          <w:rFonts w:eastAsiaTheme="majorEastAsia" w:hint="eastAsia"/>
        </w:rPr>
        <w:t>》。</w:t>
      </w:r>
    </w:p>
    <w:p w:rsidR="000500B3" w:rsidRDefault="000500B3" w:rsidP="000500B3">
      <w:pPr>
        <w:pStyle w:val="aff0"/>
      </w:pPr>
      <w:r>
        <w:rPr>
          <w:rFonts w:hint="eastAsia"/>
        </w:rPr>
        <w:lastRenderedPageBreak/>
        <w:t>正确示例（</w:t>
      </w:r>
      <w:r>
        <w:rPr>
          <w:rFonts w:hint="eastAsia"/>
        </w:rPr>
        <w:t>PBKDF2</w:t>
      </w:r>
      <w:r>
        <w:rPr>
          <w:rFonts w:hint="eastAsia"/>
        </w:rPr>
        <w:t>）：</w:t>
      </w:r>
    </w:p>
    <w:p w:rsidR="00ED6F6A" w:rsidRDefault="00ED6F6A" w:rsidP="00900D6A">
      <w:pPr>
        <w:pStyle w:val="aff"/>
        <w:rPr>
          <w:snapToGrid/>
        </w:rPr>
      </w:pPr>
      <w:bookmarkStart w:id="134" w:name="OLE_LINK1"/>
      <w:r>
        <w:rPr>
          <w:b/>
          <w:snapToGrid/>
          <w:color w:val="7F0055"/>
        </w:rPr>
        <w:t>public</w:t>
      </w:r>
      <w:r>
        <w:rPr>
          <w:snapToGrid/>
        </w:rPr>
        <w:t xml:space="preserve"> </w:t>
      </w:r>
      <w:r>
        <w:rPr>
          <w:b/>
          <w:snapToGrid/>
          <w:color w:val="7F0055"/>
        </w:rPr>
        <w:t>static</w:t>
      </w:r>
      <w:r>
        <w:rPr>
          <w:snapToGrid/>
        </w:rPr>
        <w:t xml:space="preserve"> </w:t>
      </w:r>
      <w:r>
        <w:rPr>
          <w:b/>
          <w:snapToGrid/>
          <w:color w:val="7F0055"/>
        </w:rPr>
        <w:t>byte</w:t>
      </w:r>
      <w:r>
        <w:rPr>
          <w:snapToGrid/>
        </w:rPr>
        <w:t>[] createHash(</w:t>
      </w:r>
      <w:r>
        <w:rPr>
          <w:b/>
          <w:snapToGrid/>
          <w:color w:val="7F0055"/>
        </w:rPr>
        <w:t>char</w:t>
      </w:r>
      <w:r>
        <w:rPr>
          <w:snapToGrid/>
        </w:rPr>
        <w:t>[] password)</w:t>
      </w:r>
    </w:p>
    <w:p w:rsidR="00ED6F6A" w:rsidRDefault="00900D6A" w:rsidP="00900D6A">
      <w:pPr>
        <w:pStyle w:val="aff"/>
        <w:rPr>
          <w:snapToGrid/>
        </w:rPr>
      </w:pPr>
      <w:r>
        <w:rPr>
          <w:snapToGrid/>
        </w:rPr>
        <w:t xml:space="preserve">        </w:t>
      </w:r>
      <w:r w:rsidR="00ED6F6A">
        <w:rPr>
          <w:b/>
          <w:snapToGrid/>
          <w:color w:val="7F0055"/>
        </w:rPr>
        <w:t>throws</w:t>
      </w:r>
      <w:r w:rsidR="00ED6F6A">
        <w:rPr>
          <w:snapToGrid/>
        </w:rPr>
        <w:t xml:space="preserve"> NoSuchAlgorithmException, InvalidKeySpecException</w:t>
      </w:r>
    </w:p>
    <w:p w:rsidR="00ED6F6A" w:rsidRDefault="00ED6F6A" w:rsidP="00900D6A">
      <w:pPr>
        <w:pStyle w:val="aff"/>
        <w:rPr>
          <w:snapToGrid/>
        </w:rPr>
      </w:pPr>
      <w:r>
        <w:rPr>
          <w:snapToGrid/>
        </w:rPr>
        <w:t>{</w:t>
      </w:r>
    </w:p>
    <w:p w:rsidR="00ED6F6A" w:rsidRDefault="00900D6A" w:rsidP="00900D6A">
      <w:pPr>
        <w:pStyle w:val="aff"/>
        <w:rPr>
          <w:snapToGrid/>
        </w:rPr>
      </w:pPr>
      <w:r>
        <w:rPr>
          <w:snapToGrid/>
        </w:rPr>
        <w:t xml:space="preserve">    </w:t>
      </w:r>
      <w:r w:rsidR="00ED6F6A">
        <w:rPr>
          <w:snapToGrid/>
        </w:rPr>
        <w:t>SecureRandom random = SecureRandom.</w:t>
      </w:r>
      <w:r w:rsidR="00ED6F6A">
        <w:rPr>
          <w:i/>
          <w:iCs/>
          <w:snapToGrid/>
        </w:rPr>
        <w:t>getInstance</w:t>
      </w:r>
      <w:r w:rsidR="00ED6F6A">
        <w:rPr>
          <w:snapToGrid/>
        </w:rPr>
        <w:t>(</w:t>
      </w:r>
      <w:r w:rsidR="00ED6F6A">
        <w:rPr>
          <w:snapToGrid/>
          <w:color w:val="2A00FF"/>
        </w:rPr>
        <w:t>"SHA1PRNG"</w:t>
      </w:r>
      <w:r w:rsidR="00ED6F6A">
        <w:rPr>
          <w:snapToGrid/>
        </w:rPr>
        <w:t>);</w:t>
      </w:r>
    </w:p>
    <w:p w:rsidR="00ED6F6A" w:rsidRDefault="00900D6A" w:rsidP="00900D6A">
      <w:pPr>
        <w:pStyle w:val="aff"/>
        <w:rPr>
          <w:snapToGrid/>
        </w:rPr>
      </w:pPr>
      <w:r>
        <w:rPr>
          <w:snapToGrid/>
        </w:rPr>
        <w:t xml:space="preserve">    </w:t>
      </w:r>
      <w:r w:rsidR="00ED6F6A">
        <w:rPr>
          <w:b/>
          <w:snapToGrid/>
          <w:color w:val="7F0055"/>
        </w:rPr>
        <w:t>byte</w:t>
      </w:r>
      <w:r w:rsidR="00ED6F6A">
        <w:rPr>
          <w:snapToGrid/>
        </w:rPr>
        <w:t xml:space="preserve">[] salt = </w:t>
      </w:r>
      <w:r w:rsidR="00ED6F6A">
        <w:rPr>
          <w:b/>
          <w:snapToGrid/>
          <w:color w:val="7F0055"/>
        </w:rPr>
        <w:t>new</w:t>
      </w:r>
      <w:r w:rsidR="00ED6F6A">
        <w:rPr>
          <w:snapToGrid/>
        </w:rPr>
        <w:t xml:space="preserve"> </w:t>
      </w:r>
      <w:r w:rsidR="00ED6F6A">
        <w:rPr>
          <w:b/>
          <w:snapToGrid/>
          <w:color w:val="7F0055"/>
        </w:rPr>
        <w:t>byte</w:t>
      </w:r>
      <w:r w:rsidR="00ED6F6A">
        <w:rPr>
          <w:snapToGrid/>
        </w:rPr>
        <w:t>[8];</w:t>
      </w:r>
    </w:p>
    <w:p w:rsidR="00ED6F6A" w:rsidRDefault="00900D6A" w:rsidP="00900D6A">
      <w:pPr>
        <w:pStyle w:val="aff"/>
        <w:rPr>
          <w:snapToGrid/>
        </w:rPr>
      </w:pPr>
      <w:r>
        <w:rPr>
          <w:snapToGrid/>
        </w:rPr>
        <w:t xml:space="preserve">    </w:t>
      </w:r>
      <w:r w:rsidR="00ED6F6A">
        <w:rPr>
          <w:snapToGrid/>
        </w:rPr>
        <w:t>random.nextBytes(salt);</w:t>
      </w:r>
    </w:p>
    <w:p w:rsidR="00ED6F6A" w:rsidRDefault="00900D6A" w:rsidP="00900D6A">
      <w:pPr>
        <w:pStyle w:val="aff"/>
        <w:rPr>
          <w:snapToGrid/>
        </w:rPr>
      </w:pPr>
      <w:r>
        <w:rPr>
          <w:snapToGrid/>
        </w:rPr>
        <w:t xml:space="preserve">    </w:t>
      </w:r>
      <w:r w:rsidR="00ED6F6A">
        <w:rPr>
          <w:b/>
          <w:snapToGrid/>
          <w:color w:val="7F0055"/>
        </w:rPr>
        <w:t>int</w:t>
      </w:r>
      <w:r w:rsidR="00ED6F6A">
        <w:rPr>
          <w:snapToGrid/>
        </w:rPr>
        <w:t xml:space="preserve"> iterCount = 50000;</w:t>
      </w:r>
    </w:p>
    <w:p w:rsidR="00ED6F6A" w:rsidRDefault="00900D6A" w:rsidP="00900D6A">
      <w:pPr>
        <w:pStyle w:val="aff"/>
        <w:rPr>
          <w:snapToGrid/>
        </w:rPr>
      </w:pPr>
      <w:r>
        <w:rPr>
          <w:snapToGrid/>
        </w:rPr>
        <w:t xml:space="preserve">    </w:t>
      </w:r>
      <w:r w:rsidR="00ED6F6A">
        <w:rPr>
          <w:snapToGrid/>
        </w:rPr>
        <w:t xml:space="preserve">PBEKeySpec spec = </w:t>
      </w:r>
      <w:r w:rsidR="00ED6F6A">
        <w:rPr>
          <w:b/>
          <w:snapToGrid/>
          <w:color w:val="7F0055"/>
        </w:rPr>
        <w:t>new</w:t>
      </w:r>
      <w:r w:rsidR="00ED6F6A">
        <w:rPr>
          <w:snapToGrid/>
        </w:rPr>
        <w:t xml:space="preserve"> </w:t>
      </w:r>
      <w:r w:rsidR="00ED6F6A" w:rsidRPr="00900D6A">
        <w:rPr>
          <w:snapToGrid/>
        </w:rPr>
        <w:t>PBEKeySpec</w:t>
      </w:r>
      <w:r w:rsidR="00ED6F6A">
        <w:rPr>
          <w:snapToGrid/>
        </w:rPr>
        <w:t>(password, salt, iterCount, 256);</w:t>
      </w:r>
    </w:p>
    <w:p w:rsidR="00ED6F6A" w:rsidRDefault="00900D6A" w:rsidP="00900D6A">
      <w:pPr>
        <w:pStyle w:val="aff"/>
        <w:rPr>
          <w:snapToGrid/>
        </w:rPr>
      </w:pPr>
      <w:r>
        <w:rPr>
          <w:snapToGrid/>
        </w:rPr>
        <w:t xml:space="preserve">    </w:t>
      </w:r>
      <w:r w:rsidR="00ED6F6A">
        <w:rPr>
          <w:snapToGrid/>
          <w:color w:val="3F7F5F"/>
        </w:rPr>
        <w:t>//PBKDF2WithHmacSHA256 is supportted from JDK1.8</w:t>
      </w:r>
    </w:p>
    <w:p w:rsidR="00ED6F6A" w:rsidRDefault="00900D6A" w:rsidP="00900D6A">
      <w:pPr>
        <w:pStyle w:val="aff"/>
        <w:rPr>
          <w:snapToGrid/>
        </w:rPr>
      </w:pPr>
      <w:r>
        <w:rPr>
          <w:snapToGrid/>
        </w:rPr>
        <w:t xml:space="preserve">    SecretKeyFactory skf</w:t>
      </w:r>
      <w:r>
        <w:rPr>
          <w:rFonts w:hint="eastAsia"/>
          <w:snapToGrid/>
        </w:rPr>
        <w:t xml:space="preserve"> </w:t>
      </w:r>
      <w:r>
        <w:rPr>
          <w:snapToGrid/>
        </w:rPr>
        <w:t>=</w:t>
      </w:r>
      <w:r>
        <w:rPr>
          <w:rFonts w:hint="eastAsia"/>
          <w:snapToGrid/>
        </w:rPr>
        <w:t xml:space="preserve"> </w:t>
      </w:r>
      <w:r w:rsidR="00ED6F6A">
        <w:rPr>
          <w:snapToGrid/>
        </w:rPr>
        <w:t>SecretKeyFactory.</w:t>
      </w:r>
      <w:r w:rsidR="00ED6F6A">
        <w:rPr>
          <w:i/>
          <w:iCs/>
          <w:snapToGrid/>
        </w:rPr>
        <w:t>getInstance</w:t>
      </w:r>
      <w:r w:rsidR="00ED6F6A">
        <w:rPr>
          <w:snapToGrid/>
        </w:rPr>
        <w:t>(</w:t>
      </w:r>
      <w:r w:rsidR="00ED6F6A">
        <w:rPr>
          <w:snapToGrid/>
          <w:color w:val="2A00FF"/>
        </w:rPr>
        <w:t>"PBKDF2WithHmacSHA256"</w:t>
      </w:r>
      <w:r w:rsidR="00ED6F6A">
        <w:rPr>
          <w:snapToGrid/>
        </w:rPr>
        <w:t>);</w:t>
      </w:r>
    </w:p>
    <w:p w:rsidR="00ED6F6A" w:rsidRDefault="00900D6A" w:rsidP="00900D6A">
      <w:pPr>
        <w:pStyle w:val="aff"/>
        <w:rPr>
          <w:snapToGrid/>
        </w:rPr>
      </w:pPr>
      <w:r>
        <w:rPr>
          <w:snapToGrid/>
        </w:rPr>
        <w:t xml:space="preserve">    </w:t>
      </w:r>
      <w:r w:rsidR="00ED6F6A">
        <w:rPr>
          <w:b/>
          <w:snapToGrid/>
          <w:color w:val="7F0055"/>
        </w:rPr>
        <w:t>byte</w:t>
      </w:r>
      <w:r w:rsidR="00ED6F6A">
        <w:rPr>
          <w:snapToGrid/>
        </w:rPr>
        <w:t>[] hashed = skf.generateSecret(spec).getEncoded();</w:t>
      </w:r>
    </w:p>
    <w:p w:rsidR="00ED6F6A" w:rsidRDefault="00416845" w:rsidP="00900D6A">
      <w:pPr>
        <w:pStyle w:val="aff"/>
        <w:rPr>
          <w:snapToGrid/>
        </w:rPr>
      </w:pPr>
      <w:r>
        <w:rPr>
          <w:snapToGrid/>
        </w:rPr>
        <w:t xml:space="preserve">    </w:t>
      </w:r>
      <w:r w:rsidR="00ED6F6A">
        <w:rPr>
          <w:b/>
          <w:snapToGrid/>
          <w:color w:val="7F0055"/>
        </w:rPr>
        <w:t>return</w:t>
      </w:r>
      <w:r w:rsidR="00ED6F6A">
        <w:rPr>
          <w:snapToGrid/>
        </w:rPr>
        <w:t xml:space="preserve"> hashed;</w:t>
      </w:r>
    </w:p>
    <w:p w:rsidR="00ED6F6A" w:rsidRDefault="00ED6F6A" w:rsidP="00900D6A">
      <w:pPr>
        <w:pStyle w:val="aff"/>
        <w:rPr>
          <w:snapToGrid/>
        </w:rPr>
      </w:pPr>
      <w:r>
        <w:rPr>
          <w:snapToGrid/>
        </w:rPr>
        <w:t>}</w:t>
      </w:r>
    </w:p>
    <w:p w:rsidR="00B65CF3" w:rsidRPr="00B65CF3" w:rsidRDefault="00510F8E" w:rsidP="00ED6F6A">
      <w:pPr>
        <w:rPr>
          <w:rFonts w:eastAsiaTheme="minorEastAsia"/>
        </w:rPr>
      </w:pPr>
      <w:bookmarkStart w:id="135" w:name="OLE_LINK2"/>
      <w:bookmarkStart w:id="136" w:name="OLE_LINK3"/>
      <w:bookmarkEnd w:id="134"/>
      <w:r w:rsidRPr="009F302E">
        <w:rPr>
          <w:rFonts w:eastAsia="宋体" w:hint="eastAsia"/>
        </w:rPr>
        <w:t>口令单向</w:t>
      </w:r>
      <w:r>
        <w:rPr>
          <w:rFonts w:hint="eastAsia"/>
        </w:rPr>
        <w:t>Hash</w:t>
      </w:r>
      <w:r w:rsidR="008B5C14">
        <w:rPr>
          <w:rFonts w:eastAsia="宋体" w:hint="eastAsia"/>
        </w:rPr>
        <w:t>场景下可以</w:t>
      </w:r>
      <w:r w:rsidRPr="009F302E">
        <w:rPr>
          <w:rFonts w:eastAsia="宋体" w:hint="eastAsia"/>
        </w:rPr>
        <w:t>使用</w:t>
      </w:r>
      <w:r w:rsidRPr="009F302E">
        <w:t>PBKDF2</w:t>
      </w:r>
      <w:r w:rsidRPr="009F302E">
        <w:rPr>
          <w:rFonts w:eastAsia="宋体" w:hint="eastAsia"/>
        </w:rPr>
        <w:t>算法</w:t>
      </w:r>
      <w:r>
        <w:rPr>
          <w:rFonts w:eastAsia="宋体" w:hint="eastAsia"/>
        </w:rPr>
        <w:t>，</w:t>
      </w:r>
      <w:r w:rsidRPr="002221E5">
        <w:rPr>
          <w:rFonts w:hint="eastAsia"/>
          <w:snapToGrid/>
        </w:rPr>
        <w:t>PBKDF2</w:t>
      </w:r>
      <w:r w:rsidR="00CC1303">
        <w:rPr>
          <w:rFonts w:eastAsia="宋体" w:hint="eastAsia"/>
          <w:snapToGrid/>
        </w:rPr>
        <w:t>是一个密钥导出算法</w:t>
      </w:r>
      <w:r w:rsidRPr="002221E5">
        <w:rPr>
          <w:rFonts w:eastAsia="宋体" w:hint="eastAsia"/>
          <w:snapToGrid/>
        </w:rPr>
        <w:t>，</w:t>
      </w:r>
      <w:r w:rsidRPr="00FA2CDC">
        <w:rPr>
          <w:rFonts w:eastAsia="宋体" w:hint="eastAsia"/>
          <w:snapToGrid/>
        </w:rPr>
        <w:t>既可用于导出密钥，也可用于口令保存</w:t>
      </w:r>
      <w:r>
        <w:rPr>
          <w:rFonts w:eastAsia="宋体" w:hint="eastAsia"/>
          <w:snapToGrid/>
        </w:rPr>
        <w:t>，</w:t>
      </w:r>
      <w:r w:rsidRPr="002221E5">
        <w:rPr>
          <w:rFonts w:eastAsia="宋体" w:hint="eastAsia"/>
          <w:snapToGrid/>
        </w:rPr>
        <w:t>并且已在</w:t>
      </w:r>
      <w:r w:rsidRPr="002221E5">
        <w:rPr>
          <w:snapToGrid/>
        </w:rPr>
        <w:t>RFC 2898</w:t>
      </w:r>
      <w:r w:rsidRPr="002221E5">
        <w:rPr>
          <w:rFonts w:eastAsia="宋体" w:hint="eastAsia"/>
          <w:snapToGrid/>
        </w:rPr>
        <w:t>标准中定义。它使用最为广泛，能被大多数算法库所支持</w:t>
      </w:r>
      <w:r>
        <w:rPr>
          <w:rFonts w:eastAsia="宋体" w:hint="eastAsia"/>
          <w:snapToGrid/>
        </w:rPr>
        <w:t>。</w:t>
      </w:r>
      <w:r w:rsidR="00226BE6">
        <w:rPr>
          <w:rFonts w:eastAsia="宋体" w:hint="eastAsia"/>
          <w:snapToGrid/>
        </w:rPr>
        <w:t>注意</w:t>
      </w:r>
      <w:r w:rsidR="00ED6F6A">
        <w:rPr>
          <w:rFonts w:eastAsia="宋体" w:hint="eastAsia"/>
          <w:snapToGrid/>
        </w:rPr>
        <w:t>，</w:t>
      </w:r>
      <w:r w:rsidR="001403D8">
        <w:rPr>
          <w:rFonts w:eastAsia="宋体" w:hint="eastAsia"/>
          <w:snapToGrid/>
        </w:rPr>
        <w:t>Sun</w:t>
      </w:r>
      <w:r w:rsidR="00ED6F6A">
        <w:rPr>
          <w:rFonts w:eastAsia="宋体" w:hint="eastAsia"/>
          <w:snapToGrid/>
        </w:rPr>
        <w:t>JCE Provider</w:t>
      </w:r>
      <w:r w:rsidR="00F877C5">
        <w:rPr>
          <w:rFonts w:eastAsia="宋体" w:hint="eastAsia"/>
          <w:snapToGrid/>
        </w:rPr>
        <w:t>从</w:t>
      </w:r>
      <w:r w:rsidR="00F877C5">
        <w:rPr>
          <w:rFonts w:eastAsia="宋体" w:hint="eastAsia"/>
          <w:snapToGrid/>
        </w:rPr>
        <w:t>JDK1.8</w:t>
      </w:r>
      <w:r w:rsidR="00F877C5">
        <w:rPr>
          <w:rFonts w:eastAsia="宋体" w:hint="eastAsia"/>
          <w:snapToGrid/>
        </w:rPr>
        <w:t>版本</w:t>
      </w:r>
      <w:r w:rsidR="00231C8F">
        <w:rPr>
          <w:rFonts w:eastAsia="宋体" w:hint="eastAsia"/>
          <w:snapToGrid/>
        </w:rPr>
        <w:t>才</w:t>
      </w:r>
      <w:r w:rsidR="00F877C5">
        <w:rPr>
          <w:rFonts w:eastAsia="宋体" w:hint="eastAsia"/>
          <w:snapToGrid/>
        </w:rPr>
        <w:t>开始支持</w:t>
      </w:r>
      <w:r w:rsidR="00F877C5" w:rsidRPr="00F877C5">
        <w:rPr>
          <w:rFonts w:eastAsia="宋体"/>
        </w:rPr>
        <w:t>PBKDF2WithHmacSHA256</w:t>
      </w:r>
      <w:r w:rsidR="00F877C5">
        <w:rPr>
          <w:rFonts w:eastAsia="宋体" w:hint="eastAsia"/>
        </w:rPr>
        <w:t>算法</w:t>
      </w:r>
      <w:r w:rsidR="00416D5D">
        <w:rPr>
          <w:rFonts w:eastAsia="宋体" w:hint="eastAsia"/>
        </w:rPr>
        <w:t>。</w:t>
      </w:r>
      <w:r w:rsidR="00F57949">
        <w:rPr>
          <w:rFonts w:eastAsia="宋体" w:hint="eastAsia"/>
        </w:rPr>
        <w:t>对于</w:t>
      </w:r>
      <w:r w:rsidR="00F877C5">
        <w:rPr>
          <w:rFonts w:eastAsia="宋体" w:hint="eastAsia"/>
        </w:rPr>
        <w:t>JDK1.8</w:t>
      </w:r>
      <w:r w:rsidR="00F877C5">
        <w:rPr>
          <w:rFonts w:eastAsia="宋体" w:hint="eastAsia"/>
        </w:rPr>
        <w:t>之前的版本</w:t>
      </w:r>
      <w:r w:rsidR="00F57949">
        <w:rPr>
          <w:rFonts w:eastAsia="宋体" w:hint="eastAsia"/>
        </w:rPr>
        <w:t>，可以接受选择</w:t>
      </w:r>
      <w:r w:rsidR="00F877C5" w:rsidRPr="00F877C5">
        <w:rPr>
          <w:rFonts w:eastAsia="宋体"/>
        </w:rPr>
        <w:t>PBKDF2WithHmacSHA</w:t>
      </w:r>
      <w:r w:rsidR="00F877C5">
        <w:rPr>
          <w:rFonts w:eastAsia="宋体" w:hint="eastAsia"/>
        </w:rPr>
        <w:t>1</w:t>
      </w:r>
      <w:r w:rsidR="00F57949">
        <w:rPr>
          <w:rFonts w:eastAsia="宋体" w:hint="eastAsia"/>
        </w:rPr>
        <w:t>算法</w:t>
      </w:r>
      <w:r w:rsidR="00A0033A">
        <w:rPr>
          <w:rFonts w:eastAsia="宋体" w:hint="eastAsia"/>
        </w:rPr>
        <w:t>，或者</w:t>
      </w:r>
      <w:r w:rsidR="003A5294">
        <w:rPr>
          <w:rFonts w:eastAsia="宋体" w:hint="eastAsia"/>
        </w:rPr>
        <w:t>考虑使用其他可靠</w:t>
      </w:r>
      <w:r w:rsidR="003A5294">
        <w:rPr>
          <w:rFonts w:eastAsia="宋体" w:hint="eastAsia"/>
        </w:rPr>
        <w:t>JCE Provider</w:t>
      </w:r>
      <w:r w:rsidR="003A5294">
        <w:rPr>
          <w:rFonts w:eastAsia="宋体" w:hint="eastAsia"/>
        </w:rPr>
        <w:t>提供支持的</w:t>
      </w:r>
      <w:r w:rsidR="003A5294">
        <w:rPr>
          <w:rFonts w:eastAsia="宋体" w:hint="eastAsia"/>
        </w:rPr>
        <w:t>PBKDF2</w:t>
      </w:r>
      <w:r w:rsidR="003A5294">
        <w:rPr>
          <w:rFonts w:eastAsia="宋体" w:hint="eastAsia"/>
        </w:rPr>
        <w:t>与</w:t>
      </w:r>
      <w:r w:rsidR="003A5294">
        <w:rPr>
          <w:rFonts w:eastAsia="宋体" w:hint="eastAsia"/>
        </w:rPr>
        <w:t>SHA256</w:t>
      </w:r>
      <w:r w:rsidR="003A5294">
        <w:rPr>
          <w:rFonts w:eastAsia="宋体" w:hint="eastAsia"/>
        </w:rPr>
        <w:t>或者更强哈希算法的组合</w:t>
      </w:r>
      <w:r w:rsidR="0003042E">
        <w:rPr>
          <w:rFonts w:eastAsia="宋体" w:hint="eastAsia"/>
        </w:rPr>
        <w:t>。</w:t>
      </w:r>
    </w:p>
    <w:p w:rsidR="00B24800" w:rsidRPr="00B67D1F" w:rsidRDefault="0064557E" w:rsidP="001C122A">
      <w:pPr>
        <w:pStyle w:val="2"/>
      </w:pPr>
      <w:bookmarkStart w:id="137" w:name="_Toc373262692"/>
      <w:bookmarkStart w:id="138" w:name="_Toc376550047"/>
      <w:bookmarkStart w:id="139" w:name="_Toc435437930"/>
      <w:bookmarkEnd w:id="135"/>
      <w:bookmarkEnd w:id="136"/>
      <w:r>
        <w:rPr>
          <w:rFonts w:eastAsiaTheme="minorEastAsia" w:hint="eastAsia"/>
        </w:rPr>
        <w:t>规则</w:t>
      </w:r>
      <w:r w:rsidR="00B24800">
        <w:rPr>
          <w:rFonts w:hint="eastAsia"/>
        </w:rPr>
        <w:t xml:space="preserve"> 7.4</w:t>
      </w:r>
      <w:r w:rsidR="00F02801">
        <w:rPr>
          <w:rFonts w:eastAsiaTheme="minorEastAsia" w:hint="eastAsia"/>
        </w:rPr>
        <w:t xml:space="preserve"> </w:t>
      </w:r>
      <w:r w:rsidR="00DC051D" w:rsidRPr="00DC051D">
        <w:rPr>
          <w:rFonts w:eastAsia="宋体" w:hint="eastAsia"/>
        </w:rPr>
        <w:t>禁止将敏感信息硬编码在程序中</w:t>
      </w:r>
      <w:bookmarkEnd w:id="137"/>
      <w:bookmarkEnd w:id="138"/>
      <w:bookmarkEnd w:id="139"/>
    </w:p>
    <w:p w:rsidR="00B24800" w:rsidRPr="00BB3F58" w:rsidRDefault="008678A6" w:rsidP="00B24800">
      <w:pPr>
        <w:rPr>
          <w:rFonts w:eastAsiaTheme="minorEastAsia"/>
          <w:color w:val="333333"/>
        </w:rPr>
      </w:pPr>
      <w:r>
        <w:rPr>
          <w:rFonts w:eastAsiaTheme="minorEastAsia" w:hint="eastAsia"/>
          <w:b/>
        </w:rPr>
        <w:t>说明：</w:t>
      </w:r>
      <w:r w:rsidR="009F3359" w:rsidRPr="004F38FC">
        <w:rPr>
          <w:rFonts w:eastAsia="宋体" w:hAnsiTheme="majorEastAsia" w:hint="eastAsia"/>
          <w:szCs w:val="24"/>
          <w:lang w:val="zh-CN"/>
        </w:rPr>
        <w:t>如果将敏感信息</w:t>
      </w:r>
      <w:r w:rsidR="009F3359" w:rsidRPr="004F38FC">
        <w:rPr>
          <w:rFonts w:eastAsia="宋体" w:hAnsiTheme="majorEastAsia" w:hint="eastAsia"/>
          <w:szCs w:val="24"/>
        </w:rPr>
        <w:t>（</w:t>
      </w:r>
      <w:r w:rsidR="009F3359" w:rsidRPr="004F38FC">
        <w:rPr>
          <w:rFonts w:eastAsia="宋体" w:hAnsiTheme="majorEastAsia" w:hint="eastAsia"/>
          <w:szCs w:val="24"/>
          <w:lang w:val="zh-CN"/>
        </w:rPr>
        <w:t>包括口令和加密密钥</w:t>
      </w:r>
      <w:r w:rsidR="009F3359" w:rsidRPr="004F38FC">
        <w:rPr>
          <w:rFonts w:eastAsia="宋体" w:hAnsiTheme="majorEastAsia" w:hint="eastAsia"/>
          <w:szCs w:val="24"/>
        </w:rPr>
        <w:t>）</w:t>
      </w:r>
      <w:r w:rsidR="009F3359" w:rsidRPr="004F38FC">
        <w:rPr>
          <w:rFonts w:eastAsia="宋体" w:hAnsiTheme="majorEastAsia" w:hint="eastAsia"/>
          <w:szCs w:val="24"/>
          <w:lang w:val="zh-CN"/>
        </w:rPr>
        <w:t>硬编码在程序中</w:t>
      </w:r>
      <w:r w:rsidR="009F3359" w:rsidRPr="004F38FC">
        <w:rPr>
          <w:rFonts w:eastAsia="宋体" w:hAnsiTheme="majorEastAsia" w:hint="eastAsia"/>
          <w:szCs w:val="24"/>
        </w:rPr>
        <w:t>，</w:t>
      </w:r>
      <w:r w:rsidR="009F3359">
        <w:rPr>
          <w:rFonts w:eastAsia="宋体" w:hAnsiTheme="majorEastAsia" w:hint="eastAsia"/>
          <w:szCs w:val="24"/>
          <w:lang w:val="zh-CN"/>
        </w:rPr>
        <w:t>可能会将敏感信息暴露给攻击者。任何能够</w:t>
      </w:r>
      <w:r w:rsidR="009F3359" w:rsidRPr="004F38FC">
        <w:rPr>
          <w:rFonts w:eastAsia="宋体" w:hAnsiTheme="majorEastAsia" w:hint="eastAsia"/>
          <w:szCs w:val="24"/>
          <w:lang w:val="zh-CN"/>
        </w:rPr>
        <w:t>访问</w:t>
      </w:r>
      <w:r w:rsidR="009F3359">
        <w:rPr>
          <w:rFonts w:eastAsia="宋体" w:hAnsiTheme="majorEastAsia" w:hint="eastAsia"/>
          <w:szCs w:val="24"/>
          <w:lang w:val="zh-CN"/>
        </w:rPr>
        <w:t>到</w:t>
      </w:r>
      <w:r w:rsidR="009F3359" w:rsidRPr="004F38FC">
        <w:rPr>
          <w:rFonts w:eastAsia="宋体"/>
          <w:szCs w:val="24"/>
          <w:lang w:val="zh-CN"/>
        </w:rPr>
        <w:t>class</w:t>
      </w:r>
      <w:r w:rsidR="009F3359" w:rsidRPr="004F38FC">
        <w:rPr>
          <w:rFonts w:eastAsia="宋体" w:hAnsiTheme="majorEastAsia" w:hint="eastAsia"/>
          <w:szCs w:val="24"/>
          <w:lang w:val="zh-CN"/>
        </w:rPr>
        <w:t>文件的人都可以反编译</w:t>
      </w:r>
      <w:r w:rsidR="009F3359" w:rsidRPr="004F38FC">
        <w:rPr>
          <w:rFonts w:eastAsia="宋体"/>
          <w:szCs w:val="24"/>
          <w:lang w:val="zh-CN"/>
        </w:rPr>
        <w:t>class</w:t>
      </w:r>
      <w:r w:rsidR="009F3359" w:rsidRPr="004F38FC">
        <w:rPr>
          <w:rFonts w:eastAsia="宋体" w:hAnsiTheme="majorEastAsia" w:hint="eastAsia"/>
          <w:szCs w:val="24"/>
          <w:lang w:val="zh-CN"/>
        </w:rPr>
        <w:t>文件并发现这些敏感信息。</w:t>
      </w:r>
      <w:r w:rsidR="001D420F" w:rsidRPr="004F38FC">
        <w:rPr>
          <w:rFonts w:eastAsia="宋体" w:hAnsiTheme="majorEastAsia" w:hint="eastAsia"/>
          <w:szCs w:val="24"/>
          <w:lang w:val="zh-CN"/>
        </w:rPr>
        <w:t>因此，不能将信</w:t>
      </w:r>
      <w:r w:rsidR="001D420F">
        <w:rPr>
          <w:rFonts w:eastAsia="宋体" w:hAnsiTheme="majorEastAsia" w:hint="eastAsia"/>
          <w:szCs w:val="24"/>
          <w:lang w:val="zh-CN"/>
        </w:rPr>
        <w:t>息硬编码在程序中。同时，</w:t>
      </w:r>
      <w:r w:rsidR="001037C3">
        <w:rPr>
          <w:rFonts w:eastAsia="宋体" w:hAnsiTheme="majorEastAsia" w:hint="eastAsia"/>
          <w:szCs w:val="24"/>
          <w:lang w:val="zh-CN"/>
        </w:rPr>
        <w:t>硬编码</w:t>
      </w:r>
      <w:r w:rsidR="001D420F">
        <w:rPr>
          <w:rFonts w:eastAsia="宋体" w:hAnsiTheme="majorEastAsia" w:hint="eastAsia"/>
          <w:szCs w:val="24"/>
          <w:lang w:val="zh-CN"/>
        </w:rPr>
        <w:t>敏感信息会增加代码管理和维护的难度</w:t>
      </w:r>
      <w:r w:rsidR="001D420F" w:rsidRPr="004F38FC">
        <w:rPr>
          <w:rFonts w:eastAsia="宋体" w:hAnsiTheme="majorEastAsia" w:hint="eastAsia"/>
          <w:szCs w:val="24"/>
          <w:lang w:val="zh-CN"/>
        </w:rPr>
        <w:t>。</w:t>
      </w:r>
      <w:r w:rsidR="009975F0" w:rsidRPr="004F38FC">
        <w:rPr>
          <w:rFonts w:eastAsia="宋体" w:hAnsiTheme="majorEastAsia" w:hint="eastAsia"/>
          <w:szCs w:val="24"/>
          <w:lang w:val="zh-CN"/>
        </w:rPr>
        <w:t>例如，在一个已经部署的程序中修改一个硬编码的口令需要发布一个补丁才能实现。</w:t>
      </w:r>
    </w:p>
    <w:p w:rsidR="00A06BA9" w:rsidRPr="001566BF" w:rsidRDefault="003851ED" w:rsidP="001566BF">
      <w:pPr>
        <w:pStyle w:val="aff0"/>
      </w:pPr>
      <w:r>
        <w:rPr>
          <w:rFonts w:hint="eastAsia"/>
          <w:u w:color="000000"/>
        </w:rPr>
        <w:t>错误示例：</w:t>
      </w:r>
    </w:p>
    <w:p w:rsidR="00965ABA" w:rsidRDefault="00965ABA" w:rsidP="00A130AF">
      <w:pPr>
        <w:pStyle w:val="aff"/>
        <w:rPr>
          <w:snapToGrid/>
        </w:rPr>
      </w:pPr>
      <w:r w:rsidRPr="00A130AF">
        <w:rPr>
          <w:b/>
          <w:color w:val="7F0055"/>
        </w:rPr>
        <w:t>public</w:t>
      </w:r>
      <w:r>
        <w:rPr>
          <w:snapToGrid/>
          <w:color w:val="000000"/>
        </w:rPr>
        <w:t xml:space="preserve"> </w:t>
      </w:r>
      <w:r w:rsidRPr="00A130AF">
        <w:rPr>
          <w:b/>
          <w:color w:val="7F0055"/>
        </w:rPr>
        <w:t>class</w:t>
      </w:r>
      <w:r w:rsidR="004958B0">
        <w:rPr>
          <w:snapToGrid/>
          <w:color w:val="000000"/>
        </w:rPr>
        <w:t xml:space="preserve"> IP</w:t>
      </w:r>
      <w:r w:rsidR="00CD7EDD">
        <w:rPr>
          <w:rFonts w:hint="eastAsia"/>
          <w:snapToGrid/>
          <w:color w:val="000000"/>
        </w:rPr>
        <w:t>a</w:t>
      </w:r>
      <w:r>
        <w:rPr>
          <w:snapToGrid/>
          <w:color w:val="000000"/>
        </w:rPr>
        <w:t>ddress</w:t>
      </w:r>
    </w:p>
    <w:p w:rsidR="00965ABA" w:rsidRDefault="00965ABA" w:rsidP="00A130AF">
      <w:pPr>
        <w:pStyle w:val="aff"/>
        <w:rPr>
          <w:snapToGrid/>
        </w:rPr>
      </w:pPr>
      <w:r>
        <w:rPr>
          <w:snapToGrid/>
          <w:color w:val="000000"/>
        </w:rPr>
        <w:t>{</w:t>
      </w:r>
    </w:p>
    <w:p w:rsidR="00965ABA" w:rsidRDefault="00965ABA" w:rsidP="00A130AF">
      <w:pPr>
        <w:pStyle w:val="aff"/>
        <w:rPr>
          <w:snapToGrid/>
        </w:rPr>
      </w:pPr>
      <w:r>
        <w:rPr>
          <w:snapToGrid/>
          <w:color w:val="000000"/>
        </w:rPr>
        <w:t xml:space="preserve">    </w:t>
      </w:r>
      <w:r w:rsidRPr="00286B6A">
        <w:rPr>
          <w:b/>
          <w:color w:val="7F0055"/>
        </w:rPr>
        <w:t>private</w:t>
      </w:r>
      <w:r>
        <w:rPr>
          <w:snapToGrid/>
          <w:color w:val="000000"/>
        </w:rPr>
        <w:t xml:space="preserve"> String </w:t>
      </w:r>
      <w:r w:rsidRPr="00A130AF">
        <w:rPr>
          <w:snapToGrid/>
          <w:color w:val="0000C0"/>
        </w:rPr>
        <w:t>ipAddress</w:t>
      </w:r>
      <w:r>
        <w:rPr>
          <w:snapToGrid/>
          <w:color w:val="000000"/>
        </w:rPr>
        <w:t xml:space="preserve"> = </w:t>
      </w:r>
      <w:r>
        <w:rPr>
          <w:snapToGrid/>
          <w:color w:val="2A00FF"/>
        </w:rPr>
        <w:t>"172.16.254.1"</w:t>
      </w:r>
      <w:r>
        <w:rPr>
          <w:snapToGrid/>
          <w:color w:val="000000"/>
        </w:rPr>
        <w:t>;</w:t>
      </w:r>
    </w:p>
    <w:p w:rsidR="00965ABA" w:rsidRDefault="00965ABA" w:rsidP="00A130AF">
      <w:pPr>
        <w:pStyle w:val="aff"/>
        <w:rPr>
          <w:snapToGrid/>
        </w:rPr>
      </w:pPr>
      <w:r>
        <w:rPr>
          <w:snapToGrid/>
          <w:color w:val="000000"/>
        </w:rPr>
        <w:t xml:space="preserve">    </w:t>
      </w:r>
    </w:p>
    <w:p w:rsidR="00965ABA" w:rsidRDefault="00965ABA" w:rsidP="00A130AF">
      <w:pPr>
        <w:pStyle w:val="aff"/>
        <w:rPr>
          <w:snapToGrid/>
        </w:rPr>
      </w:pPr>
      <w:r>
        <w:rPr>
          <w:snapToGrid/>
          <w:color w:val="000000"/>
        </w:rPr>
        <w:t xml:space="preserve">    </w:t>
      </w:r>
      <w:r w:rsidRPr="00286B6A">
        <w:rPr>
          <w:b/>
          <w:color w:val="7F0055"/>
        </w:rPr>
        <w:t>public</w:t>
      </w:r>
      <w:r>
        <w:rPr>
          <w:snapToGrid/>
          <w:color w:val="000000"/>
        </w:rPr>
        <w:t xml:space="preserve"> </w:t>
      </w:r>
      <w:r w:rsidRPr="00286B6A">
        <w:rPr>
          <w:b/>
          <w:color w:val="7F0055"/>
        </w:rPr>
        <w:t>static</w:t>
      </w:r>
      <w:r>
        <w:rPr>
          <w:snapToGrid/>
          <w:color w:val="000000"/>
        </w:rPr>
        <w:t xml:space="preserve"> </w:t>
      </w:r>
      <w:r w:rsidRPr="00286B6A">
        <w:rPr>
          <w:b/>
          <w:color w:val="7F0055"/>
        </w:rPr>
        <w:t>void</w:t>
      </w:r>
      <w:r>
        <w:rPr>
          <w:snapToGrid/>
          <w:color w:val="000000"/>
        </w:rPr>
        <w:t xml:space="preserve"> main(String[] args)</w:t>
      </w:r>
    </w:p>
    <w:p w:rsidR="00965ABA" w:rsidRDefault="00965ABA" w:rsidP="00A130AF">
      <w:pPr>
        <w:pStyle w:val="aff"/>
        <w:rPr>
          <w:snapToGrid/>
        </w:rPr>
      </w:pPr>
      <w:r>
        <w:rPr>
          <w:snapToGrid/>
          <w:color w:val="000000"/>
        </w:rPr>
        <w:t xml:space="preserve">    {</w:t>
      </w:r>
    </w:p>
    <w:p w:rsidR="00965ABA" w:rsidRDefault="00965ABA" w:rsidP="00A130AF">
      <w:pPr>
        <w:pStyle w:val="aff"/>
        <w:rPr>
          <w:snapToGrid/>
        </w:rPr>
      </w:pPr>
      <w:r>
        <w:rPr>
          <w:snapToGrid/>
          <w:color w:val="000000"/>
        </w:rPr>
        <w:t xml:space="preserve">        </w:t>
      </w:r>
      <w:r>
        <w:rPr>
          <w:snapToGrid/>
          <w:color w:val="3F7F5F"/>
        </w:rPr>
        <w:t>//..</w:t>
      </w:r>
      <w:r w:rsidR="006E31DD">
        <w:rPr>
          <w:rFonts w:hint="eastAsia"/>
          <w:snapToGrid/>
          <w:color w:val="3F7F5F"/>
        </w:rPr>
        <w:t>.</w:t>
      </w:r>
    </w:p>
    <w:p w:rsidR="00965ABA" w:rsidRDefault="00965ABA" w:rsidP="00A130AF">
      <w:pPr>
        <w:pStyle w:val="aff"/>
        <w:rPr>
          <w:snapToGrid/>
        </w:rPr>
      </w:pPr>
      <w:r>
        <w:rPr>
          <w:snapToGrid/>
          <w:color w:val="000000"/>
        </w:rPr>
        <w:t xml:space="preserve">    }</w:t>
      </w:r>
    </w:p>
    <w:p w:rsidR="00965ABA" w:rsidRDefault="00965ABA" w:rsidP="00A130AF">
      <w:pPr>
        <w:pStyle w:val="aff"/>
        <w:rPr>
          <w:snapToGrid/>
        </w:rPr>
      </w:pPr>
      <w:r>
        <w:rPr>
          <w:snapToGrid/>
          <w:color w:val="000000"/>
        </w:rPr>
        <w:t xml:space="preserve">    </w:t>
      </w:r>
    </w:p>
    <w:p w:rsidR="00862B19" w:rsidRDefault="00965ABA" w:rsidP="00A130AF">
      <w:pPr>
        <w:pStyle w:val="aff"/>
        <w:rPr>
          <w:snapToGrid/>
          <w:color w:val="000000"/>
        </w:rPr>
      </w:pPr>
      <w:r>
        <w:rPr>
          <w:snapToGrid/>
          <w:color w:val="000000"/>
        </w:rPr>
        <w:t>}</w:t>
      </w:r>
    </w:p>
    <w:p w:rsidR="00906ED9" w:rsidRDefault="006574B0" w:rsidP="005C7C12">
      <w:pPr>
        <w:rPr>
          <w:rFonts w:eastAsiaTheme="minorEastAsia"/>
        </w:rPr>
      </w:pPr>
      <w:r w:rsidRPr="004F38FC">
        <w:rPr>
          <w:rFonts w:eastAsia="宋体" w:hAnsiTheme="majorEastAsia" w:cstheme="minorBidi" w:hint="eastAsia"/>
          <w:szCs w:val="24"/>
          <w:lang w:val="zh-CN"/>
        </w:rPr>
        <w:t>恶意用户可以使用</w:t>
      </w:r>
      <w:r w:rsidRPr="00C52C2D">
        <w:rPr>
          <w:rStyle w:val="Char6"/>
          <w:rFonts w:eastAsia="宋体"/>
        </w:rPr>
        <w:t>javap -c IPaddress</w:t>
      </w:r>
      <w:r w:rsidRPr="004F38FC">
        <w:rPr>
          <w:rStyle w:val="Char6"/>
          <w:rFonts w:ascii="Times New Roman" w:eastAsia="宋体" w:hAnsiTheme="majorEastAsia" w:cstheme="minorBidi" w:hint="eastAsia"/>
          <w:szCs w:val="24"/>
          <w:lang w:val="zh-CN"/>
        </w:rPr>
        <w:t>命令来反编译</w:t>
      </w:r>
      <w:r w:rsidRPr="004F38FC">
        <w:rPr>
          <w:rStyle w:val="Char6"/>
          <w:rFonts w:ascii="Times New Roman" w:eastAsia="宋体" w:hAnsi="Times New Roman" w:cstheme="minorBidi"/>
          <w:szCs w:val="24"/>
        </w:rPr>
        <w:t>class</w:t>
      </w:r>
      <w:r w:rsidR="004B6E6D">
        <w:rPr>
          <w:rStyle w:val="Char6"/>
          <w:rFonts w:ascii="Times New Roman" w:eastAsia="宋体" w:hAnsiTheme="majorEastAsia" w:cstheme="minorBidi" w:hint="eastAsia"/>
          <w:szCs w:val="24"/>
          <w:lang w:val="zh-CN"/>
        </w:rPr>
        <w:t>来</w:t>
      </w:r>
      <w:r w:rsidRPr="004F38FC">
        <w:rPr>
          <w:rStyle w:val="Char6"/>
          <w:rFonts w:ascii="Times New Roman" w:eastAsia="宋体" w:hAnsiTheme="majorEastAsia" w:cstheme="minorBidi" w:hint="eastAsia"/>
          <w:szCs w:val="24"/>
          <w:lang w:val="zh-CN"/>
        </w:rPr>
        <w:t>发现其中硬编码的服务器</w:t>
      </w:r>
      <w:r w:rsidRPr="004F38FC">
        <w:rPr>
          <w:rStyle w:val="Char6"/>
          <w:rFonts w:ascii="Times New Roman" w:eastAsia="宋体" w:hAnsi="Times New Roman" w:cstheme="minorBidi"/>
          <w:szCs w:val="24"/>
        </w:rPr>
        <w:t>IP</w:t>
      </w:r>
      <w:r w:rsidRPr="004F38FC">
        <w:rPr>
          <w:rStyle w:val="Char6"/>
          <w:rFonts w:ascii="Times New Roman" w:eastAsia="宋体" w:hAnsiTheme="majorEastAsia" w:cstheme="minorBidi" w:hint="eastAsia"/>
          <w:szCs w:val="24"/>
          <w:lang w:val="zh-CN"/>
        </w:rPr>
        <w:t>地址。</w:t>
      </w:r>
      <w:r w:rsidRPr="004F38FC">
        <w:rPr>
          <w:rFonts w:eastAsia="宋体" w:hAnsiTheme="majorEastAsia" w:cstheme="minorBidi" w:hint="eastAsia"/>
          <w:szCs w:val="24"/>
          <w:lang w:val="zh-CN"/>
        </w:rPr>
        <w:t>反编译器</w:t>
      </w:r>
      <w:r w:rsidR="004B6E6D">
        <w:rPr>
          <w:rFonts w:eastAsia="宋体" w:hAnsiTheme="majorEastAsia" w:cstheme="minorBidi" w:hint="eastAsia"/>
          <w:szCs w:val="24"/>
          <w:lang w:val="zh-CN"/>
        </w:rPr>
        <w:t>的输出信息透露了</w:t>
      </w:r>
      <w:r w:rsidRPr="004F38FC">
        <w:rPr>
          <w:rFonts w:eastAsia="宋体" w:hAnsiTheme="majorEastAsia" w:cstheme="minorBidi" w:hint="eastAsia"/>
          <w:szCs w:val="24"/>
          <w:lang w:val="zh-CN"/>
        </w:rPr>
        <w:t>服务器</w:t>
      </w:r>
      <w:r w:rsidR="004B6E6D">
        <w:rPr>
          <w:rFonts w:eastAsia="宋体" w:hAnsiTheme="majorEastAsia" w:cstheme="minorBidi" w:hint="eastAsia"/>
          <w:szCs w:val="24"/>
          <w:lang w:val="zh-CN"/>
        </w:rPr>
        <w:t>的明文</w:t>
      </w:r>
      <w:r w:rsidRPr="004F38FC">
        <w:rPr>
          <w:rFonts w:eastAsia="宋体" w:cstheme="minorBidi"/>
          <w:szCs w:val="24"/>
          <w:lang w:val="zh-CN"/>
        </w:rPr>
        <w:t>IP</w:t>
      </w:r>
      <w:r w:rsidRPr="004F38FC">
        <w:rPr>
          <w:rFonts w:eastAsia="宋体" w:hAnsiTheme="majorEastAsia" w:cstheme="minorBidi" w:hint="eastAsia"/>
          <w:szCs w:val="24"/>
          <w:lang w:val="zh-CN"/>
        </w:rPr>
        <w:t>地址</w:t>
      </w:r>
      <w:r w:rsidR="004B6E6D">
        <w:rPr>
          <w:rFonts w:eastAsia="宋体" w:hAnsiTheme="majorEastAsia" w:cstheme="minorBidi" w:hint="eastAsia"/>
          <w:szCs w:val="24"/>
          <w:lang w:val="zh-CN"/>
        </w:rPr>
        <w:t>：</w:t>
      </w:r>
      <w:r w:rsidRPr="004F38FC">
        <w:rPr>
          <w:rFonts w:eastAsia="宋体" w:cstheme="minorBidi"/>
          <w:szCs w:val="24"/>
          <w:lang w:val="zh-CN"/>
        </w:rPr>
        <w:t>172.16.254.1</w:t>
      </w:r>
      <w:r w:rsidRPr="004F38FC">
        <w:rPr>
          <w:rFonts w:eastAsia="宋体" w:hAnsiTheme="majorEastAsia" w:cstheme="minorBidi" w:hint="eastAsia"/>
          <w:szCs w:val="24"/>
          <w:lang w:val="zh-CN"/>
        </w:rPr>
        <w:t>。</w:t>
      </w:r>
    </w:p>
    <w:p w:rsidR="00461D3B" w:rsidRPr="00DD1D7E" w:rsidRDefault="00D127F2" w:rsidP="00DD1D7E">
      <w:pPr>
        <w:pStyle w:val="aff0"/>
      </w:pPr>
      <w:r>
        <w:rPr>
          <w:rFonts w:hint="eastAsia"/>
        </w:rPr>
        <w:t>正确示例：</w:t>
      </w:r>
    </w:p>
    <w:p w:rsidR="000B59D8" w:rsidRDefault="000B59D8" w:rsidP="00492936">
      <w:pPr>
        <w:pStyle w:val="aff"/>
        <w:rPr>
          <w:snapToGrid/>
        </w:rPr>
      </w:pPr>
      <w:r w:rsidRPr="00057D1E">
        <w:rPr>
          <w:b/>
          <w:color w:val="7F0055"/>
        </w:rPr>
        <w:t>public</w:t>
      </w:r>
      <w:r>
        <w:rPr>
          <w:snapToGrid/>
          <w:color w:val="000000"/>
        </w:rPr>
        <w:t xml:space="preserve"> </w:t>
      </w:r>
      <w:r w:rsidRPr="00057D1E">
        <w:rPr>
          <w:b/>
          <w:color w:val="7F0055"/>
        </w:rPr>
        <w:t>class</w:t>
      </w:r>
      <w:r>
        <w:rPr>
          <w:snapToGrid/>
          <w:color w:val="000000"/>
        </w:rPr>
        <w:t xml:space="preserve"> IPaddress</w:t>
      </w:r>
    </w:p>
    <w:p w:rsidR="000B59D8" w:rsidRDefault="000B59D8" w:rsidP="00492936">
      <w:pPr>
        <w:pStyle w:val="aff"/>
        <w:rPr>
          <w:snapToGrid/>
        </w:rPr>
      </w:pPr>
      <w:r>
        <w:rPr>
          <w:snapToGrid/>
          <w:color w:val="000000"/>
        </w:rPr>
        <w:t>{</w:t>
      </w:r>
    </w:p>
    <w:p w:rsidR="000B59D8" w:rsidRDefault="000B59D8" w:rsidP="00492936">
      <w:pPr>
        <w:pStyle w:val="aff"/>
        <w:rPr>
          <w:snapToGrid/>
        </w:rPr>
      </w:pPr>
      <w:r>
        <w:rPr>
          <w:snapToGrid/>
          <w:color w:val="000000"/>
        </w:rPr>
        <w:t xml:space="preserve">    </w:t>
      </w:r>
      <w:r w:rsidRPr="00057D1E">
        <w:rPr>
          <w:b/>
          <w:color w:val="7F0055"/>
        </w:rPr>
        <w:t>public</w:t>
      </w:r>
      <w:r>
        <w:rPr>
          <w:snapToGrid/>
          <w:color w:val="000000"/>
        </w:rPr>
        <w:t xml:space="preserve"> </w:t>
      </w:r>
      <w:r w:rsidRPr="00057D1E">
        <w:rPr>
          <w:b/>
          <w:color w:val="7F0055"/>
        </w:rPr>
        <w:t>static</w:t>
      </w:r>
      <w:r>
        <w:rPr>
          <w:snapToGrid/>
          <w:color w:val="000000"/>
        </w:rPr>
        <w:t xml:space="preserve"> </w:t>
      </w:r>
      <w:r w:rsidRPr="00057D1E">
        <w:rPr>
          <w:b/>
          <w:color w:val="7F0055"/>
        </w:rPr>
        <w:t>void</w:t>
      </w:r>
      <w:r>
        <w:rPr>
          <w:snapToGrid/>
          <w:color w:val="000000"/>
        </w:rPr>
        <w:t xml:space="preserve"> main(String[] args) </w:t>
      </w:r>
      <w:r w:rsidRPr="00B70C81">
        <w:rPr>
          <w:b/>
          <w:color w:val="7F0055"/>
        </w:rPr>
        <w:t>throws</w:t>
      </w:r>
      <w:r>
        <w:rPr>
          <w:snapToGrid/>
          <w:color w:val="000000"/>
        </w:rPr>
        <w:t xml:space="preserve"> IOException</w:t>
      </w:r>
    </w:p>
    <w:p w:rsidR="000B59D8" w:rsidRDefault="000B59D8" w:rsidP="00492936">
      <w:pPr>
        <w:pStyle w:val="aff"/>
        <w:rPr>
          <w:snapToGrid/>
        </w:rPr>
      </w:pPr>
      <w:r>
        <w:rPr>
          <w:snapToGrid/>
          <w:color w:val="000000"/>
        </w:rPr>
        <w:t xml:space="preserve">    {</w:t>
      </w:r>
    </w:p>
    <w:p w:rsidR="000B59D8" w:rsidRDefault="000B59D8" w:rsidP="00492936">
      <w:pPr>
        <w:pStyle w:val="aff"/>
        <w:rPr>
          <w:snapToGrid/>
        </w:rPr>
      </w:pPr>
      <w:r>
        <w:rPr>
          <w:snapToGrid/>
          <w:color w:val="000000"/>
        </w:rPr>
        <w:t xml:space="preserve">        </w:t>
      </w:r>
      <w:r w:rsidRPr="00057D1E">
        <w:rPr>
          <w:b/>
          <w:color w:val="7F0055"/>
        </w:rPr>
        <w:t>char</w:t>
      </w:r>
      <w:r>
        <w:rPr>
          <w:snapToGrid/>
          <w:color w:val="000000"/>
        </w:rPr>
        <w:t xml:space="preserve">[] ipAddress = </w:t>
      </w:r>
      <w:r w:rsidRPr="00057D1E">
        <w:rPr>
          <w:b/>
          <w:color w:val="7F0055"/>
        </w:rPr>
        <w:t>new</w:t>
      </w:r>
      <w:r>
        <w:rPr>
          <w:snapToGrid/>
          <w:color w:val="000000"/>
        </w:rPr>
        <w:t xml:space="preserve"> </w:t>
      </w:r>
      <w:r w:rsidRPr="00057D1E">
        <w:rPr>
          <w:b/>
          <w:color w:val="7F0055"/>
        </w:rPr>
        <w:t>char</w:t>
      </w:r>
      <w:r>
        <w:rPr>
          <w:snapToGrid/>
          <w:color w:val="000000"/>
        </w:rPr>
        <w:t>[100];</w:t>
      </w:r>
    </w:p>
    <w:p w:rsidR="000B59D8" w:rsidRDefault="000B59D8" w:rsidP="00492936">
      <w:pPr>
        <w:pStyle w:val="aff"/>
        <w:rPr>
          <w:snapToGrid/>
        </w:rPr>
      </w:pPr>
      <w:r>
        <w:rPr>
          <w:snapToGrid/>
          <w:color w:val="000000"/>
        </w:rPr>
        <w:t xml:space="preserve">        BufferedReader br = </w:t>
      </w:r>
      <w:r w:rsidRPr="002A43DD">
        <w:rPr>
          <w:b/>
          <w:color w:val="7F0055"/>
        </w:rPr>
        <w:t>new</w:t>
      </w:r>
      <w:r>
        <w:rPr>
          <w:snapToGrid/>
          <w:color w:val="000000"/>
        </w:rPr>
        <w:t xml:space="preserve"> BufferedReader(</w:t>
      </w:r>
      <w:r w:rsidRPr="002A43DD">
        <w:rPr>
          <w:b/>
          <w:color w:val="7F0055"/>
        </w:rPr>
        <w:t>new</w:t>
      </w:r>
      <w:r>
        <w:rPr>
          <w:snapToGrid/>
          <w:color w:val="000000"/>
        </w:rPr>
        <w:t xml:space="preserve"> InputStreamReader(</w:t>
      </w:r>
    </w:p>
    <w:p w:rsidR="000B59D8" w:rsidRDefault="000B59D8" w:rsidP="00492936">
      <w:pPr>
        <w:pStyle w:val="aff"/>
        <w:rPr>
          <w:snapToGrid/>
        </w:rPr>
      </w:pPr>
      <w:r>
        <w:rPr>
          <w:snapToGrid/>
          <w:color w:val="000000"/>
        </w:rPr>
        <w:t xml:space="preserve">                </w:t>
      </w:r>
      <w:r w:rsidRPr="002A43DD">
        <w:rPr>
          <w:b/>
          <w:color w:val="7F0055"/>
        </w:rPr>
        <w:t>new</w:t>
      </w:r>
      <w:r>
        <w:rPr>
          <w:snapToGrid/>
          <w:color w:val="000000"/>
        </w:rPr>
        <w:t xml:space="preserve"> FileInputStream(</w:t>
      </w:r>
      <w:r>
        <w:rPr>
          <w:snapToGrid/>
          <w:color w:val="2A00FF"/>
        </w:rPr>
        <w:t>"serveripaddress.txt"</w:t>
      </w:r>
      <w:r>
        <w:rPr>
          <w:snapToGrid/>
          <w:color w:val="000000"/>
        </w:rPr>
        <w:t>)));</w:t>
      </w:r>
    </w:p>
    <w:p w:rsidR="000B59D8" w:rsidRDefault="000B59D8" w:rsidP="00492936">
      <w:pPr>
        <w:pStyle w:val="aff"/>
        <w:rPr>
          <w:snapToGrid/>
        </w:rPr>
      </w:pPr>
      <w:r>
        <w:rPr>
          <w:snapToGrid/>
          <w:color w:val="000000"/>
        </w:rPr>
        <w:t xml:space="preserve">        </w:t>
      </w:r>
    </w:p>
    <w:p w:rsidR="000B59D8" w:rsidRDefault="000B59D8" w:rsidP="00492936">
      <w:pPr>
        <w:pStyle w:val="aff"/>
        <w:rPr>
          <w:snapToGrid/>
        </w:rPr>
      </w:pPr>
      <w:r>
        <w:rPr>
          <w:snapToGrid/>
          <w:color w:val="000000"/>
        </w:rPr>
        <w:t xml:space="preserve">        </w:t>
      </w:r>
      <w:r>
        <w:rPr>
          <w:snapToGrid/>
          <w:color w:val="3F7F5F"/>
        </w:rPr>
        <w:t>// Reads the server IP address into the char array,</w:t>
      </w:r>
    </w:p>
    <w:p w:rsidR="000B59D8" w:rsidRDefault="000B59D8" w:rsidP="00492936">
      <w:pPr>
        <w:pStyle w:val="aff"/>
        <w:rPr>
          <w:snapToGrid/>
        </w:rPr>
      </w:pPr>
      <w:r>
        <w:rPr>
          <w:snapToGrid/>
          <w:color w:val="000000"/>
        </w:rPr>
        <w:t xml:space="preserve">        </w:t>
      </w:r>
      <w:r>
        <w:rPr>
          <w:snapToGrid/>
          <w:color w:val="3F7F5F"/>
        </w:rPr>
        <w:t xml:space="preserve">// returns the number of bytes read </w:t>
      </w:r>
    </w:p>
    <w:p w:rsidR="000B59D8" w:rsidRDefault="000B59D8" w:rsidP="00492936">
      <w:pPr>
        <w:pStyle w:val="aff"/>
        <w:rPr>
          <w:snapToGrid/>
        </w:rPr>
      </w:pPr>
      <w:r>
        <w:rPr>
          <w:snapToGrid/>
          <w:color w:val="000000"/>
        </w:rPr>
        <w:t xml:space="preserve">        </w:t>
      </w:r>
      <w:r w:rsidRPr="00B378A1">
        <w:rPr>
          <w:b/>
          <w:color w:val="7F0055"/>
        </w:rPr>
        <w:t>int</w:t>
      </w:r>
      <w:r>
        <w:rPr>
          <w:snapToGrid/>
          <w:color w:val="000000"/>
        </w:rPr>
        <w:t xml:space="preserve"> n = br.read(ipAddress);</w:t>
      </w:r>
    </w:p>
    <w:p w:rsidR="000B59D8" w:rsidRDefault="000B59D8" w:rsidP="00492936">
      <w:pPr>
        <w:pStyle w:val="aff"/>
        <w:rPr>
          <w:snapToGrid/>
        </w:rPr>
      </w:pPr>
      <w:r>
        <w:rPr>
          <w:snapToGrid/>
          <w:color w:val="000000"/>
        </w:rPr>
        <w:t xml:space="preserve">        </w:t>
      </w:r>
      <w:r>
        <w:rPr>
          <w:snapToGrid/>
          <w:color w:val="3F7F5F"/>
        </w:rPr>
        <w:t>// Validate server IP address</w:t>
      </w:r>
    </w:p>
    <w:p w:rsidR="000B59D8" w:rsidRDefault="000B59D8" w:rsidP="00492936">
      <w:pPr>
        <w:pStyle w:val="aff"/>
        <w:rPr>
          <w:snapToGrid/>
        </w:rPr>
      </w:pPr>
      <w:r>
        <w:rPr>
          <w:snapToGrid/>
          <w:color w:val="000000"/>
        </w:rPr>
        <w:t xml:space="preserve">        </w:t>
      </w:r>
      <w:r>
        <w:rPr>
          <w:snapToGrid/>
          <w:color w:val="3F7F5F"/>
        </w:rPr>
        <w:t>// Manually clear out the server IP address</w:t>
      </w:r>
    </w:p>
    <w:p w:rsidR="000B59D8" w:rsidRDefault="000B59D8" w:rsidP="00492936">
      <w:pPr>
        <w:pStyle w:val="aff"/>
        <w:rPr>
          <w:snapToGrid/>
        </w:rPr>
      </w:pPr>
      <w:r>
        <w:rPr>
          <w:snapToGrid/>
          <w:color w:val="000000"/>
        </w:rPr>
        <w:lastRenderedPageBreak/>
        <w:t xml:space="preserve">        </w:t>
      </w:r>
      <w:r>
        <w:rPr>
          <w:snapToGrid/>
          <w:color w:val="3F7F5F"/>
        </w:rPr>
        <w:t xml:space="preserve">// immediately after use </w:t>
      </w:r>
    </w:p>
    <w:p w:rsidR="000B59D8" w:rsidRDefault="000B59D8" w:rsidP="00492936">
      <w:pPr>
        <w:pStyle w:val="aff"/>
        <w:rPr>
          <w:snapToGrid/>
        </w:rPr>
      </w:pPr>
      <w:r>
        <w:rPr>
          <w:snapToGrid/>
          <w:color w:val="000000"/>
        </w:rPr>
        <w:t xml:space="preserve">        </w:t>
      </w:r>
      <w:r w:rsidRPr="00B378A1">
        <w:rPr>
          <w:b/>
          <w:color w:val="7F0055"/>
        </w:rPr>
        <w:t>for</w:t>
      </w:r>
      <w:r>
        <w:rPr>
          <w:snapToGrid/>
          <w:color w:val="000000"/>
        </w:rPr>
        <w:t xml:space="preserve"> (</w:t>
      </w:r>
      <w:r w:rsidRPr="00B378A1">
        <w:rPr>
          <w:b/>
          <w:color w:val="7F0055"/>
        </w:rPr>
        <w:t>int</w:t>
      </w:r>
      <w:r>
        <w:rPr>
          <w:snapToGrid/>
          <w:color w:val="000000"/>
        </w:rPr>
        <w:t xml:space="preserve"> i = n - 1; i &gt;= 0; i--)</w:t>
      </w:r>
    </w:p>
    <w:p w:rsidR="000B59D8" w:rsidRDefault="000B59D8" w:rsidP="00492936">
      <w:pPr>
        <w:pStyle w:val="aff"/>
        <w:rPr>
          <w:snapToGrid/>
        </w:rPr>
      </w:pPr>
      <w:r>
        <w:rPr>
          <w:snapToGrid/>
          <w:color w:val="000000"/>
        </w:rPr>
        <w:t xml:space="preserve">        {</w:t>
      </w:r>
    </w:p>
    <w:p w:rsidR="000B59D8" w:rsidRDefault="000B59D8" w:rsidP="00492936">
      <w:pPr>
        <w:pStyle w:val="aff"/>
        <w:rPr>
          <w:snapToGrid/>
        </w:rPr>
      </w:pPr>
      <w:r>
        <w:rPr>
          <w:snapToGrid/>
          <w:color w:val="000000"/>
        </w:rPr>
        <w:t xml:space="preserve">            ipAddress[i] = 0;</w:t>
      </w:r>
    </w:p>
    <w:p w:rsidR="000B59D8" w:rsidRDefault="000B59D8" w:rsidP="00492936">
      <w:pPr>
        <w:pStyle w:val="aff"/>
        <w:rPr>
          <w:snapToGrid/>
        </w:rPr>
      </w:pPr>
      <w:r>
        <w:rPr>
          <w:snapToGrid/>
          <w:color w:val="000000"/>
        </w:rPr>
        <w:t xml:space="preserve">        }</w:t>
      </w:r>
    </w:p>
    <w:p w:rsidR="000B59D8" w:rsidRDefault="000B59D8" w:rsidP="00492936">
      <w:pPr>
        <w:pStyle w:val="aff"/>
        <w:rPr>
          <w:snapToGrid/>
        </w:rPr>
      </w:pPr>
      <w:r>
        <w:rPr>
          <w:snapToGrid/>
          <w:color w:val="000000"/>
        </w:rPr>
        <w:t xml:space="preserve">        br.close();</w:t>
      </w:r>
    </w:p>
    <w:p w:rsidR="000B59D8" w:rsidRDefault="000B59D8" w:rsidP="00492936">
      <w:pPr>
        <w:pStyle w:val="aff"/>
        <w:rPr>
          <w:snapToGrid/>
        </w:rPr>
      </w:pPr>
      <w:r>
        <w:rPr>
          <w:snapToGrid/>
          <w:color w:val="000000"/>
        </w:rPr>
        <w:t xml:space="preserve">    }   </w:t>
      </w:r>
    </w:p>
    <w:p w:rsidR="00FD49DF" w:rsidRDefault="000B59D8" w:rsidP="00492936">
      <w:pPr>
        <w:pStyle w:val="aff"/>
        <w:rPr>
          <w:snapToGrid/>
          <w:color w:val="000000"/>
        </w:rPr>
      </w:pPr>
      <w:r>
        <w:rPr>
          <w:snapToGrid/>
          <w:color w:val="000000"/>
        </w:rPr>
        <w:t>}</w:t>
      </w:r>
    </w:p>
    <w:p w:rsidR="00FD4FDD" w:rsidRPr="00126E1D" w:rsidRDefault="006D3DF2" w:rsidP="00FD4FDD">
      <w:pPr>
        <w:rPr>
          <w:rFonts w:eastAsiaTheme="minorEastAsia"/>
        </w:rPr>
      </w:pPr>
      <w:r>
        <w:rPr>
          <w:rFonts w:eastAsia="宋体" w:hAnsiTheme="majorEastAsia" w:cstheme="minorBidi" w:hint="eastAsia"/>
          <w:szCs w:val="24"/>
          <w:lang w:val="zh-CN"/>
        </w:rPr>
        <w:t>这个正确代码示例从一个安全目录下的外部文件获取</w:t>
      </w:r>
      <w:r w:rsidRPr="004F38FC">
        <w:rPr>
          <w:rFonts w:eastAsia="宋体" w:hAnsiTheme="majorEastAsia" w:cstheme="minorBidi" w:hint="eastAsia"/>
          <w:szCs w:val="24"/>
          <w:lang w:val="zh-CN"/>
        </w:rPr>
        <w:t>服务器</w:t>
      </w:r>
      <w:r w:rsidRPr="004F38FC">
        <w:rPr>
          <w:rFonts w:eastAsia="宋体" w:cstheme="minorBidi"/>
          <w:szCs w:val="24"/>
        </w:rPr>
        <w:t>IP</w:t>
      </w:r>
      <w:r w:rsidRPr="004F38FC">
        <w:rPr>
          <w:rFonts w:eastAsia="宋体" w:hAnsiTheme="majorEastAsia" w:cstheme="minorBidi" w:hint="eastAsia"/>
          <w:szCs w:val="24"/>
          <w:lang w:val="zh-CN"/>
        </w:rPr>
        <w:t>地址。</w:t>
      </w:r>
      <w:r w:rsidR="003B7F39">
        <w:rPr>
          <w:rFonts w:eastAsia="宋体" w:hAnsiTheme="majorEastAsia" w:cstheme="minorBidi" w:hint="eastAsia"/>
          <w:szCs w:val="24"/>
          <w:lang w:val="zh-CN"/>
        </w:rPr>
        <w:t>并在其</w:t>
      </w:r>
      <w:r w:rsidRPr="004F38FC">
        <w:rPr>
          <w:rFonts w:eastAsia="宋体" w:hAnsiTheme="majorEastAsia" w:cstheme="minorBidi" w:hint="eastAsia"/>
          <w:szCs w:val="24"/>
          <w:lang w:val="zh-CN"/>
        </w:rPr>
        <w:t>使用</w:t>
      </w:r>
      <w:r w:rsidR="003B7F39">
        <w:rPr>
          <w:rFonts w:eastAsia="宋体" w:hAnsiTheme="majorEastAsia" w:cstheme="minorBidi" w:hint="eastAsia"/>
          <w:szCs w:val="24"/>
          <w:lang w:val="zh-CN"/>
        </w:rPr>
        <w:t>完</w:t>
      </w:r>
      <w:r w:rsidRPr="004F38FC">
        <w:rPr>
          <w:rFonts w:eastAsia="宋体" w:hAnsiTheme="majorEastAsia" w:cstheme="minorBidi" w:hint="eastAsia"/>
          <w:szCs w:val="24"/>
          <w:lang w:val="zh-CN"/>
        </w:rPr>
        <w:t>后立即从内存中</w:t>
      </w:r>
      <w:r w:rsidR="003B7F39">
        <w:rPr>
          <w:rFonts w:eastAsia="宋体" w:hAnsiTheme="majorEastAsia" w:cstheme="minorBidi" w:hint="eastAsia"/>
          <w:szCs w:val="24"/>
          <w:lang w:val="zh-CN"/>
        </w:rPr>
        <w:t>将其清除可以防止后续的</w:t>
      </w:r>
      <w:r w:rsidRPr="004F38FC">
        <w:rPr>
          <w:rFonts w:eastAsia="宋体" w:hAnsiTheme="majorEastAsia" w:cstheme="minorBidi" w:hint="eastAsia"/>
          <w:szCs w:val="24"/>
          <w:lang w:val="zh-CN"/>
        </w:rPr>
        <w:t>信息泄露。</w:t>
      </w:r>
    </w:p>
    <w:p w:rsidR="00B24800" w:rsidRDefault="005A3E5E" w:rsidP="001C122A">
      <w:pPr>
        <w:pStyle w:val="2"/>
      </w:pPr>
      <w:bookmarkStart w:id="140" w:name="_Toc373262693"/>
      <w:bookmarkStart w:id="141" w:name="_Toc376550048"/>
      <w:bookmarkStart w:id="142" w:name="_Toc435437931"/>
      <w:r>
        <w:rPr>
          <w:rFonts w:eastAsiaTheme="minorEastAsia" w:hint="eastAsia"/>
        </w:rPr>
        <w:t>规则</w:t>
      </w:r>
      <w:r w:rsidR="00B24800">
        <w:rPr>
          <w:rFonts w:hint="eastAsia"/>
        </w:rPr>
        <w:t xml:space="preserve"> 7.5</w:t>
      </w:r>
      <w:r w:rsidR="00F02801">
        <w:rPr>
          <w:rFonts w:eastAsiaTheme="minorEastAsia" w:hint="eastAsia"/>
        </w:rPr>
        <w:t xml:space="preserve"> </w:t>
      </w:r>
      <w:r w:rsidR="00BF05E1" w:rsidRPr="00BF05E1">
        <w:rPr>
          <w:rFonts w:ascii="宋体" w:eastAsia="宋体" w:hAnsi="宋体" w:cs="宋体" w:hint="eastAsia"/>
        </w:rPr>
        <w:t>使用强随机数</w:t>
      </w:r>
      <w:bookmarkEnd w:id="140"/>
      <w:bookmarkEnd w:id="141"/>
      <w:bookmarkEnd w:id="142"/>
    </w:p>
    <w:p w:rsidR="005A415A" w:rsidRDefault="005A415A" w:rsidP="00F364F6">
      <w:pPr>
        <w:rPr>
          <w:rFonts w:eastAsia="宋体" w:hAnsiTheme="majorEastAsia"/>
          <w:szCs w:val="24"/>
          <w:lang w:val="zh-CN"/>
        </w:rPr>
      </w:pPr>
      <w:r>
        <w:rPr>
          <w:rFonts w:eastAsiaTheme="minorEastAsia" w:hint="eastAsia"/>
          <w:b/>
        </w:rPr>
        <w:t>说明</w:t>
      </w:r>
      <w:r w:rsidR="00B24800" w:rsidRPr="00CD6210">
        <w:rPr>
          <w:b/>
        </w:rPr>
        <w:t>:</w:t>
      </w:r>
      <w:r w:rsidR="00347EE0" w:rsidRPr="00347EE0">
        <w:rPr>
          <w:rFonts w:eastAsia="宋体" w:hAnsiTheme="majorEastAsia" w:hint="eastAsia"/>
          <w:szCs w:val="24"/>
          <w:lang w:val="zh-CN"/>
        </w:rPr>
        <w:t xml:space="preserve"> </w:t>
      </w:r>
      <w:r w:rsidR="00347EE0" w:rsidRPr="004F38FC">
        <w:rPr>
          <w:rFonts w:eastAsia="宋体" w:hAnsiTheme="majorEastAsia" w:hint="eastAsia"/>
          <w:szCs w:val="24"/>
          <w:lang w:val="zh-CN"/>
        </w:rPr>
        <w:t>伪随机数生成器</w:t>
      </w:r>
      <w:r w:rsidR="00347EE0" w:rsidRPr="004F38FC">
        <w:rPr>
          <w:rFonts w:eastAsia="宋体" w:hAnsiTheme="majorEastAsia" w:hint="eastAsia"/>
          <w:szCs w:val="24"/>
        </w:rPr>
        <w:t>（</w:t>
      </w:r>
      <w:r w:rsidR="00347EE0" w:rsidRPr="004F38FC">
        <w:rPr>
          <w:rFonts w:eastAsia="宋体"/>
          <w:szCs w:val="24"/>
        </w:rPr>
        <w:t>PRNG</w:t>
      </w:r>
      <w:r w:rsidR="00347EE0" w:rsidRPr="004F38FC">
        <w:rPr>
          <w:rFonts w:eastAsia="宋体" w:hAnsiTheme="majorEastAsia" w:hint="eastAsia"/>
          <w:szCs w:val="24"/>
        </w:rPr>
        <w:t>）</w:t>
      </w:r>
      <w:r w:rsidR="00347EE0">
        <w:rPr>
          <w:rFonts w:eastAsia="宋体" w:hAnsiTheme="majorEastAsia" w:hint="eastAsia"/>
          <w:szCs w:val="24"/>
          <w:lang w:val="zh-CN"/>
        </w:rPr>
        <w:t>使用</w:t>
      </w:r>
      <w:r w:rsidR="00347EE0" w:rsidRPr="004F38FC">
        <w:rPr>
          <w:rFonts w:eastAsia="宋体" w:hAnsiTheme="majorEastAsia" w:hint="eastAsia"/>
          <w:szCs w:val="24"/>
          <w:lang w:val="zh-CN"/>
        </w:rPr>
        <w:t>确定性</w:t>
      </w:r>
      <w:r w:rsidR="00347EE0">
        <w:rPr>
          <w:rFonts w:eastAsia="宋体" w:hAnsiTheme="majorEastAsia" w:hint="eastAsia"/>
          <w:szCs w:val="24"/>
          <w:lang w:val="zh-CN"/>
        </w:rPr>
        <w:t>数学</w:t>
      </w:r>
      <w:r w:rsidR="00347EE0" w:rsidRPr="004F38FC">
        <w:rPr>
          <w:rFonts w:eastAsia="宋体" w:hAnsiTheme="majorEastAsia" w:hint="eastAsia"/>
          <w:szCs w:val="24"/>
          <w:lang w:val="zh-CN"/>
        </w:rPr>
        <w:t>算法</w:t>
      </w:r>
      <w:r w:rsidR="00347EE0">
        <w:rPr>
          <w:rFonts w:eastAsia="宋体" w:hAnsiTheme="majorEastAsia" w:hint="eastAsia"/>
          <w:szCs w:val="24"/>
          <w:lang w:val="zh-CN"/>
        </w:rPr>
        <w:t>来产生</w:t>
      </w:r>
      <w:r w:rsidR="00347EE0" w:rsidRPr="004F38FC">
        <w:rPr>
          <w:rFonts w:eastAsia="宋体" w:hAnsiTheme="majorEastAsia" w:hint="eastAsia"/>
          <w:szCs w:val="24"/>
          <w:lang w:val="zh-CN"/>
        </w:rPr>
        <w:t>具有良好统计属性的数字序列。</w:t>
      </w:r>
      <w:r w:rsidR="00E500BA" w:rsidRPr="004F38FC">
        <w:rPr>
          <w:rFonts w:eastAsia="宋体" w:hAnsiTheme="majorEastAsia" w:hint="eastAsia"/>
          <w:szCs w:val="24"/>
          <w:lang w:val="zh-CN"/>
        </w:rPr>
        <w:t>但是这种数字序列并不具有真正的随机特性</w:t>
      </w:r>
      <w:r w:rsidR="00191834">
        <w:rPr>
          <w:rFonts w:eastAsia="宋体" w:hAnsiTheme="majorEastAsia" w:hint="eastAsia"/>
          <w:szCs w:val="24"/>
          <w:lang w:val="zh-CN"/>
        </w:rPr>
        <w:t>。</w:t>
      </w:r>
      <w:r w:rsidR="00050E74" w:rsidRPr="004F38FC">
        <w:rPr>
          <w:rFonts w:eastAsia="宋体" w:hAnsiTheme="majorEastAsia" w:hint="eastAsia"/>
          <w:szCs w:val="24"/>
          <w:lang w:val="zh-CN"/>
        </w:rPr>
        <w:t>伪随机数生成器</w:t>
      </w:r>
      <w:r w:rsidR="00050E74">
        <w:rPr>
          <w:rFonts w:eastAsia="宋体" w:hAnsiTheme="majorEastAsia" w:hint="eastAsia"/>
          <w:szCs w:val="24"/>
          <w:lang w:val="zh-CN"/>
        </w:rPr>
        <w:t>通常以一个算术种子值为起始。</w:t>
      </w:r>
      <w:r w:rsidR="00356B7C">
        <w:rPr>
          <w:rFonts w:eastAsia="宋体" w:hAnsiTheme="majorEastAsia" w:hint="eastAsia"/>
          <w:szCs w:val="24"/>
          <w:lang w:val="zh-CN"/>
        </w:rPr>
        <w:t>算法使用该种子值生成一个输出以及一个新的种子，这个种子又被用来生成下一个随机值，以此类推。</w:t>
      </w:r>
    </w:p>
    <w:p w:rsidR="007242CC" w:rsidRDefault="00EF64F4" w:rsidP="00F364F6">
      <w:pPr>
        <w:rPr>
          <w:rFonts w:eastAsia="宋体" w:hAnsiTheme="majorEastAsia"/>
          <w:szCs w:val="24"/>
          <w:lang w:val="zh-CN"/>
        </w:rPr>
      </w:pPr>
      <w:r w:rsidRPr="004F38FC">
        <w:rPr>
          <w:rFonts w:eastAsia="宋体"/>
          <w:szCs w:val="24"/>
        </w:rPr>
        <w:t xml:space="preserve">Java API </w:t>
      </w:r>
      <w:r w:rsidRPr="004F38FC">
        <w:rPr>
          <w:rFonts w:eastAsia="宋体" w:hAnsiTheme="majorEastAsia" w:hint="eastAsia"/>
          <w:szCs w:val="24"/>
          <w:lang w:val="zh-CN"/>
        </w:rPr>
        <w:t>提供了伪随机数生成器</w:t>
      </w:r>
      <w:r w:rsidRPr="004F38FC">
        <w:rPr>
          <w:rFonts w:eastAsia="宋体" w:hAnsiTheme="majorEastAsia" w:hint="eastAsia"/>
          <w:szCs w:val="24"/>
        </w:rPr>
        <w:t>（</w:t>
      </w:r>
      <w:r w:rsidRPr="004F38FC">
        <w:rPr>
          <w:rFonts w:eastAsia="宋体"/>
          <w:szCs w:val="24"/>
        </w:rPr>
        <w:t>PRNG</w:t>
      </w:r>
      <w:r w:rsidRPr="004F38FC">
        <w:rPr>
          <w:rFonts w:eastAsia="宋体" w:hAnsiTheme="majorEastAsia" w:hint="eastAsia"/>
          <w:szCs w:val="24"/>
        </w:rPr>
        <w:t>）</w:t>
      </w:r>
      <w:r w:rsidRPr="004F38FC">
        <w:rPr>
          <w:rFonts w:eastAsia="宋体"/>
          <w:szCs w:val="24"/>
        </w:rPr>
        <w:t>——</w:t>
      </w:r>
      <w:r>
        <w:rPr>
          <w:rFonts w:eastAsia="宋体" w:hint="eastAsia"/>
          <w:szCs w:val="24"/>
        </w:rPr>
        <w:t xml:space="preserve"> </w:t>
      </w:r>
      <w:r w:rsidRPr="00EF64F4">
        <w:rPr>
          <w:rStyle w:val="Char6"/>
          <w:rFonts w:eastAsia="宋体"/>
        </w:rPr>
        <w:t>java.util.Random</w:t>
      </w:r>
      <w:r w:rsidRPr="004F38FC">
        <w:rPr>
          <w:rFonts w:eastAsia="宋体" w:hAnsiTheme="majorEastAsia" w:hint="eastAsia"/>
          <w:szCs w:val="24"/>
          <w:lang w:val="zh-CN"/>
        </w:rPr>
        <w:t>类。</w:t>
      </w:r>
      <w:r w:rsidR="00CA5E8E">
        <w:rPr>
          <w:rFonts w:eastAsia="宋体" w:hAnsiTheme="majorEastAsia" w:hint="eastAsia"/>
          <w:szCs w:val="24"/>
          <w:lang w:val="zh-CN"/>
        </w:rPr>
        <w:t>这个</w:t>
      </w:r>
      <w:r w:rsidR="00CA5E8E" w:rsidRPr="004F38FC">
        <w:rPr>
          <w:rFonts w:eastAsia="宋体" w:hAnsiTheme="majorEastAsia" w:hint="eastAsia"/>
          <w:szCs w:val="24"/>
          <w:lang w:val="zh-CN"/>
        </w:rPr>
        <w:t>伪随机数生成器具有可移植性和可重复性。</w:t>
      </w:r>
      <w:r w:rsidR="00CA5E8E">
        <w:rPr>
          <w:rFonts w:eastAsia="宋体" w:hAnsiTheme="majorEastAsia" w:hint="eastAsia"/>
          <w:szCs w:val="24"/>
          <w:lang w:val="zh-CN"/>
        </w:rPr>
        <w:t>因此，</w:t>
      </w:r>
      <w:r w:rsidR="00BC0BAE">
        <w:rPr>
          <w:rFonts w:eastAsia="宋体" w:hAnsiTheme="majorEastAsia" w:hint="eastAsia"/>
          <w:szCs w:val="24"/>
          <w:lang w:val="zh-CN"/>
        </w:rPr>
        <w:t>如果</w:t>
      </w:r>
      <w:r w:rsidR="0084352A">
        <w:rPr>
          <w:rFonts w:eastAsia="宋体" w:hAnsiTheme="majorEastAsia" w:hint="eastAsia"/>
          <w:szCs w:val="24"/>
          <w:lang w:val="zh-CN"/>
        </w:rPr>
        <w:t>两个</w:t>
      </w:r>
      <w:r w:rsidR="0084352A" w:rsidRPr="005A64F8">
        <w:rPr>
          <w:rFonts w:ascii="Courier New" w:hAnsi="Courier New" w:cs="Courier New"/>
        </w:rPr>
        <w:t>java.util.Random</w:t>
      </w:r>
      <w:r w:rsidR="0084352A" w:rsidRPr="00185FC8">
        <w:rPr>
          <w:rFonts w:eastAsiaTheme="minorEastAsia" w:hint="eastAsia"/>
        </w:rPr>
        <w:t>类的实例</w:t>
      </w:r>
      <w:r w:rsidR="00BC0BAE" w:rsidRPr="00185FC8">
        <w:rPr>
          <w:rFonts w:eastAsiaTheme="minorEastAsia" w:hint="eastAsia"/>
        </w:rPr>
        <w:t>创建时使用的是相同的种子值，那么</w:t>
      </w:r>
      <w:r w:rsidR="00185FC8">
        <w:rPr>
          <w:rFonts w:eastAsiaTheme="minorEastAsia" w:hint="eastAsia"/>
        </w:rPr>
        <w:t>对于</w:t>
      </w:r>
      <w:r w:rsidR="00BC0BAE" w:rsidRPr="00185FC8">
        <w:rPr>
          <w:rFonts w:eastAsiaTheme="minorEastAsia" w:hint="eastAsia"/>
        </w:rPr>
        <w:t>所有的</w:t>
      </w:r>
      <w:r w:rsidR="00BC0BAE" w:rsidRPr="00185FC8">
        <w:rPr>
          <w:rFonts w:eastAsiaTheme="minorEastAsia" w:hint="eastAsia"/>
        </w:rPr>
        <w:t>Java</w:t>
      </w:r>
      <w:r w:rsidR="00BC0BAE" w:rsidRPr="00185FC8">
        <w:rPr>
          <w:rFonts w:eastAsiaTheme="minorEastAsia" w:hint="eastAsia"/>
        </w:rPr>
        <w:t>实现</w:t>
      </w:r>
      <w:r w:rsidR="00185FC8">
        <w:rPr>
          <w:rFonts w:eastAsiaTheme="minorEastAsia" w:hint="eastAsia"/>
        </w:rPr>
        <w:t>，</w:t>
      </w:r>
      <w:r w:rsidR="00BC0BAE" w:rsidRPr="00185FC8">
        <w:rPr>
          <w:rFonts w:eastAsiaTheme="minorEastAsia" w:hint="eastAsia"/>
        </w:rPr>
        <w:t>它们将生成相同的数字序列。</w:t>
      </w:r>
      <w:r w:rsidR="00981A53" w:rsidRPr="004F38FC">
        <w:rPr>
          <w:rFonts w:eastAsia="宋体" w:hAnsiTheme="majorEastAsia" w:hint="eastAsia"/>
          <w:szCs w:val="24"/>
          <w:lang w:val="zh-CN"/>
        </w:rPr>
        <w:t>在系统重启或应用程序初始化时，</w:t>
      </w:r>
      <w:r w:rsidR="00981A53" w:rsidRPr="004F38FC">
        <w:rPr>
          <w:rFonts w:eastAsia="宋体"/>
          <w:szCs w:val="24"/>
          <w:lang w:val="zh-CN"/>
        </w:rPr>
        <w:t>Seed</w:t>
      </w:r>
      <w:r w:rsidR="00981A53" w:rsidRPr="004F38FC">
        <w:rPr>
          <w:rFonts w:eastAsia="宋体" w:hAnsiTheme="majorEastAsia" w:hint="eastAsia"/>
          <w:szCs w:val="24"/>
          <w:lang w:val="zh-CN"/>
        </w:rPr>
        <w:t>值总是被重复使用。</w:t>
      </w:r>
      <w:r w:rsidR="00427F79">
        <w:rPr>
          <w:rFonts w:eastAsia="宋体" w:hAnsiTheme="majorEastAsia" w:hint="eastAsia"/>
          <w:szCs w:val="24"/>
          <w:lang w:val="zh-CN"/>
        </w:rPr>
        <w:t>在一些其他情况下</w:t>
      </w:r>
      <w:r w:rsidR="00427F79" w:rsidRPr="004F38FC">
        <w:rPr>
          <w:rFonts w:eastAsia="宋体" w:hAnsiTheme="majorEastAsia" w:hint="eastAsia"/>
          <w:szCs w:val="24"/>
          <w:lang w:val="zh-CN"/>
        </w:rPr>
        <w:t>，</w:t>
      </w:r>
      <w:r w:rsidR="00427F79" w:rsidRPr="004F38FC">
        <w:rPr>
          <w:rFonts w:eastAsia="宋体"/>
          <w:szCs w:val="24"/>
          <w:lang w:val="zh-CN"/>
        </w:rPr>
        <w:t>seed</w:t>
      </w:r>
      <w:r w:rsidR="00427F79" w:rsidRPr="004F38FC">
        <w:rPr>
          <w:rFonts w:eastAsia="宋体" w:hAnsiTheme="majorEastAsia" w:hint="eastAsia"/>
          <w:szCs w:val="24"/>
          <w:lang w:val="zh-CN"/>
        </w:rPr>
        <w:t>值来自系统时钟的当前时间。攻击者可以在系统的一些安全脆弱点上监听</w:t>
      </w:r>
      <w:r w:rsidR="00427F79">
        <w:rPr>
          <w:rFonts w:eastAsia="宋体" w:hAnsiTheme="majorEastAsia" w:hint="eastAsia"/>
          <w:szCs w:val="24"/>
          <w:lang w:val="zh-CN"/>
        </w:rPr>
        <w:t>，</w:t>
      </w:r>
      <w:r w:rsidR="00427F79" w:rsidRPr="004F38FC">
        <w:rPr>
          <w:rFonts w:eastAsia="宋体" w:hAnsiTheme="majorEastAsia" w:hint="eastAsia"/>
          <w:szCs w:val="24"/>
          <w:lang w:val="zh-CN"/>
        </w:rPr>
        <w:t>并构建相应的查询表预测将要使用的</w:t>
      </w:r>
      <w:r w:rsidR="00427F79" w:rsidRPr="004F38FC">
        <w:rPr>
          <w:rFonts w:eastAsia="宋体"/>
          <w:szCs w:val="24"/>
          <w:lang w:val="zh-CN"/>
        </w:rPr>
        <w:t>seed</w:t>
      </w:r>
      <w:r w:rsidR="00427F79" w:rsidRPr="004F38FC">
        <w:rPr>
          <w:rFonts w:eastAsia="宋体" w:hAnsiTheme="majorEastAsia" w:hint="eastAsia"/>
          <w:szCs w:val="24"/>
          <w:lang w:val="zh-CN"/>
        </w:rPr>
        <w:t>值</w:t>
      </w:r>
      <w:r w:rsidR="00427F79">
        <w:rPr>
          <w:rFonts w:eastAsia="宋体" w:hAnsiTheme="majorEastAsia" w:hint="eastAsia"/>
          <w:szCs w:val="24"/>
          <w:lang w:val="zh-CN"/>
        </w:rPr>
        <w:t>。</w:t>
      </w:r>
    </w:p>
    <w:p w:rsidR="00474996" w:rsidRDefault="00D102A2" w:rsidP="00F364F6">
      <w:pPr>
        <w:rPr>
          <w:rFonts w:eastAsia="宋体" w:hAnsiTheme="majorEastAsia"/>
          <w:szCs w:val="24"/>
          <w:lang w:val="zh-CN"/>
        </w:rPr>
      </w:pPr>
      <w:r w:rsidRPr="004F38FC">
        <w:rPr>
          <w:rFonts w:eastAsia="宋体" w:hAnsiTheme="majorEastAsia" w:hint="eastAsia"/>
          <w:szCs w:val="24"/>
          <w:lang w:val="zh-CN"/>
        </w:rPr>
        <w:t>因此</w:t>
      </w:r>
      <w:r w:rsidRPr="004F38FC">
        <w:rPr>
          <w:rFonts w:eastAsia="宋体" w:hAnsiTheme="majorEastAsia" w:hint="eastAsia"/>
          <w:szCs w:val="24"/>
        </w:rPr>
        <w:t>，</w:t>
      </w:r>
      <w:r w:rsidRPr="00D102A2">
        <w:rPr>
          <w:rStyle w:val="Char6"/>
          <w:rFonts w:eastAsia="宋体"/>
        </w:rPr>
        <w:t>java.util.Random</w:t>
      </w:r>
      <w:r w:rsidRPr="00A937B4">
        <w:rPr>
          <w:rFonts w:eastAsia="宋体" w:hint="eastAsia"/>
        </w:rPr>
        <w:t>类不能用于安全</w:t>
      </w:r>
      <w:r w:rsidR="00A937B4">
        <w:rPr>
          <w:rFonts w:eastAsia="宋体" w:hint="eastAsia"/>
        </w:rPr>
        <w:t>敏感</w:t>
      </w:r>
      <w:r w:rsidRPr="00A937B4">
        <w:rPr>
          <w:rFonts w:eastAsia="宋体" w:hint="eastAsia"/>
        </w:rPr>
        <w:t>应用或者敏感数据保护。应使用更加安全的随机数生成器，例如</w:t>
      </w:r>
      <w:r w:rsidRPr="00BD2EC2">
        <w:rPr>
          <w:rStyle w:val="Char6"/>
          <w:rFonts w:eastAsia="宋体"/>
        </w:rPr>
        <w:t>java.security.SecureRandom</w:t>
      </w:r>
      <w:r w:rsidRPr="004F38FC">
        <w:rPr>
          <w:rFonts w:eastAsia="宋体" w:hAnsiTheme="majorEastAsia" w:hint="eastAsia"/>
          <w:szCs w:val="24"/>
          <w:lang w:val="zh-CN"/>
        </w:rPr>
        <w:t>类。</w:t>
      </w:r>
    </w:p>
    <w:p w:rsidR="00B24800" w:rsidRPr="00DA7EB5" w:rsidRDefault="00152109" w:rsidP="00F364F6">
      <w:pPr>
        <w:rPr>
          <w:rFonts w:eastAsiaTheme="minorEastAsia"/>
        </w:rPr>
      </w:pPr>
      <w:r>
        <w:rPr>
          <w:rFonts w:eastAsia="宋体" w:hAnsiTheme="majorEastAsia" w:hint="eastAsia"/>
          <w:szCs w:val="24"/>
          <w:lang w:val="zh-CN"/>
        </w:rPr>
        <w:t>但是</w:t>
      </w:r>
      <w:r w:rsidRPr="00152109">
        <w:rPr>
          <w:rFonts w:eastAsia="宋体" w:hAnsiTheme="majorEastAsia"/>
          <w:szCs w:val="24"/>
          <w:lang w:val="zh-CN"/>
        </w:rPr>
        <w:t>java.security.SecureRandom</w:t>
      </w:r>
      <w:r>
        <w:rPr>
          <w:rFonts w:eastAsia="宋体" w:hAnsiTheme="majorEastAsia" w:hint="eastAsia"/>
          <w:szCs w:val="24"/>
          <w:lang w:val="zh-CN"/>
        </w:rPr>
        <w:t>类本身有可能会产生阻塞的情况，所以建议在非敏感应用或者</w:t>
      </w:r>
      <w:r w:rsidR="00734B7A">
        <w:rPr>
          <w:rFonts w:eastAsia="宋体" w:hAnsiTheme="majorEastAsia" w:hint="eastAsia"/>
          <w:szCs w:val="24"/>
          <w:lang w:val="zh-CN"/>
        </w:rPr>
        <w:t>非</w:t>
      </w:r>
      <w:r>
        <w:rPr>
          <w:rFonts w:eastAsia="宋体" w:hAnsiTheme="majorEastAsia" w:hint="eastAsia"/>
          <w:szCs w:val="24"/>
          <w:lang w:val="zh-CN"/>
        </w:rPr>
        <w:t>敏感数据保护时使用伪随机数生成器</w:t>
      </w:r>
      <w:r>
        <w:rPr>
          <w:rFonts w:eastAsia="宋体" w:hAnsiTheme="majorEastAsia" w:hint="eastAsia"/>
          <w:szCs w:val="24"/>
          <w:lang w:val="zh-CN"/>
        </w:rPr>
        <w:t>PRNG</w:t>
      </w:r>
      <w:r w:rsidR="00474996">
        <w:rPr>
          <w:rFonts w:eastAsia="宋体" w:hAnsiTheme="majorEastAsia" w:hint="eastAsia"/>
          <w:szCs w:val="24"/>
          <w:lang w:val="zh-CN"/>
        </w:rPr>
        <w:t>。</w:t>
      </w:r>
    </w:p>
    <w:p w:rsidR="00B24800" w:rsidRPr="00654AC8" w:rsidRDefault="00A12EA1" w:rsidP="00A648AE">
      <w:pPr>
        <w:pStyle w:val="aff0"/>
      </w:pPr>
      <w:r>
        <w:rPr>
          <w:rFonts w:hint="eastAsia"/>
        </w:rPr>
        <w:t>正确示例：</w:t>
      </w:r>
    </w:p>
    <w:p w:rsidR="00B24800" w:rsidRPr="00654AC8" w:rsidRDefault="00B24800" w:rsidP="00A648AE">
      <w:pPr>
        <w:pStyle w:val="aff"/>
        <w:rPr>
          <w:snapToGrid/>
        </w:rPr>
      </w:pPr>
      <w:r w:rsidRPr="00175B06">
        <w:rPr>
          <w:b/>
          <w:color w:val="7F0055"/>
        </w:rPr>
        <w:t>public byte</w:t>
      </w:r>
      <w:r w:rsidRPr="00C333D9">
        <w:rPr>
          <w:snapToGrid/>
        </w:rPr>
        <w:t>[] genRandBytes(int len)</w:t>
      </w:r>
    </w:p>
    <w:p w:rsidR="00B24800" w:rsidRPr="00654AC8" w:rsidRDefault="00B24800" w:rsidP="00A648AE">
      <w:pPr>
        <w:pStyle w:val="aff"/>
        <w:rPr>
          <w:snapToGrid/>
        </w:rPr>
      </w:pPr>
      <w:r w:rsidRPr="00C333D9">
        <w:rPr>
          <w:snapToGrid/>
        </w:rPr>
        <w:t>{</w:t>
      </w:r>
    </w:p>
    <w:p w:rsidR="00B24800" w:rsidRPr="00654AC8" w:rsidRDefault="00B12804" w:rsidP="00B12804">
      <w:pPr>
        <w:pStyle w:val="aff"/>
        <w:rPr>
          <w:snapToGrid/>
        </w:rPr>
      </w:pPr>
      <w:r w:rsidRPr="00C333D9">
        <w:rPr>
          <w:snapToGrid/>
        </w:rPr>
        <w:tab/>
      </w:r>
      <w:r w:rsidR="00352558">
        <w:rPr>
          <w:rFonts w:hint="eastAsia"/>
          <w:b/>
          <w:color w:val="7F0055"/>
        </w:rPr>
        <w:t>b</w:t>
      </w:r>
      <w:r w:rsidR="00B24800" w:rsidRPr="00FB3A6D">
        <w:rPr>
          <w:b/>
          <w:color w:val="7F0055"/>
        </w:rPr>
        <w:t>yte</w:t>
      </w:r>
      <w:r w:rsidR="00FB3A6D" w:rsidRPr="00352558">
        <w:rPr>
          <w:rFonts w:hint="eastAsia"/>
          <w:snapToGrid/>
        </w:rPr>
        <w:t>[]</w:t>
      </w:r>
      <w:r w:rsidR="00FB3A6D">
        <w:rPr>
          <w:snapToGrid/>
        </w:rPr>
        <w:t xml:space="preserve"> bytes</w:t>
      </w:r>
      <w:r w:rsidR="00B24800" w:rsidRPr="00C333D9">
        <w:rPr>
          <w:snapToGrid/>
        </w:rPr>
        <w:t xml:space="preserve"> = null;</w:t>
      </w:r>
    </w:p>
    <w:p w:rsidR="00B24800" w:rsidRPr="00654AC8" w:rsidRDefault="00121682" w:rsidP="00A648AE">
      <w:pPr>
        <w:pStyle w:val="aff"/>
        <w:rPr>
          <w:snapToGrid/>
        </w:rPr>
      </w:pPr>
      <w:r>
        <w:rPr>
          <w:snapToGrid/>
        </w:rPr>
        <w:tab/>
      </w:r>
      <w:r w:rsidR="00B24800" w:rsidRPr="003E6699">
        <w:rPr>
          <w:b/>
          <w:color w:val="7F0055"/>
        </w:rPr>
        <w:t>if</w:t>
      </w:r>
      <w:r w:rsidR="00B24800" w:rsidRPr="00C333D9">
        <w:rPr>
          <w:snapToGrid/>
        </w:rPr>
        <w:t xml:space="preserve"> (len &gt; 0 &amp;&amp; len &lt; 1024)</w:t>
      </w:r>
    </w:p>
    <w:p w:rsidR="00B24800" w:rsidRPr="00654AC8" w:rsidRDefault="00121682" w:rsidP="00A648AE">
      <w:pPr>
        <w:pStyle w:val="aff"/>
        <w:rPr>
          <w:snapToGrid/>
        </w:rPr>
      </w:pPr>
      <w:r>
        <w:rPr>
          <w:snapToGrid/>
        </w:rPr>
        <w:tab/>
      </w:r>
      <w:r w:rsidR="00B24800" w:rsidRPr="00C333D9">
        <w:rPr>
          <w:snapToGrid/>
        </w:rPr>
        <w:t>{</w:t>
      </w:r>
    </w:p>
    <w:p w:rsidR="00B24800" w:rsidRPr="00654AC8" w:rsidRDefault="00121682" w:rsidP="00A648AE">
      <w:pPr>
        <w:pStyle w:val="aff"/>
        <w:rPr>
          <w:snapToGrid/>
        </w:rPr>
      </w:pPr>
      <w:r>
        <w:rPr>
          <w:snapToGrid/>
        </w:rPr>
        <w:tab/>
      </w:r>
      <w:r>
        <w:rPr>
          <w:snapToGrid/>
        </w:rPr>
        <w:tab/>
      </w:r>
      <w:r w:rsidR="00B24800" w:rsidRPr="00C333D9">
        <w:rPr>
          <w:snapToGrid/>
        </w:rPr>
        <w:t xml:space="preserve">bytes = new </w:t>
      </w:r>
      <w:r w:rsidR="00B24800" w:rsidRPr="00941B26">
        <w:rPr>
          <w:b/>
          <w:color w:val="7F0055"/>
        </w:rPr>
        <w:t>byte</w:t>
      </w:r>
      <w:r w:rsidR="00B24800" w:rsidRPr="00C333D9">
        <w:rPr>
          <w:snapToGrid/>
        </w:rPr>
        <w:t>[len];</w:t>
      </w:r>
    </w:p>
    <w:p w:rsidR="00B24800" w:rsidRPr="00654AC8" w:rsidRDefault="00121682" w:rsidP="00A648AE">
      <w:pPr>
        <w:pStyle w:val="aff"/>
        <w:rPr>
          <w:snapToGrid/>
        </w:rPr>
      </w:pPr>
      <w:r>
        <w:rPr>
          <w:snapToGrid/>
        </w:rPr>
        <w:tab/>
      </w:r>
      <w:r>
        <w:rPr>
          <w:snapToGrid/>
        </w:rPr>
        <w:tab/>
      </w:r>
      <w:r w:rsidR="00B24800" w:rsidRPr="00C333D9">
        <w:rPr>
          <w:snapToGrid/>
        </w:rPr>
        <w:t>SecureRandom random = new SecureRandom();</w:t>
      </w:r>
    </w:p>
    <w:p w:rsidR="00B24800" w:rsidRPr="00654AC8" w:rsidRDefault="00121682" w:rsidP="00A648AE">
      <w:pPr>
        <w:pStyle w:val="aff"/>
        <w:rPr>
          <w:snapToGrid/>
        </w:rPr>
      </w:pPr>
      <w:r>
        <w:rPr>
          <w:snapToGrid/>
        </w:rPr>
        <w:tab/>
      </w:r>
      <w:r>
        <w:rPr>
          <w:snapToGrid/>
        </w:rPr>
        <w:tab/>
      </w:r>
      <w:r w:rsidR="00B24800" w:rsidRPr="00C333D9">
        <w:rPr>
          <w:snapToGrid/>
        </w:rPr>
        <w:t>random.nextBytes(bytes);</w:t>
      </w:r>
    </w:p>
    <w:p w:rsidR="00B24800" w:rsidRPr="00654AC8" w:rsidRDefault="00121682" w:rsidP="00A648AE">
      <w:pPr>
        <w:pStyle w:val="aff"/>
        <w:rPr>
          <w:snapToGrid/>
        </w:rPr>
      </w:pPr>
      <w:r>
        <w:rPr>
          <w:snapToGrid/>
        </w:rPr>
        <w:tab/>
      </w:r>
      <w:r w:rsidR="00B24800" w:rsidRPr="00C333D9">
        <w:rPr>
          <w:snapToGrid/>
        </w:rPr>
        <w:t>}</w:t>
      </w:r>
    </w:p>
    <w:p w:rsidR="00B24800" w:rsidRPr="00654AC8" w:rsidRDefault="00121682" w:rsidP="00A648AE">
      <w:pPr>
        <w:pStyle w:val="aff"/>
        <w:rPr>
          <w:snapToGrid/>
        </w:rPr>
      </w:pPr>
      <w:r>
        <w:rPr>
          <w:snapToGrid/>
        </w:rPr>
        <w:tab/>
      </w:r>
      <w:r w:rsidR="00B24800" w:rsidRPr="0055234E">
        <w:rPr>
          <w:b/>
          <w:color w:val="7F0055"/>
        </w:rPr>
        <w:t>return</w:t>
      </w:r>
      <w:r w:rsidR="00B24800" w:rsidRPr="00C333D9">
        <w:rPr>
          <w:snapToGrid/>
        </w:rPr>
        <w:t xml:space="preserve"> bytes;</w:t>
      </w:r>
    </w:p>
    <w:p w:rsidR="00B24800" w:rsidRPr="00654AC8" w:rsidRDefault="00B24800" w:rsidP="00A648AE">
      <w:pPr>
        <w:pStyle w:val="aff"/>
        <w:rPr>
          <w:snapToGrid/>
        </w:rPr>
      </w:pPr>
      <w:r w:rsidRPr="00C333D9">
        <w:rPr>
          <w:snapToGrid/>
        </w:rPr>
        <w:t>}</w:t>
      </w:r>
    </w:p>
    <w:p w:rsidR="00B24800" w:rsidRPr="00654AC8" w:rsidRDefault="00A50755" w:rsidP="001C122A">
      <w:pPr>
        <w:pStyle w:val="2"/>
        <w:rPr>
          <w:rFonts w:eastAsia="宋体"/>
        </w:rPr>
      </w:pPr>
      <w:bookmarkStart w:id="143" w:name="_Toc373262694"/>
      <w:bookmarkStart w:id="144" w:name="_Toc376550049"/>
      <w:bookmarkStart w:id="145" w:name="_Toc435437932"/>
      <w:r>
        <w:rPr>
          <w:rFonts w:eastAsiaTheme="minorEastAsia" w:hint="eastAsia"/>
        </w:rPr>
        <w:t>规则</w:t>
      </w:r>
      <w:r w:rsidR="00B24800">
        <w:rPr>
          <w:rFonts w:hint="eastAsia"/>
        </w:rPr>
        <w:t xml:space="preserve"> 7.6</w:t>
      </w:r>
      <w:bookmarkEnd w:id="143"/>
      <w:bookmarkEnd w:id="144"/>
      <w:r w:rsidR="00F02801">
        <w:rPr>
          <w:rFonts w:eastAsiaTheme="minorEastAsia" w:hint="eastAsia"/>
        </w:rPr>
        <w:t xml:space="preserve"> </w:t>
      </w:r>
      <w:r w:rsidR="00DF3898">
        <w:rPr>
          <w:rFonts w:eastAsia="宋体" w:hint="eastAsia"/>
        </w:rPr>
        <w:t>防止将系统内部使用的锁对象暴露给不可信代码</w:t>
      </w:r>
      <w:bookmarkEnd w:id="145"/>
    </w:p>
    <w:p w:rsidR="004904C1" w:rsidRDefault="004904C1" w:rsidP="00B24800">
      <w:pPr>
        <w:rPr>
          <w:rFonts w:eastAsia="宋体" w:hAnsiTheme="majorEastAsia"/>
          <w:szCs w:val="24"/>
          <w:lang w:val="zh-CN"/>
        </w:rPr>
      </w:pPr>
      <w:r>
        <w:rPr>
          <w:rFonts w:eastAsiaTheme="minorEastAsia" w:hint="eastAsia"/>
          <w:b/>
        </w:rPr>
        <w:t>说明：</w:t>
      </w:r>
      <w:r w:rsidRPr="004F38FC">
        <w:rPr>
          <w:rFonts w:eastAsia="宋体" w:hAnsiTheme="majorEastAsia" w:hint="eastAsia"/>
          <w:szCs w:val="24"/>
          <w:lang w:val="zh-CN"/>
        </w:rPr>
        <w:t>有两种方法来对共享变量的访问做同步</w:t>
      </w:r>
      <w:r w:rsidRPr="004F38FC">
        <w:rPr>
          <w:rFonts w:eastAsia="宋体" w:hAnsiTheme="majorEastAsia" w:hint="eastAsia"/>
          <w:szCs w:val="24"/>
        </w:rPr>
        <w:t>：</w:t>
      </w:r>
      <w:r w:rsidRPr="004F38FC">
        <w:rPr>
          <w:rFonts w:eastAsia="宋体" w:hAnsiTheme="majorEastAsia" w:hint="eastAsia"/>
          <w:szCs w:val="24"/>
          <w:lang w:val="zh-CN"/>
        </w:rPr>
        <w:t>同步方法和同步块。</w:t>
      </w:r>
      <w:r w:rsidR="0011416B" w:rsidRPr="004F38FC">
        <w:rPr>
          <w:rFonts w:eastAsia="宋体" w:hAnsiTheme="majorEastAsia" w:hint="eastAsia"/>
          <w:szCs w:val="24"/>
          <w:lang w:val="zh-CN"/>
        </w:rPr>
        <w:t>声明为同步的方法以及在</w:t>
      </w:r>
      <w:r w:rsidR="0011416B" w:rsidRPr="003A3368">
        <w:rPr>
          <w:rStyle w:val="Char6"/>
          <w:rFonts w:eastAsia="宋体"/>
        </w:rPr>
        <w:t>this</w:t>
      </w:r>
      <w:r w:rsidR="0011416B" w:rsidRPr="004F38FC">
        <w:rPr>
          <w:rFonts w:eastAsia="宋体" w:hAnsiTheme="majorEastAsia" w:hint="eastAsia"/>
          <w:szCs w:val="24"/>
          <w:lang w:val="zh-CN"/>
        </w:rPr>
        <w:t>引用上的同步块都使用对象自身的锁（隐式锁）。攻击者可以通过获取一个可访问类对象的隐式锁并无限期持有来该锁来触发条件竞争与死锁，进而引起拒绝服务（</w:t>
      </w:r>
      <w:r w:rsidR="0011416B" w:rsidRPr="004F38FC">
        <w:rPr>
          <w:rFonts w:eastAsia="宋体"/>
          <w:szCs w:val="24"/>
          <w:lang w:val="zh-CN"/>
        </w:rPr>
        <w:t>DoS</w:t>
      </w:r>
      <w:r w:rsidR="0011416B" w:rsidRPr="004F38FC">
        <w:rPr>
          <w:rFonts w:eastAsia="宋体" w:hAnsiTheme="majorEastAsia" w:hint="eastAsia"/>
          <w:szCs w:val="24"/>
          <w:lang w:val="zh-CN"/>
        </w:rPr>
        <w:t>）。</w:t>
      </w:r>
    </w:p>
    <w:p w:rsidR="00B24800" w:rsidRPr="00BE4BAF" w:rsidRDefault="003375AC" w:rsidP="00B24800">
      <w:pPr>
        <w:rPr>
          <w:rFonts w:eastAsiaTheme="minorEastAsia"/>
          <w:b/>
        </w:rPr>
      </w:pPr>
      <w:r w:rsidRPr="004F38FC">
        <w:rPr>
          <w:rFonts w:eastAsia="宋体" w:hAnsiTheme="majorEastAsia" w:hint="eastAsia"/>
          <w:szCs w:val="24"/>
          <w:lang w:val="zh-CN"/>
        </w:rPr>
        <w:t>防御这个漏洞一种方法就是使用私有</w:t>
      </w:r>
      <w:r>
        <w:rPr>
          <w:rFonts w:eastAsia="宋体" w:hAnsiTheme="majorEastAsia" w:hint="eastAsia"/>
          <w:szCs w:val="24"/>
          <w:lang w:val="zh-CN"/>
        </w:rPr>
        <w:t>锁对象</w:t>
      </w:r>
      <w:r w:rsidR="001F0CFA" w:rsidRPr="004F38FC">
        <w:rPr>
          <w:rFonts w:eastAsia="宋体" w:hAnsiTheme="majorEastAsia" w:hint="eastAsia"/>
          <w:szCs w:val="24"/>
          <w:lang w:val="zh-CN"/>
        </w:rPr>
        <w:t>。</w:t>
      </w:r>
    </w:p>
    <w:p w:rsidR="00B24800" w:rsidRPr="00640462" w:rsidRDefault="00085BFB" w:rsidP="00B24800">
      <w:pPr>
        <w:pStyle w:val="aff0"/>
      </w:pPr>
      <w:r>
        <w:rPr>
          <w:rFonts w:hint="eastAsia"/>
          <w:u w:color="000000"/>
        </w:rPr>
        <w:t>错误示例：</w:t>
      </w:r>
    </w:p>
    <w:p w:rsidR="00B24800" w:rsidRPr="003B010A" w:rsidRDefault="00B24800" w:rsidP="00B24800">
      <w:pPr>
        <w:pStyle w:val="aff"/>
      </w:pPr>
      <w:r w:rsidRPr="003B010A">
        <w:rPr>
          <w:b/>
          <w:color w:val="7F0055"/>
        </w:rPr>
        <w:t>public</w:t>
      </w:r>
      <w:r w:rsidRPr="003B010A">
        <w:t xml:space="preserve"> </w:t>
      </w:r>
      <w:r w:rsidRPr="003B010A">
        <w:rPr>
          <w:b/>
          <w:color w:val="7F0055"/>
        </w:rPr>
        <w:t>class</w:t>
      </w:r>
      <w:r w:rsidRPr="003B010A">
        <w:t xml:space="preserve"> SomeObject</w:t>
      </w:r>
    </w:p>
    <w:p w:rsidR="00B24800" w:rsidRPr="003B010A" w:rsidRDefault="00B24800" w:rsidP="00B24800">
      <w:pPr>
        <w:pStyle w:val="aff"/>
      </w:pPr>
      <w:r w:rsidRPr="003B010A">
        <w:lastRenderedPageBreak/>
        <w:t>{</w:t>
      </w:r>
    </w:p>
    <w:p w:rsidR="00B24800" w:rsidRPr="003B010A" w:rsidRDefault="00B24800" w:rsidP="00B24800">
      <w:pPr>
        <w:pStyle w:val="aff"/>
      </w:pPr>
      <w:r w:rsidRPr="003B010A">
        <w:t xml:space="preserve">    </w:t>
      </w:r>
      <w:r w:rsidRPr="003B010A">
        <w:rPr>
          <w:color w:val="3F7F5F"/>
        </w:rPr>
        <w:t>// Locks on the object's monitor</w:t>
      </w:r>
    </w:p>
    <w:p w:rsidR="00B24800" w:rsidRPr="003B010A" w:rsidRDefault="00B24800" w:rsidP="00B24800">
      <w:pPr>
        <w:pStyle w:val="aff"/>
      </w:pPr>
      <w:r w:rsidRPr="003B010A">
        <w:t xml:space="preserve">    </w:t>
      </w:r>
      <w:r w:rsidRPr="003B010A">
        <w:rPr>
          <w:b/>
          <w:color w:val="7F0055"/>
        </w:rPr>
        <w:t>public</w:t>
      </w:r>
      <w:r w:rsidRPr="003B010A">
        <w:t xml:space="preserve"> </w:t>
      </w:r>
      <w:r w:rsidRPr="003B010A">
        <w:rPr>
          <w:b/>
          <w:color w:val="7F0055"/>
        </w:rPr>
        <w:t>synchronized</w:t>
      </w:r>
      <w:r w:rsidRPr="003B010A">
        <w:t xml:space="preserve"> </w:t>
      </w:r>
      <w:r w:rsidRPr="003B010A">
        <w:rPr>
          <w:b/>
          <w:color w:val="7F0055"/>
        </w:rPr>
        <w:t>void</w:t>
      </w:r>
      <w:r w:rsidRPr="003B010A">
        <w:t xml:space="preserve"> changeValue()</w:t>
      </w:r>
    </w:p>
    <w:p w:rsidR="00B24800" w:rsidRPr="003B010A" w:rsidRDefault="00B24800" w:rsidP="00B24800">
      <w:pPr>
        <w:pStyle w:val="aff"/>
      </w:pPr>
      <w:r w:rsidRPr="003B010A">
        <w:t xml:space="preserve">    {</w:t>
      </w:r>
    </w:p>
    <w:p w:rsidR="00B24800" w:rsidRDefault="00B24800" w:rsidP="00B24800">
      <w:pPr>
        <w:pStyle w:val="aff"/>
      </w:pPr>
      <w:r w:rsidRPr="003B010A">
        <w:t xml:space="preserve">        </w:t>
      </w:r>
      <w:r w:rsidRPr="003B010A">
        <w:rPr>
          <w:color w:val="3F7F5F"/>
        </w:rPr>
        <w:t>// . . .</w:t>
      </w:r>
    </w:p>
    <w:p w:rsidR="00B24800" w:rsidRPr="0037558E" w:rsidRDefault="00B24800" w:rsidP="00B24800">
      <w:pPr>
        <w:pStyle w:val="aff"/>
      </w:pPr>
      <w:r>
        <w:rPr>
          <w:rFonts w:hint="eastAsia"/>
        </w:rPr>
        <w:t xml:space="preserve">    </w:t>
      </w:r>
      <w:r w:rsidRPr="003B010A">
        <w:t>}</w:t>
      </w:r>
      <w:r>
        <w:rPr>
          <w:rFonts w:hint="eastAsia"/>
        </w:rPr>
        <w:t xml:space="preserve"> </w:t>
      </w:r>
    </w:p>
    <w:p w:rsidR="00B24800" w:rsidRPr="003B010A" w:rsidRDefault="00B24800" w:rsidP="00B24800">
      <w:pPr>
        <w:pStyle w:val="aff"/>
      </w:pPr>
      <w:r w:rsidRPr="003B010A">
        <w:rPr>
          <w:rFonts w:hint="eastAsia"/>
        </w:rPr>
        <w:t>}</w:t>
      </w:r>
    </w:p>
    <w:p w:rsidR="00B24800" w:rsidRPr="003B010A" w:rsidRDefault="00B24800" w:rsidP="00B24800">
      <w:pPr>
        <w:pStyle w:val="aff"/>
      </w:pPr>
      <w:r w:rsidRPr="003B010A">
        <w:rPr>
          <w:color w:val="3F7F5F"/>
        </w:rPr>
        <w:t>// Untrusted code</w:t>
      </w:r>
    </w:p>
    <w:p w:rsidR="00B24800" w:rsidRPr="003B010A" w:rsidRDefault="00B24800" w:rsidP="00B24800">
      <w:pPr>
        <w:pStyle w:val="aff"/>
      </w:pPr>
      <w:r w:rsidRPr="003B010A">
        <w:t xml:space="preserve">SomeObject </w:t>
      </w:r>
      <w:r w:rsidRPr="003B010A">
        <w:rPr>
          <w:rFonts w:hint="eastAsia"/>
        </w:rPr>
        <w:t>the</w:t>
      </w:r>
      <w:r w:rsidRPr="003B010A">
        <w:t xml:space="preserve">Object = </w:t>
      </w:r>
      <w:r w:rsidRPr="003B010A">
        <w:rPr>
          <w:rFonts w:hint="eastAsia"/>
        </w:rPr>
        <w:t>getThe</w:t>
      </w:r>
      <w:r w:rsidRPr="003B010A">
        <w:t>Object ();</w:t>
      </w:r>
    </w:p>
    <w:p w:rsidR="00B24800" w:rsidRPr="003B010A" w:rsidRDefault="00B24800" w:rsidP="00B24800">
      <w:pPr>
        <w:pStyle w:val="aff"/>
      </w:pPr>
      <w:r w:rsidRPr="003B010A">
        <w:rPr>
          <w:b/>
          <w:color w:val="7F0055"/>
        </w:rPr>
        <w:t>synchronized</w:t>
      </w:r>
      <w:r w:rsidRPr="003B010A">
        <w:t xml:space="preserve"> (someObject)</w:t>
      </w:r>
    </w:p>
    <w:p w:rsidR="00B24800" w:rsidRPr="003B010A" w:rsidRDefault="00B24800" w:rsidP="00B24800">
      <w:pPr>
        <w:pStyle w:val="aff"/>
      </w:pPr>
      <w:r w:rsidRPr="003B010A">
        <w:t>{</w:t>
      </w:r>
    </w:p>
    <w:p w:rsidR="00B24800" w:rsidRDefault="00883705" w:rsidP="00883705">
      <w:pPr>
        <w:pStyle w:val="aff"/>
      </w:pPr>
      <w:r w:rsidRPr="003B010A">
        <w:t xml:space="preserve">   </w:t>
      </w:r>
      <w:r w:rsidRPr="003B010A">
        <w:rPr>
          <w:rFonts w:hint="eastAsia"/>
        </w:rPr>
        <w:t xml:space="preserve"> </w:t>
      </w:r>
      <w:r w:rsidR="00B24800" w:rsidRPr="003B010A">
        <w:rPr>
          <w:b/>
          <w:color w:val="7F0055"/>
        </w:rPr>
        <w:t>while</w:t>
      </w:r>
      <w:r w:rsidR="00B24800" w:rsidRPr="003B010A">
        <w:t xml:space="preserve"> (</w:t>
      </w:r>
      <w:r w:rsidR="00B24800" w:rsidRPr="003B010A">
        <w:rPr>
          <w:b/>
          <w:color w:val="7F0055"/>
        </w:rPr>
        <w:t>true</w:t>
      </w:r>
      <w:r w:rsidR="00B24800" w:rsidRPr="003B010A">
        <w:t>)</w:t>
      </w:r>
    </w:p>
    <w:p w:rsidR="00B24800" w:rsidRPr="003B010A" w:rsidRDefault="00B24800" w:rsidP="00B24800">
      <w:pPr>
        <w:pStyle w:val="aff"/>
      </w:pPr>
      <w:r w:rsidRPr="003B010A">
        <w:t xml:space="preserve">   </w:t>
      </w:r>
      <w:r w:rsidRPr="003B010A">
        <w:rPr>
          <w:rFonts w:hint="eastAsia"/>
        </w:rPr>
        <w:t xml:space="preserve"> </w:t>
      </w:r>
      <w:r w:rsidRPr="003B010A">
        <w:t>{</w:t>
      </w:r>
    </w:p>
    <w:p w:rsidR="00B24800" w:rsidRPr="003B010A" w:rsidRDefault="00B24800" w:rsidP="00B24800">
      <w:pPr>
        <w:pStyle w:val="aff"/>
      </w:pPr>
      <w:r w:rsidRPr="003B010A">
        <w:t xml:space="preserve">    </w:t>
      </w:r>
      <w:r w:rsidRPr="003B010A">
        <w:rPr>
          <w:rFonts w:hint="eastAsia"/>
        </w:rPr>
        <w:t xml:space="preserve">    </w:t>
      </w:r>
      <w:r w:rsidRPr="003B010A">
        <w:rPr>
          <w:color w:val="3F7F5F"/>
        </w:rPr>
        <w:t>// Indefinitely delay someObject</w:t>
      </w:r>
    </w:p>
    <w:p w:rsidR="00B24800" w:rsidRPr="003B010A" w:rsidRDefault="00B24800" w:rsidP="00B24800">
      <w:pPr>
        <w:pStyle w:val="aff"/>
      </w:pPr>
      <w:r w:rsidRPr="003B010A">
        <w:t xml:space="preserve">        Thread.</w:t>
      </w:r>
      <w:r w:rsidRPr="003B010A">
        <w:rPr>
          <w:i/>
          <w:iCs/>
        </w:rPr>
        <w:t>sleep</w:t>
      </w:r>
      <w:r w:rsidRPr="003B010A">
        <w:t>(Integer.</w:t>
      </w:r>
      <w:r w:rsidRPr="003B010A">
        <w:rPr>
          <w:i/>
          <w:iCs/>
          <w:color w:val="0000C0"/>
        </w:rPr>
        <w:t>MAX_VALUE</w:t>
      </w:r>
      <w:r w:rsidRPr="003B010A">
        <w:t>);</w:t>
      </w:r>
    </w:p>
    <w:p w:rsidR="00B24800" w:rsidRPr="003B010A" w:rsidRDefault="00B24800" w:rsidP="00B24800">
      <w:pPr>
        <w:pStyle w:val="aff"/>
      </w:pPr>
      <w:r w:rsidRPr="003B010A">
        <w:t xml:space="preserve">    }</w:t>
      </w:r>
    </w:p>
    <w:p w:rsidR="00B24800" w:rsidRDefault="00B24800" w:rsidP="00B24800">
      <w:pPr>
        <w:pStyle w:val="aff"/>
      </w:pPr>
      <w:r w:rsidRPr="003B010A">
        <w:t>}</w:t>
      </w:r>
    </w:p>
    <w:p w:rsidR="00B24800" w:rsidRPr="00A806E4" w:rsidRDefault="0094195C" w:rsidP="00B24800">
      <w:pPr>
        <w:rPr>
          <w:rFonts w:eastAsiaTheme="minorEastAsia"/>
        </w:rPr>
      </w:pPr>
      <w:r>
        <w:rPr>
          <w:rFonts w:eastAsia="宋体" w:hAnsiTheme="majorEastAsia" w:cstheme="minorBidi" w:hint="eastAsia"/>
          <w:szCs w:val="24"/>
          <w:lang w:val="zh-CN"/>
        </w:rPr>
        <w:t>非信任代码企图获取对象监控器上的</w:t>
      </w:r>
      <w:r w:rsidR="00223C42" w:rsidRPr="004F38FC">
        <w:rPr>
          <w:rFonts w:eastAsia="宋体" w:hAnsiTheme="majorEastAsia" w:cstheme="minorBidi" w:hint="eastAsia"/>
          <w:szCs w:val="24"/>
          <w:lang w:val="zh-CN"/>
        </w:rPr>
        <w:t>锁</w:t>
      </w:r>
      <w:r w:rsidR="00223C42" w:rsidRPr="004F38FC">
        <w:rPr>
          <w:rFonts w:eastAsia="宋体" w:hAnsiTheme="majorEastAsia" w:cstheme="minorBidi" w:hint="eastAsia"/>
          <w:szCs w:val="24"/>
        </w:rPr>
        <w:t>，</w:t>
      </w:r>
      <w:r w:rsidR="00223C42" w:rsidRPr="004F38FC">
        <w:rPr>
          <w:rFonts w:eastAsia="宋体" w:hAnsiTheme="majorEastAsia" w:cstheme="minorBidi" w:hint="eastAsia"/>
          <w:szCs w:val="24"/>
          <w:lang w:val="zh-CN"/>
        </w:rPr>
        <w:t>一旦成功</w:t>
      </w:r>
      <w:r w:rsidR="00223C42" w:rsidRPr="004F38FC">
        <w:rPr>
          <w:rFonts w:eastAsia="宋体" w:hAnsiTheme="majorEastAsia" w:cstheme="minorBidi" w:hint="eastAsia"/>
          <w:szCs w:val="24"/>
        </w:rPr>
        <w:t>，</w:t>
      </w:r>
      <w:r w:rsidR="00223C42">
        <w:rPr>
          <w:rFonts w:eastAsia="宋体" w:hAnsiTheme="majorEastAsia" w:cstheme="minorBidi" w:hint="eastAsia"/>
          <w:szCs w:val="24"/>
          <w:lang w:val="zh-CN"/>
        </w:rPr>
        <w:t>将引入一个无限期的时延来阻止声明为</w:t>
      </w:r>
      <w:r w:rsidR="00223C42" w:rsidRPr="004F38FC">
        <w:rPr>
          <w:rFonts w:eastAsia="宋体" w:hAnsiTheme="majorEastAsia" w:cstheme="minorBidi" w:hint="eastAsia"/>
          <w:szCs w:val="24"/>
          <w:lang w:val="zh-CN"/>
        </w:rPr>
        <w:t>同步的</w:t>
      </w:r>
      <w:r w:rsidR="00223C42" w:rsidRPr="007431C7">
        <w:rPr>
          <w:rStyle w:val="Char6"/>
          <w:rFonts w:eastAsia="宋体"/>
        </w:rPr>
        <w:t>changeValue()</w:t>
      </w:r>
      <w:r w:rsidR="004E650C">
        <w:rPr>
          <w:rFonts w:eastAsia="宋体" w:hAnsiTheme="majorEastAsia" w:cstheme="minorBidi" w:hint="eastAsia"/>
          <w:szCs w:val="24"/>
          <w:lang w:val="zh-CN"/>
        </w:rPr>
        <w:t>方法获取同一个</w:t>
      </w:r>
      <w:r w:rsidR="00223C42" w:rsidRPr="004F38FC">
        <w:rPr>
          <w:rFonts w:eastAsia="宋体" w:hAnsiTheme="majorEastAsia" w:cstheme="minorBidi" w:hint="eastAsia"/>
          <w:szCs w:val="24"/>
          <w:lang w:val="zh-CN"/>
        </w:rPr>
        <w:t>锁。</w:t>
      </w:r>
    </w:p>
    <w:p w:rsidR="00B24800" w:rsidRDefault="00713C23" w:rsidP="00B24800">
      <w:pPr>
        <w:pStyle w:val="aff0"/>
      </w:pPr>
      <w:r>
        <w:rPr>
          <w:rFonts w:hint="eastAsia"/>
        </w:rPr>
        <w:t>正确示例：</w:t>
      </w:r>
    </w:p>
    <w:p w:rsidR="00B24800" w:rsidRPr="003B010A" w:rsidRDefault="00B24800" w:rsidP="00B24800">
      <w:pPr>
        <w:pStyle w:val="aff"/>
      </w:pPr>
      <w:r w:rsidRPr="003B010A">
        <w:rPr>
          <w:b/>
          <w:color w:val="7F0055"/>
        </w:rPr>
        <w:t>public</w:t>
      </w:r>
      <w:r w:rsidRPr="003B010A">
        <w:t xml:space="preserve"> </w:t>
      </w:r>
      <w:r w:rsidRPr="003B010A">
        <w:rPr>
          <w:b/>
          <w:color w:val="7F0055"/>
        </w:rPr>
        <w:t>class</w:t>
      </w:r>
      <w:r w:rsidRPr="003B010A">
        <w:t xml:space="preserve"> SomeObject</w:t>
      </w:r>
    </w:p>
    <w:p w:rsidR="00B24800" w:rsidRPr="003B010A" w:rsidRDefault="00B24800" w:rsidP="00B24800">
      <w:pPr>
        <w:pStyle w:val="aff"/>
      </w:pPr>
      <w:r w:rsidRPr="003B010A">
        <w:t>{</w:t>
      </w:r>
    </w:p>
    <w:p w:rsidR="00B24800" w:rsidRPr="003B010A" w:rsidRDefault="00B24800" w:rsidP="00B24800">
      <w:pPr>
        <w:pStyle w:val="aff"/>
      </w:pPr>
      <w:r w:rsidRPr="003B010A">
        <w:t xml:space="preserve">    </w:t>
      </w:r>
      <w:r w:rsidRPr="003B010A">
        <w:rPr>
          <w:b/>
          <w:color w:val="7F0055"/>
        </w:rPr>
        <w:t>private</w:t>
      </w:r>
      <w:r w:rsidRPr="003B010A">
        <w:rPr>
          <w:b/>
        </w:rPr>
        <w:t xml:space="preserve"> </w:t>
      </w:r>
      <w:r w:rsidRPr="003B010A">
        <w:rPr>
          <w:b/>
          <w:color w:val="7F0055"/>
        </w:rPr>
        <w:t>final</w:t>
      </w:r>
      <w:r w:rsidRPr="003B010A">
        <w:rPr>
          <w:b/>
        </w:rPr>
        <w:t xml:space="preserve"> Object </w:t>
      </w:r>
      <w:r w:rsidRPr="003B010A">
        <w:rPr>
          <w:b/>
          <w:color w:val="0000C0"/>
        </w:rPr>
        <w:t>lock</w:t>
      </w:r>
      <w:r w:rsidRPr="003B010A">
        <w:rPr>
          <w:b/>
        </w:rPr>
        <w:t xml:space="preserve"> = </w:t>
      </w:r>
      <w:r w:rsidRPr="003B010A">
        <w:rPr>
          <w:b/>
          <w:color w:val="7F0055"/>
        </w:rPr>
        <w:t>new</w:t>
      </w:r>
      <w:r w:rsidRPr="003B010A">
        <w:rPr>
          <w:b/>
        </w:rPr>
        <w:t xml:space="preserve"> Object();</w:t>
      </w:r>
      <w:r w:rsidRPr="003B010A">
        <w:t xml:space="preserve"> </w:t>
      </w:r>
      <w:r w:rsidRPr="003B010A">
        <w:rPr>
          <w:color w:val="3F7F5F"/>
        </w:rPr>
        <w:t>// private final lock object</w:t>
      </w:r>
    </w:p>
    <w:p w:rsidR="00B24800" w:rsidRPr="003B010A" w:rsidRDefault="00B24800" w:rsidP="00B24800">
      <w:pPr>
        <w:pStyle w:val="aff"/>
      </w:pPr>
      <w:r w:rsidRPr="003B010A">
        <w:t xml:space="preserve">    </w:t>
      </w:r>
    </w:p>
    <w:p w:rsidR="00B24800" w:rsidRPr="003B010A" w:rsidRDefault="00B24800" w:rsidP="00B24800">
      <w:pPr>
        <w:pStyle w:val="aff"/>
      </w:pPr>
      <w:r w:rsidRPr="003B010A">
        <w:t xml:space="preserve">    </w:t>
      </w:r>
      <w:r w:rsidRPr="003B010A">
        <w:rPr>
          <w:b/>
          <w:color w:val="7F0055"/>
        </w:rPr>
        <w:t>public</w:t>
      </w:r>
      <w:r w:rsidRPr="003B010A">
        <w:t xml:space="preserve"> </w:t>
      </w:r>
      <w:r w:rsidRPr="003B010A">
        <w:rPr>
          <w:b/>
          <w:color w:val="7F0055"/>
        </w:rPr>
        <w:t>void</w:t>
      </w:r>
      <w:r w:rsidRPr="003B010A">
        <w:t xml:space="preserve"> changeValue()</w:t>
      </w:r>
    </w:p>
    <w:p w:rsidR="00B24800" w:rsidRPr="003B010A" w:rsidRDefault="00B24800" w:rsidP="00B24800">
      <w:pPr>
        <w:pStyle w:val="aff"/>
      </w:pPr>
      <w:r w:rsidRPr="003B010A">
        <w:t xml:space="preserve">    {</w:t>
      </w:r>
    </w:p>
    <w:p w:rsidR="00B24800" w:rsidRPr="003B010A" w:rsidRDefault="00B24800" w:rsidP="00B24800">
      <w:pPr>
        <w:pStyle w:val="aff"/>
      </w:pPr>
      <w:r w:rsidRPr="003B010A">
        <w:t xml:space="preserve">        </w:t>
      </w:r>
      <w:r w:rsidRPr="003B010A">
        <w:rPr>
          <w:b/>
          <w:color w:val="7F0055"/>
        </w:rPr>
        <w:t>synchronized</w:t>
      </w:r>
      <w:r w:rsidRPr="003B010A">
        <w:t xml:space="preserve"> (</w:t>
      </w:r>
      <w:r w:rsidRPr="003B010A">
        <w:rPr>
          <w:color w:val="0000C0"/>
        </w:rPr>
        <w:t>lock</w:t>
      </w:r>
      <w:r w:rsidRPr="003B010A">
        <w:t>)</w:t>
      </w:r>
    </w:p>
    <w:p w:rsidR="00B24800" w:rsidRDefault="00B24800" w:rsidP="00B24800">
      <w:pPr>
        <w:pStyle w:val="aff"/>
      </w:pPr>
      <w:r w:rsidRPr="003B010A">
        <w:t xml:space="preserve">        { </w:t>
      </w:r>
    </w:p>
    <w:p w:rsidR="00B24800" w:rsidRPr="003B010A" w:rsidRDefault="00B24800" w:rsidP="00B24800">
      <w:pPr>
        <w:pStyle w:val="aff"/>
      </w:pPr>
      <w:r w:rsidRPr="003B010A">
        <w:t xml:space="preserve">        </w:t>
      </w:r>
      <w:r>
        <w:t xml:space="preserve">    </w:t>
      </w:r>
      <w:r w:rsidRPr="003B010A">
        <w:rPr>
          <w:color w:val="3F7F5F"/>
        </w:rPr>
        <w:t>// Locks on the private Object</w:t>
      </w:r>
    </w:p>
    <w:p w:rsidR="00B24800" w:rsidRPr="003B010A" w:rsidRDefault="00B24800" w:rsidP="00B24800">
      <w:pPr>
        <w:pStyle w:val="aff"/>
      </w:pPr>
      <w:r w:rsidRPr="003B010A">
        <w:t xml:space="preserve">            </w:t>
      </w:r>
      <w:r w:rsidRPr="003B010A">
        <w:rPr>
          <w:color w:val="3F7F5F"/>
        </w:rPr>
        <w:t xml:space="preserve">// </w:t>
      </w:r>
      <w:r w:rsidR="006E31DD">
        <w:rPr>
          <w:rFonts w:hint="eastAsia"/>
          <w:color w:val="3F7F5F"/>
        </w:rPr>
        <w:t>...</w:t>
      </w:r>
    </w:p>
    <w:p w:rsidR="00B24800" w:rsidRPr="003B010A" w:rsidRDefault="00B24800" w:rsidP="00B24800">
      <w:pPr>
        <w:pStyle w:val="aff"/>
      </w:pPr>
      <w:r w:rsidRPr="003B010A">
        <w:t xml:space="preserve">        }</w:t>
      </w:r>
    </w:p>
    <w:p w:rsidR="00B24800" w:rsidRPr="003B010A" w:rsidRDefault="00B24800" w:rsidP="00B24800">
      <w:pPr>
        <w:pStyle w:val="aff"/>
      </w:pPr>
      <w:r w:rsidRPr="003B010A">
        <w:t xml:space="preserve">    }</w:t>
      </w:r>
    </w:p>
    <w:p w:rsidR="00B24800" w:rsidRPr="003B010A" w:rsidRDefault="00B24800" w:rsidP="00B24800">
      <w:pPr>
        <w:pStyle w:val="aff"/>
      </w:pPr>
      <w:r w:rsidRPr="003B010A">
        <w:t>}</w:t>
      </w:r>
    </w:p>
    <w:p w:rsidR="00B24800" w:rsidRDefault="008E6239" w:rsidP="00EF47A0">
      <w:pPr>
        <w:rPr>
          <w:rFonts w:eastAsia="宋体"/>
        </w:rPr>
      </w:pPr>
      <w:bookmarkStart w:id="146" w:name="_Toc358023536"/>
      <w:r>
        <w:rPr>
          <w:rFonts w:eastAsia="宋体" w:hint="eastAsia"/>
          <w:lang w:val="zh-CN"/>
        </w:rPr>
        <w:t>当使用私有不变</w:t>
      </w:r>
      <w:r w:rsidR="00572868" w:rsidRPr="004F38FC">
        <w:rPr>
          <w:rFonts w:eastAsia="宋体" w:hint="eastAsia"/>
          <w:lang w:val="zh-CN"/>
        </w:rPr>
        <w:t>锁</w:t>
      </w:r>
      <w:r>
        <w:rPr>
          <w:rFonts w:eastAsia="宋体" w:hint="eastAsia"/>
          <w:lang w:val="zh-CN"/>
        </w:rPr>
        <w:t>对象</w:t>
      </w:r>
      <w:r w:rsidR="00572868" w:rsidRPr="004F38FC">
        <w:rPr>
          <w:rFonts w:eastAsia="宋体" w:hint="eastAsia"/>
          <w:lang w:val="zh-CN"/>
        </w:rPr>
        <w:t>时</w:t>
      </w:r>
      <w:r w:rsidR="00572868" w:rsidRPr="004F38FC">
        <w:rPr>
          <w:rFonts w:eastAsia="宋体" w:hint="eastAsia"/>
        </w:rPr>
        <w:t>，</w:t>
      </w:r>
      <w:r w:rsidR="00881EF2">
        <w:rPr>
          <w:rFonts w:eastAsia="宋体" w:hint="eastAsia"/>
          <w:lang w:val="zh-CN"/>
        </w:rPr>
        <w:t>攻击者将不可能获取</w:t>
      </w:r>
      <w:r w:rsidR="008554CC">
        <w:rPr>
          <w:rFonts w:eastAsia="宋体" w:hint="eastAsia"/>
          <w:lang w:val="zh-CN"/>
        </w:rPr>
        <w:t>到</w:t>
      </w:r>
      <w:r w:rsidR="00572868" w:rsidRPr="004F38FC">
        <w:rPr>
          <w:rFonts w:eastAsia="宋体" w:hint="eastAsia"/>
          <w:lang w:val="zh-CN"/>
        </w:rPr>
        <w:t>锁。</w:t>
      </w:r>
    </w:p>
    <w:p w:rsidR="003A4B17" w:rsidRDefault="00DF7424" w:rsidP="001C122A">
      <w:pPr>
        <w:pStyle w:val="2"/>
        <w:rPr>
          <w:rFonts w:eastAsia="宋体"/>
        </w:rPr>
      </w:pPr>
      <w:bookmarkStart w:id="147" w:name="_Toc435437933"/>
      <w:r>
        <w:rPr>
          <w:rFonts w:eastAsia="宋体" w:hint="eastAsia"/>
        </w:rPr>
        <w:t>规则</w:t>
      </w:r>
      <w:r w:rsidR="00466675">
        <w:rPr>
          <w:rFonts w:eastAsia="宋体" w:hint="eastAsia"/>
        </w:rPr>
        <w:t xml:space="preserve"> 7.7</w:t>
      </w:r>
      <w:r w:rsidR="00F02801">
        <w:rPr>
          <w:rFonts w:eastAsia="宋体" w:hint="eastAsia"/>
        </w:rPr>
        <w:t xml:space="preserve"> </w:t>
      </w:r>
      <w:r w:rsidR="00C93DD3" w:rsidRPr="00C93DD3">
        <w:rPr>
          <w:rFonts w:eastAsia="宋体" w:hint="eastAsia"/>
        </w:rPr>
        <w:t>使用</w:t>
      </w:r>
      <w:r w:rsidR="00C93DD3" w:rsidRPr="00C93DD3">
        <w:rPr>
          <w:rFonts w:eastAsia="宋体"/>
        </w:rPr>
        <w:t>SSLSocket</w:t>
      </w:r>
      <w:r w:rsidR="00C93DD3" w:rsidRPr="00C93DD3">
        <w:rPr>
          <w:rFonts w:eastAsia="宋体" w:hint="eastAsia"/>
        </w:rPr>
        <w:t>代替</w:t>
      </w:r>
      <w:r w:rsidR="00C93DD3" w:rsidRPr="00C93DD3">
        <w:rPr>
          <w:rFonts w:eastAsia="宋体"/>
        </w:rPr>
        <w:t>Socket</w:t>
      </w:r>
      <w:r w:rsidR="00C93DD3" w:rsidRPr="00C93DD3">
        <w:rPr>
          <w:rFonts w:eastAsia="宋体" w:hint="eastAsia"/>
        </w:rPr>
        <w:t>来进行安全数据交互</w:t>
      </w:r>
      <w:bookmarkEnd w:id="147"/>
    </w:p>
    <w:p w:rsidR="001F5C56" w:rsidRDefault="001F5C56" w:rsidP="00D2539B">
      <w:pPr>
        <w:rPr>
          <w:rFonts w:eastAsia="宋体"/>
        </w:rPr>
      </w:pPr>
      <w:r>
        <w:rPr>
          <w:rFonts w:eastAsiaTheme="minorEastAsia" w:hint="eastAsia"/>
          <w:b/>
        </w:rPr>
        <w:t>说明：</w:t>
      </w:r>
      <w:r w:rsidR="0090471F" w:rsidRPr="001A4EEF">
        <w:rPr>
          <w:rFonts w:eastAsia="宋体" w:hint="eastAsia"/>
        </w:rPr>
        <w:t>当在不安全的传输通道中传输敏感数据时，程序必须使用</w:t>
      </w:r>
      <w:r w:rsidR="0090471F" w:rsidRPr="001A4EEF">
        <w:rPr>
          <w:rFonts w:eastAsia="宋体"/>
        </w:rPr>
        <w:t>javax.net.ssl.SSLSocket</w:t>
      </w:r>
      <w:r w:rsidR="0090471F" w:rsidRPr="001A4EEF">
        <w:rPr>
          <w:rFonts w:eastAsia="宋体" w:hint="eastAsia"/>
        </w:rPr>
        <w:t>类，而不能是</w:t>
      </w:r>
      <w:r w:rsidR="0090471F" w:rsidRPr="001A4EEF">
        <w:rPr>
          <w:rStyle w:val="Char6"/>
          <w:rFonts w:eastAsia="宋体"/>
        </w:rPr>
        <w:t>java.net.Socket</w:t>
      </w:r>
      <w:r w:rsidR="0090471F" w:rsidRPr="001A4EEF">
        <w:rPr>
          <w:rFonts w:eastAsia="宋体" w:hint="eastAsia"/>
        </w:rPr>
        <w:t>类。</w:t>
      </w:r>
      <w:r w:rsidR="00781D91" w:rsidRPr="00781D91">
        <w:rPr>
          <w:rStyle w:val="Char6"/>
          <w:rFonts w:eastAsia="宋体"/>
        </w:rPr>
        <w:t>SSLSocket</w:t>
      </w:r>
      <w:r w:rsidR="00781D91" w:rsidRPr="00781D91">
        <w:rPr>
          <w:rFonts w:eastAsia="宋体" w:hint="eastAsia"/>
        </w:rPr>
        <w:t>类提供了诸如</w:t>
      </w:r>
      <w:r w:rsidR="00781D91" w:rsidRPr="00781D91">
        <w:rPr>
          <w:rFonts w:eastAsia="宋体"/>
        </w:rPr>
        <w:t>SSL/TLS</w:t>
      </w:r>
      <w:r w:rsidR="00781D91" w:rsidRPr="00781D91">
        <w:rPr>
          <w:rFonts w:eastAsia="宋体" w:hint="eastAsia"/>
        </w:rPr>
        <w:t>等安全协议来保证通道不受监听和恶意篡改的影响。</w:t>
      </w:r>
    </w:p>
    <w:p w:rsidR="00BA006B" w:rsidRDefault="00B95021" w:rsidP="00D2539B">
      <w:pPr>
        <w:rPr>
          <w:rFonts w:eastAsia="宋体" w:hAnsiTheme="majorEastAsia"/>
          <w:szCs w:val="24"/>
        </w:rPr>
      </w:pPr>
      <w:r w:rsidRPr="00B95021">
        <w:rPr>
          <w:rStyle w:val="Char6"/>
          <w:rFonts w:eastAsia="宋体"/>
        </w:rPr>
        <w:t>Socket</w:t>
      </w:r>
      <w:r w:rsidRPr="004F38FC">
        <w:rPr>
          <w:rFonts w:eastAsia="宋体" w:hAnsiTheme="majorEastAsia" w:hint="eastAsia"/>
          <w:szCs w:val="24"/>
          <w:lang w:val="zh-CN"/>
        </w:rPr>
        <w:t>不提供但是</w:t>
      </w:r>
      <w:r w:rsidRPr="00B95021">
        <w:rPr>
          <w:rStyle w:val="Char6"/>
          <w:rFonts w:eastAsia="宋体"/>
        </w:rPr>
        <w:t>SSLSocket</w:t>
      </w:r>
      <w:r w:rsidRPr="004F38FC">
        <w:rPr>
          <w:rFonts w:eastAsia="宋体" w:hAnsiTheme="majorEastAsia" w:hint="eastAsia"/>
          <w:szCs w:val="24"/>
          <w:lang w:val="zh-CN"/>
        </w:rPr>
        <w:t>提供的主要保护包括</w:t>
      </w:r>
      <w:r w:rsidRPr="004F38FC">
        <w:rPr>
          <w:rFonts w:eastAsia="宋体" w:hAnsiTheme="majorEastAsia" w:hint="eastAsia"/>
          <w:szCs w:val="24"/>
        </w:rPr>
        <w:t>：</w:t>
      </w:r>
    </w:p>
    <w:p w:rsidR="00883939" w:rsidRPr="00DB56C5" w:rsidRDefault="00883939" w:rsidP="00883939">
      <w:pPr>
        <w:pStyle w:val="aff5"/>
        <w:numPr>
          <w:ilvl w:val="0"/>
          <w:numId w:val="11"/>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hint="eastAsia"/>
          <w:i/>
          <w:szCs w:val="24"/>
          <w:lang w:val="zh-CN"/>
        </w:rPr>
        <w:t>完整性保护</w:t>
      </w:r>
      <w:r>
        <w:rPr>
          <w:rFonts w:asciiTheme="majorEastAsia" w:eastAsiaTheme="majorEastAsia" w:hAnsiTheme="majorEastAsia" w:cstheme="minorBidi" w:hint="eastAsia"/>
          <w:i/>
          <w:szCs w:val="24"/>
        </w:rPr>
        <w:t>：</w:t>
      </w:r>
      <w:r w:rsidRPr="00DB56C5">
        <w:rPr>
          <w:rFonts w:asciiTheme="majorEastAsia" w:eastAsiaTheme="majorEastAsia" w:hAnsiTheme="majorEastAsia" w:cstheme="minorBidi"/>
          <w:szCs w:val="24"/>
        </w:rPr>
        <w:t>SSL</w:t>
      </w:r>
      <w:r w:rsidR="006F35C2">
        <w:rPr>
          <w:rFonts w:asciiTheme="majorEastAsia" w:eastAsiaTheme="majorEastAsia" w:hAnsiTheme="majorEastAsia" w:cstheme="minorBidi" w:hint="eastAsia"/>
          <w:szCs w:val="24"/>
          <w:lang w:val="zh-CN"/>
        </w:rPr>
        <w:t>防止消息被</w:t>
      </w:r>
      <w:r w:rsidR="00DC5E51">
        <w:rPr>
          <w:rFonts w:asciiTheme="majorEastAsia" w:eastAsiaTheme="majorEastAsia" w:hAnsiTheme="majorEastAsia" w:cstheme="minorBidi" w:hint="eastAsia"/>
          <w:szCs w:val="24"/>
          <w:lang w:val="zh-CN"/>
        </w:rPr>
        <w:t>主动窃取者篡改</w:t>
      </w:r>
      <w:r w:rsidR="006F35C2">
        <w:rPr>
          <w:rFonts w:asciiTheme="majorEastAsia" w:eastAsiaTheme="majorEastAsia" w:hAnsiTheme="majorEastAsia" w:cstheme="minorBidi" w:hint="eastAsia"/>
          <w:szCs w:val="24"/>
          <w:lang w:val="zh-CN"/>
        </w:rPr>
        <w:t>。</w:t>
      </w:r>
    </w:p>
    <w:p w:rsidR="00883939" w:rsidRPr="00DB56C5" w:rsidRDefault="00883939" w:rsidP="00883939">
      <w:pPr>
        <w:pStyle w:val="aff5"/>
        <w:numPr>
          <w:ilvl w:val="0"/>
          <w:numId w:val="11"/>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hint="eastAsia"/>
          <w:i/>
          <w:szCs w:val="24"/>
          <w:lang w:val="zh-CN"/>
        </w:rPr>
        <w:t>认证</w:t>
      </w:r>
      <w:r>
        <w:rPr>
          <w:rFonts w:asciiTheme="majorEastAsia" w:eastAsiaTheme="majorEastAsia" w:hAnsiTheme="majorEastAsia" w:cstheme="minorBidi" w:hint="eastAsia"/>
          <w:i/>
          <w:szCs w:val="24"/>
        </w:rPr>
        <w:t>：</w:t>
      </w:r>
      <w:r w:rsidRPr="00DB56C5">
        <w:rPr>
          <w:rFonts w:asciiTheme="majorEastAsia" w:eastAsiaTheme="majorEastAsia" w:hAnsiTheme="majorEastAsia" w:cstheme="minorBidi" w:hint="eastAsia"/>
          <w:szCs w:val="24"/>
          <w:lang w:val="zh-CN"/>
        </w:rPr>
        <w:t>在大多数模式下</w:t>
      </w:r>
      <w:r w:rsidRPr="00DB56C5">
        <w:rPr>
          <w:rFonts w:asciiTheme="majorEastAsia" w:eastAsiaTheme="majorEastAsia" w:hAnsiTheme="majorEastAsia" w:cstheme="minorBidi" w:hint="eastAsia"/>
          <w:szCs w:val="24"/>
        </w:rPr>
        <w:t>，</w:t>
      </w:r>
      <w:r w:rsidRPr="00DB56C5">
        <w:rPr>
          <w:rFonts w:asciiTheme="majorEastAsia" w:eastAsiaTheme="majorEastAsia" w:hAnsiTheme="majorEastAsia" w:cstheme="minorBidi"/>
          <w:szCs w:val="24"/>
        </w:rPr>
        <w:t>SSL</w:t>
      </w:r>
      <w:r w:rsidR="00562192">
        <w:rPr>
          <w:rFonts w:asciiTheme="majorEastAsia" w:eastAsiaTheme="majorEastAsia" w:hAnsiTheme="majorEastAsia" w:cstheme="minorBidi" w:hint="eastAsia"/>
          <w:szCs w:val="24"/>
          <w:lang w:val="zh-CN"/>
        </w:rPr>
        <w:t>都对</w:t>
      </w:r>
      <w:r w:rsidRPr="00DB56C5">
        <w:rPr>
          <w:rFonts w:asciiTheme="majorEastAsia" w:eastAsiaTheme="majorEastAsia" w:hAnsiTheme="majorEastAsia" w:cstheme="minorBidi" w:hint="eastAsia"/>
          <w:szCs w:val="24"/>
          <w:lang w:val="zh-CN"/>
        </w:rPr>
        <w:t>端进行认证。</w:t>
      </w:r>
      <w:r w:rsidR="005A7383">
        <w:rPr>
          <w:rFonts w:asciiTheme="majorEastAsia" w:eastAsiaTheme="majorEastAsia" w:hAnsiTheme="majorEastAsia" w:cstheme="minorBidi" w:hint="eastAsia"/>
          <w:szCs w:val="24"/>
          <w:lang w:val="zh-CN"/>
        </w:rPr>
        <w:t>服务器通常都被认证，如果服务器</w:t>
      </w:r>
      <w:r w:rsidR="007538D2">
        <w:rPr>
          <w:rFonts w:asciiTheme="majorEastAsia" w:eastAsiaTheme="majorEastAsia" w:hAnsiTheme="majorEastAsia" w:cstheme="minorBidi" w:hint="eastAsia"/>
          <w:szCs w:val="24"/>
          <w:lang w:val="zh-CN"/>
        </w:rPr>
        <w:t>有</w:t>
      </w:r>
      <w:r w:rsidR="005A7383">
        <w:rPr>
          <w:rFonts w:asciiTheme="majorEastAsia" w:eastAsiaTheme="majorEastAsia" w:hAnsiTheme="majorEastAsia" w:cstheme="minorBidi" w:hint="eastAsia"/>
          <w:szCs w:val="24"/>
          <w:lang w:val="zh-CN"/>
        </w:rPr>
        <w:t>要求，</w:t>
      </w:r>
      <w:r w:rsidRPr="00DB56C5">
        <w:rPr>
          <w:rFonts w:asciiTheme="majorEastAsia" w:eastAsiaTheme="majorEastAsia" w:hAnsiTheme="majorEastAsia" w:cstheme="minorBidi" w:hint="eastAsia"/>
          <w:szCs w:val="24"/>
          <w:lang w:val="zh-CN"/>
        </w:rPr>
        <w:t>客户端</w:t>
      </w:r>
      <w:r w:rsidR="005A7383">
        <w:rPr>
          <w:rFonts w:asciiTheme="majorEastAsia" w:eastAsiaTheme="majorEastAsia" w:hAnsiTheme="majorEastAsia" w:cstheme="minorBidi" w:hint="eastAsia"/>
          <w:szCs w:val="24"/>
          <w:lang w:val="zh-CN"/>
        </w:rPr>
        <w:t>也可以被</w:t>
      </w:r>
      <w:r w:rsidRPr="00DB56C5">
        <w:rPr>
          <w:rFonts w:asciiTheme="majorEastAsia" w:eastAsiaTheme="majorEastAsia" w:hAnsiTheme="majorEastAsia" w:cstheme="minorBidi" w:hint="eastAsia"/>
          <w:szCs w:val="24"/>
          <w:lang w:val="zh-CN"/>
        </w:rPr>
        <w:t>认证。</w:t>
      </w:r>
    </w:p>
    <w:p w:rsidR="00BF2F67" w:rsidRPr="00F112B5" w:rsidRDefault="00883939" w:rsidP="00F112B5">
      <w:pPr>
        <w:pStyle w:val="aff5"/>
        <w:numPr>
          <w:ilvl w:val="0"/>
          <w:numId w:val="11"/>
        </w:numPr>
        <w:ind w:left="284" w:firstLineChars="0" w:hanging="284"/>
        <w:rPr>
          <w:rFonts w:asciiTheme="majorEastAsia" w:eastAsiaTheme="majorEastAsia" w:hAnsiTheme="majorEastAsia" w:cstheme="minorBidi"/>
          <w:szCs w:val="24"/>
        </w:rPr>
      </w:pPr>
      <w:r w:rsidRPr="00DB56C5">
        <w:rPr>
          <w:rFonts w:asciiTheme="majorEastAsia" w:eastAsiaTheme="majorEastAsia" w:hAnsiTheme="majorEastAsia" w:cstheme="minorBidi" w:hint="eastAsia"/>
          <w:i/>
          <w:szCs w:val="24"/>
          <w:lang w:val="zh-CN"/>
        </w:rPr>
        <w:t>保密性</w:t>
      </w:r>
      <w:r w:rsidRPr="00DB56C5">
        <w:rPr>
          <w:rFonts w:asciiTheme="majorEastAsia" w:eastAsiaTheme="majorEastAsia" w:hAnsiTheme="majorEastAsia" w:cstheme="minorBidi" w:hint="eastAsia"/>
          <w:i/>
          <w:szCs w:val="24"/>
        </w:rPr>
        <w:t>（</w:t>
      </w:r>
      <w:r w:rsidRPr="00DB56C5">
        <w:rPr>
          <w:rFonts w:asciiTheme="majorEastAsia" w:eastAsiaTheme="majorEastAsia" w:hAnsiTheme="majorEastAsia" w:cstheme="minorBidi" w:hint="eastAsia"/>
          <w:i/>
          <w:szCs w:val="24"/>
          <w:lang w:val="zh-CN"/>
        </w:rPr>
        <w:t>隐私保护</w:t>
      </w:r>
      <w:r w:rsidRPr="00DB56C5">
        <w:rPr>
          <w:rFonts w:asciiTheme="majorEastAsia" w:eastAsiaTheme="majorEastAsia" w:hAnsiTheme="majorEastAsia" w:cstheme="minorBidi" w:hint="eastAsia"/>
          <w:i/>
          <w:szCs w:val="24"/>
        </w:rPr>
        <w:t>）：</w:t>
      </w:r>
      <w:r w:rsidRPr="00DB56C5">
        <w:rPr>
          <w:rFonts w:asciiTheme="majorEastAsia" w:eastAsiaTheme="majorEastAsia" w:hAnsiTheme="majorEastAsia" w:cstheme="minorBidi" w:hint="eastAsia"/>
          <w:szCs w:val="24"/>
          <w:lang w:val="zh-CN"/>
        </w:rPr>
        <w:t>在大多数模式下</w:t>
      </w:r>
      <w:r w:rsidRPr="00DB56C5">
        <w:rPr>
          <w:rFonts w:asciiTheme="majorEastAsia" w:eastAsiaTheme="majorEastAsia" w:hAnsiTheme="majorEastAsia" w:cstheme="minorBidi" w:hint="eastAsia"/>
          <w:szCs w:val="24"/>
        </w:rPr>
        <w:t>，</w:t>
      </w:r>
      <w:r w:rsidRPr="00DB56C5">
        <w:rPr>
          <w:rFonts w:asciiTheme="majorEastAsia" w:eastAsiaTheme="majorEastAsia" w:hAnsiTheme="majorEastAsia" w:cstheme="minorBidi"/>
          <w:szCs w:val="24"/>
        </w:rPr>
        <w:t>SSL</w:t>
      </w:r>
      <w:r w:rsidRPr="00DB56C5">
        <w:rPr>
          <w:rFonts w:asciiTheme="majorEastAsia" w:eastAsiaTheme="majorEastAsia" w:hAnsiTheme="majorEastAsia" w:cstheme="minorBidi" w:hint="eastAsia"/>
          <w:szCs w:val="24"/>
          <w:lang w:val="zh-CN"/>
        </w:rPr>
        <w:t>对客户端和服务器之间传输的数据进行加密。</w:t>
      </w:r>
      <w:r w:rsidRPr="00DB56C5">
        <w:rPr>
          <w:rFonts w:asciiTheme="majorEastAsia" w:eastAsiaTheme="majorEastAsia" w:hAnsiTheme="majorEastAsia" w:cstheme="minorBidi"/>
          <w:szCs w:val="24"/>
        </w:rPr>
        <w:t xml:space="preserve"> </w:t>
      </w:r>
      <w:r w:rsidRPr="00DB56C5">
        <w:rPr>
          <w:rFonts w:asciiTheme="majorEastAsia" w:eastAsiaTheme="majorEastAsia" w:hAnsiTheme="majorEastAsia" w:cstheme="minorBidi" w:hint="eastAsia"/>
          <w:szCs w:val="24"/>
          <w:lang w:val="zh-CN"/>
        </w:rPr>
        <w:t>这样被动窃听器不能监听</w:t>
      </w:r>
      <w:r w:rsidR="007538D2">
        <w:rPr>
          <w:rFonts w:asciiTheme="majorEastAsia" w:eastAsiaTheme="majorEastAsia" w:hAnsiTheme="majorEastAsia" w:cstheme="minorBidi" w:hint="eastAsia"/>
          <w:szCs w:val="24"/>
          <w:lang w:val="zh-CN"/>
        </w:rPr>
        <w:t>其中的</w:t>
      </w:r>
      <w:r w:rsidRPr="00DB56C5">
        <w:rPr>
          <w:rFonts w:asciiTheme="majorEastAsia" w:eastAsiaTheme="majorEastAsia" w:hAnsiTheme="majorEastAsia" w:cstheme="minorBidi" w:hint="eastAsia"/>
          <w:szCs w:val="24"/>
          <w:lang w:val="zh-CN"/>
        </w:rPr>
        <w:t>诸如财务或者个人信息之类的敏感信息。</w:t>
      </w:r>
    </w:p>
    <w:p w:rsidR="0059177C" w:rsidRDefault="00173B1E" w:rsidP="00FA7AC6">
      <w:pPr>
        <w:pStyle w:val="aff0"/>
      </w:pPr>
      <w:r>
        <w:rPr>
          <w:rFonts w:hint="eastAsia"/>
          <w:u w:color="000000"/>
        </w:rPr>
        <w:t>错误示例</w:t>
      </w:r>
      <w:r>
        <w:rPr>
          <w:rFonts w:hint="eastAsia"/>
        </w:rPr>
        <w:t>：</w:t>
      </w:r>
    </w:p>
    <w:p w:rsidR="00986340" w:rsidRDefault="00986340" w:rsidP="00986340">
      <w:pPr>
        <w:pStyle w:val="aff"/>
        <w:rPr>
          <w:snapToGrid/>
        </w:rPr>
      </w:pPr>
      <w:r w:rsidRPr="00D11563">
        <w:rPr>
          <w:color w:val="3F7F5F"/>
        </w:rPr>
        <w:t>//Exception handling has been omitted for the sake of brevity</w:t>
      </w:r>
    </w:p>
    <w:p w:rsidR="00986340" w:rsidRDefault="00986340" w:rsidP="00986340">
      <w:pPr>
        <w:pStyle w:val="aff"/>
        <w:rPr>
          <w:snapToGrid/>
        </w:rPr>
      </w:pPr>
      <w:r>
        <w:rPr>
          <w:b/>
          <w:snapToGrid/>
          <w:color w:val="7F0055"/>
        </w:rPr>
        <w:t>class</w:t>
      </w:r>
      <w:r>
        <w:rPr>
          <w:snapToGrid/>
          <w:color w:val="000000"/>
        </w:rPr>
        <w:t xml:space="preserve"> EchoServer</w:t>
      </w:r>
    </w:p>
    <w:p w:rsidR="00986340" w:rsidRDefault="00986340" w:rsidP="00986340">
      <w:pPr>
        <w:pStyle w:val="aff"/>
        <w:rPr>
          <w:snapToGrid/>
        </w:rPr>
      </w:pPr>
      <w:r>
        <w:rPr>
          <w:snapToGrid/>
          <w:color w:val="000000"/>
        </w:rPr>
        <w:t>{</w:t>
      </w:r>
    </w:p>
    <w:p w:rsidR="00986340" w:rsidRDefault="00986340" w:rsidP="00986340">
      <w:pPr>
        <w:pStyle w:val="aff"/>
        <w:rPr>
          <w:snapToGrid/>
        </w:rPr>
      </w:pPr>
      <w:r>
        <w:rPr>
          <w:snapToGrid/>
          <w:color w:val="000000"/>
        </w:rPr>
        <w:t xml:space="preserve">    </w:t>
      </w:r>
      <w:r>
        <w:rPr>
          <w:b/>
          <w:snapToGrid/>
          <w:color w:val="7F0055"/>
        </w:rPr>
        <w:t>public</w:t>
      </w:r>
      <w:r>
        <w:rPr>
          <w:snapToGrid/>
          <w:color w:val="000000"/>
        </w:rPr>
        <w:t xml:space="preserve"> </w:t>
      </w:r>
      <w:r>
        <w:rPr>
          <w:b/>
          <w:snapToGrid/>
          <w:color w:val="7F0055"/>
        </w:rPr>
        <w:t>static</w:t>
      </w:r>
      <w:r>
        <w:rPr>
          <w:snapToGrid/>
          <w:color w:val="000000"/>
        </w:rPr>
        <w:t xml:space="preserve"> </w:t>
      </w:r>
      <w:r>
        <w:rPr>
          <w:b/>
          <w:snapToGrid/>
          <w:color w:val="7F0055"/>
        </w:rPr>
        <w:t>void</w:t>
      </w:r>
      <w:r>
        <w:rPr>
          <w:snapToGrid/>
          <w:color w:val="000000"/>
        </w:rPr>
        <w:t xml:space="preserve"> main(String[] args) </w:t>
      </w:r>
      <w:r>
        <w:rPr>
          <w:b/>
          <w:snapToGrid/>
          <w:color w:val="7F0055"/>
        </w:rPr>
        <w:t>throws</w:t>
      </w:r>
      <w:r>
        <w:rPr>
          <w:snapToGrid/>
          <w:color w:val="000000"/>
        </w:rPr>
        <w:t xml:space="preserve"> IOException</w:t>
      </w:r>
    </w:p>
    <w:p w:rsidR="00986340" w:rsidRDefault="00986340" w:rsidP="00986340">
      <w:pPr>
        <w:pStyle w:val="aff"/>
        <w:rPr>
          <w:snapToGrid/>
        </w:rPr>
      </w:pPr>
      <w:r>
        <w:rPr>
          <w:snapToGrid/>
          <w:color w:val="000000"/>
        </w:rPr>
        <w:t xml:space="preserve">    {</w:t>
      </w:r>
    </w:p>
    <w:p w:rsidR="00026863" w:rsidRDefault="00026863" w:rsidP="00026863">
      <w:pPr>
        <w:pStyle w:val="aff"/>
        <w:rPr>
          <w:snapToGrid/>
        </w:rPr>
      </w:pPr>
      <w:r>
        <w:rPr>
          <w:snapToGrid/>
        </w:rPr>
        <w:t xml:space="preserve">        </w:t>
      </w:r>
      <w:r w:rsidRPr="00D11563">
        <w:rPr>
          <w:color w:val="3F7F5F"/>
        </w:rPr>
        <w:t>//Exception handling has been omitted for the sake of brevity</w:t>
      </w:r>
    </w:p>
    <w:p w:rsidR="00026863" w:rsidRPr="00220C23" w:rsidRDefault="00026863" w:rsidP="00026863">
      <w:pPr>
        <w:pStyle w:val="aff"/>
        <w:rPr>
          <w:snapToGrid/>
        </w:rPr>
      </w:pPr>
      <w:r>
        <w:rPr>
          <w:snapToGrid/>
          <w:color w:val="3F7F5F"/>
        </w:rPr>
        <w:t xml:space="preserve"> </w:t>
      </w:r>
      <w:r>
        <w:rPr>
          <w:snapToGrid/>
        </w:rPr>
        <w:t xml:space="preserve">       </w:t>
      </w:r>
      <w:r w:rsidRPr="00D11563">
        <w:rPr>
          <w:color w:val="3F7F5F"/>
        </w:rPr>
        <w:t>//</w:t>
      </w:r>
      <w:r>
        <w:rPr>
          <w:rFonts w:hint="eastAsia"/>
          <w:snapToGrid/>
          <w:color w:val="3F7F5F"/>
        </w:rPr>
        <w:t>...</w:t>
      </w:r>
    </w:p>
    <w:p w:rsidR="00986340" w:rsidRDefault="005B4F69" w:rsidP="00986340">
      <w:pPr>
        <w:pStyle w:val="aff"/>
        <w:rPr>
          <w:snapToGrid/>
        </w:rPr>
      </w:pPr>
      <w:r>
        <w:rPr>
          <w:snapToGrid/>
          <w:color w:val="000000"/>
        </w:rPr>
        <w:t xml:space="preserve">        </w:t>
      </w:r>
      <w:r w:rsidR="00026863">
        <w:rPr>
          <w:snapToGrid/>
          <w:color w:val="000000"/>
        </w:rPr>
        <w:t xml:space="preserve">ServerSocket </w:t>
      </w:r>
      <w:r w:rsidR="00986340">
        <w:rPr>
          <w:snapToGrid/>
          <w:color w:val="000000"/>
        </w:rPr>
        <w:t xml:space="preserve">serverSocket = </w:t>
      </w:r>
      <w:r w:rsidR="00986340">
        <w:rPr>
          <w:b/>
          <w:snapToGrid/>
          <w:color w:val="7F0055"/>
        </w:rPr>
        <w:t>new</w:t>
      </w:r>
      <w:r w:rsidR="00986340">
        <w:rPr>
          <w:snapToGrid/>
          <w:color w:val="000000"/>
        </w:rPr>
        <w:t xml:space="preserve"> ServerSocket(9999);</w:t>
      </w:r>
    </w:p>
    <w:p w:rsidR="00986340" w:rsidRDefault="005B4F69" w:rsidP="00986340">
      <w:pPr>
        <w:pStyle w:val="aff"/>
        <w:rPr>
          <w:snapToGrid/>
        </w:rPr>
      </w:pPr>
      <w:r>
        <w:rPr>
          <w:snapToGrid/>
          <w:color w:val="000000"/>
        </w:rPr>
        <w:lastRenderedPageBreak/>
        <w:t xml:space="preserve">        </w:t>
      </w:r>
      <w:r w:rsidR="00986340">
        <w:rPr>
          <w:snapToGrid/>
          <w:color w:val="000000"/>
        </w:rPr>
        <w:t>Socket socket = serverSocket.accept();</w:t>
      </w:r>
    </w:p>
    <w:p w:rsidR="00986340" w:rsidRDefault="005B4F69" w:rsidP="00986340">
      <w:pPr>
        <w:pStyle w:val="aff"/>
        <w:rPr>
          <w:snapToGrid/>
        </w:rPr>
      </w:pPr>
      <w:r>
        <w:rPr>
          <w:snapToGrid/>
          <w:color w:val="000000"/>
        </w:rPr>
        <w:t xml:space="preserve">        </w:t>
      </w:r>
      <w:r w:rsidR="00986340">
        <w:rPr>
          <w:snapToGrid/>
          <w:color w:val="000000"/>
        </w:rPr>
        <w:t xml:space="preserve">PrintWriter out = </w:t>
      </w:r>
      <w:r w:rsidR="00986340">
        <w:rPr>
          <w:b/>
          <w:snapToGrid/>
          <w:color w:val="7F0055"/>
        </w:rPr>
        <w:t>new</w:t>
      </w:r>
      <w:r w:rsidR="00986340">
        <w:rPr>
          <w:snapToGrid/>
          <w:color w:val="000000"/>
        </w:rPr>
        <w:t xml:space="preserve"> PrintWriter(socket.getOutputStream(), </w:t>
      </w:r>
      <w:r w:rsidR="00986340">
        <w:rPr>
          <w:b/>
          <w:snapToGrid/>
          <w:color w:val="7F0055"/>
        </w:rPr>
        <w:t>true</w:t>
      </w:r>
      <w:r w:rsidR="00986340">
        <w:rPr>
          <w:snapToGrid/>
          <w:color w:val="000000"/>
        </w:rPr>
        <w:t>);</w:t>
      </w:r>
    </w:p>
    <w:p w:rsidR="00986340" w:rsidRDefault="005B4F69" w:rsidP="00986340">
      <w:pPr>
        <w:pStyle w:val="aff"/>
        <w:rPr>
          <w:snapToGrid/>
        </w:rPr>
      </w:pPr>
      <w:r>
        <w:rPr>
          <w:snapToGrid/>
          <w:color w:val="000000"/>
        </w:rPr>
        <w:t xml:space="preserve">        </w:t>
      </w:r>
      <w:r w:rsidR="00986340">
        <w:rPr>
          <w:snapToGrid/>
          <w:color w:val="000000"/>
        </w:rPr>
        <w:t xml:space="preserve">BufferedReader in = </w:t>
      </w:r>
      <w:r w:rsidR="00986340">
        <w:rPr>
          <w:b/>
          <w:snapToGrid/>
          <w:color w:val="7F0055"/>
        </w:rPr>
        <w:t>new</w:t>
      </w:r>
      <w:r w:rsidR="00986340">
        <w:rPr>
          <w:snapToGrid/>
          <w:color w:val="000000"/>
        </w:rPr>
        <w:t xml:space="preserve"> BufferedReader(</w:t>
      </w:r>
      <w:r w:rsidR="00986340">
        <w:rPr>
          <w:b/>
          <w:snapToGrid/>
          <w:color w:val="7F0055"/>
        </w:rPr>
        <w:t>new</w:t>
      </w:r>
      <w:r w:rsidR="00986340">
        <w:rPr>
          <w:snapToGrid/>
          <w:color w:val="000000"/>
        </w:rPr>
        <w:t xml:space="preserve"> InputStreamReader(</w:t>
      </w:r>
    </w:p>
    <w:p w:rsidR="00986340" w:rsidRDefault="00986340" w:rsidP="00986340">
      <w:pPr>
        <w:pStyle w:val="aff"/>
        <w:rPr>
          <w:snapToGrid/>
        </w:rPr>
      </w:pPr>
      <w:r>
        <w:rPr>
          <w:snapToGrid/>
          <w:color w:val="000000"/>
        </w:rPr>
        <w:t xml:space="preserve">                    socket.getInputStream()));</w:t>
      </w:r>
    </w:p>
    <w:p w:rsidR="00986340" w:rsidRDefault="005B4F69" w:rsidP="00986340">
      <w:pPr>
        <w:pStyle w:val="aff"/>
        <w:rPr>
          <w:snapToGrid/>
        </w:rPr>
      </w:pPr>
      <w:r>
        <w:rPr>
          <w:snapToGrid/>
          <w:color w:val="000000"/>
        </w:rPr>
        <w:t xml:space="preserve">        </w:t>
      </w:r>
      <w:r w:rsidR="00986340">
        <w:rPr>
          <w:snapToGrid/>
          <w:color w:val="000000"/>
        </w:rPr>
        <w:t>String inputLine;</w:t>
      </w:r>
    </w:p>
    <w:p w:rsidR="00986340" w:rsidRDefault="00986340" w:rsidP="00986340">
      <w:pPr>
        <w:pStyle w:val="aff"/>
        <w:rPr>
          <w:snapToGrid/>
        </w:rPr>
      </w:pPr>
      <w:r>
        <w:rPr>
          <w:snapToGrid/>
          <w:color w:val="000000"/>
        </w:rPr>
        <w:t xml:space="preserve">        </w:t>
      </w:r>
      <w:r>
        <w:rPr>
          <w:b/>
          <w:snapToGrid/>
          <w:color w:val="7F0055"/>
        </w:rPr>
        <w:t>while</w:t>
      </w:r>
      <w:r>
        <w:rPr>
          <w:snapToGrid/>
          <w:color w:val="000000"/>
        </w:rPr>
        <w:t xml:space="preserve"> ((inputLine = in.readLine()) != </w:t>
      </w:r>
      <w:r>
        <w:rPr>
          <w:b/>
          <w:snapToGrid/>
          <w:color w:val="7F0055"/>
        </w:rPr>
        <w:t>null</w:t>
      </w:r>
      <w:r>
        <w:rPr>
          <w:snapToGrid/>
          <w:color w:val="000000"/>
        </w:rPr>
        <w:t>)</w:t>
      </w:r>
    </w:p>
    <w:p w:rsidR="00986340" w:rsidRDefault="005B4F69" w:rsidP="00986340">
      <w:pPr>
        <w:pStyle w:val="aff"/>
        <w:rPr>
          <w:snapToGrid/>
        </w:rPr>
      </w:pPr>
      <w:r>
        <w:rPr>
          <w:snapToGrid/>
          <w:color w:val="000000"/>
        </w:rPr>
        <w:t xml:space="preserve">        </w:t>
      </w:r>
      <w:r w:rsidR="00986340">
        <w:rPr>
          <w:snapToGrid/>
          <w:color w:val="000000"/>
        </w:rPr>
        <w:t>{</w:t>
      </w:r>
    </w:p>
    <w:p w:rsidR="00986340" w:rsidRDefault="00986340" w:rsidP="00986340">
      <w:pPr>
        <w:pStyle w:val="aff"/>
        <w:rPr>
          <w:snapToGrid/>
        </w:rPr>
      </w:pPr>
      <w:r>
        <w:rPr>
          <w:snapToGrid/>
          <w:color w:val="000000"/>
        </w:rPr>
        <w:t xml:space="preserve">                System.</w:t>
      </w:r>
      <w:r>
        <w:rPr>
          <w:i/>
          <w:iCs/>
          <w:snapToGrid/>
          <w:color w:val="0000C0"/>
        </w:rPr>
        <w:t>out</w:t>
      </w:r>
      <w:r>
        <w:rPr>
          <w:snapToGrid/>
          <w:color w:val="000000"/>
        </w:rPr>
        <w:t>.println(inputLine);</w:t>
      </w:r>
    </w:p>
    <w:p w:rsidR="00986340" w:rsidRDefault="00986340" w:rsidP="00986340">
      <w:pPr>
        <w:pStyle w:val="aff"/>
        <w:rPr>
          <w:snapToGrid/>
        </w:rPr>
      </w:pPr>
      <w:r>
        <w:rPr>
          <w:snapToGrid/>
          <w:color w:val="000000"/>
        </w:rPr>
        <w:t xml:space="preserve">                out.println(inputLine);</w:t>
      </w:r>
    </w:p>
    <w:p w:rsidR="00986340" w:rsidRDefault="000508D5" w:rsidP="00986340">
      <w:pPr>
        <w:pStyle w:val="aff"/>
        <w:rPr>
          <w:snapToGrid/>
          <w:color w:val="000000"/>
        </w:rPr>
      </w:pPr>
      <w:r>
        <w:rPr>
          <w:snapToGrid/>
          <w:color w:val="000000"/>
        </w:rPr>
        <w:t xml:space="preserve">        </w:t>
      </w:r>
      <w:r w:rsidR="00986340">
        <w:rPr>
          <w:snapToGrid/>
          <w:color w:val="000000"/>
        </w:rPr>
        <w:t>}</w:t>
      </w:r>
    </w:p>
    <w:p w:rsidR="008305DB" w:rsidRPr="008305DB" w:rsidRDefault="008305DB" w:rsidP="008305DB">
      <w:pPr>
        <w:pStyle w:val="aff"/>
        <w:rPr>
          <w:snapToGrid/>
        </w:rPr>
      </w:pPr>
      <w:r>
        <w:rPr>
          <w:snapToGrid/>
        </w:rPr>
        <w:t xml:space="preserve">   </w:t>
      </w:r>
      <w:r>
        <w:rPr>
          <w:rFonts w:hint="eastAsia"/>
          <w:snapToGrid/>
        </w:rPr>
        <w:t xml:space="preserve">     </w:t>
      </w:r>
      <w:r>
        <w:rPr>
          <w:snapToGrid/>
          <w:color w:val="3F7F5F"/>
        </w:rPr>
        <w:t xml:space="preserve">// </w:t>
      </w:r>
      <w:r>
        <w:rPr>
          <w:rFonts w:hint="eastAsia"/>
          <w:snapToGrid/>
          <w:color w:val="3F7F5F"/>
        </w:rPr>
        <w:t>...</w:t>
      </w:r>
    </w:p>
    <w:p w:rsidR="00986340" w:rsidRDefault="00DD3042" w:rsidP="00DD3042">
      <w:pPr>
        <w:pStyle w:val="aff"/>
        <w:rPr>
          <w:snapToGrid/>
          <w:color w:val="000000"/>
        </w:rPr>
      </w:pPr>
      <w:r>
        <w:rPr>
          <w:rFonts w:hint="eastAsia"/>
          <w:snapToGrid/>
        </w:rPr>
        <w:t xml:space="preserve">    </w:t>
      </w:r>
      <w:r w:rsidR="00986340">
        <w:rPr>
          <w:snapToGrid/>
          <w:color w:val="000000"/>
        </w:rPr>
        <w:t>}</w:t>
      </w:r>
    </w:p>
    <w:p w:rsidR="00DD3042" w:rsidRPr="008546F8" w:rsidRDefault="00DD3042" w:rsidP="008546F8">
      <w:pPr>
        <w:pStyle w:val="aff"/>
        <w:rPr>
          <w:snapToGrid/>
        </w:rPr>
      </w:pPr>
      <w:r>
        <w:rPr>
          <w:snapToGrid/>
        </w:rPr>
        <w:t xml:space="preserve">   </w:t>
      </w:r>
      <w:r>
        <w:rPr>
          <w:rFonts w:hint="eastAsia"/>
          <w:snapToGrid/>
        </w:rPr>
        <w:t xml:space="preserve"> </w:t>
      </w:r>
      <w:r>
        <w:rPr>
          <w:snapToGrid/>
          <w:color w:val="3F7F5F"/>
        </w:rPr>
        <w:t xml:space="preserve">// </w:t>
      </w:r>
      <w:r>
        <w:rPr>
          <w:rFonts w:hint="eastAsia"/>
          <w:snapToGrid/>
          <w:color w:val="3F7F5F"/>
        </w:rPr>
        <w:t>...</w:t>
      </w:r>
    </w:p>
    <w:p w:rsidR="00FA7AC6" w:rsidRDefault="00986340" w:rsidP="00986340">
      <w:pPr>
        <w:pStyle w:val="aff"/>
        <w:rPr>
          <w:snapToGrid/>
          <w:color w:val="000000"/>
        </w:rPr>
      </w:pPr>
      <w:r>
        <w:rPr>
          <w:snapToGrid/>
          <w:color w:val="000000"/>
        </w:rPr>
        <w:t>}</w:t>
      </w:r>
    </w:p>
    <w:p w:rsidR="008E4F09" w:rsidRPr="008E4F09" w:rsidRDefault="008E4F09" w:rsidP="008E4F09">
      <w:pPr>
        <w:rPr>
          <w:rFonts w:eastAsiaTheme="minorEastAsia"/>
        </w:rPr>
      </w:pPr>
    </w:p>
    <w:p w:rsidR="00B54186" w:rsidRDefault="00B54186" w:rsidP="00B54186">
      <w:pPr>
        <w:pStyle w:val="aff"/>
        <w:rPr>
          <w:snapToGrid/>
        </w:rPr>
      </w:pPr>
      <w:r>
        <w:rPr>
          <w:b/>
          <w:snapToGrid/>
          <w:color w:val="7F0055"/>
        </w:rPr>
        <w:t>class</w:t>
      </w:r>
      <w:r>
        <w:rPr>
          <w:snapToGrid/>
        </w:rPr>
        <w:t xml:space="preserve"> EchoClient</w:t>
      </w:r>
    </w:p>
    <w:p w:rsidR="00B54186" w:rsidRDefault="00B54186" w:rsidP="00B54186">
      <w:pPr>
        <w:pStyle w:val="aff"/>
        <w:rPr>
          <w:snapToGrid/>
        </w:rPr>
      </w:pPr>
      <w:r>
        <w:rPr>
          <w:snapToGrid/>
        </w:rPr>
        <w:t>{</w:t>
      </w:r>
    </w:p>
    <w:p w:rsidR="00B54186" w:rsidRDefault="00B54186" w:rsidP="00B54186">
      <w:pPr>
        <w:pStyle w:val="aff"/>
        <w:rPr>
          <w:snapToGrid/>
        </w:rPr>
      </w:pPr>
      <w:r>
        <w:rPr>
          <w:snapToGrid/>
        </w:rPr>
        <w:t xml:space="preserve">    </w:t>
      </w:r>
      <w:r>
        <w:rPr>
          <w:b/>
          <w:snapToGrid/>
          <w:color w:val="7F0055"/>
        </w:rPr>
        <w:t>public</w:t>
      </w:r>
      <w:r>
        <w:rPr>
          <w:snapToGrid/>
        </w:rPr>
        <w:t xml:space="preserve"> </w:t>
      </w:r>
      <w:r>
        <w:rPr>
          <w:b/>
          <w:snapToGrid/>
          <w:color w:val="7F0055"/>
        </w:rPr>
        <w:t>static</w:t>
      </w:r>
      <w:r>
        <w:rPr>
          <w:snapToGrid/>
        </w:rPr>
        <w:t xml:space="preserve"> </w:t>
      </w:r>
      <w:r>
        <w:rPr>
          <w:b/>
          <w:snapToGrid/>
          <w:color w:val="7F0055"/>
        </w:rPr>
        <w:t>void</w:t>
      </w:r>
      <w:r>
        <w:rPr>
          <w:snapToGrid/>
        </w:rPr>
        <w:t xml:space="preserve"> main(String[] args) </w:t>
      </w:r>
      <w:r>
        <w:rPr>
          <w:b/>
          <w:snapToGrid/>
          <w:color w:val="7F0055"/>
        </w:rPr>
        <w:t>throws</w:t>
      </w:r>
      <w:r>
        <w:rPr>
          <w:snapToGrid/>
        </w:rPr>
        <w:t xml:space="preserve"> UnknownHostException,</w:t>
      </w:r>
    </w:p>
    <w:p w:rsidR="00B54186" w:rsidRDefault="00B54186" w:rsidP="00B54186">
      <w:pPr>
        <w:pStyle w:val="aff"/>
        <w:rPr>
          <w:snapToGrid/>
        </w:rPr>
      </w:pPr>
      <w:r>
        <w:rPr>
          <w:snapToGrid/>
        </w:rPr>
        <w:t xml:space="preserve">            IOException</w:t>
      </w:r>
    </w:p>
    <w:p w:rsidR="00B54186" w:rsidRDefault="00B54186" w:rsidP="00B54186">
      <w:pPr>
        <w:pStyle w:val="aff"/>
        <w:rPr>
          <w:snapToGrid/>
        </w:rPr>
      </w:pPr>
      <w:r>
        <w:rPr>
          <w:snapToGrid/>
        </w:rPr>
        <w:t xml:space="preserve">    {</w:t>
      </w:r>
    </w:p>
    <w:p w:rsidR="00220C23" w:rsidRDefault="00BA2A37" w:rsidP="00B54186">
      <w:pPr>
        <w:pStyle w:val="aff"/>
        <w:rPr>
          <w:snapToGrid/>
        </w:rPr>
      </w:pPr>
      <w:r>
        <w:rPr>
          <w:snapToGrid/>
        </w:rPr>
        <w:t xml:space="preserve">        </w:t>
      </w:r>
      <w:r w:rsidR="00AD12F9" w:rsidRPr="00D11563">
        <w:rPr>
          <w:color w:val="3F7F5F"/>
        </w:rPr>
        <w:t>//</w:t>
      </w:r>
      <w:r w:rsidR="006E31DD">
        <w:rPr>
          <w:rFonts w:hint="eastAsia"/>
          <w:color w:val="3F7F5F"/>
        </w:rPr>
        <w:t xml:space="preserve"> </w:t>
      </w:r>
      <w:r w:rsidR="00AD12F9" w:rsidRPr="00D11563">
        <w:rPr>
          <w:color w:val="3F7F5F"/>
        </w:rPr>
        <w:t>Exception handling has been omitted for the sake of brevity</w:t>
      </w:r>
    </w:p>
    <w:p w:rsidR="00B201DC" w:rsidRPr="00220C23" w:rsidRDefault="00B201DC" w:rsidP="00B54186">
      <w:pPr>
        <w:pStyle w:val="aff"/>
        <w:rPr>
          <w:snapToGrid/>
        </w:rPr>
      </w:pPr>
      <w:r>
        <w:rPr>
          <w:snapToGrid/>
          <w:color w:val="3F7F5F"/>
        </w:rPr>
        <w:t xml:space="preserve"> </w:t>
      </w:r>
      <w:r w:rsidR="00220C23">
        <w:rPr>
          <w:snapToGrid/>
        </w:rPr>
        <w:t xml:space="preserve">       </w:t>
      </w:r>
      <w:r w:rsidR="00220C23" w:rsidRPr="00D11563">
        <w:rPr>
          <w:color w:val="3F7F5F"/>
        </w:rPr>
        <w:t>//</w:t>
      </w:r>
      <w:r w:rsidR="006E31DD">
        <w:rPr>
          <w:rFonts w:hint="eastAsia"/>
          <w:color w:val="3F7F5F"/>
        </w:rPr>
        <w:t xml:space="preserve"> </w:t>
      </w:r>
      <w:r w:rsidR="00F61FAC">
        <w:rPr>
          <w:rFonts w:hint="eastAsia"/>
          <w:snapToGrid/>
          <w:color w:val="3F7F5F"/>
        </w:rPr>
        <w:t>...</w:t>
      </w:r>
    </w:p>
    <w:p w:rsidR="00B54186" w:rsidRDefault="00B201DC" w:rsidP="00B201DC">
      <w:pPr>
        <w:pStyle w:val="aff"/>
        <w:rPr>
          <w:snapToGrid/>
        </w:rPr>
      </w:pPr>
      <w:r>
        <w:rPr>
          <w:snapToGrid/>
        </w:rPr>
        <w:t xml:space="preserve">    </w:t>
      </w:r>
      <w:r>
        <w:rPr>
          <w:rFonts w:hint="eastAsia"/>
          <w:snapToGrid/>
          <w:color w:val="3F7F5F"/>
        </w:rPr>
        <w:t xml:space="preserve">    </w:t>
      </w:r>
      <w:r w:rsidR="001338AD">
        <w:rPr>
          <w:snapToGrid/>
        </w:rPr>
        <w:t xml:space="preserve">Socket </w:t>
      </w:r>
      <w:r w:rsidR="00B54186">
        <w:rPr>
          <w:snapToGrid/>
        </w:rPr>
        <w:t xml:space="preserve">socket = </w:t>
      </w:r>
      <w:r w:rsidR="00B54186">
        <w:rPr>
          <w:b/>
          <w:snapToGrid/>
          <w:color w:val="7F0055"/>
        </w:rPr>
        <w:t>new</w:t>
      </w:r>
      <w:r w:rsidR="00B54186">
        <w:rPr>
          <w:snapToGrid/>
        </w:rPr>
        <w:t xml:space="preserve"> Socket(</w:t>
      </w:r>
      <w:r w:rsidR="00B54186">
        <w:rPr>
          <w:i/>
          <w:iCs/>
          <w:snapToGrid/>
        </w:rPr>
        <w:t>getServerIp</w:t>
      </w:r>
      <w:r w:rsidR="00B54186">
        <w:rPr>
          <w:snapToGrid/>
        </w:rPr>
        <w:t>(), 9999);</w:t>
      </w:r>
    </w:p>
    <w:p w:rsidR="00B54186" w:rsidRDefault="00BA2A37" w:rsidP="00B54186">
      <w:pPr>
        <w:pStyle w:val="aff"/>
        <w:rPr>
          <w:snapToGrid/>
        </w:rPr>
      </w:pPr>
      <w:r>
        <w:rPr>
          <w:snapToGrid/>
        </w:rPr>
        <w:t xml:space="preserve">        </w:t>
      </w:r>
      <w:r w:rsidR="00B54186">
        <w:rPr>
          <w:snapToGrid/>
        </w:rPr>
        <w:t xml:space="preserve">PrintWriter out = </w:t>
      </w:r>
      <w:r w:rsidR="00B54186">
        <w:rPr>
          <w:b/>
          <w:snapToGrid/>
          <w:color w:val="7F0055"/>
        </w:rPr>
        <w:t>new</w:t>
      </w:r>
      <w:r w:rsidR="00B54186">
        <w:rPr>
          <w:snapToGrid/>
        </w:rPr>
        <w:t xml:space="preserve"> PrintWriter(socket.getOutputStream(), </w:t>
      </w:r>
      <w:r w:rsidR="00B54186">
        <w:rPr>
          <w:b/>
          <w:snapToGrid/>
          <w:color w:val="7F0055"/>
        </w:rPr>
        <w:t>true</w:t>
      </w:r>
      <w:r w:rsidR="00B54186">
        <w:rPr>
          <w:snapToGrid/>
        </w:rPr>
        <w:t>);</w:t>
      </w:r>
    </w:p>
    <w:p w:rsidR="00B54186" w:rsidRDefault="00BA2A37" w:rsidP="00B54186">
      <w:pPr>
        <w:pStyle w:val="aff"/>
        <w:rPr>
          <w:snapToGrid/>
        </w:rPr>
      </w:pPr>
      <w:r>
        <w:rPr>
          <w:snapToGrid/>
        </w:rPr>
        <w:t xml:space="preserve">        </w:t>
      </w:r>
      <w:r w:rsidR="00B54186">
        <w:rPr>
          <w:snapToGrid/>
        </w:rPr>
        <w:t xml:space="preserve">BufferedReader in = </w:t>
      </w:r>
      <w:r w:rsidR="00B54186">
        <w:rPr>
          <w:b/>
          <w:snapToGrid/>
          <w:color w:val="7F0055"/>
        </w:rPr>
        <w:t>new</w:t>
      </w:r>
      <w:r w:rsidR="00B54186">
        <w:rPr>
          <w:snapToGrid/>
        </w:rPr>
        <w:t xml:space="preserve"> BufferedReader(</w:t>
      </w:r>
      <w:r w:rsidR="00B54186">
        <w:rPr>
          <w:b/>
          <w:snapToGrid/>
          <w:color w:val="7F0055"/>
        </w:rPr>
        <w:t>new</w:t>
      </w:r>
      <w:r w:rsidR="00B54186">
        <w:rPr>
          <w:snapToGrid/>
        </w:rPr>
        <w:t xml:space="preserve"> InputStreamReader(</w:t>
      </w:r>
    </w:p>
    <w:p w:rsidR="00B54186" w:rsidRDefault="00B54186" w:rsidP="00B54186">
      <w:pPr>
        <w:pStyle w:val="aff"/>
        <w:rPr>
          <w:snapToGrid/>
        </w:rPr>
      </w:pPr>
      <w:r>
        <w:rPr>
          <w:snapToGrid/>
        </w:rPr>
        <w:t xml:space="preserve">                    </w:t>
      </w:r>
      <w:r w:rsidRPr="00B54186">
        <w:rPr>
          <w:snapToGrid/>
        </w:rPr>
        <w:t>socket</w:t>
      </w:r>
      <w:r>
        <w:rPr>
          <w:snapToGrid/>
        </w:rPr>
        <w:t>.getInputStream()));</w:t>
      </w:r>
    </w:p>
    <w:p w:rsidR="00B54186" w:rsidRDefault="00BA2A37" w:rsidP="00B54186">
      <w:pPr>
        <w:pStyle w:val="aff"/>
        <w:rPr>
          <w:snapToGrid/>
        </w:rPr>
      </w:pPr>
      <w:r>
        <w:rPr>
          <w:snapToGrid/>
        </w:rPr>
        <w:t xml:space="preserve">        </w:t>
      </w:r>
      <w:r w:rsidR="00B54186">
        <w:rPr>
          <w:snapToGrid/>
        </w:rPr>
        <w:t xml:space="preserve">BufferedReader stdIn = </w:t>
      </w:r>
      <w:r w:rsidR="00B54186">
        <w:rPr>
          <w:b/>
          <w:snapToGrid/>
          <w:color w:val="7F0055"/>
        </w:rPr>
        <w:t>new</w:t>
      </w:r>
      <w:r w:rsidR="00B54186">
        <w:rPr>
          <w:snapToGrid/>
        </w:rPr>
        <w:t xml:space="preserve"> BufferedReader(</w:t>
      </w:r>
      <w:r w:rsidR="00B54186">
        <w:rPr>
          <w:b/>
          <w:snapToGrid/>
          <w:color w:val="7F0055"/>
        </w:rPr>
        <w:t>new</w:t>
      </w:r>
      <w:r w:rsidR="00B54186">
        <w:rPr>
          <w:snapToGrid/>
        </w:rPr>
        <w:t xml:space="preserve"> InputStreamReader(</w:t>
      </w:r>
    </w:p>
    <w:p w:rsidR="00B54186" w:rsidRDefault="00B54186" w:rsidP="00B54186">
      <w:pPr>
        <w:pStyle w:val="aff"/>
        <w:rPr>
          <w:snapToGrid/>
        </w:rPr>
      </w:pPr>
      <w:r>
        <w:rPr>
          <w:snapToGrid/>
        </w:rPr>
        <w:t xml:space="preserve">                    System.</w:t>
      </w:r>
      <w:r>
        <w:rPr>
          <w:i/>
          <w:iCs/>
          <w:snapToGrid/>
          <w:color w:val="0000C0"/>
        </w:rPr>
        <w:t>in</w:t>
      </w:r>
      <w:r>
        <w:rPr>
          <w:snapToGrid/>
        </w:rPr>
        <w:t>));</w:t>
      </w:r>
    </w:p>
    <w:p w:rsidR="00B54186" w:rsidRDefault="00BA2A37" w:rsidP="00B54186">
      <w:pPr>
        <w:pStyle w:val="aff"/>
        <w:rPr>
          <w:snapToGrid/>
        </w:rPr>
      </w:pPr>
      <w:r>
        <w:rPr>
          <w:snapToGrid/>
        </w:rPr>
        <w:t xml:space="preserve">        </w:t>
      </w:r>
      <w:r w:rsidR="00B54186">
        <w:rPr>
          <w:snapToGrid/>
        </w:rPr>
        <w:t>String userInput;</w:t>
      </w:r>
    </w:p>
    <w:p w:rsidR="00B54186" w:rsidRDefault="00BA2A37" w:rsidP="00B54186">
      <w:pPr>
        <w:pStyle w:val="aff"/>
        <w:rPr>
          <w:snapToGrid/>
        </w:rPr>
      </w:pPr>
      <w:r>
        <w:rPr>
          <w:snapToGrid/>
        </w:rPr>
        <w:t xml:space="preserve">        </w:t>
      </w:r>
      <w:r w:rsidR="00B54186">
        <w:rPr>
          <w:b/>
          <w:snapToGrid/>
          <w:color w:val="7F0055"/>
        </w:rPr>
        <w:t>while</w:t>
      </w:r>
      <w:r w:rsidR="00B54186">
        <w:rPr>
          <w:snapToGrid/>
        </w:rPr>
        <w:t xml:space="preserve"> ((userInput = stdIn.readLine()) != </w:t>
      </w:r>
      <w:r w:rsidR="00B54186">
        <w:rPr>
          <w:b/>
          <w:snapToGrid/>
          <w:color w:val="7F0055"/>
        </w:rPr>
        <w:t>null</w:t>
      </w:r>
      <w:r w:rsidR="00B54186">
        <w:rPr>
          <w:snapToGrid/>
        </w:rPr>
        <w:t>)</w:t>
      </w:r>
    </w:p>
    <w:p w:rsidR="00B54186" w:rsidRDefault="00BA2A37" w:rsidP="00B54186">
      <w:pPr>
        <w:pStyle w:val="aff"/>
        <w:rPr>
          <w:snapToGrid/>
        </w:rPr>
      </w:pPr>
      <w:r>
        <w:rPr>
          <w:snapToGrid/>
        </w:rPr>
        <w:t xml:space="preserve">        </w:t>
      </w:r>
      <w:r w:rsidR="00B54186">
        <w:rPr>
          <w:snapToGrid/>
        </w:rPr>
        <w:t>{</w:t>
      </w:r>
    </w:p>
    <w:p w:rsidR="00B54186" w:rsidRDefault="00BA2A37" w:rsidP="00B54186">
      <w:pPr>
        <w:pStyle w:val="aff"/>
        <w:rPr>
          <w:snapToGrid/>
        </w:rPr>
      </w:pPr>
      <w:r>
        <w:rPr>
          <w:snapToGrid/>
        </w:rPr>
        <w:t xml:space="preserve">            </w:t>
      </w:r>
      <w:r w:rsidR="00B54186">
        <w:rPr>
          <w:snapToGrid/>
        </w:rPr>
        <w:t>out.println(userInput);</w:t>
      </w:r>
    </w:p>
    <w:p w:rsidR="00B54186" w:rsidRDefault="00B54186" w:rsidP="00B54186">
      <w:pPr>
        <w:pStyle w:val="aff"/>
        <w:rPr>
          <w:snapToGrid/>
        </w:rPr>
      </w:pPr>
      <w:r>
        <w:rPr>
          <w:snapToGrid/>
        </w:rPr>
        <w:t xml:space="preserve">   </w:t>
      </w:r>
      <w:r w:rsidR="00BA2A37">
        <w:rPr>
          <w:snapToGrid/>
        </w:rPr>
        <w:t xml:space="preserve">         </w:t>
      </w:r>
      <w:r>
        <w:rPr>
          <w:snapToGrid/>
        </w:rPr>
        <w:t>System.</w:t>
      </w:r>
      <w:r>
        <w:rPr>
          <w:i/>
          <w:iCs/>
          <w:snapToGrid/>
          <w:color w:val="0000C0"/>
        </w:rPr>
        <w:t>out</w:t>
      </w:r>
      <w:r>
        <w:rPr>
          <w:snapToGrid/>
        </w:rPr>
        <w:t>.println(in.readLine());</w:t>
      </w:r>
    </w:p>
    <w:p w:rsidR="00B54186" w:rsidRDefault="00BA2A37" w:rsidP="00B54186">
      <w:pPr>
        <w:pStyle w:val="aff"/>
        <w:rPr>
          <w:snapToGrid/>
        </w:rPr>
      </w:pPr>
      <w:r>
        <w:rPr>
          <w:snapToGrid/>
        </w:rPr>
        <w:t xml:space="preserve">        </w:t>
      </w:r>
      <w:r w:rsidR="00B54186">
        <w:rPr>
          <w:snapToGrid/>
        </w:rPr>
        <w:t>}</w:t>
      </w:r>
    </w:p>
    <w:p w:rsidR="005F73B7" w:rsidRPr="00626F51" w:rsidRDefault="005F73B7" w:rsidP="005F73B7">
      <w:pPr>
        <w:pStyle w:val="aff"/>
        <w:rPr>
          <w:snapToGrid/>
        </w:rPr>
      </w:pPr>
      <w:r>
        <w:rPr>
          <w:snapToGrid/>
        </w:rPr>
        <w:t xml:space="preserve">   </w:t>
      </w:r>
      <w:r>
        <w:rPr>
          <w:rFonts w:hint="eastAsia"/>
          <w:snapToGrid/>
        </w:rPr>
        <w:t xml:space="preserve">     </w:t>
      </w:r>
      <w:r>
        <w:rPr>
          <w:snapToGrid/>
          <w:color w:val="3F7F5F"/>
        </w:rPr>
        <w:t xml:space="preserve">// </w:t>
      </w:r>
      <w:r>
        <w:rPr>
          <w:rFonts w:hint="eastAsia"/>
          <w:snapToGrid/>
          <w:color w:val="3F7F5F"/>
        </w:rPr>
        <w:t>...</w:t>
      </w:r>
    </w:p>
    <w:p w:rsidR="00B54186" w:rsidRDefault="00B54186" w:rsidP="00B54186">
      <w:pPr>
        <w:pStyle w:val="aff"/>
        <w:rPr>
          <w:snapToGrid/>
        </w:rPr>
      </w:pPr>
      <w:r>
        <w:rPr>
          <w:snapToGrid/>
        </w:rPr>
        <w:t xml:space="preserve">    }</w:t>
      </w:r>
    </w:p>
    <w:p w:rsidR="00626F51" w:rsidRPr="00626F51" w:rsidRDefault="00626F51" w:rsidP="00B54186">
      <w:pPr>
        <w:pStyle w:val="aff"/>
        <w:rPr>
          <w:snapToGrid/>
        </w:rPr>
      </w:pPr>
      <w:r>
        <w:rPr>
          <w:snapToGrid/>
        </w:rPr>
        <w:t xml:space="preserve">   </w:t>
      </w:r>
      <w:r>
        <w:rPr>
          <w:rFonts w:hint="eastAsia"/>
          <w:snapToGrid/>
        </w:rPr>
        <w:t xml:space="preserve"> </w:t>
      </w:r>
      <w:r>
        <w:rPr>
          <w:snapToGrid/>
          <w:color w:val="3F7F5F"/>
        </w:rPr>
        <w:t xml:space="preserve">// </w:t>
      </w:r>
      <w:r>
        <w:rPr>
          <w:rFonts w:hint="eastAsia"/>
          <w:snapToGrid/>
          <w:color w:val="3F7F5F"/>
        </w:rPr>
        <w:t>...</w:t>
      </w:r>
    </w:p>
    <w:p w:rsidR="00155B5A" w:rsidRDefault="00B54186" w:rsidP="00B54186">
      <w:pPr>
        <w:pStyle w:val="aff"/>
        <w:rPr>
          <w:snapToGrid/>
        </w:rPr>
      </w:pPr>
      <w:r>
        <w:rPr>
          <w:snapToGrid/>
        </w:rPr>
        <w:t>}</w:t>
      </w:r>
    </w:p>
    <w:p w:rsidR="00A57B9E" w:rsidRDefault="0042566E" w:rsidP="00A57B9E">
      <w:pPr>
        <w:pStyle w:val="aff0"/>
      </w:pPr>
      <w:r>
        <w:rPr>
          <w:rFonts w:hint="eastAsia"/>
        </w:rPr>
        <w:t>正确示例：</w:t>
      </w:r>
    </w:p>
    <w:p w:rsidR="00F36FA4" w:rsidRDefault="00F36FA4" w:rsidP="00461F33">
      <w:pPr>
        <w:pStyle w:val="aff"/>
        <w:rPr>
          <w:snapToGrid/>
        </w:rPr>
      </w:pPr>
      <w:r>
        <w:rPr>
          <w:b/>
          <w:snapToGrid/>
          <w:color w:val="7F0055"/>
        </w:rPr>
        <w:t>class</w:t>
      </w:r>
      <w:r>
        <w:rPr>
          <w:snapToGrid/>
          <w:color w:val="000000"/>
        </w:rPr>
        <w:t xml:space="preserve"> EchoServer</w:t>
      </w:r>
    </w:p>
    <w:p w:rsidR="00F36FA4" w:rsidRDefault="00F36FA4" w:rsidP="00461F33">
      <w:pPr>
        <w:pStyle w:val="aff"/>
        <w:rPr>
          <w:snapToGrid/>
        </w:rPr>
      </w:pPr>
      <w:r>
        <w:rPr>
          <w:snapToGrid/>
          <w:color w:val="000000"/>
        </w:rPr>
        <w:t>{</w:t>
      </w:r>
    </w:p>
    <w:p w:rsidR="00F36FA4" w:rsidRDefault="00F36FA4" w:rsidP="00461F33">
      <w:pPr>
        <w:pStyle w:val="aff"/>
        <w:rPr>
          <w:snapToGrid/>
        </w:rPr>
      </w:pPr>
      <w:r>
        <w:rPr>
          <w:snapToGrid/>
          <w:color w:val="000000"/>
        </w:rPr>
        <w:t xml:space="preserve">    </w:t>
      </w:r>
      <w:r>
        <w:rPr>
          <w:b/>
          <w:snapToGrid/>
          <w:color w:val="7F0055"/>
        </w:rPr>
        <w:t>public</w:t>
      </w:r>
      <w:r>
        <w:rPr>
          <w:snapToGrid/>
          <w:color w:val="000000"/>
        </w:rPr>
        <w:t xml:space="preserve"> </w:t>
      </w:r>
      <w:r>
        <w:rPr>
          <w:b/>
          <w:snapToGrid/>
          <w:color w:val="7F0055"/>
        </w:rPr>
        <w:t>static</w:t>
      </w:r>
      <w:r>
        <w:rPr>
          <w:snapToGrid/>
          <w:color w:val="000000"/>
        </w:rPr>
        <w:t xml:space="preserve"> </w:t>
      </w:r>
      <w:r>
        <w:rPr>
          <w:b/>
          <w:snapToGrid/>
          <w:color w:val="7F0055"/>
        </w:rPr>
        <w:t>void</w:t>
      </w:r>
      <w:r>
        <w:rPr>
          <w:snapToGrid/>
          <w:color w:val="000000"/>
        </w:rPr>
        <w:t xml:space="preserve"> main(String[] args) </w:t>
      </w:r>
      <w:r>
        <w:rPr>
          <w:b/>
          <w:snapToGrid/>
          <w:color w:val="7F0055"/>
        </w:rPr>
        <w:t>throws</w:t>
      </w:r>
      <w:r>
        <w:rPr>
          <w:snapToGrid/>
          <w:color w:val="000000"/>
        </w:rPr>
        <w:t xml:space="preserve"> IOException</w:t>
      </w:r>
    </w:p>
    <w:p w:rsidR="00F36FA4" w:rsidRDefault="00F36FA4" w:rsidP="00461F33">
      <w:pPr>
        <w:pStyle w:val="aff"/>
        <w:rPr>
          <w:snapToGrid/>
        </w:rPr>
      </w:pPr>
      <w:r>
        <w:rPr>
          <w:snapToGrid/>
          <w:color w:val="000000"/>
        </w:rPr>
        <w:t xml:space="preserve">    {</w:t>
      </w:r>
    </w:p>
    <w:p w:rsidR="00532D42" w:rsidRDefault="00532D42" w:rsidP="00532D42">
      <w:pPr>
        <w:pStyle w:val="aff"/>
        <w:rPr>
          <w:snapToGrid/>
        </w:rPr>
      </w:pPr>
      <w:r>
        <w:rPr>
          <w:snapToGrid/>
        </w:rPr>
        <w:t xml:space="preserve">        </w:t>
      </w:r>
      <w:r w:rsidRPr="00D11563">
        <w:rPr>
          <w:color w:val="3F7F5F"/>
        </w:rPr>
        <w:t>//</w:t>
      </w:r>
      <w:r w:rsidR="006E31DD">
        <w:rPr>
          <w:rFonts w:hint="eastAsia"/>
          <w:color w:val="3F7F5F"/>
        </w:rPr>
        <w:t xml:space="preserve"> </w:t>
      </w:r>
      <w:r w:rsidRPr="00D11563">
        <w:rPr>
          <w:color w:val="3F7F5F"/>
        </w:rPr>
        <w:t>Exception handling has been omitted for the sake of brevity</w:t>
      </w:r>
    </w:p>
    <w:p w:rsidR="00532D42" w:rsidRPr="00220C23" w:rsidRDefault="00532D42" w:rsidP="00532D42">
      <w:pPr>
        <w:pStyle w:val="aff"/>
        <w:rPr>
          <w:snapToGrid/>
        </w:rPr>
      </w:pPr>
      <w:r>
        <w:rPr>
          <w:snapToGrid/>
          <w:color w:val="3F7F5F"/>
        </w:rPr>
        <w:t xml:space="preserve"> </w:t>
      </w:r>
      <w:r>
        <w:rPr>
          <w:snapToGrid/>
        </w:rPr>
        <w:t xml:space="preserve">       </w:t>
      </w:r>
      <w:r w:rsidRPr="00D11563">
        <w:rPr>
          <w:color w:val="3F7F5F"/>
        </w:rPr>
        <w:t>//</w:t>
      </w:r>
      <w:r w:rsidR="006E31DD">
        <w:rPr>
          <w:rFonts w:hint="eastAsia"/>
          <w:color w:val="3F7F5F"/>
        </w:rPr>
        <w:t xml:space="preserve"> </w:t>
      </w:r>
      <w:r>
        <w:rPr>
          <w:rFonts w:hint="eastAsia"/>
          <w:snapToGrid/>
          <w:color w:val="3F7F5F"/>
        </w:rPr>
        <w:t>...</w:t>
      </w:r>
    </w:p>
    <w:p w:rsidR="00F36FA4" w:rsidRPr="00532D42" w:rsidRDefault="001C7ECD" w:rsidP="00461F33">
      <w:pPr>
        <w:pStyle w:val="aff"/>
        <w:rPr>
          <w:snapToGrid/>
          <w:color w:val="000000"/>
        </w:rPr>
      </w:pPr>
      <w:r>
        <w:rPr>
          <w:snapToGrid/>
          <w:color w:val="000000"/>
        </w:rPr>
        <w:t xml:space="preserve">        SSLServerSocket </w:t>
      </w:r>
      <w:r w:rsidR="00F36FA4">
        <w:rPr>
          <w:snapToGrid/>
          <w:color w:val="000000"/>
        </w:rPr>
        <w:t>SSLServerSocketFactory sslServerSocketFactory = (SSLServerSocketFactory) SSLServerSocketFactory.</w:t>
      </w:r>
      <w:r w:rsidR="00F36FA4">
        <w:rPr>
          <w:i/>
          <w:iCs/>
          <w:snapToGrid/>
          <w:color w:val="000000"/>
        </w:rPr>
        <w:t>getDefault</w:t>
      </w:r>
      <w:r w:rsidR="00F36FA4">
        <w:rPr>
          <w:snapToGrid/>
          <w:color w:val="000000"/>
        </w:rPr>
        <w:t>();</w:t>
      </w:r>
    </w:p>
    <w:p w:rsidR="00F36FA4" w:rsidRDefault="00140E55" w:rsidP="00461F33">
      <w:pPr>
        <w:pStyle w:val="aff"/>
        <w:rPr>
          <w:snapToGrid/>
        </w:rPr>
      </w:pPr>
      <w:r>
        <w:rPr>
          <w:snapToGrid/>
          <w:color w:val="000000"/>
        </w:rPr>
        <w:t xml:space="preserve">        </w:t>
      </w:r>
      <w:r w:rsidR="00F36FA4">
        <w:rPr>
          <w:snapToGrid/>
          <w:color w:val="000000"/>
        </w:rPr>
        <w:t>sslServerSocket = (SSLServerSocket) sslServerSocketFactory.createServerSocket(9999);</w:t>
      </w:r>
    </w:p>
    <w:p w:rsidR="00F36FA4" w:rsidRDefault="00FA3792" w:rsidP="00461F33">
      <w:pPr>
        <w:pStyle w:val="aff"/>
        <w:rPr>
          <w:snapToGrid/>
        </w:rPr>
      </w:pPr>
      <w:r>
        <w:rPr>
          <w:snapToGrid/>
          <w:color w:val="000000"/>
        </w:rPr>
        <w:t xml:space="preserve">        </w:t>
      </w:r>
      <w:r w:rsidR="00F36FA4">
        <w:rPr>
          <w:snapToGrid/>
          <w:color w:val="000000"/>
        </w:rPr>
        <w:t>SSLSocket sslSocket = (SSLSocket) sslServerSocket.accept();</w:t>
      </w:r>
    </w:p>
    <w:p w:rsidR="00F36FA4" w:rsidRDefault="00FE3322" w:rsidP="00461F33">
      <w:pPr>
        <w:pStyle w:val="aff"/>
        <w:rPr>
          <w:snapToGrid/>
        </w:rPr>
      </w:pPr>
      <w:r>
        <w:rPr>
          <w:snapToGrid/>
          <w:color w:val="000000"/>
        </w:rPr>
        <w:t xml:space="preserve">        </w:t>
      </w:r>
      <w:r w:rsidR="00F36FA4">
        <w:rPr>
          <w:snapToGrid/>
          <w:color w:val="000000"/>
        </w:rPr>
        <w:t xml:space="preserve">PrintWriter out = </w:t>
      </w:r>
      <w:r w:rsidR="00F36FA4">
        <w:rPr>
          <w:b/>
          <w:snapToGrid/>
          <w:color w:val="7F0055"/>
        </w:rPr>
        <w:t>new</w:t>
      </w:r>
      <w:r w:rsidR="00F36FA4">
        <w:rPr>
          <w:snapToGrid/>
          <w:color w:val="000000"/>
        </w:rPr>
        <w:t xml:space="preserve"> </w:t>
      </w:r>
      <w:r w:rsidR="00F36FA4" w:rsidRPr="00461F33">
        <w:rPr>
          <w:snapToGrid/>
          <w:color w:val="000000"/>
        </w:rPr>
        <w:t>PrintWriter</w:t>
      </w:r>
      <w:r w:rsidR="00F36FA4">
        <w:rPr>
          <w:snapToGrid/>
          <w:color w:val="000000"/>
        </w:rPr>
        <w:t xml:space="preserve">(sslSocket.getOutputStream(), </w:t>
      </w:r>
      <w:r w:rsidR="00F36FA4">
        <w:rPr>
          <w:b/>
          <w:snapToGrid/>
          <w:color w:val="7F0055"/>
        </w:rPr>
        <w:t>true</w:t>
      </w:r>
      <w:r w:rsidR="00F36FA4">
        <w:rPr>
          <w:snapToGrid/>
          <w:color w:val="000000"/>
        </w:rPr>
        <w:t>);</w:t>
      </w:r>
    </w:p>
    <w:p w:rsidR="00F36FA4" w:rsidRDefault="00FE3322" w:rsidP="00461F33">
      <w:pPr>
        <w:pStyle w:val="aff"/>
        <w:rPr>
          <w:snapToGrid/>
        </w:rPr>
      </w:pPr>
      <w:r>
        <w:rPr>
          <w:snapToGrid/>
          <w:color w:val="000000"/>
        </w:rPr>
        <w:t xml:space="preserve">        </w:t>
      </w:r>
      <w:r w:rsidR="00F36FA4">
        <w:rPr>
          <w:snapToGrid/>
          <w:color w:val="000000"/>
        </w:rPr>
        <w:t xml:space="preserve">BufferedReader in = </w:t>
      </w:r>
      <w:r w:rsidR="00F36FA4">
        <w:rPr>
          <w:b/>
          <w:snapToGrid/>
          <w:color w:val="7F0055"/>
        </w:rPr>
        <w:t>new</w:t>
      </w:r>
      <w:r w:rsidR="00F36FA4">
        <w:rPr>
          <w:snapToGrid/>
          <w:color w:val="000000"/>
        </w:rPr>
        <w:t xml:space="preserve"> BufferedReader(</w:t>
      </w:r>
      <w:r w:rsidR="00F36FA4">
        <w:rPr>
          <w:b/>
          <w:snapToGrid/>
          <w:color w:val="7F0055"/>
        </w:rPr>
        <w:t>new</w:t>
      </w:r>
      <w:r w:rsidR="00F36FA4">
        <w:rPr>
          <w:snapToGrid/>
          <w:color w:val="000000"/>
        </w:rPr>
        <w:t xml:space="preserve"> InputStreamReader(</w:t>
      </w:r>
    </w:p>
    <w:p w:rsidR="00F36FA4" w:rsidRDefault="00F36FA4" w:rsidP="00461F33">
      <w:pPr>
        <w:pStyle w:val="aff"/>
        <w:rPr>
          <w:snapToGrid/>
        </w:rPr>
      </w:pPr>
      <w:r>
        <w:rPr>
          <w:snapToGrid/>
          <w:color w:val="000000"/>
        </w:rPr>
        <w:t xml:space="preserve">                    sslSocket.getInputStream()));</w:t>
      </w:r>
    </w:p>
    <w:p w:rsidR="00F36FA4" w:rsidRDefault="00FE3322" w:rsidP="00461F33">
      <w:pPr>
        <w:pStyle w:val="aff"/>
        <w:rPr>
          <w:snapToGrid/>
        </w:rPr>
      </w:pPr>
      <w:r>
        <w:rPr>
          <w:snapToGrid/>
          <w:color w:val="000000"/>
        </w:rPr>
        <w:t xml:space="preserve">        </w:t>
      </w:r>
      <w:r w:rsidR="00F36FA4">
        <w:rPr>
          <w:snapToGrid/>
          <w:color w:val="000000"/>
        </w:rPr>
        <w:t>String inputLine;</w:t>
      </w:r>
    </w:p>
    <w:p w:rsidR="00F36FA4" w:rsidRDefault="00F36FA4" w:rsidP="00461F33">
      <w:pPr>
        <w:pStyle w:val="aff"/>
        <w:rPr>
          <w:snapToGrid/>
        </w:rPr>
      </w:pPr>
      <w:r>
        <w:rPr>
          <w:snapToGrid/>
          <w:color w:val="000000"/>
        </w:rPr>
        <w:t xml:space="preserve">        </w:t>
      </w:r>
      <w:r>
        <w:rPr>
          <w:b/>
          <w:snapToGrid/>
          <w:color w:val="7F0055"/>
        </w:rPr>
        <w:t>while</w:t>
      </w:r>
      <w:r>
        <w:rPr>
          <w:snapToGrid/>
          <w:color w:val="000000"/>
        </w:rPr>
        <w:t xml:space="preserve"> ((inputLine = in.readLine()) != </w:t>
      </w:r>
      <w:r>
        <w:rPr>
          <w:b/>
          <w:snapToGrid/>
          <w:color w:val="7F0055"/>
        </w:rPr>
        <w:t>null</w:t>
      </w:r>
      <w:r>
        <w:rPr>
          <w:snapToGrid/>
          <w:color w:val="000000"/>
        </w:rPr>
        <w:t>)</w:t>
      </w:r>
    </w:p>
    <w:p w:rsidR="00F36FA4" w:rsidRDefault="00FE3322" w:rsidP="00461F33">
      <w:pPr>
        <w:pStyle w:val="aff"/>
        <w:rPr>
          <w:snapToGrid/>
        </w:rPr>
      </w:pPr>
      <w:r>
        <w:rPr>
          <w:snapToGrid/>
          <w:color w:val="000000"/>
        </w:rPr>
        <w:t xml:space="preserve">        </w:t>
      </w:r>
      <w:r w:rsidR="00F36FA4">
        <w:rPr>
          <w:snapToGrid/>
          <w:color w:val="000000"/>
        </w:rPr>
        <w:t>{</w:t>
      </w:r>
    </w:p>
    <w:p w:rsidR="00F36FA4" w:rsidRDefault="00FE3322" w:rsidP="00461F33">
      <w:pPr>
        <w:pStyle w:val="aff"/>
        <w:rPr>
          <w:snapToGrid/>
        </w:rPr>
      </w:pPr>
      <w:r>
        <w:rPr>
          <w:snapToGrid/>
          <w:color w:val="000000"/>
        </w:rPr>
        <w:t xml:space="preserve">            </w:t>
      </w:r>
      <w:r w:rsidR="00F36FA4">
        <w:rPr>
          <w:snapToGrid/>
          <w:color w:val="000000"/>
        </w:rPr>
        <w:t>System.</w:t>
      </w:r>
      <w:r w:rsidR="00F36FA4">
        <w:rPr>
          <w:i/>
          <w:iCs/>
          <w:snapToGrid/>
          <w:color w:val="0000C0"/>
        </w:rPr>
        <w:t>out</w:t>
      </w:r>
      <w:r w:rsidR="00F36FA4">
        <w:rPr>
          <w:snapToGrid/>
          <w:color w:val="000000"/>
        </w:rPr>
        <w:t>.println(inputLine);</w:t>
      </w:r>
    </w:p>
    <w:p w:rsidR="00F36FA4" w:rsidRDefault="00FE3322" w:rsidP="00461F33">
      <w:pPr>
        <w:pStyle w:val="aff"/>
        <w:rPr>
          <w:snapToGrid/>
        </w:rPr>
      </w:pPr>
      <w:r>
        <w:rPr>
          <w:snapToGrid/>
          <w:color w:val="000000"/>
        </w:rPr>
        <w:t xml:space="preserve">            </w:t>
      </w:r>
      <w:r w:rsidR="00F36FA4">
        <w:rPr>
          <w:snapToGrid/>
          <w:color w:val="000000"/>
        </w:rPr>
        <w:t>out.println(inputLine);</w:t>
      </w:r>
    </w:p>
    <w:p w:rsidR="00F36FA4" w:rsidRDefault="00FE3322" w:rsidP="00461F33">
      <w:pPr>
        <w:pStyle w:val="aff"/>
        <w:rPr>
          <w:snapToGrid/>
          <w:color w:val="000000"/>
        </w:rPr>
      </w:pPr>
      <w:r>
        <w:rPr>
          <w:snapToGrid/>
          <w:color w:val="000000"/>
        </w:rPr>
        <w:t xml:space="preserve">        </w:t>
      </w:r>
      <w:r w:rsidR="00F36FA4">
        <w:rPr>
          <w:snapToGrid/>
          <w:color w:val="000000"/>
        </w:rPr>
        <w:t>}</w:t>
      </w:r>
    </w:p>
    <w:p w:rsidR="00B22B3C" w:rsidRPr="00B22B3C" w:rsidRDefault="00B22B3C" w:rsidP="00B22B3C">
      <w:pPr>
        <w:pStyle w:val="aff"/>
        <w:rPr>
          <w:snapToGrid/>
        </w:rPr>
      </w:pPr>
      <w:r>
        <w:rPr>
          <w:snapToGrid/>
        </w:rPr>
        <w:t xml:space="preserve">   </w:t>
      </w:r>
      <w:r>
        <w:rPr>
          <w:rFonts w:hint="eastAsia"/>
          <w:snapToGrid/>
        </w:rPr>
        <w:t xml:space="preserve">     </w:t>
      </w:r>
      <w:r>
        <w:rPr>
          <w:snapToGrid/>
          <w:color w:val="3F7F5F"/>
        </w:rPr>
        <w:t xml:space="preserve">// </w:t>
      </w:r>
      <w:r>
        <w:rPr>
          <w:rFonts w:hint="eastAsia"/>
          <w:snapToGrid/>
          <w:color w:val="3F7F5F"/>
        </w:rPr>
        <w:t>...</w:t>
      </w:r>
    </w:p>
    <w:p w:rsidR="00F36FA4" w:rsidRDefault="00BF3C66" w:rsidP="00BF3C66">
      <w:pPr>
        <w:pStyle w:val="aff"/>
        <w:rPr>
          <w:snapToGrid/>
          <w:color w:val="000000"/>
        </w:rPr>
      </w:pPr>
      <w:r>
        <w:rPr>
          <w:rFonts w:hint="eastAsia"/>
          <w:snapToGrid/>
        </w:rPr>
        <w:t xml:space="preserve">    </w:t>
      </w:r>
      <w:r w:rsidR="00F36FA4">
        <w:rPr>
          <w:snapToGrid/>
          <w:color w:val="000000"/>
        </w:rPr>
        <w:t>}</w:t>
      </w:r>
    </w:p>
    <w:p w:rsidR="008E3E21" w:rsidRPr="008E3E21" w:rsidRDefault="008E3E21" w:rsidP="008E3E21">
      <w:pPr>
        <w:pStyle w:val="aff"/>
        <w:rPr>
          <w:snapToGrid/>
        </w:rPr>
      </w:pPr>
      <w:r>
        <w:rPr>
          <w:snapToGrid/>
        </w:rPr>
        <w:t xml:space="preserve">   </w:t>
      </w:r>
      <w:r>
        <w:rPr>
          <w:rFonts w:hint="eastAsia"/>
          <w:snapToGrid/>
        </w:rPr>
        <w:t xml:space="preserve"> </w:t>
      </w:r>
      <w:r>
        <w:rPr>
          <w:snapToGrid/>
          <w:color w:val="3F7F5F"/>
        </w:rPr>
        <w:t xml:space="preserve">// </w:t>
      </w:r>
      <w:r>
        <w:rPr>
          <w:rFonts w:hint="eastAsia"/>
          <w:snapToGrid/>
          <w:color w:val="3F7F5F"/>
        </w:rPr>
        <w:t>...</w:t>
      </w:r>
    </w:p>
    <w:p w:rsidR="00981ED2" w:rsidRDefault="00F36FA4" w:rsidP="00461F33">
      <w:pPr>
        <w:pStyle w:val="aff"/>
        <w:rPr>
          <w:snapToGrid/>
          <w:color w:val="000000"/>
        </w:rPr>
      </w:pPr>
      <w:r>
        <w:rPr>
          <w:snapToGrid/>
          <w:color w:val="000000"/>
        </w:rPr>
        <w:t>}</w:t>
      </w:r>
    </w:p>
    <w:p w:rsidR="00492795" w:rsidRDefault="00492795" w:rsidP="00E968D0">
      <w:pPr>
        <w:pStyle w:val="aff"/>
        <w:rPr>
          <w:snapToGrid/>
        </w:rPr>
      </w:pPr>
      <w:r>
        <w:rPr>
          <w:b/>
          <w:snapToGrid/>
          <w:color w:val="7F0055"/>
        </w:rPr>
        <w:t>class</w:t>
      </w:r>
      <w:r>
        <w:rPr>
          <w:snapToGrid/>
        </w:rPr>
        <w:t xml:space="preserve"> EchoClient</w:t>
      </w:r>
    </w:p>
    <w:p w:rsidR="00492795" w:rsidRDefault="00492795" w:rsidP="00E968D0">
      <w:pPr>
        <w:pStyle w:val="aff"/>
        <w:rPr>
          <w:snapToGrid/>
        </w:rPr>
      </w:pPr>
      <w:r>
        <w:rPr>
          <w:snapToGrid/>
        </w:rPr>
        <w:lastRenderedPageBreak/>
        <w:t>{</w:t>
      </w:r>
    </w:p>
    <w:p w:rsidR="00492795" w:rsidRDefault="00492795" w:rsidP="00E968D0">
      <w:pPr>
        <w:pStyle w:val="aff"/>
        <w:rPr>
          <w:snapToGrid/>
        </w:rPr>
      </w:pPr>
      <w:r>
        <w:rPr>
          <w:snapToGrid/>
        </w:rPr>
        <w:t xml:space="preserve">    </w:t>
      </w:r>
      <w:r>
        <w:rPr>
          <w:b/>
          <w:snapToGrid/>
          <w:color w:val="7F0055"/>
        </w:rPr>
        <w:t>public</w:t>
      </w:r>
      <w:r>
        <w:rPr>
          <w:snapToGrid/>
        </w:rPr>
        <w:t xml:space="preserve"> </w:t>
      </w:r>
      <w:r>
        <w:rPr>
          <w:b/>
          <w:snapToGrid/>
          <w:color w:val="7F0055"/>
        </w:rPr>
        <w:t>static</w:t>
      </w:r>
      <w:r>
        <w:rPr>
          <w:snapToGrid/>
        </w:rPr>
        <w:t xml:space="preserve"> </w:t>
      </w:r>
      <w:r>
        <w:rPr>
          <w:b/>
          <w:snapToGrid/>
          <w:color w:val="7F0055"/>
        </w:rPr>
        <w:t>void</w:t>
      </w:r>
      <w:r>
        <w:rPr>
          <w:snapToGrid/>
        </w:rPr>
        <w:t xml:space="preserve"> main(String[] args) </w:t>
      </w:r>
      <w:r>
        <w:rPr>
          <w:b/>
          <w:snapToGrid/>
          <w:color w:val="7F0055"/>
        </w:rPr>
        <w:t>throws</w:t>
      </w:r>
      <w:r>
        <w:rPr>
          <w:snapToGrid/>
        </w:rPr>
        <w:t xml:space="preserve"> IOException</w:t>
      </w:r>
    </w:p>
    <w:p w:rsidR="00492795" w:rsidRDefault="00492795" w:rsidP="00E968D0">
      <w:pPr>
        <w:pStyle w:val="aff"/>
        <w:rPr>
          <w:snapToGrid/>
        </w:rPr>
      </w:pPr>
      <w:r>
        <w:rPr>
          <w:snapToGrid/>
        </w:rPr>
        <w:t xml:space="preserve">    {</w:t>
      </w:r>
    </w:p>
    <w:p w:rsidR="00E66960" w:rsidRDefault="00E66960" w:rsidP="00E66960">
      <w:pPr>
        <w:pStyle w:val="aff"/>
        <w:rPr>
          <w:snapToGrid/>
        </w:rPr>
      </w:pPr>
      <w:r>
        <w:rPr>
          <w:snapToGrid/>
        </w:rPr>
        <w:t xml:space="preserve">        </w:t>
      </w:r>
      <w:r w:rsidRPr="00D11563">
        <w:rPr>
          <w:color w:val="3F7F5F"/>
        </w:rPr>
        <w:t>//</w:t>
      </w:r>
      <w:r w:rsidR="006E31DD">
        <w:rPr>
          <w:rFonts w:hint="eastAsia"/>
          <w:color w:val="3F7F5F"/>
        </w:rPr>
        <w:t xml:space="preserve"> </w:t>
      </w:r>
      <w:r w:rsidRPr="00D11563">
        <w:rPr>
          <w:color w:val="3F7F5F"/>
        </w:rPr>
        <w:t>Exception handling has been omitted for the sake of brevity</w:t>
      </w:r>
    </w:p>
    <w:p w:rsidR="00E66960" w:rsidRPr="00220C23" w:rsidRDefault="00E66960" w:rsidP="00E66960">
      <w:pPr>
        <w:pStyle w:val="aff"/>
        <w:rPr>
          <w:snapToGrid/>
        </w:rPr>
      </w:pPr>
      <w:r>
        <w:rPr>
          <w:snapToGrid/>
          <w:color w:val="3F7F5F"/>
        </w:rPr>
        <w:t xml:space="preserve"> </w:t>
      </w:r>
      <w:r>
        <w:rPr>
          <w:snapToGrid/>
        </w:rPr>
        <w:t xml:space="preserve">       </w:t>
      </w:r>
      <w:r w:rsidRPr="00D11563">
        <w:rPr>
          <w:color w:val="3F7F5F"/>
        </w:rPr>
        <w:t>//</w:t>
      </w:r>
      <w:r w:rsidR="006E31DD">
        <w:rPr>
          <w:rFonts w:hint="eastAsia"/>
          <w:color w:val="3F7F5F"/>
        </w:rPr>
        <w:t xml:space="preserve"> </w:t>
      </w:r>
      <w:r>
        <w:rPr>
          <w:rFonts w:hint="eastAsia"/>
          <w:snapToGrid/>
          <w:color w:val="3F7F5F"/>
        </w:rPr>
        <w:t>...</w:t>
      </w:r>
    </w:p>
    <w:p w:rsidR="00492795" w:rsidRDefault="00036541" w:rsidP="00E968D0">
      <w:pPr>
        <w:pStyle w:val="aff"/>
        <w:rPr>
          <w:snapToGrid/>
        </w:rPr>
      </w:pPr>
      <w:r>
        <w:rPr>
          <w:snapToGrid/>
        </w:rPr>
        <w:t xml:space="preserve">        SSLSocket </w:t>
      </w:r>
      <w:r w:rsidR="00492795">
        <w:rPr>
          <w:snapToGrid/>
        </w:rPr>
        <w:t>SSLSocketFactory sslSocketFactory = (SSLSocketFactory) SSLSocketFactory.</w:t>
      </w:r>
      <w:r w:rsidR="00492795">
        <w:rPr>
          <w:i/>
          <w:iCs/>
          <w:snapToGrid/>
        </w:rPr>
        <w:t>getDefault</w:t>
      </w:r>
      <w:r w:rsidR="00492795">
        <w:rPr>
          <w:snapToGrid/>
        </w:rPr>
        <w:t>();</w:t>
      </w:r>
    </w:p>
    <w:p w:rsidR="00492795" w:rsidRDefault="00757FC8" w:rsidP="00E968D0">
      <w:pPr>
        <w:pStyle w:val="aff"/>
        <w:rPr>
          <w:snapToGrid/>
        </w:rPr>
      </w:pPr>
      <w:r>
        <w:rPr>
          <w:snapToGrid/>
        </w:rPr>
        <w:t xml:space="preserve">        </w:t>
      </w:r>
      <w:r w:rsidR="00492795">
        <w:rPr>
          <w:snapToGrid/>
        </w:rPr>
        <w:t>sslSocket = (SSLSocket) sslSocketFactory.createSocket(</w:t>
      </w:r>
      <w:r w:rsidR="00492795">
        <w:rPr>
          <w:i/>
          <w:iCs/>
          <w:snapToGrid/>
        </w:rPr>
        <w:t>getServerIp</w:t>
      </w:r>
      <w:r w:rsidR="00492795">
        <w:rPr>
          <w:snapToGrid/>
        </w:rPr>
        <w:t>(),</w:t>
      </w:r>
    </w:p>
    <w:p w:rsidR="00492795" w:rsidRDefault="00492795" w:rsidP="00E968D0">
      <w:pPr>
        <w:pStyle w:val="aff"/>
        <w:rPr>
          <w:snapToGrid/>
        </w:rPr>
      </w:pPr>
      <w:r>
        <w:rPr>
          <w:snapToGrid/>
        </w:rPr>
        <w:t xml:space="preserve">                    9999);</w:t>
      </w:r>
    </w:p>
    <w:p w:rsidR="00492795" w:rsidRDefault="00757FC8" w:rsidP="00E968D0">
      <w:pPr>
        <w:pStyle w:val="aff"/>
        <w:rPr>
          <w:snapToGrid/>
        </w:rPr>
      </w:pPr>
      <w:r>
        <w:rPr>
          <w:snapToGrid/>
        </w:rPr>
        <w:t xml:space="preserve">        </w:t>
      </w:r>
      <w:r w:rsidR="00492795">
        <w:rPr>
          <w:snapToGrid/>
        </w:rPr>
        <w:t xml:space="preserve">PrintWriter out = </w:t>
      </w:r>
      <w:r w:rsidR="00492795">
        <w:rPr>
          <w:b/>
          <w:snapToGrid/>
          <w:color w:val="7F0055"/>
        </w:rPr>
        <w:t>new</w:t>
      </w:r>
      <w:r w:rsidR="00492795">
        <w:rPr>
          <w:snapToGrid/>
        </w:rPr>
        <w:t xml:space="preserve"> PrintWriter(sslSocket.getOutputStream(), </w:t>
      </w:r>
      <w:r w:rsidR="00492795">
        <w:rPr>
          <w:b/>
          <w:snapToGrid/>
          <w:color w:val="7F0055"/>
        </w:rPr>
        <w:t>true</w:t>
      </w:r>
      <w:r w:rsidR="00492795">
        <w:rPr>
          <w:snapToGrid/>
        </w:rPr>
        <w:t>);</w:t>
      </w:r>
    </w:p>
    <w:p w:rsidR="00492795" w:rsidRDefault="00757FC8" w:rsidP="00E968D0">
      <w:pPr>
        <w:pStyle w:val="aff"/>
        <w:rPr>
          <w:snapToGrid/>
        </w:rPr>
      </w:pPr>
      <w:r>
        <w:rPr>
          <w:snapToGrid/>
        </w:rPr>
        <w:t xml:space="preserve">        </w:t>
      </w:r>
      <w:r w:rsidR="00492795">
        <w:rPr>
          <w:snapToGrid/>
        </w:rPr>
        <w:t xml:space="preserve">BufferedReader in = </w:t>
      </w:r>
      <w:r w:rsidR="00492795">
        <w:rPr>
          <w:b/>
          <w:snapToGrid/>
          <w:color w:val="7F0055"/>
        </w:rPr>
        <w:t>new</w:t>
      </w:r>
      <w:r w:rsidR="00492795">
        <w:rPr>
          <w:snapToGrid/>
        </w:rPr>
        <w:t xml:space="preserve"> BufferedReader(</w:t>
      </w:r>
      <w:r w:rsidR="00492795">
        <w:rPr>
          <w:b/>
          <w:snapToGrid/>
          <w:color w:val="7F0055"/>
        </w:rPr>
        <w:t>new</w:t>
      </w:r>
      <w:r w:rsidR="00492795">
        <w:rPr>
          <w:snapToGrid/>
        </w:rPr>
        <w:t xml:space="preserve"> InputStreamReader(</w:t>
      </w:r>
    </w:p>
    <w:p w:rsidR="00492795" w:rsidRDefault="00492795" w:rsidP="00E968D0">
      <w:pPr>
        <w:pStyle w:val="aff"/>
        <w:rPr>
          <w:snapToGrid/>
        </w:rPr>
      </w:pPr>
      <w:r>
        <w:rPr>
          <w:snapToGrid/>
        </w:rPr>
        <w:t xml:space="preserve">                    sslSocket.getInputStream()));</w:t>
      </w:r>
    </w:p>
    <w:p w:rsidR="00492795" w:rsidRDefault="00757FC8" w:rsidP="00E968D0">
      <w:pPr>
        <w:pStyle w:val="aff"/>
        <w:rPr>
          <w:snapToGrid/>
        </w:rPr>
      </w:pPr>
      <w:r>
        <w:rPr>
          <w:snapToGrid/>
        </w:rPr>
        <w:t xml:space="preserve">        </w:t>
      </w:r>
      <w:r w:rsidR="00492795">
        <w:rPr>
          <w:snapToGrid/>
        </w:rPr>
        <w:t xml:space="preserve">BufferedReader stdIn = </w:t>
      </w:r>
      <w:r w:rsidR="00492795">
        <w:rPr>
          <w:b/>
          <w:snapToGrid/>
          <w:color w:val="7F0055"/>
        </w:rPr>
        <w:t>new</w:t>
      </w:r>
      <w:r w:rsidR="00492795">
        <w:rPr>
          <w:snapToGrid/>
        </w:rPr>
        <w:t xml:space="preserve"> BufferedReader(</w:t>
      </w:r>
      <w:r w:rsidR="00492795">
        <w:rPr>
          <w:b/>
          <w:snapToGrid/>
          <w:color w:val="7F0055"/>
        </w:rPr>
        <w:t>new</w:t>
      </w:r>
      <w:r w:rsidR="00492795">
        <w:rPr>
          <w:snapToGrid/>
        </w:rPr>
        <w:t xml:space="preserve"> InputStreamReader(</w:t>
      </w:r>
    </w:p>
    <w:p w:rsidR="00492795" w:rsidRDefault="00492795" w:rsidP="00E968D0">
      <w:pPr>
        <w:pStyle w:val="aff"/>
        <w:rPr>
          <w:snapToGrid/>
        </w:rPr>
      </w:pPr>
      <w:r>
        <w:rPr>
          <w:snapToGrid/>
        </w:rPr>
        <w:t xml:space="preserve">                    System.</w:t>
      </w:r>
      <w:r>
        <w:rPr>
          <w:i/>
          <w:iCs/>
          <w:snapToGrid/>
          <w:color w:val="0000C0"/>
        </w:rPr>
        <w:t>in</w:t>
      </w:r>
      <w:r>
        <w:rPr>
          <w:snapToGrid/>
        </w:rPr>
        <w:t>));</w:t>
      </w:r>
    </w:p>
    <w:p w:rsidR="00492795" w:rsidRDefault="00757FC8" w:rsidP="00E968D0">
      <w:pPr>
        <w:pStyle w:val="aff"/>
        <w:rPr>
          <w:snapToGrid/>
        </w:rPr>
      </w:pPr>
      <w:r>
        <w:rPr>
          <w:snapToGrid/>
        </w:rPr>
        <w:t xml:space="preserve">        </w:t>
      </w:r>
      <w:r w:rsidR="00492795">
        <w:rPr>
          <w:snapToGrid/>
        </w:rPr>
        <w:t>String userInput;</w:t>
      </w:r>
    </w:p>
    <w:p w:rsidR="00492795" w:rsidRDefault="00757FC8" w:rsidP="00E968D0">
      <w:pPr>
        <w:pStyle w:val="aff"/>
        <w:rPr>
          <w:snapToGrid/>
        </w:rPr>
      </w:pPr>
      <w:r>
        <w:rPr>
          <w:snapToGrid/>
        </w:rPr>
        <w:t xml:space="preserve">       </w:t>
      </w:r>
      <w:r>
        <w:rPr>
          <w:rFonts w:hint="eastAsia"/>
          <w:snapToGrid/>
        </w:rPr>
        <w:t xml:space="preserve"> </w:t>
      </w:r>
      <w:r w:rsidR="00492795">
        <w:rPr>
          <w:b/>
          <w:snapToGrid/>
          <w:color w:val="7F0055"/>
        </w:rPr>
        <w:t>while</w:t>
      </w:r>
      <w:r w:rsidR="00492795">
        <w:rPr>
          <w:snapToGrid/>
        </w:rPr>
        <w:t xml:space="preserve"> ((userInput = stdIn.readLine()) != </w:t>
      </w:r>
      <w:r w:rsidR="00492795">
        <w:rPr>
          <w:b/>
          <w:snapToGrid/>
          <w:color w:val="7F0055"/>
        </w:rPr>
        <w:t>null</w:t>
      </w:r>
      <w:r w:rsidR="00492795">
        <w:rPr>
          <w:snapToGrid/>
        </w:rPr>
        <w:t>)</w:t>
      </w:r>
    </w:p>
    <w:p w:rsidR="00492795" w:rsidRDefault="00757FC8" w:rsidP="00E968D0">
      <w:pPr>
        <w:pStyle w:val="aff"/>
        <w:rPr>
          <w:snapToGrid/>
        </w:rPr>
      </w:pPr>
      <w:r>
        <w:rPr>
          <w:snapToGrid/>
        </w:rPr>
        <w:t xml:space="preserve">        </w:t>
      </w:r>
      <w:r w:rsidR="00492795">
        <w:rPr>
          <w:snapToGrid/>
        </w:rPr>
        <w:t>{</w:t>
      </w:r>
    </w:p>
    <w:p w:rsidR="00492795" w:rsidRDefault="00757FC8" w:rsidP="00E968D0">
      <w:pPr>
        <w:pStyle w:val="aff"/>
        <w:rPr>
          <w:snapToGrid/>
        </w:rPr>
      </w:pPr>
      <w:r>
        <w:rPr>
          <w:snapToGrid/>
        </w:rPr>
        <w:t xml:space="preserve">            </w:t>
      </w:r>
      <w:r w:rsidR="00492795">
        <w:rPr>
          <w:snapToGrid/>
        </w:rPr>
        <w:t>out.println(userInput);</w:t>
      </w:r>
    </w:p>
    <w:p w:rsidR="00492795" w:rsidRDefault="00757FC8" w:rsidP="00E968D0">
      <w:pPr>
        <w:pStyle w:val="aff"/>
        <w:rPr>
          <w:snapToGrid/>
        </w:rPr>
      </w:pPr>
      <w:r>
        <w:rPr>
          <w:snapToGrid/>
        </w:rPr>
        <w:t xml:space="preserve">            </w:t>
      </w:r>
      <w:r w:rsidR="00492795">
        <w:rPr>
          <w:snapToGrid/>
        </w:rPr>
        <w:t>System.</w:t>
      </w:r>
      <w:r w:rsidR="00492795">
        <w:rPr>
          <w:i/>
          <w:iCs/>
          <w:snapToGrid/>
          <w:color w:val="0000C0"/>
        </w:rPr>
        <w:t>out</w:t>
      </w:r>
      <w:r w:rsidR="00492795">
        <w:rPr>
          <w:snapToGrid/>
        </w:rPr>
        <w:t>.println(in.readLine());</w:t>
      </w:r>
    </w:p>
    <w:p w:rsidR="00492795" w:rsidRDefault="00757FC8" w:rsidP="00E968D0">
      <w:pPr>
        <w:pStyle w:val="aff"/>
        <w:rPr>
          <w:snapToGrid/>
        </w:rPr>
      </w:pPr>
      <w:r>
        <w:rPr>
          <w:snapToGrid/>
        </w:rPr>
        <w:t xml:space="preserve">        </w:t>
      </w:r>
      <w:r w:rsidR="00492795">
        <w:rPr>
          <w:snapToGrid/>
        </w:rPr>
        <w:t>}</w:t>
      </w:r>
    </w:p>
    <w:p w:rsidR="00851899" w:rsidRPr="00C833D0" w:rsidRDefault="00851899" w:rsidP="00C833D0">
      <w:pPr>
        <w:pStyle w:val="aff"/>
        <w:rPr>
          <w:snapToGrid/>
        </w:rPr>
      </w:pPr>
      <w:r>
        <w:rPr>
          <w:snapToGrid/>
        </w:rPr>
        <w:t xml:space="preserve">   </w:t>
      </w:r>
      <w:r>
        <w:rPr>
          <w:rFonts w:hint="eastAsia"/>
          <w:snapToGrid/>
        </w:rPr>
        <w:t xml:space="preserve">     </w:t>
      </w:r>
      <w:r>
        <w:rPr>
          <w:snapToGrid/>
          <w:color w:val="3F7F5F"/>
        </w:rPr>
        <w:t xml:space="preserve">// </w:t>
      </w:r>
      <w:r>
        <w:rPr>
          <w:rFonts w:hint="eastAsia"/>
          <w:snapToGrid/>
          <w:color w:val="3F7F5F"/>
        </w:rPr>
        <w:t>...</w:t>
      </w:r>
    </w:p>
    <w:p w:rsidR="00492795" w:rsidRDefault="00500960" w:rsidP="00500960">
      <w:pPr>
        <w:pStyle w:val="aff"/>
        <w:rPr>
          <w:snapToGrid/>
        </w:rPr>
      </w:pPr>
      <w:r>
        <w:rPr>
          <w:rFonts w:hint="eastAsia"/>
          <w:snapToGrid/>
        </w:rPr>
        <w:t xml:space="preserve">    </w:t>
      </w:r>
      <w:r w:rsidR="00492795">
        <w:rPr>
          <w:snapToGrid/>
        </w:rPr>
        <w:t>}</w:t>
      </w:r>
    </w:p>
    <w:p w:rsidR="00F072A7" w:rsidRPr="00F072A7" w:rsidRDefault="00F072A7" w:rsidP="00F072A7">
      <w:pPr>
        <w:pStyle w:val="aff"/>
        <w:rPr>
          <w:snapToGrid/>
        </w:rPr>
      </w:pPr>
      <w:r>
        <w:rPr>
          <w:snapToGrid/>
        </w:rPr>
        <w:t xml:space="preserve">   </w:t>
      </w:r>
      <w:r>
        <w:rPr>
          <w:rFonts w:hint="eastAsia"/>
          <w:snapToGrid/>
        </w:rPr>
        <w:t xml:space="preserve"> </w:t>
      </w:r>
      <w:r>
        <w:rPr>
          <w:snapToGrid/>
          <w:color w:val="3F7F5F"/>
        </w:rPr>
        <w:t xml:space="preserve">// </w:t>
      </w:r>
      <w:r>
        <w:rPr>
          <w:rFonts w:hint="eastAsia"/>
          <w:snapToGrid/>
          <w:color w:val="3F7F5F"/>
        </w:rPr>
        <w:t>...</w:t>
      </w:r>
    </w:p>
    <w:p w:rsidR="00691EF6" w:rsidRDefault="00492795" w:rsidP="00E968D0">
      <w:pPr>
        <w:pStyle w:val="aff"/>
        <w:rPr>
          <w:snapToGrid/>
        </w:rPr>
      </w:pPr>
      <w:r>
        <w:rPr>
          <w:snapToGrid/>
        </w:rPr>
        <w:t>}</w:t>
      </w:r>
    </w:p>
    <w:p w:rsidR="00C4287F" w:rsidRPr="00C4287F" w:rsidRDefault="00C242B3" w:rsidP="00C4287F">
      <w:pPr>
        <w:rPr>
          <w:rFonts w:eastAsiaTheme="minorEastAsia"/>
        </w:rPr>
      </w:pPr>
      <w:r w:rsidRPr="002D7AD9">
        <w:rPr>
          <w:rFonts w:eastAsia="宋体" w:hint="eastAsia"/>
        </w:rPr>
        <w:t>该正确代码示例应用</w:t>
      </w:r>
      <w:r w:rsidRPr="00C242B3">
        <w:rPr>
          <w:rStyle w:val="Char6"/>
          <w:rFonts w:eastAsia="宋体"/>
        </w:rPr>
        <w:t>SSLSocket</w:t>
      </w:r>
      <w:r>
        <w:rPr>
          <w:rFonts w:eastAsia="宋体" w:hAnsiTheme="majorEastAsia" w:cstheme="minorBidi" w:hint="eastAsia"/>
          <w:szCs w:val="24"/>
          <w:lang w:val="zh-CN"/>
        </w:rPr>
        <w:t>来</w:t>
      </w:r>
      <w:r w:rsidRPr="004F38FC">
        <w:rPr>
          <w:rFonts w:eastAsia="宋体" w:hAnsiTheme="majorEastAsia" w:cstheme="minorBidi" w:hint="eastAsia"/>
          <w:szCs w:val="24"/>
          <w:lang w:val="zh-CN"/>
        </w:rPr>
        <w:t>使用</w:t>
      </w:r>
      <w:r w:rsidRPr="004F38FC">
        <w:rPr>
          <w:rFonts w:eastAsia="宋体" w:cstheme="minorBidi"/>
          <w:szCs w:val="24"/>
        </w:rPr>
        <w:t>SSL/TLS</w:t>
      </w:r>
      <w:r w:rsidRPr="004F38FC">
        <w:rPr>
          <w:rFonts w:eastAsia="宋体" w:hAnsiTheme="majorEastAsia" w:cstheme="minorBidi" w:hint="eastAsia"/>
          <w:szCs w:val="24"/>
          <w:lang w:val="zh-CN"/>
        </w:rPr>
        <w:t>安全协议</w:t>
      </w:r>
      <w:r>
        <w:rPr>
          <w:rFonts w:eastAsia="宋体" w:hAnsiTheme="majorEastAsia" w:cstheme="minorBidi" w:hint="eastAsia"/>
          <w:szCs w:val="24"/>
          <w:lang w:val="zh-CN"/>
        </w:rPr>
        <w:t>保护</w:t>
      </w:r>
      <w:r w:rsidRPr="004F38FC">
        <w:rPr>
          <w:rFonts w:eastAsia="宋体" w:hAnsiTheme="majorEastAsia" w:cstheme="minorBidi" w:hint="eastAsia"/>
          <w:szCs w:val="24"/>
          <w:lang w:val="zh-CN"/>
        </w:rPr>
        <w:t>传输的报文</w:t>
      </w:r>
      <w:r w:rsidR="00084379">
        <w:rPr>
          <w:rFonts w:eastAsia="宋体" w:hAnsiTheme="majorEastAsia" w:cstheme="minorBidi" w:hint="eastAsia"/>
          <w:szCs w:val="24"/>
          <w:lang w:val="zh-CN"/>
        </w:rPr>
        <w:t>。</w:t>
      </w:r>
      <w:r w:rsidRPr="004F38FC">
        <w:rPr>
          <w:rFonts w:eastAsia="宋体" w:hAnsiTheme="majorEastAsia" w:cstheme="minorBidi" w:hint="eastAsia"/>
          <w:szCs w:val="24"/>
          <w:lang w:val="zh-CN"/>
        </w:rPr>
        <w:t>使用</w:t>
      </w:r>
      <w:r w:rsidRPr="001E4F12">
        <w:rPr>
          <w:rStyle w:val="Char6"/>
          <w:rFonts w:eastAsia="宋体"/>
        </w:rPr>
        <w:t>SSLSocket</w:t>
      </w:r>
      <w:r w:rsidRPr="004F38FC">
        <w:rPr>
          <w:rFonts w:eastAsia="宋体" w:hAnsiTheme="majorEastAsia" w:cstheme="minorBidi" w:hint="eastAsia"/>
          <w:szCs w:val="24"/>
          <w:lang w:val="zh-CN"/>
        </w:rPr>
        <w:t>的程序如果尝试连接不</w:t>
      </w:r>
      <w:r w:rsidR="000F25D7">
        <w:rPr>
          <w:rFonts w:eastAsia="宋体" w:hAnsiTheme="majorEastAsia" w:cstheme="minorBidi" w:hint="eastAsia"/>
          <w:szCs w:val="24"/>
          <w:lang w:val="zh-CN"/>
        </w:rPr>
        <w:t>使用</w:t>
      </w:r>
      <w:r w:rsidRPr="004F38FC">
        <w:rPr>
          <w:rFonts w:eastAsia="宋体" w:cstheme="minorBidi"/>
          <w:szCs w:val="24"/>
          <w:lang w:val="zh-CN"/>
        </w:rPr>
        <w:t>SSL</w:t>
      </w:r>
      <w:r w:rsidR="001E4F12">
        <w:rPr>
          <w:rFonts w:eastAsia="宋体" w:hAnsiTheme="majorEastAsia" w:cstheme="minorBidi" w:hint="eastAsia"/>
          <w:szCs w:val="24"/>
          <w:lang w:val="zh-CN"/>
        </w:rPr>
        <w:t>的端口，那么这个程序将无限期被阻塞</w:t>
      </w:r>
      <w:r w:rsidRPr="004F38FC">
        <w:rPr>
          <w:rFonts w:eastAsia="宋体" w:hAnsiTheme="majorEastAsia" w:cstheme="minorBidi" w:hint="eastAsia"/>
          <w:szCs w:val="24"/>
          <w:lang w:val="zh-CN"/>
        </w:rPr>
        <w:t>。同理</w:t>
      </w:r>
      <w:r w:rsidRPr="004F38FC">
        <w:rPr>
          <w:rFonts w:eastAsia="宋体" w:hAnsiTheme="majorEastAsia" w:cstheme="minorBidi" w:hint="eastAsia"/>
          <w:szCs w:val="24"/>
        </w:rPr>
        <w:t>，</w:t>
      </w:r>
      <w:r w:rsidRPr="004F38FC">
        <w:rPr>
          <w:rFonts w:eastAsia="宋体" w:hAnsiTheme="majorEastAsia" w:cstheme="minorBidi" w:hint="eastAsia"/>
          <w:szCs w:val="24"/>
          <w:lang w:val="zh-CN"/>
        </w:rPr>
        <w:t>一个不使用</w:t>
      </w:r>
      <w:r w:rsidRPr="00320BCB">
        <w:rPr>
          <w:rStyle w:val="Char6"/>
          <w:rFonts w:eastAsia="宋体"/>
        </w:rPr>
        <w:t>SSLSocket</w:t>
      </w:r>
      <w:r w:rsidRPr="004F38FC">
        <w:rPr>
          <w:rFonts w:eastAsia="宋体" w:hAnsiTheme="majorEastAsia" w:cstheme="minorBidi" w:hint="eastAsia"/>
          <w:szCs w:val="24"/>
          <w:lang w:val="zh-CN"/>
        </w:rPr>
        <w:t>的程序如果要同一个使用</w:t>
      </w:r>
      <w:r w:rsidRPr="004F38FC">
        <w:rPr>
          <w:rFonts w:eastAsia="宋体" w:cstheme="minorBidi"/>
          <w:szCs w:val="24"/>
        </w:rPr>
        <w:t>SSL</w:t>
      </w:r>
      <w:r w:rsidR="00320BCB">
        <w:rPr>
          <w:rFonts w:eastAsia="宋体" w:hAnsiTheme="majorEastAsia" w:cstheme="minorBidi" w:hint="eastAsia"/>
          <w:szCs w:val="24"/>
          <w:lang w:val="zh-CN"/>
        </w:rPr>
        <w:t>的端口建立连接也将会被阻塞</w:t>
      </w:r>
      <w:r w:rsidRPr="004F38FC">
        <w:rPr>
          <w:rFonts w:eastAsia="宋体" w:hAnsiTheme="majorEastAsia" w:cstheme="minorBidi" w:hint="eastAsia"/>
          <w:szCs w:val="24"/>
          <w:lang w:val="zh-CN"/>
        </w:rPr>
        <w:t>。</w:t>
      </w:r>
      <w:r w:rsidR="00C4287F" w:rsidRPr="00C4287F">
        <w:rPr>
          <w:rFonts w:eastAsiaTheme="minorEastAsia"/>
        </w:rPr>
        <w:t>.</w:t>
      </w:r>
    </w:p>
    <w:p w:rsidR="001739E1" w:rsidRDefault="001739E1" w:rsidP="002F771D">
      <w:pPr>
        <w:rPr>
          <w:rFonts w:eastAsiaTheme="minorEastAsia"/>
          <w:b/>
        </w:rPr>
      </w:pPr>
      <w:r>
        <w:rPr>
          <w:rFonts w:eastAsiaTheme="minorEastAsia" w:hint="eastAsia"/>
          <w:b/>
        </w:rPr>
        <w:t>例外情况：</w:t>
      </w:r>
    </w:p>
    <w:p w:rsidR="00007A7E" w:rsidRDefault="0039719D" w:rsidP="002F771D">
      <w:pPr>
        <w:rPr>
          <w:rFonts w:eastAsia="宋体" w:hAnsiTheme="majorEastAsia"/>
          <w:szCs w:val="24"/>
          <w:lang w:val="zh-CN"/>
        </w:rPr>
      </w:pPr>
      <w:r w:rsidRPr="004F38FC">
        <w:rPr>
          <w:rFonts w:eastAsia="宋体" w:hAnsiTheme="majorEastAsia" w:hint="eastAsia"/>
          <w:szCs w:val="24"/>
          <w:lang w:val="zh-CN"/>
        </w:rPr>
        <w:t>因为</w:t>
      </w:r>
      <w:r w:rsidRPr="0039719D">
        <w:rPr>
          <w:rStyle w:val="Char6"/>
          <w:rFonts w:eastAsia="宋体"/>
        </w:rPr>
        <w:t>SSLSocket</w:t>
      </w:r>
      <w:r>
        <w:rPr>
          <w:rFonts w:eastAsia="宋体" w:hAnsiTheme="majorEastAsia" w:hint="eastAsia"/>
          <w:szCs w:val="24"/>
          <w:lang w:val="zh-CN"/>
        </w:rPr>
        <w:t>提供的报文安全传输</w:t>
      </w:r>
      <w:r w:rsidRPr="004F38FC">
        <w:rPr>
          <w:rFonts w:eastAsia="宋体" w:hAnsiTheme="majorEastAsia" w:hint="eastAsia"/>
          <w:szCs w:val="24"/>
          <w:lang w:val="zh-CN"/>
        </w:rPr>
        <w:t>机制性</w:t>
      </w:r>
      <w:r w:rsidRPr="004F38FC">
        <w:rPr>
          <w:rFonts w:eastAsia="宋体" w:hAnsiTheme="majorEastAsia" w:hint="eastAsia"/>
          <w:szCs w:val="24"/>
        </w:rPr>
        <w:t>，</w:t>
      </w:r>
      <w:r w:rsidRPr="004F38FC">
        <w:rPr>
          <w:rFonts w:eastAsia="宋体" w:hAnsiTheme="majorEastAsia" w:hint="eastAsia"/>
          <w:szCs w:val="24"/>
          <w:lang w:val="zh-CN"/>
        </w:rPr>
        <w:t>将造成巨大的性能开销。</w:t>
      </w:r>
      <w:r>
        <w:rPr>
          <w:rFonts w:eastAsia="宋体" w:hAnsiTheme="majorEastAsia" w:hint="eastAsia"/>
          <w:szCs w:val="24"/>
          <w:lang w:val="zh-CN"/>
        </w:rPr>
        <w:t>在以下情况下，普通的</w:t>
      </w:r>
      <w:r w:rsidRPr="004F38FC">
        <w:rPr>
          <w:rFonts w:eastAsia="宋体" w:hAnsiTheme="majorEastAsia" w:hint="eastAsia"/>
          <w:szCs w:val="24"/>
          <w:lang w:val="zh-CN"/>
        </w:rPr>
        <w:t>套接字就可以满足需求：</w:t>
      </w:r>
    </w:p>
    <w:p w:rsidR="00D61C70" w:rsidRDefault="00D61C70" w:rsidP="00D61C70">
      <w:pPr>
        <w:pStyle w:val="aff5"/>
        <w:numPr>
          <w:ilvl w:val="0"/>
          <w:numId w:val="12"/>
        </w:numPr>
        <w:ind w:left="284" w:firstLineChars="0" w:hanging="284"/>
        <w:rPr>
          <w:rFonts w:asciiTheme="majorEastAsia" w:eastAsiaTheme="majorEastAsia" w:hAnsiTheme="majorEastAsia" w:cstheme="minorBidi"/>
          <w:szCs w:val="24"/>
          <w:lang w:val="zh-CN"/>
        </w:rPr>
      </w:pPr>
      <w:r w:rsidRPr="00DB56C5">
        <w:rPr>
          <w:rFonts w:asciiTheme="majorEastAsia" w:eastAsiaTheme="majorEastAsia" w:hAnsiTheme="majorEastAsia" w:cstheme="minorBidi" w:hint="eastAsia"/>
          <w:szCs w:val="24"/>
          <w:lang w:val="zh-CN"/>
        </w:rPr>
        <w:t>套接字上传输的数据不敏感。</w:t>
      </w:r>
    </w:p>
    <w:p w:rsidR="00D61C70" w:rsidRDefault="00D61C70" w:rsidP="00D61C70">
      <w:pPr>
        <w:pStyle w:val="aff5"/>
        <w:numPr>
          <w:ilvl w:val="0"/>
          <w:numId w:val="12"/>
        </w:numPr>
        <w:ind w:left="284" w:firstLineChars="0" w:hanging="284"/>
        <w:rPr>
          <w:rFonts w:asciiTheme="majorEastAsia" w:eastAsiaTheme="majorEastAsia" w:hAnsiTheme="majorEastAsia" w:cstheme="minorBidi"/>
          <w:szCs w:val="24"/>
          <w:lang w:val="zh-CN"/>
        </w:rPr>
      </w:pPr>
      <w:r>
        <w:rPr>
          <w:rFonts w:asciiTheme="majorEastAsia" w:eastAsiaTheme="majorEastAsia" w:hAnsiTheme="majorEastAsia" w:cstheme="minorBidi"/>
          <w:szCs w:val="24"/>
          <w:lang w:val="zh-CN"/>
        </w:rPr>
        <w:t>数据虽然敏感，但是已经</w:t>
      </w:r>
      <w:r>
        <w:rPr>
          <w:rFonts w:asciiTheme="majorEastAsia" w:eastAsiaTheme="majorEastAsia" w:hAnsiTheme="majorEastAsia" w:cstheme="minorBidi" w:hint="eastAsia"/>
          <w:szCs w:val="24"/>
          <w:lang w:val="zh-CN"/>
        </w:rPr>
        <w:t>过恰当</w:t>
      </w:r>
      <w:r w:rsidRPr="00D52EB4">
        <w:rPr>
          <w:rFonts w:asciiTheme="majorEastAsia" w:eastAsiaTheme="majorEastAsia" w:hAnsiTheme="majorEastAsia" w:cstheme="minorBidi"/>
          <w:szCs w:val="24"/>
          <w:lang w:val="zh-CN"/>
        </w:rPr>
        <w:t>加密</w:t>
      </w:r>
      <w:r w:rsidR="008B4590">
        <w:rPr>
          <w:rFonts w:asciiTheme="majorEastAsia" w:eastAsiaTheme="majorEastAsia" w:hAnsiTheme="majorEastAsia" w:cstheme="minorBidi" w:hint="eastAsia"/>
          <w:szCs w:val="24"/>
          <w:lang w:val="zh-CN"/>
        </w:rPr>
        <w:t>（参考</w:t>
      </w:r>
      <w:hyperlink w:anchor="_规则_4.1将敏感对象发送出信任区域前进行签名并加密" w:history="1">
        <w:r w:rsidR="00FE786F" w:rsidRPr="00FE786F">
          <w:rPr>
            <w:rStyle w:val="aff7"/>
            <w:rFonts w:asciiTheme="majorEastAsia" w:eastAsiaTheme="majorEastAsia" w:hAnsiTheme="majorEastAsia" w:cstheme="minorBidi" w:hint="eastAsia"/>
            <w:szCs w:val="24"/>
            <w:lang w:val="zh-CN"/>
          </w:rPr>
          <w:t>规则</w:t>
        </w:r>
        <w:r w:rsidR="00FE786F" w:rsidRPr="00FE786F">
          <w:rPr>
            <w:rStyle w:val="aff7"/>
            <w:rFonts w:asciiTheme="majorEastAsia" w:eastAsiaTheme="majorEastAsia" w:hAnsiTheme="majorEastAsia" w:cstheme="minorBidi"/>
            <w:szCs w:val="24"/>
            <w:lang w:val="zh-CN"/>
          </w:rPr>
          <w:t xml:space="preserve"> 4.1将敏感对象发送出信任区域前进行签名并加密</w:t>
        </w:r>
      </w:hyperlink>
      <w:r w:rsidR="008B4590">
        <w:rPr>
          <w:rFonts w:asciiTheme="majorEastAsia" w:eastAsiaTheme="majorEastAsia" w:hAnsiTheme="majorEastAsia" w:cstheme="minorBidi" w:hint="eastAsia"/>
          <w:szCs w:val="24"/>
          <w:lang w:val="zh-CN"/>
        </w:rPr>
        <w:t>）。</w:t>
      </w:r>
    </w:p>
    <w:p w:rsidR="0014743A" w:rsidRPr="00423B1B" w:rsidRDefault="00C3508E" w:rsidP="002F771D">
      <w:pPr>
        <w:pStyle w:val="aff5"/>
        <w:numPr>
          <w:ilvl w:val="0"/>
          <w:numId w:val="12"/>
        </w:numPr>
        <w:ind w:left="284" w:firstLineChars="0" w:hanging="284"/>
        <w:rPr>
          <w:rFonts w:asciiTheme="majorEastAsia" w:eastAsiaTheme="majorEastAsia" w:hAnsiTheme="majorEastAsia" w:cstheme="minorBidi"/>
          <w:szCs w:val="24"/>
          <w:lang w:val="zh-CN"/>
        </w:rPr>
      </w:pPr>
      <w:r w:rsidRPr="00DB56C5">
        <w:rPr>
          <w:rFonts w:asciiTheme="majorEastAsia" w:eastAsiaTheme="majorEastAsia" w:hAnsiTheme="majorEastAsia" w:cstheme="minorBidi" w:hint="eastAsia"/>
          <w:szCs w:val="24"/>
          <w:lang w:val="zh-CN"/>
        </w:rPr>
        <w:t>套接字的网络路径从来不越出信任边界。这种情况只有在特定的情况下才能发生。例如，套接字的两端都在同一个本例网络</w:t>
      </w:r>
      <w:r>
        <w:rPr>
          <w:rFonts w:asciiTheme="majorEastAsia" w:eastAsiaTheme="majorEastAsia" w:hAnsiTheme="majorEastAsia" w:cstheme="minorBidi" w:hint="eastAsia"/>
          <w:szCs w:val="24"/>
          <w:lang w:val="zh-CN"/>
        </w:rPr>
        <w:t>，</w:t>
      </w:r>
      <w:r w:rsidRPr="00DB56C5">
        <w:rPr>
          <w:rFonts w:asciiTheme="majorEastAsia" w:eastAsiaTheme="majorEastAsia" w:hAnsiTheme="majorEastAsia" w:cstheme="minorBidi" w:hint="eastAsia"/>
          <w:szCs w:val="24"/>
          <w:lang w:val="zh-CN"/>
        </w:rPr>
        <w:t>而且整个网络都是</w:t>
      </w:r>
      <w:r>
        <w:rPr>
          <w:rFonts w:asciiTheme="majorEastAsia" w:eastAsiaTheme="majorEastAsia" w:hAnsiTheme="majorEastAsia" w:cstheme="minorBidi" w:hint="eastAsia"/>
          <w:szCs w:val="24"/>
          <w:lang w:val="zh-CN"/>
        </w:rPr>
        <w:t>可信的情况时</w:t>
      </w:r>
      <w:r w:rsidRPr="00DB56C5">
        <w:rPr>
          <w:rFonts w:asciiTheme="majorEastAsia" w:eastAsiaTheme="majorEastAsia" w:hAnsiTheme="majorEastAsia" w:cstheme="minorBidi" w:hint="eastAsia"/>
          <w:szCs w:val="24"/>
          <w:lang w:val="zh-CN"/>
        </w:rPr>
        <w:t>。</w:t>
      </w:r>
    </w:p>
    <w:p w:rsidR="00DD42AA" w:rsidRDefault="00376122" w:rsidP="001C122A">
      <w:pPr>
        <w:pStyle w:val="2"/>
        <w:rPr>
          <w:rFonts w:eastAsia="宋体"/>
        </w:rPr>
      </w:pPr>
      <w:bookmarkStart w:id="148" w:name="_Toc435437934"/>
      <w:r>
        <w:rPr>
          <w:rFonts w:eastAsia="宋体" w:hint="eastAsia"/>
        </w:rPr>
        <w:t>规则</w:t>
      </w:r>
      <w:r w:rsidR="001721F8">
        <w:rPr>
          <w:rFonts w:eastAsia="宋体" w:hint="eastAsia"/>
        </w:rPr>
        <w:t xml:space="preserve"> 7.8</w:t>
      </w:r>
      <w:r w:rsidR="00F02801">
        <w:rPr>
          <w:rFonts w:eastAsia="宋体" w:hint="eastAsia"/>
        </w:rPr>
        <w:t xml:space="preserve"> </w:t>
      </w:r>
      <w:r w:rsidR="00EF151E">
        <w:rPr>
          <w:rFonts w:eastAsia="宋体" w:hint="eastAsia"/>
        </w:rPr>
        <w:t>封装本地方法调用</w:t>
      </w:r>
      <w:bookmarkEnd w:id="148"/>
    </w:p>
    <w:p w:rsidR="00C7281F" w:rsidRPr="002E24E2" w:rsidRDefault="007D5657" w:rsidP="00C7281F">
      <w:pPr>
        <w:rPr>
          <w:rFonts w:eastAsiaTheme="minorEastAsia"/>
          <w:b/>
        </w:rPr>
      </w:pPr>
      <w:r>
        <w:rPr>
          <w:rFonts w:eastAsiaTheme="minorEastAsia" w:hint="eastAsia"/>
          <w:b/>
        </w:rPr>
        <w:t>说明：</w:t>
      </w:r>
      <w:r w:rsidR="00B426C9">
        <w:rPr>
          <w:rFonts w:eastAsia="宋体" w:hint="eastAsia"/>
        </w:rPr>
        <w:t>本地方法在</w:t>
      </w:r>
      <w:r w:rsidR="00B426C9">
        <w:rPr>
          <w:rFonts w:eastAsia="宋体" w:hint="eastAsia"/>
        </w:rPr>
        <w:t>Java</w:t>
      </w:r>
      <w:r w:rsidR="00B426C9">
        <w:rPr>
          <w:rFonts w:eastAsia="宋体"/>
        </w:rPr>
        <w:t>中</w:t>
      </w:r>
      <w:r w:rsidR="00B426C9">
        <w:rPr>
          <w:rFonts w:eastAsia="宋体" w:hint="eastAsia"/>
        </w:rPr>
        <w:t>定义声明，并使用</w:t>
      </w:r>
      <w:r w:rsidR="00B426C9">
        <w:rPr>
          <w:rFonts w:eastAsia="宋体" w:hint="eastAsia"/>
        </w:rPr>
        <w:t>C</w:t>
      </w:r>
      <w:r w:rsidR="00B426C9">
        <w:rPr>
          <w:rFonts w:eastAsia="宋体" w:hint="eastAsia"/>
        </w:rPr>
        <w:t>或者</w:t>
      </w:r>
      <w:r w:rsidR="00B426C9">
        <w:rPr>
          <w:rFonts w:eastAsia="宋体" w:hint="eastAsia"/>
        </w:rPr>
        <w:t>C++</w:t>
      </w:r>
      <w:r w:rsidR="00B426C9">
        <w:rPr>
          <w:rFonts w:eastAsia="宋体" w:hint="eastAsia"/>
        </w:rPr>
        <w:t>语言实现。</w:t>
      </w:r>
      <w:r w:rsidR="00095A29">
        <w:rPr>
          <w:rFonts w:eastAsia="宋体" w:hint="eastAsia"/>
        </w:rPr>
        <w:t>由于代码不再遵循</w:t>
      </w:r>
      <w:r w:rsidR="00095A29">
        <w:rPr>
          <w:rFonts w:eastAsia="宋体" w:hint="eastAsia"/>
        </w:rPr>
        <w:t>Java</w:t>
      </w:r>
      <w:r w:rsidR="00095A29">
        <w:rPr>
          <w:rFonts w:eastAsia="宋体" w:hint="eastAsia"/>
        </w:rPr>
        <w:t>的策略，本地方法虽然增加了可扩展性，但是却牺牲了灵活性和可移植性。</w:t>
      </w:r>
      <w:r w:rsidR="003C13F9">
        <w:rPr>
          <w:rFonts w:eastAsia="宋体" w:hint="eastAsia"/>
        </w:rPr>
        <w:t>本地方法经常被用来执行平台特定的操作，与遗留的库代码对接</w:t>
      </w:r>
      <w:r w:rsidR="00980760">
        <w:rPr>
          <w:rFonts w:eastAsia="宋体" w:hint="eastAsia"/>
        </w:rPr>
        <w:t>，</w:t>
      </w:r>
      <w:r w:rsidR="007E1F60">
        <w:rPr>
          <w:rFonts w:eastAsia="宋体" w:hint="eastAsia"/>
        </w:rPr>
        <w:t>以及改善程序性能。</w:t>
      </w:r>
      <w:r w:rsidR="00F75BF1">
        <w:rPr>
          <w:rFonts w:eastAsia="宋体" w:hint="eastAsia"/>
        </w:rPr>
        <w:t>为本地方法调用定义一个封装方法</w:t>
      </w:r>
      <w:r w:rsidR="00312F67">
        <w:rPr>
          <w:rFonts w:eastAsia="宋体" w:hint="eastAsia"/>
        </w:rPr>
        <w:t>可以带来如下的好处：</w:t>
      </w:r>
      <w:r w:rsidR="00F75BF1">
        <w:rPr>
          <w:rFonts w:eastAsia="宋体" w:hint="eastAsia"/>
        </w:rPr>
        <w:t>安装适当的安全管理器检查，校验传递给本地代码的参数，校验返回值，防御性的拷贝可变输入，以及净化不可信数据。</w:t>
      </w:r>
      <w:r w:rsidR="0097039D">
        <w:rPr>
          <w:rFonts w:eastAsia="宋体" w:hint="eastAsia"/>
        </w:rPr>
        <w:t>因此，所有的本地方法都应该被定义为私有的，然后仅通过一个封装方法来调用。</w:t>
      </w:r>
    </w:p>
    <w:p w:rsidR="00D4505E" w:rsidRDefault="00424B2C" w:rsidP="00D4505E">
      <w:pPr>
        <w:pStyle w:val="aff0"/>
      </w:pPr>
      <w:r>
        <w:rPr>
          <w:rFonts w:hint="eastAsia"/>
          <w:u w:color="000000"/>
        </w:rPr>
        <w:t>错误示例：</w:t>
      </w:r>
    </w:p>
    <w:p w:rsidR="00514802" w:rsidRDefault="00514802" w:rsidP="007359EC">
      <w:pPr>
        <w:pStyle w:val="aff"/>
        <w:rPr>
          <w:snapToGrid/>
        </w:rPr>
      </w:pPr>
      <w:r w:rsidRPr="00A13588">
        <w:rPr>
          <w:b/>
          <w:snapToGrid/>
          <w:color w:val="7F0055"/>
        </w:rPr>
        <w:t>public</w:t>
      </w:r>
      <w:r>
        <w:rPr>
          <w:snapToGrid/>
          <w:color w:val="000000"/>
        </w:rPr>
        <w:t xml:space="preserve"> </w:t>
      </w:r>
      <w:r w:rsidRPr="00A13588">
        <w:rPr>
          <w:b/>
          <w:snapToGrid/>
          <w:color w:val="7F0055"/>
        </w:rPr>
        <w:t>final</w:t>
      </w:r>
      <w:r>
        <w:rPr>
          <w:snapToGrid/>
          <w:color w:val="000000"/>
        </w:rPr>
        <w:t xml:space="preserve"> </w:t>
      </w:r>
      <w:r w:rsidRPr="00A13588">
        <w:rPr>
          <w:b/>
          <w:snapToGrid/>
          <w:color w:val="7F0055"/>
        </w:rPr>
        <w:t>class</w:t>
      </w:r>
      <w:r>
        <w:rPr>
          <w:snapToGrid/>
          <w:color w:val="000000"/>
        </w:rPr>
        <w:t xml:space="preserve"> NativeMethod</w:t>
      </w:r>
    </w:p>
    <w:p w:rsidR="00514802" w:rsidRDefault="00514802" w:rsidP="007359EC">
      <w:pPr>
        <w:pStyle w:val="aff"/>
        <w:rPr>
          <w:snapToGrid/>
        </w:rPr>
      </w:pPr>
      <w:r>
        <w:rPr>
          <w:snapToGrid/>
          <w:color w:val="000000"/>
        </w:rPr>
        <w:t xml:space="preserve">{  </w:t>
      </w:r>
    </w:p>
    <w:p w:rsidR="00514802" w:rsidRDefault="00514802" w:rsidP="007359EC">
      <w:pPr>
        <w:pStyle w:val="aff"/>
        <w:rPr>
          <w:snapToGrid/>
        </w:rPr>
      </w:pPr>
      <w:r>
        <w:rPr>
          <w:snapToGrid/>
          <w:color w:val="000000"/>
        </w:rPr>
        <w:t xml:space="preserve">    </w:t>
      </w:r>
      <w:r>
        <w:rPr>
          <w:snapToGrid/>
          <w:color w:val="3F7F5F"/>
        </w:rPr>
        <w:t>// public native method</w:t>
      </w:r>
    </w:p>
    <w:p w:rsidR="00514802" w:rsidRDefault="00514802" w:rsidP="007359EC">
      <w:pPr>
        <w:pStyle w:val="aff"/>
        <w:rPr>
          <w:snapToGrid/>
        </w:rPr>
      </w:pPr>
      <w:r>
        <w:rPr>
          <w:snapToGrid/>
          <w:color w:val="000000"/>
        </w:rPr>
        <w:t xml:space="preserve">    </w:t>
      </w:r>
      <w:r w:rsidRPr="00B92E83">
        <w:rPr>
          <w:b/>
          <w:snapToGrid/>
          <w:color w:val="7F0055"/>
        </w:rPr>
        <w:t>public</w:t>
      </w:r>
      <w:r>
        <w:rPr>
          <w:snapToGrid/>
          <w:color w:val="000000"/>
        </w:rPr>
        <w:t xml:space="preserve"> </w:t>
      </w:r>
      <w:r w:rsidRPr="007A0321">
        <w:rPr>
          <w:b/>
          <w:snapToGrid/>
          <w:color w:val="7F0055"/>
        </w:rPr>
        <w:t>native</w:t>
      </w:r>
      <w:r>
        <w:rPr>
          <w:snapToGrid/>
          <w:color w:val="000000"/>
        </w:rPr>
        <w:t xml:space="preserve"> </w:t>
      </w:r>
      <w:r w:rsidRPr="001808AC">
        <w:rPr>
          <w:b/>
          <w:snapToGrid/>
          <w:color w:val="7F0055"/>
        </w:rPr>
        <w:t>void</w:t>
      </w:r>
      <w:r>
        <w:rPr>
          <w:snapToGrid/>
          <w:color w:val="000000"/>
        </w:rPr>
        <w:t xml:space="preserve"> nativeOperation(</w:t>
      </w:r>
      <w:r w:rsidRPr="00C17658">
        <w:rPr>
          <w:b/>
          <w:snapToGrid/>
          <w:color w:val="7F0055"/>
        </w:rPr>
        <w:t>byte</w:t>
      </w:r>
      <w:r>
        <w:rPr>
          <w:snapToGrid/>
          <w:color w:val="000000"/>
        </w:rPr>
        <w:t xml:space="preserve">[] data, </w:t>
      </w:r>
      <w:r w:rsidRPr="00E5795C">
        <w:rPr>
          <w:b/>
          <w:snapToGrid/>
          <w:color w:val="7F0055"/>
        </w:rPr>
        <w:t>int</w:t>
      </w:r>
      <w:r>
        <w:rPr>
          <w:snapToGrid/>
          <w:color w:val="000000"/>
        </w:rPr>
        <w:t xml:space="preserve"> offset, </w:t>
      </w:r>
      <w:r w:rsidRPr="00E5795C">
        <w:rPr>
          <w:b/>
          <w:snapToGrid/>
          <w:color w:val="7F0055"/>
        </w:rPr>
        <w:t>int</w:t>
      </w:r>
      <w:r>
        <w:rPr>
          <w:snapToGrid/>
          <w:color w:val="000000"/>
        </w:rPr>
        <w:t xml:space="preserve"> len);</w:t>
      </w:r>
    </w:p>
    <w:p w:rsidR="00514802" w:rsidRDefault="00514802" w:rsidP="007359EC">
      <w:pPr>
        <w:pStyle w:val="aff"/>
        <w:rPr>
          <w:snapToGrid/>
        </w:rPr>
      </w:pPr>
      <w:r>
        <w:rPr>
          <w:snapToGrid/>
          <w:color w:val="000000"/>
        </w:rPr>
        <w:t xml:space="preserve">    </w:t>
      </w:r>
    </w:p>
    <w:p w:rsidR="00514802" w:rsidRDefault="00514802" w:rsidP="007359EC">
      <w:pPr>
        <w:pStyle w:val="aff"/>
        <w:rPr>
          <w:snapToGrid/>
        </w:rPr>
      </w:pPr>
      <w:r>
        <w:rPr>
          <w:snapToGrid/>
          <w:color w:val="000000"/>
        </w:rPr>
        <w:t xml:space="preserve">    </w:t>
      </w:r>
      <w:r>
        <w:rPr>
          <w:snapToGrid/>
          <w:color w:val="3F7F5F"/>
        </w:rPr>
        <w:t>// wrapper method that lacks security checks and input validation</w:t>
      </w:r>
    </w:p>
    <w:p w:rsidR="00514802" w:rsidRDefault="00514802" w:rsidP="007359EC">
      <w:pPr>
        <w:pStyle w:val="aff"/>
        <w:rPr>
          <w:snapToGrid/>
        </w:rPr>
      </w:pPr>
      <w:r>
        <w:rPr>
          <w:snapToGrid/>
          <w:color w:val="000000"/>
        </w:rPr>
        <w:t xml:space="preserve">    </w:t>
      </w:r>
      <w:r w:rsidRPr="00941739">
        <w:rPr>
          <w:b/>
          <w:snapToGrid/>
          <w:color w:val="7F0055"/>
        </w:rPr>
        <w:t>public</w:t>
      </w:r>
      <w:r>
        <w:rPr>
          <w:snapToGrid/>
          <w:color w:val="000000"/>
        </w:rPr>
        <w:t xml:space="preserve"> </w:t>
      </w:r>
      <w:r w:rsidRPr="00941739">
        <w:rPr>
          <w:b/>
          <w:snapToGrid/>
          <w:color w:val="7F0055"/>
        </w:rPr>
        <w:t>void</w:t>
      </w:r>
      <w:r>
        <w:rPr>
          <w:snapToGrid/>
          <w:color w:val="000000"/>
        </w:rPr>
        <w:t xml:space="preserve"> doOperation(</w:t>
      </w:r>
      <w:r w:rsidRPr="00CD25F1">
        <w:rPr>
          <w:b/>
          <w:snapToGrid/>
          <w:color w:val="7F0055"/>
        </w:rPr>
        <w:t>byte</w:t>
      </w:r>
      <w:r>
        <w:rPr>
          <w:snapToGrid/>
          <w:color w:val="000000"/>
        </w:rPr>
        <w:t xml:space="preserve">[] data, </w:t>
      </w:r>
      <w:r w:rsidRPr="000B2D83">
        <w:rPr>
          <w:b/>
          <w:snapToGrid/>
          <w:color w:val="7F0055"/>
        </w:rPr>
        <w:t>int</w:t>
      </w:r>
      <w:r>
        <w:rPr>
          <w:snapToGrid/>
          <w:color w:val="000000"/>
        </w:rPr>
        <w:t xml:space="preserve"> offset, </w:t>
      </w:r>
      <w:r w:rsidRPr="000D0659">
        <w:rPr>
          <w:b/>
          <w:snapToGrid/>
          <w:color w:val="7F0055"/>
        </w:rPr>
        <w:t>int</w:t>
      </w:r>
      <w:r>
        <w:rPr>
          <w:snapToGrid/>
          <w:color w:val="000000"/>
        </w:rPr>
        <w:t xml:space="preserve"> len)</w:t>
      </w:r>
    </w:p>
    <w:p w:rsidR="00514802" w:rsidRDefault="00514802" w:rsidP="007359EC">
      <w:pPr>
        <w:pStyle w:val="aff"/>
        <w:rPr>
          <w:snapToGrid/>
        </w:rPr>
      </w:pPr>
      <w:r>
        <w:rPr>
          <w:snapToGrid/>
          <w:color w:val="000000"/>
        </w:rPr>
        <w:t xml:space="preserve">    {</w:t>
      </w:r>
    </w:p>
    <w:p w:rsidR="00514802" w:rsidRDefault="00514802" w:rsidP="007359EC">
      <w:pPr>
        <w:pStyle w:val="aff"/>
        <w:rPr>
          <w:snapToGrid/>
        </w:rPr>
      </w:pPr>
      <w:r>
        <w:rPr>
          <w:snapToGrid/>
          <w:color w:val="000000"/>
        </w:rPr>
        <w:lastRenderedPageBreak/>
        <w:t xml:space="preserve">        nativeOperation(data, offset, len);</w:t>
      </w:r>
    </w:p>
    <w:p w:rsidR="00514802" w:rsidRDefault="00514802" w:rsidP="007359EC">
      <w:pPr>
        <w:pStyle w:val="aff"/>
        <w:rPr>
          <w:snapToGrid/>
        </w:rPr>
      </w:pPr>
      <w:r>
        <w:rPr>
          <w:snapToGrid/>
          <w:color w:val="000000"/>
        </w:rPr>
        <w:t xml:space="preserve">    }</w:t>
      </w:r>
    </w:p>
    <w:p w:rsidR="00514802" w:rsidRDefault="00514802" w:rsidP="007359EC">
      <w:pPr>
        <w:pStyle w:val="aff"/>
        <w:rPr>
          <w:snapToGrid/>
        </w:rPr>
      </w:pPr>
      <w:r>
        <w:rPr>
          <w:snapToGrid/>
          <w:color w:val="000000"/>
        </w:rPr>
        <w:t xml:space="preserve">    </w:t>
      </w:r>
    </w:p>
    <w:p w:rsidR="00514802" w:rsidRDefault="00514802" w:rsidP="007359EC">
      <w:pPr>
        <w:pStyle w:val="aff"/>
        <w:rPr>
          <w:snapToGrid/>
        </w:rPr>
      </w:pPr>
      <w:r>
        <w:rPr>
          <w:snapToGrid/>
          <w:color w:val="000000"/>
        </w:rPr>
        <w:t xml:space="preserve">    </w:t>
      </w:r>
      <w:r w:rsidRPr="00247DFF">
        <w:rPr>
          <w:b/>
          <w:snapToGrid/>
          <w:color w:val="7F0055"/>
        </w:rPr>
        <w:t>static</w:t>
      </w:r>
    </w:p>
    <w:p w:rsidR="00514802" w:rsidRDefault="00514802" w:rsidP="007359EC">
      <w:pPr>
        <w:pStyle w:val="aff"/>
        <w:rPr>
          <w:snapToGrid/>
        </w:rPr>
      </w:pPr>
      <w:r>
        <w:rPr>
          <w:snapToGrid/>
          <w:color w:val="000000"/>
        </w:rPr>
        <w:t xml:space="preserve">    {</w:t>
      </w:r>
    </w:p>
    <w:p w:rsidR="00514802" w:rsidRDefault="00514802" w:rsidP="007359EC">
      <w:pPr>
        <w:pStyle w:val="aff"/>
        <w:rPr>
          <w:snapToGrid/>
        </w:rPr>
      </w:pPr>
      <w:r>
        <w:rPr>
          <w:snapToGrid/>
          <w:color w:val="000000"/>
        </w:rPr>
        <w:t xml:space="preserve">        </w:t>
      </w:r>
      <w:r>
        <w:rPr>
          <w:snapToGrid/>
          <w:color w:val="3F7F5F"/>
        </w:rPr>
        <w:t>// load native library in static initializer of class</w:t>
      </w:r>
    </w:p>
    <w:p w:rsidR="00514802" w:rsidRDefault="00514802" w:rsidP="007359EC">
      <w:pPr>
        <w:pStyle w:val="aff"/>
        <w:rPr>
          <w:snapToGrid/>
        </w:rPr>
      </w:pPr>
      <w:r>
        <w:rPr>
          <w:snapToGrid/>
          <w:color w:val="000000"/>
        </w:rPr>
        <w:t xml:space="preserve">        System.</w:t>
      </w:r>
      <w:r>
        <w:rPr>
          <w:i/>
          <w:iCs/>
          <w:snapToGrid/>
          <w:color w:val="000000"/>
        </w:rPr>
        <w:t>loadLibrary</w:t>
      </w:r>
      <w:r>
        <w:rPr>
          <w:snapToGrid/>
          <w:color w:val="000000"/>
        </w:rPr>
        <w:t>(</w:t>
      </w:r>
      <w:r>
        <w:rPr>
          <w:snapToGrid/>
          <w:color w:val="2A00FF"/>
        </w:rPr>
        <w:t>"NativeMethodLib"</w:t>
      </w:r>
      <w:r>
        <w:rPr>
          <w:snapToGrid/>
          <w:color w:val="000000"/>
        </w:rPr>
        <w:t>);</w:t>
      </w:r>
    </w:p>
    <w:p w:rsidR="00514802" w:rsidRDefault="00514802" w:rsidP="007359EC">
      <w:pPr>
        <w:pStyle w:val="aff"/>
        <w:rPr>
          <w:snapToGrid/>
        </w:rPr>
      </w:pPr>
      <w:r>
        <w:rPr>
          <w:snapToGrid/>
          <w:color w:val="000000"/>
        </w:rPr>
        <w:t xml:space="preserve">    }</w:t>
      </w:r>
    </w:p>
    <w:p w:rsidR="00112843" w:rsidRDefault="00514802" w:rsidP="007359EC">
      <w:pPr>
        <w:pStyle w:val="aff"/>
        <w:rPr>
          <w:snapToGrid/>
          <w:color w:val="000000"/>
        </w:rPr>
      </w:pPr>
      <w:r>
        <w:rPr>
          <w:snapToGrid/>
          <w:color w:val="000000"/>
        </w:rPr>
        <w:t>}</w:t>
      </w:r>
    </w:p>
    <w:p w:rsidR="00E4545C" w:rsidRPr="00E4545C" w:rsidRDefault="00E4545C" w:rsidP="00E4545C">
      <w:pPr>
        <w:rPr>
          <w:rFonts w:eastAsiaTheme="minorEastAsia"/>
        </w:rPr>
      </w:pPr>
      <w:r w:rsidRPr="00AD7820">
        <w:rPr>
          <w:rFonts w:eastAsia="宋体" w:hint="eastAsia"/>
        </w:rPr>
        <w:t>在以上错误代码示例中，</w:t>
      </w:r>
      <w:r w:rsidRPr="00E4545C">
        <w:rPr>
          <w:rStyle w:val="Char6"/>
          <w:rFonts w:eastAsia="宋体"/>
        </w:rPr>
        <w:t>nativeOperation()</w:t>
      </w:r>
      <w:r w:rsidRPr="00AD7820">
        <w:rPr>
          <w:rFonts w:eastAsia="宋体" w:hint="eastAsia"/>
        </w:rPr>
        <w:t>方法既是本地的也是公有的。因此，可能会被不可信调用者调用。</w:t>
      </w:r>
      <w:r w:rsidR="0066081C" w:rsidRPr="00AD7820">
        <w:rPr>
          <w:rFonts w:eastAsia="宋体" w:hint="eastAsia"/>
        </w:rPr>
        <w:t>本地方法调用会绕开安全管理器检查。</w:t>
      </w:r>
      <w:r w:rsidR="00545103" w:rsidRPr="00AD7820">
        <w:rPr>
          <w:rFonts w:eastAsia="宋体" w:hint="eastAsia"/>
        </w:rPr>
        <w:t>本示例中包含了</w:t>
      </w:r>
      <w:r w:rsidR="00545103" w:rsidRPr="004F38FC">
        <w:rPr>
          <w:rFonts w:eastAsia="宋体" w:cstheme="minorBidi"/>
          <w:szCs w:val="24"/>
        </w:rPr>
        <w:t xml:space="preserve"> </w:t>
      </w:r>
      <w:r w:rsidR="00545103" w:rsidRPr="00545103">
        <w:rPr>
          <w:rStyle w:val="Char6"/>
          <w:rFonts w:eastAsia="宋体"/>
        </w:rPr>
        <w:t>doOperation()</w:t>
      </w:r>
      <w:r w:rsidR="00545103" w:rsidRPr="00AD7820">
        <w:rPr>
          <w:rFonts w:eastAsia="宋体" w:hint="eastAsia"/>
        </w:rPr>
        <w:t>方法封装器，它调用了</w:t>
      </w:r>
      <w:r w:rsidR="00545103" w:rsidRPr="00545103">
        <w:rPr>
          <w:rStyle w:val="Char6"/>
          <w:rFonts w:eastAsia="宋体"/>
        </w:rPr>
        <w:t>nativeOperation()</w:t>
      </w:r>
      <w:r w:rsidR="00545103" w:rsidRPr="00AD7820">
        <w:rPr>
          <w:rFonts w:eastAsia="宋体" w:hint="eastAsia"/>
        </w:rPr>
        <w:t>本地方法，但是却没能</w:t>
      </w:r>
      <w:r w:rsidR="00545103" w:rsidRPr="00AD7820">
        <w:rPr>
          <w:rFonts w:eastAsia="宋体"/>
        </w:rPr>
        <w:t>进行</w:t>
      </w:r>
      <w:r w:rsidR="00545103" w:rsidRPr="00AD7820">
        <w:rPr>
          <w:rFonts w:eastAsia="宋体" w:hint="eastAsia"/>
        </w:rPr>
        <w:t>输入验证和安全管理器检查。</w:t>
      </w:r>
    </w:p>
    <w:p w:rsidR="002A6AD6" w:rsidRDefault="0084456D" w:rsidP="002A6AD6">
      <w:pPr>
        <w:pStyle w:val="aff0"/>
      </w:pPr>
      <w:r>
        <w:rPr>
          <w:rFonts w:hint="eastAsia"/>
        </w:rPr>
        <w:t>正确示例：</w:t>
      </w:r>
    </w:p>
    <w:p w:rsidR="00FF43AD" w:rsidRDefault="00FF43AD" w:rsidP="00FF43AD">
      <w:pPr>
        <w:pStyle w:val="aff"/>
        <w:rPr>
          <w:snapToGrid/>
        </w:rPr>
      </w:pPr>
      <w:r>
        <w:rPr>
          <w:b/>
          <w:snapToGrid/>
          <w:color w:val="7F0055"/>
        </w:rPr>
        <w:t>public</w:t>
      </w:r>
      <w:r>
        <w:rPr>
          <w:snapToGrid/>
        </w:rPr>
        <w:t xml:space="preserve"> </w:t>
      </w:r>
      <w:r>
        <w:rPr>
          <w:b/>
          <w:snapToGrid/>
          <w:color w:val="7F0055"/>
        </w:rPr>
        <w:t>final</w:t>
      </w:r>
      <w:r>
        <w:rPr>
          <w:snapToGrid/>
        </w:rPr>
        <w:t xml:space="preserve"> </w:t>
      </w:r>
      <w:r>
        <w:rPr>
          <w:b/>
          <w:snapToGrid/>
          <w:color w:val="7F0055"/>
        </w:rPr>
        <w:t>class</w:t>
      </w:r>
      <w:r>
        <w:rPr>
          <w:snapToGrid/>
        </w:rPr>
        <w:t xml:space="preserve"> NativeMethodWrapper</w:t>
      </w:r>
    </w:p>
    <w:p w:rsidR="00FF43AD" w:rsidRDefault="00FF43AD" w:rsidP="00FF43AD">
      <w:pPr>
        <w:pStyle w:val="aff"/>
        <w:rPr>
          <w:snapToGrid/>
        </w:rPr>
      </w:pPr>
      <w:r>
        <w:rPr>
          <w:snapToGrid/>
        </w:rPr>
        <w:t>{</w:t>
      </w:r>
    </w:p>
    <w:p w:rsidR="00FF43AD" w:rsidRDefault="00FF43AD" w:rsidP="00FF43AD">
      <w:pPr>
        <w:pStyle w:val="aff"/>
        <w:rPr>
          <w:snapToGrid/>
        </w:rPr>
      </w:pPr>
      <w:r>
        <w:rPr>
          <w:snapToGrid/>
        </w:rPr>
        <w:t xml:space="preserve">    </w:t>
      </w:r>
      <w:r>
        <w:rPr>
          <w:snapToGrid/>
          <w:color w:val="3F7F5F"/>
        </w:rPr>
        <w:t>// private native method</w:t>
      </w:r>
    </w:p>
    <w:p w:rsidR="00FF43AD" w:rsidRDefault="00FF43AD" w:rsidP="00FF43AD">
      <w:pPr>
        <w:pStyle w:val="aff"/>
        <w:rPr>
          <w:snapToGrid/>
        </w:rPr>
      </w:pPr>
      <w:r>
        <w:rPr>
          <w:snapToGrid/>
        </w:rPr>
        <w:t xml:space="preserve">    </w:t>
      </w:r>
      <w:r>
        <w:rPr>
          <w:b/>
          <w:snapToGrid/>
          <w:color w:val="7F0055"/>
        </w:rPr>
        <w:t>private</w:t>
      </w:r>
      <w:r>
        <w:rPr>
          <w:snapToGrid/>
        </w:rPr>
        <w:t xml:space="preserve"> </w:t>
      </w:r>
      <w:r>
        <w:rPr>
          <w:b/>
          <w:snapToGrid/>
          <w:color w:val="7F0055"/>
        </w:rPr>
        <w:t>native</w:t>
      </w:r>
      <w:r>
        <w:rPr>
          <w:snapToGrid/>
        </w:rPr>
        <w:t xml:space="preserve"> </w:t>
      </w:r>
      <w:r>
        <w:rPr>
          <w:b/>
          <w:snapToGrid/>
          <w:color w:val="7F0055"/>
        </w:rPr>
        <w:t>void</w:t>
      </w:r>
      <w:r>
        <w:rPr>
          <w:snapToGrid/>
        </w:rPr>
        <w:t xml:space="preserve"> nativeOperation(</w:t>
      </w:r>
      <w:r>
        <w:rPr>
          <w:b/>
          <w:snapToGrid/>
          <w:color w:val="7F0055"/>
        </w:rPr>
        <w:t>byte</w:t>
      </w:r>
      <w:r>
        <w:rPr>
          <w:snapToGrid/>
        </w:rPr>
        <w:t xml:space="preserve">[] data, </w:t>
      </w:r>
      <w:r>
        <w:rPr>
          <w:b/>
          <w:snapToGrid/>
          <w:color w:val="7F0055"/>
        </w:rPr>
        <w:t>int</w:t>
      </w:r>
      <w:r>
        <w:rPr>
          <w:snapToGrid/>
        </w:rPr>
        <w:t xml:space="preserve"> offset, </w:t>
      </w:r>
      <w:r>
        <w:rPr>
          <w:b/>
          <w:snapToGrid/>
          <w:color w:val="7F0055"/>
        </w:rPr>
        <w:t>int</w:t>
      </w:r>
      <w:r>
        <w:rPr>
          <w:snapToGrid/>
        </w:rPr>
        <w:t xml:space="preserve"> len);</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r>
        <w:rPr>
          <w:snapToGrid/>
          <w:color w:val="3F7F5F"/>
        </w:rPr>
        <w:t>// wrapper method performs SecurityManager and input validation checks</w:t>
      </w:r>
    </w:p>
    <w:p w:rsidR="00FF43AD" w:rsidRDefault="00FF43AD" w:rsidP="00FF43AD">
      <w:pPr>
        <w:pStyle w:val="aff"/>
        <w:rPr>
          <w:snapToGrid/>
        </w:rPr>
      </w:pPr>
      <w:r>
        <w:rPr>
          <w:snapToGrid/>
        </w:rPr>
        <w:t xml:space="preserve">    </w:t>
      </w:r>
      <w:r>
        <w:rPr>
          <w:b/>
          <w:snapToGrid/>
          <w:color w:val="7F0055"/>
        </w:rPr>
        <w:t>public</w:t>
      </w:r>
      <w:r>
        <w:rPr>
          <w:snapToGrid/>
        </w:rPr>
        <w:t xml:space="preserve"> </w:t>
      </w:r>
      <w:r>
        <w:rPr>
          <w:b/>
          <w:snapToGrid/>
          <w:color w:val="7F0055"/>
        </w:rPr>
        <w:t>void</w:t>
      </w:r>
      <w:r>
        <w:rPr>
          <w:snapToGrid/>
        </w:rPr>
        <w:t xml:space="preserve"> doOperation(</w:t>
      </w:r>
      <w:r>
        <w:rPr>
          <w:b/>
          <w:snapToGrid/>
          <w:color w:val="7F0055"/>
        </w:rPr>
        <w:t>byte</w:t>
      </w:r>
      <w:r>
        <w:rPr>
          <w:snapToGrid/>
        </w:rPr>
        <w:t xml:space="preserve">[] data, </w:t>
      </w:r>
      <w:r>
        <w:rPr>
          <w:b/>
          <w:snapToGrid/>
          <w:color w:val="7F0055"/>
        </w:rPr>
        <w:t>int</w:t>
      </w:r>
      <w:r>
        <w:rPr>
          <w:snapToGrid/>
        </w:rPr>
        <w:t xml:space="preserve"> offset, </w:t>
      </w:r>
      <w:r>
        <w:rPr>
          <w:b/>
          <w:snapToGrid/>
          <w:color w:val="7F0055"/>
        </w:rPr>
        <w:t>int</w:t>
      </w:r>
      <w:r>
        <w:rPr>
          <w:snapToGrid/>
        </w:rPr>
        <w:t xml:space="preserve"> len)</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r>
        <w:rPr>
          <w:snapToGrid/>
          <w:color w:val="3F7F5F"/>
        </w:rPr>
        <w:t>// permission needed to invoke native method</w:t>
      </w:r>
    </w:p>
    <w:p w:rsidR="00FF43AD" w:rsidRDefault="00FF43AD" w:rsidP="00FF43AD">
      <w:pPr>
        <w:pStyle w:val="aff"/>
        <w:rPr>
          <w:snapToGrid/>
        </w:rPr>
      </w:pPr>
      <w:r>
        <w:rPr>
          <w:snapToGrid/>
        </w:rPr>
        <w:t xml:space="preserve">        securityManagerCheck();</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r>
        <w:rPr>
          <w:b/>
          <w:snapToGrid/>
          <w:color w:val="7F0055"/>
        </w:rPr>
        <w:t>if</w:t>
      </w:r>
      <w:r>
        <w:rPr>
          <w:snapToGrid/>
        </w:rPr>
        <w:t xml:space="preserve"> (data == </w:t>
      </w:r>
      <w:r>
        <w:rPr>
          <w:b/>
          <w:snapToGrid/>
          <w:color w:val="7F0055"/>
        </w:rPr>
        <w:t>null</w:t>
      </w:r>
      <w:r>
        <w:rPr>
          <w:snapToGrid/>
        </w:rPr>
        <w:t>)</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r>
        <w:rPr>
          <w:b/>
          <w:snapToGrid/>
          <w:color w:val="7F0055"/>
        </w:rPr>
        <w:t>throw</w:t>
      </w:r>
      <w:r>
        <w:rPr>
          <w:snapToGrid/>
        </w:rPr>
        <w:t xml:space="preserve"> </w:t>
      </w:r>
      <w:r>
        <w:rPr>
          <w:b/>
          <w:snapToGrid/>
          <w:color w:val="7F0055"/>
        </w:rPr>
        <w:t>new</w:t>
      </w:r>
      <w:r>
        <w:rPr>
          <w:snapToGrid/>
        </w:rPr>
        <w:t xml:space="preserve"> NullPointerException();</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r>
        <w:rPr>
          <w:snapToGrid/>
          <w:color w:val="3F7F5F"/>
        </w:rPr>
        <w:t>// copy mutable input</w:t>
      </w:r>
    </w:p>
    <w:p w:rsidR="00FF43AD" w:rsidRDefault="00FF43AD" w:rsidP="00FF43AD">
      <w:pPr>
        <w:pStyle w:val="aff"/>
        <w:rPr>
          <w:snapToGrid/>
        </w:rPr>
      </w:pPr>
      <w:r>
        <w:rPr>
          <w:snapToGrid/>
        </w:rPr>
        <w:t xml:space="preserve">        data = data.clone();</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r>
        <w:rPr>
          <w:snapToGrid/>
          <w:color w:val="3F7F5F"/>
        </w:rPr>
        <w:t>// validate input</w:t>
      </w:r>
    </w:p>
    <w:p w:rsidR="00FF43AD" w:rsidRDefault="00FF43AD" w:rsidP="00FF43AD">
      <w:pPr>
        <w:pStyle w:val="aff"/>
        <w:rPr>
          <w:snapToGrid/>
        </w:rPr>
      </w:pPr>
      <w:r>
        <w:rPr>
          <w:snapToGrid/>
        </w:rPr>
        <w:t xml:space="preserve">        </w:t>
      </w:r>
      <w:r>
        <w:rPr>
          <w:b/>
          <w:snapToGrid/>
          <w:color w:val="7F0055"/>
        </w:rPr>
        <w:t>if</w:t>
      </w:r>
      <w:r>
        <w:rPr>
          <w:snapToGrid/>
        </w:rPr>
        <w:t xml:space="preserve"> ((offset &lt; 0) || (len &lt; 0) || (offset &gt; (data.</w:t>
      </w:r>
      <w:r>
        <w:rPr>
          <w:snapToGrid/>
          <w:color w:val="0000C0"/>
        </w:rPr>
        <w:t>length</w:t>
      </w:r>
      <w:r>
        <w:rPr>
          <w:snapToGrid/>
        </w:rPr>
        <w:t xml:space="preserve"> - len)))</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r>
        <w:rPr>
          <w:b/>
          <w:snapToGrid/>
          <w:color w:val="7F0055"/>
        </w:rPr>
        <w:t>throw</w:t>
      </w:r>
      <w:r>
        <w:rPr>
          <w:snapToGrid/>
        </w:rPr>
        <w:t xml:space="preserve"> </w:t>
      </w:r>
      <w:r>
        <w:rPr>
          <w:b/>
          <w:snapToGrid/>
          <w:color w:val="7F0055"/>
        </w:rPr>
        <w:t>new</w:t>
      </w:r>
      <w:r>
        <w:rPr>
          <w:snapToGrid/>
        </w:rPr>
        <w:t xml:space="preserve"> IllegalArgumentException();</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nativeOperation(data, offset, len);</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r>
        <w:rPr>
          <w:b/>
          <w:snapToGrid/>
          <w:color w:val="7F0055"/>
        </w:rPr>
        <w:t>static</w:t>
      </w:r>
    </w:p>
    <w:p w:rsidR="00FF43AD" w:rsidRDefault="00FF43AD" w:rsidP="00FF43AD">
      <w:pPr>
        <w:pStyle w:val="aff"/>
        <w:rPr>
          <w:snapToGrid/>
        </w:rPr>
      </w:pPr>
      <w:r>
        <w:rPr>
          <w:snapToGrid/>
        </w:rPr>
        <w:t xml:space="preserve">    {</w:t>
      </w:r>
    </w:p>
    <w:p w:rsidR="00FF43AD" w:rsidRDefault="00FF43AD" w:rsidP="00FF43AD">
      <w:pPr>
        <w:pStyle w:val="aff"/>
        <w:rPr>
          <w:snapToGrid/>
        </w:rPr>
      </w:pPr>
      <w:r>
        <w:rPr>
          <w:snapToGrid/>
        </w:rPr>
        <w:t xml:space="preserve">        </w:t>
      </w:r>
      <w:r>
        <w:rPr>
          <w:snapToGrid/>
          <w:color w:val="3F7F5F"/>
        </w:rPr>
        <w:t>// load native library in static initializer of class</w:t>
      </w:r>
    </w:p>
    <w:p w:rsidR="00FF43AD" w:rsidRDefault="00FF43AD" w:rsidP="00FF43AD">
      <w:pPr>
        <w:pStyle w:val="aff"/>
        <w:rPr>
          <w:snapToGrid/>
        </w:rPr>
      </w:pPr>
      <w:r>
        <w:rPr>
          <w:snapToGrid/>
        </w:rPr>
        <w:t xml:space="preserve">        System.</w:t>
      </w:r>
      <w:r>
        <w:rPr>
          <w:i/>
          <w:iCs/>
          <w:snapToGrid/>
        </w:rPr>
        <w:t>loadLibrary</w:t>
      </w:r>
      <w:r>
        <w:rPr>
          <w:snapToGrid/>
        </w:rPr>
        <w:t>(</w:t>
      </w:r>
      <w:r>
        <w:rPr>
          <w:snapToGrid/>
          <w:color w:val="2A00FF"/>
        </w:rPr>
        <w:t>"NativeMethodLib"</w:t>
      </w:r>
      <w:r>
        <w:rPr>
          <w:snapToGrid/>
        </w:rPr>
        <w:t>);</w:t>
      </w:r>
    </w:p>
    <w:p w:rsidR="00FF43AD" w:rsidRDefault="00155EE2" w:rsidP="00155EE2">
      <w:pPr>
        <w:pStyle w:val="aff"/>
        <w:rPr>
          <w:snapToGrid/>
        </w:rPr>
      </w:pPr>
      <w:r>
        <w:rPr>
          <w:snapToGrid/>
        </w:rPr>
        <w:t xml:space="preserve">    </w:t>
      </w:r>
      <w:r w:rsidR="00FF43AD">
        <w:rPr>
          <w:snapToGrid/>
        </w:rPr>
        <w:t>}</w:t>
      </w:r>
    </w:p>
    <w:p w:rsidR="00155EE2" w:rsidRPr="00155EE2" w:rsidRDefault="007C37B6" w:rsidP="00155EE2">
      <w:pPr>
        <w:pStyle w:val="aff"/>
        <w:rPr>
          <w:snapToGrid/>
        </w:rPr>
      </w:pPr>
      <w:r>
        <w:rPr>
          <w:snapToGrid/>
        </w:rPr>
        <w:t xml:space="preserve">    </w:t>
      </w:r>
      <w:r w:rsidR="00155EE2">
        <w:rPr>
          <w:snapToGrid/>
          <w:color w:val="3F7F5F"/>
        </w:rPr>
        <w:t xml:space="preserve">// </w:t>
      </w:r>
      <w:r w:rsidR="002555CA">
        <w:rPr>
          <w:rFonts w:hint="eastAsia"/>
          <w:snapToGrid/>
          <w:color w:val="3F7F5F"/>
        </w:rPr>
        <w:t>...</w:t>
      </w:r>
    </w:p>
    <w:p w:rsidR="00792DBF" w:rsidRDefault="00FF43AD" w:rsidP="00FF43AD">
      <w:pPr>
        <w:pStyle w:val="aff"/>
        <w:rPr>
          <w:snapToGrid/>
        </w:rPr>
      </w:pPr>
      <w:r>
        <w:rPr>
          <w:snapToGrid/>
        </w:rPr>
        <w:t>}</w:t>
      </w:r>
    </w:p>
    <w:p w:rsidR="00924E38" w:rsidRPr="00924E38" w:rsidRDefault="00392600" w:rsidP="00924E38">
      <w:pPr>
        <w:rPr>
          <w:rFonts w:eastAsiaTheme="minorEastAsia"/>
        </w:rPr>
      </w:pPr>
      <w:r>
        <w:rPr>
          <w:rFonts w:eastAsiaTheme="minorEastAsia" w:hint="eastAsia"/>
        </w:rPr>
        <w:t>这个示例代码将本地方法声明为私有的。</w:t>
      </w:r>
      <w:r w:rsidR="00495390" w:rsidRPr="00495390">
        <w:rPr>
          <w:rStyle w:val="Char6"/>
          <w:rFonts w:eastAsia="宋体"/>
        </w:rPr>
        <w:t>doOperation()</w:t>
      </w:r>
      <w:r w:rsidR="00495390">
        <w:rPr>
          <w:rStyle w:val="Char6"/>
          <w:rFonts w:ascii="Times New Roman" w:eastAsia="宋体" w:hAnsiTheme="majorEastAsia" w:hint="eastAsia"/>
          <w:szCs w:val="24"/>
          <w:lang w:val="zh-CN"/>
        </w:rPr>
        <w:t>封装器方法进行许可</w:t>
      </w:r>
      <w:r w:rsidR="00495390" w:rsidRPr="004F38FC">
        <w:rPr>
          <w:rStyle w:val="Char6"/>
          <w:rFonts w:ascii="Times New Roman" w:eastAsia="宋体" w:hAnsiTheme="majorEastAsia" w:hint="eastAsia"/>
          <w:szCs w:val="24"/>
          <w:lang w:val="zh-CN"/>
        </w:rPr>
        <w:t>检查</w:t>
      </w:r>
      <w:r w:rsidR="00495390" w:rsidRPr="004F38FC">
        <w:rPr>
          <w:rStyle w:val="Char6"/>
          <w:rFonts w:ascii="Times New Roman" w:eastAsia="宋体" w:hAnsiTheme="majorEastAsia" w:hint="eastAsia"/>
          <w:szCs w:val="24"/>
        </w:rPr>
        <w:t>，</w:t>
      </w:r>
      <w:r w:rsidR="00495390" w:rsidRPr="004F38FC">
        <w:rPr>
          <w:rStyle w:val="Char6"/>
          <w:rFonts w:ascii="Times New Roman" w:eastAsia="宋体" w:hAnsiTheme="majorEastAsia" w:hint="eastAsia"/>
          <w:szCs w:val="24"/>
          <w:lang w:val="zh-CN"/>
        </w:rPr>
        <w:t>对可变输入数组进行防御性复制</w:t>
      </w:r>
      <w:r w:rsidR="00495390" w:rsidRPr="004F38FC">
        <w:rPr>
          <w:rStyle w:val="Char6"/>
          <w:rFonts w:ascii="Times New Roman" w:eastAsia="宋体" w:hAnsiTheme="majorEastAsia" w:hint="eastAsia"/>
          <w:szCs w:val="24"/>
        </w:rPr>
        <w:t>，</w:t>
      </w:r>
      <w:r w:rsidR="00495390" w:rsidRPr="004F38FC">
        <w:rPr>
          <w:rStyle w:val="Char6"/>
          <w:rFonts w:ascii="Times New Roman" w:eastAsia="宋体" w:hAnsiTheme="majorEastAsia" w:hint="eastAsia"/>
          <w:szCs w:val="24"/>
          <w:lang w:val="zh-CN"/>
        </w:rPr>
        <w:t>并检查参数的范围。</w:t>
      </w:r>
      <w:r w:rsidR="00495390" w:rsidRPr="00965E7D">
        <w:rPr>
          <w:rFonts w:eastAsia="宋体" w:hint="eastAsia"/>
        </w:rPr>
        <w:t>因此，</w:t>
      </w:r>
      <w:r w:rsidR="00495390" w:rsidRPr="00965E7D">
        <w:rPr>
          <w:rStyle w:val="Char6"/>
          <w:rFonts w:eastAsia="宋体"/>
        </w:rPr>
        <w:t>nativeOperation</w:t>
      </w:r>
      <w:r w:rsidR="00495390" w:rsidRPr="00965E7D">
        <w:rPr>
          <w:rStyle w:val="Char6"/>
          <w:rFonts w:eastAsia="宋体" w:hint="eastAsia"/>
        </w:rPr>
        <w:t>()</w:t>
      </w:r>
      <w:r w:rsidR="00965E7D">
        <w:rPr>
          <w:rStyle w:val="Char6"/>
          <w:rFonts w:eastAsia="宋体" w:hint="eastAsia"/>
        </w:rPr>
        <w:t>方法调用将使用安全的输入参数。</w:t>
      </w:r>
      <w:r w:rsidR="00B54464" w:rsidRPr="004F38FC">
        <w:rPr>
          <w:rFonts w:eastAsia="宋体" w:hAnsiTheme="majorEastAsia" w:hint="eastAsia"/>
          <w:szCs w:val="24"/>
          <w:lang w:val="zh-CN"/>
        </w:rPr>
        <w:t>注意</w:t>
      </w:r>
      <w:r w:rsidR="00B54464" w:rsidRPr="002C538A">
        <w:rPr>
          <w:rFonts w:eastAsia="宋体" w:hAnsiTheme="majorEastAsia" w:hint="eastAsia"/>
          <w:szCs w:val="24"/>
        </w:rPr>
        <w:t>，</w:t>
      </w:r>
      <w:r w:rsidR="00B54464">
        <w:rPr>
          <w:rFonts w:eastAsia="宋体" w:hAnsiTheme="majorEastAsia" w:hint="eastAsia"/>
          <w:szCs w:val="24"/>
          <w:lang w:val="zh-CN"/>
        </w:rPr>
        <w:t>验证检查的输出必须满足本地方法对</w:t>
      </w:r>
      <w:r w:rsidR="00B54464" w:rsidRPr="004F38FC">
        <w:rPr>
          <w:rFonts w:eastAsia="宋体" w:hAnsiTheme="majorEastAsia" w:hint="eastAsia"/>
          <w:szCs w:val="24"/>
          <w:lang w:val="zh-CN"/>
        </w:rPr>
        <w:t>输入</w:t>
      </w:r>
      <w:r w:rsidR="00B54464">
        <w:rPr>
          <w:rFonts w:eastAsia="宋体" w:hAnsiTheme="majorEastAsia" w:hint="eastAsia"/>
          <w:szCs w:val="24"/>
          <w:lang w:val="zh-CN"/>
        </w:rPr>
        <w:t>的</w:t>
      </w:r>
      <w:r w:rsidR="00B54464" w:rsidRPr="004F38FC">
        <w:rPr>
          <w:rFonts w:eastAsia="宋体" w:hAnsiTheme="majorEastAsia" w:hint="eastAsia"/>
          <w:szCs w:val="24"/>
          <w:lang w:val="zh-CN"/>
        </w:rPr>
        <w:t>要求</w:t>
      </w:r>
      <w:r w:rsidR="00B54464">
        <w:rPr>
          <w:rFonts w:eastAsia="宋体" w:hAnsiTheme="majorEastAsia" w:hint="eastAsia"/>
          <w:szCs w:val="24"/>
          <w:lang w:val="zh-CN"/>
        </w:rPr>
        <w:t>。</w:t>
      </w:r>
    </w:p>
    <w:p w:rsidR="003702F9" w:rsidRPr="0093660B" w:rsidRDefault="0093660B" w:rsidP="003702F9">
      <w:pPr>
        <w:rPr>
          <w:rFonts w:eastAsiaTheme="minorEastAsia"/>
        </w:rPr>
      </w:pPr>
      <w:r>
        <w:rPr>
          <w:rFonts w:eastAsiaTheme="minorEastAsia" w:hint="eastAsia"/>
          <w:b/>
        </w:rPr>
        <w:t>例外情况：</w:t>
      </w:r>
    </w:p>
    <w:p w:rsidR="008951F3" w:rsidRPr="007B6105" w:rsidRDefault="00CF7230" w:rsidP="001019BE">
      <w:pPr>
        <w:rPr>
          <w:rFonts w:eastAsia="宋体"/>
        </w:rPr>
      </w:pPr>
      <w:r>
        <w:rPr>
          <w:rFonts w:eastAsia="宋体" w:hAnsiTheme="majorEastAsia" w:hint="eastAsia"/>
          <w:szCs w:val="24"/>
          <w:lang w:val="zh-CN"/>
        </w:rPr>
        <w:t>对于那些</w:t>
      </w:r>
      <w:r w:rsidRPr="004F38FC">
        <w:rPr>
          <w:rFonts w:eastAsia="宋体" w:hAnsiTheme="majorEastAsia" w:hint="eastAsia"/>
          <w:szCs w:val="24"/>
          <w:lang w:val="zh-CN"/>
        </w:rPr>
        <w:t>不要求安全</w:t>
      </w:r>
      <w:r>
        <w:rPr>
          <w:rFonts w:eastAsia="宋体" w:hAnsiTheme="majorEastAsia" w:hint="eastAsia"/>
          <w:szCs w:val="24"/>
          <w:lang w:val="zh-CN"/>
        </w:rPr>
        <w:t>管理器检查、参数验证或返回值验证、和可变输入防御性复制的本地方法</w:t>
      </w:r>
      <w:r w:rsidRPr="004F38FC">
        <w:rPr>
          <w:rFonts w:eastAsia="宋体" w:hAnsiTheme="majorEastAsia" w:hint="eastAsia"/>
          <w:szCs w:val="24"/>
        </w:rPr>
        <w:t>（</w:t>
      </w:r>
      <w:r w:rsidRPr="004F38FC">
        <w:rPr>
          <w:rFonts w:eastAsia="宋体" w:hAnsiTheme="majorEastAsia" w:hint="eastAsia"/>
          <w:szCs w:val="24"/>
          <w:lang w:val="zh-CN"/>
        </w:rPr>
        <w:t>例如标准</w:t>
      </w:r>
      <w:r w:rsidRPr="004F38FC">
        <w:rPr>
          <w:rFonts w:eastAsia="宋体"/>
          <w:szCs w:val="24"/>
        </w:rPr>
        <w:t>C</w:t>
      </w:r>
      <w:r w:rsidRPr="004F38FC">
        <w:rPr>
          <w:rFonts w:eastAsia="宋体" w:hAnsiTheme="majorEastAsia" w:hint="eastAsia"/>
          <w:szCs w:val="24"/>
          <w:lang w:val="zh-CN"/>
        </w:rPr>
        <w:t>函数</w:t>
      </w:r>
      <w:r w:rsidRPr="00CF7230">
        <w:rPr>
          <w:rStyle w:val="Char6"/>
          <w:rFonts w:eastAsia="宋体"/>
        </w:rPr>
        <w:t>int rand(void)</w:t>
      </w:r>
      <w:r w:rsidRPr="004F38FC">
        <w:rPr>
          <w:rFonts w:eastAsia="宋体" w:hAnsiTheme="majorEastAsia" w:hint="eastAsia"/>
          <w:szCs w:val="24"/>
        </w:rPr>
        <w:t>）</w:t>
      </w:r>
      <w:r>
        <w:rPr>
          <w:rFonts w:eastAsia="宋体" w:hAnsiTheme="majorEastAsia" w:hint="eastAsia"/>
          <w:szCs w:val="24"/>
        </w:rPr>
        <w:t>，</w:t>
      </w:r>
      <w:r w:rsidRPr="004F38FC">
        <w:rPr>
          <w:rFonts w:eastAsia="宋体" w:hAnsiTheme="majorEastAsia" w:hint="eastAsia"/>
          <w:szCs w:val="24"/>
          <w:lang w:val="zh-CN"/>
        </w:rPr>
        <w:t>不需要</w:t>
      </w:r>
      <w:r>
        <w:rPr>
          <w:rFonts w:eastAsia="宋体" w:hAnsiTheme="majorEastAsia" w:hint="eastAsia"/>
          <w:szCs w:val="24"/>
          <w:lang w:val="zh-CN"/>
        </w:rPr>
        <w:t>对其做</w:t>
      </w:r>
      <w:r w:rsidRPr="004F38FC">
        <w:rPr>
          <w:rFonts w:eastAsia="宋体" w:hAnsiTheme="majorEastAsia" w:hint="eastAsia"/>
          <w:szCs w:val="24"/>
          <w:lang w:val="zh-CN"/>
        </w:rPr>
        <w:t>封装。</w:t>
      </w:r>
    </w:p>
    <w:p w:rsidR="00F04DF0" w:rsidRDefault="00643793" w:rsidP="00AE037F">
      <w:pPr>
        <w:pStyle w:val="aff1"/>
        <w:numPr>
          <w:ilvl w:val="0"/>
          <w:numId w:val="0"/>
        </w:numPr>
        <w:ind w:left="432" w:hanging="432"/>
      </w:pPr>
      <w:bookmarkStart w:id="149" w:name="_Toc435437935"/>
      <w:bookmarkEnd w:id="146"/>
      <w:r w:rsidRPr="00643793">
        <w:rPr>
          <w:rFonts w:ascii="宋体" w:eastAsia="宋体" w:hAnsi="宋体" w:cs="宋体" w:hint="eastAsia"/>
        </w:rPr>
        <w:lastRenderedPageBreak/>
        <w:t>参考资料</w:t>
      </w:r>
      <w:bookmarkEnd w:id="149"/>
    </w:p>
    <w:p w:rsidR="000542FC" w:rsidRPr="00CD6210" w:rsidRDefault="000542FC" w:rsidP="000542FC">
      <w:r w:rsidRPr="00CD6210">
        <w:t>1. Fred Long, Dhruv Mohindra, Robert C. Seacord, Dean F. Sutherland, David Svoboda. The CERT Oracle Secure Coding Standard for Java. Addison-Wesley Professional, 2011</w:t>
      </w:r>
    </w:p>
    <w:p w:rsidR="000542FC" w:rsidRPr="00CD6210" w:rsidRDefault="000542FC" w:rsidP="000542FC">
      <w:r w:rsidRPr="00CD6210">
        <w:t xml:space="preserve">2. Secure Coding Guidelines for the Java Programming Language. </w:t>
      </w:r>
      <w:hyperlink r:id="rId13" w:history="1">
        <w:r w:rsidRPr="00CD6210">
          <w:rPr>
            <w:rStyle w:val="aff7"/>
            <w:szCs w:val="24"/>
          </w:rPr>
          <w:t>http://www.oracle.com/technetwork/java/seccodeguide-139067.html</w:t>
        </w:r>
      </w:hyperlink>
    </w:p>
    <w:p w:rsidR="000542FC" w:rsidRDefault="00F85BB5" w:rsidP="000542FC">
      <w:pPr>
        <w:rPr>
          <w:rFonts w:eastAsiaTheme="minorEastAsia"/>
        </w:rPr>
      </w:pPr>
      <w:r>
        <w:rPr>
          <w:rFonts w:eastAsiaTheme="minorEastAsia" w:hint="eastAsia"/>
        </w:rPr>
        <w:t>3</w:t>
      </w:r>
      <w:r w:rsidR="000542FC" w:rsidRPr="00CD6210">
        <w:t xml:space="preserve">. CWE&amp;SANS TOP 25, </w:t>
      </w:r>
      <w:hyperlink r:id="rId14" w:history="1">
        <w:r w:rsidR="000542FC" w:rsidRPr="00CD6210">
          <w:rPr>
            <w:rStyle w:val="aff7"/>
          </w:rPr>
          <w:t>http://www.sans.org/top25-software-errors/</w:t>
        </w:r>
      </w:hyperlink>
    </w:p>
    <w:p w:rsidR="00767AEE" w:rsidRPr="00767AEE" w:rsidRDefault="00767AEE" w:rsidP="000542FC">
      <w:pPr>
        <w:rPr>
          <w:rFonts w:eastAsiaTheme="minorEastAsia"/>
        </w:rPr>
      </w:pPr>
      <w:r>
        <w:rPr>
          <w:rFonts w:eastAsiaTheme="minorEastAsia" w:hint="eastAsia"/>
        </w:rPr>
        <w:t xml:space="preserve">4. </w:t>
      </w:r>
      <w:r w:rsidR="005D13DF">
        <w:rPr>
          <w:rFonts w:eastAsiaTheme="minorEastAsia" w:hint="eastAsia"/>
        </w:rPr>
        <w:t>OWASP Guide</w:t>
      </w:r>
      <w:r w:rsidR="00AE0D70">
        <w:rPr>
          <w:rFonts w:eastAsiaTheme="minorEastAsia" w:hint="eastAsia"/>
        </w:rPr>
        <w:t xml:space="preserve"> Project</w:t>
      </w:r>
      <w:r w:rsidR="005D13DF">
        <w:rPr>
          <w:rFonts w:eastAsiaTheme="minorEastAsia" w:hint="eastAsia"/>
        </w:rPr>
        <w:t xml:space="preserve">, </w:t>
      </w:r>
      <w:hyperlink r:id="rId15" w:history="1">
        <w:r w:rsidR="005D13DF" w:rsidRPr="00AE0D70">
          <w:rPr>
            <w:rStyle w:val="aff7"/>
            <w:rFonts w:eastAsiaTheme="minorEastAsia"/>
          </w:rPr>
          <w:t>https://www.owasp.org/index.php/OWASP_Guide_Project</w:t>
        </w:r>
      </w:hyperlink>
    </w:p>
    <w:p w:rsidR="00D75F02" w:rsidRPr="000E23A4" w:rsidRDefault="00E3696C" w:rsidP="00EA029B">
      <w:pPr>
        <w:pStyle w:val="aff1"/>
        <w:numPr>
          <w:ilvl w:val="0"/>
          <w:numId w:val="0"/>
        </w:numPr>
        <w:ind w:left="431" w:hanging="431"/>
        <w:rPr>
          <w:rFonts w:eastAsiaTheme="minorEastAsia"/>
        </w:rPr>
      </w:pPr>
      <w:bookmarkStart w:id="150" w:name="_Appendix_A"/>
      <w:bookmarkStart w:id="151" w:name="附录A"/>
      <w:bookmarkStart w:id="152" w:name="_Toc435437936"/>
      <w:bookmarkEnd w:id="150"/>
      <w:r>
        <w:rPr>
          <w:rFonts w:eastAsiaTheme="minorEastAsia" w:hint="eastAsia"/>
        </w:rPr>
        <w:t>附录</w:t>
      </w:r>
      <w:r w:rsidR="00925ADB">
        <w:rPr>
          <w:rFonts w:eastAsiaTheme="minorEastAsia" w:hint="eastAsia"/>
        </w:rPr>
        <w:t>A</w:t>
      </w:r>
      <w:bookmarkEnd w:id="151"/>
      <w:bookmarkEnd w:id="152"/>
    </w:p>
    <w:p w:rsidR="00D75F02" w:rsidRPr="00027E5B" w:rsidRDefault="000F211E" w:rsidP="003A3993">
      <w:pPr>
        <w:rPr>
          <w:rFonts w:eastAsia="宋体"/>
        </w:rPr>
      </w:pPr>
      <w:r w:rsidRPr="00DB56C5">
        <w:rPr>
          <w:rFonts w:eastAsiaTheme="majorEastAsia" w:hint="eastAsia"/>
          <w:lang w:val="zh-CN"/>
        </w:rPr>
        <w:t>下表中总结了常用数据库中</w:t>
      </w:r>
      <w:r>
        <w:rPr>
          <w:rFonts w:eastAsiaTheme="majorEastAsia" w:hint="eastAsia"/>
          <w:lang w:val="zh-CN"/>
        </w:rPr>
        <w:t>与</w:t>
      </w:r>
      <w:r w:rsidRPr="00DB56C5">
        <w:rPr>
          <w:rFonts w:eastAsiaTheme="majorEastAsia"/>
        </w:rPr>
        <w:t>SQL</w:t>
      </w:r>
      <w:r>
        <w:rPr>
          <w:rFonts w:eastAsiaTheme="majorEastAsia" w:hint="eastAsia"/>
          <w:lang w:val="zh-CN"/>
        </w:rPr>
        <w:t>注入</w:t>
      </w:r>
      <w:r w:rsidRPr="00DB56C5">
        <w:rPr>
          <w:rFonts w:eastAsiaTheme="majorEastAsia" w:hint="eastAsia"/>
          <w:lang w:val="zh-CN"/>
        </w:rPr>
        <w:t>攻击相关的特殊字符</w:t>
      </w:r>
      <w:r w:rsidR="002835D7">
        <w:rPr>
          <w:rFonts w:eastAsiaTheme="majorEastAsia" w:hint="eastAsia"/>
          <w:lang w:val="zh-CN"/>
        </w:rPr>
        <w:t>：</w:t>
      </w:r>
    </w:p>
    <w:tbl>
      <w:tblPr>
        <w:tblW w:w="894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ook w:val="04A0" w:firstRow="1" w:lastRow="0" w:firstColumn="1" w:lastColumn="0" w:noHBand="0" w:noVBand="1"/>
      </w:tblPr>
      <w:tblGrid>
        <w:gridCol w:w="1291"/>
        <w:gridCol w:w="1843"/>
        <w:gridCol w:w="3544"/>
        <w:gridCol w:w="2269"/>
      </w:tblGrid>
      <w:tr w:rsidR="00D75F02" w:rsidRPr="00C71D92" w:rsidTr="004F12B8">
        <w:trPr>
          <w:trHeight w:val="467"/>
        </w:trPr>
        <w:tc>
          <w:tcPr>
            <w:tcW w:w="1291" w:type="dxa"/>
            <w:shd w:val="clear" w:color="000000" w:fill="FFFFFF"/>
            <w:noWrap/>
            <w:vAlign w:val="center"/>
            <w:hideMark/>
          </w:tcPr>
          <w:p w:rsidR="00D75F02" w:rsidRPr="000521DC" w:rsidRDefault="003A3993" w:rsidP="004F12B8">
            <w:pPr>
              <w:jc w:val="center"/>
              <w:rPr>
                <w:rFonts w:ascii="Courier New" w:eastAsia="宋体" w:hAnsi="Courier New"/>
                <w:b/>
                <w:snapToGrid/>
              </w:rPr>
            </w:pPr>
            <w:r w:rsidRPr="00DB56C5">
              <w:rPr>
                <w:rFonts w:asciiTheme="majorEastAsia" w:eastAsiaTheme="majorEastAsia" w:hAnsiTheme="majorEastAsia" w:hint="eastAsia"/>
                <w:b/>
                <w:szCs w:val="24"/>
                <w:lang w:val="zh-CN"/>
              </w:rPr>
              <w:t>数据库</w:t>
            </w:r>
          </w:p>
        </w:tc>
        <w:tc>
          <w:tcPr>
            <w:tcW w:w="1843" w:type="dxa"/>
            <w:shd w:val="clear" w:color="000000" w:fill="FFFFFF"/>
            <w:noWrap/>
            <w:vAlign w:val="center"/>
            <w:hideMark/>
          </w:tcPr>
          <w:p w:rsidR="00D75F02" w:rsidRPr="000521DC" w:rsidRDefault="00F447BF" w:rsidP="004F12B8">
            <w:pPr>
              <w:jc w:val="center"/>
              <w:rPr>
                <w:rFonts w:ascii="Courier New" w:eastAsia="宋体" w:hAnsi="Courier New"/>
                <w:b/>
                <w:snapToGrid/>
              </w:rPr>
            </w:pPr>
            <w:r w:rsidRPr="00DB56C5">
              <w:rPr>
                <w:rFonts w:asciiTheme="majorEastAsia" w:eastAsiaTheme="majorEastAsia" w:hAnsiTheme="majorEastAsia" w:hint="eastAsia"/>
                <w:b/>
                <w:szCs w:val="24"/>
                <w:lang w:val="zh-CN"/>
              </w:rPr>
              <w:t>特殊字符</w:t>
            </w:r>
          </w:p>
        </w:tc>
        <w:tc>
          <w:tcPr>
            <w:tcW w:w="3544" w:type="dxa"/>
            <w:shd w:val="clear" w:color="000000" w:fill="FFFFFF"/>
            <w:noWrap/>
            <w:vAlign w:val="center"/>
            <w:hideMark/>
          </w:tcPr>
          <w:p w:rsidR="00D75F02" w:rsidRPr="000521DC" w:rsidRDefault="009C4826" w:rsidP="004F12B8">
            <w:pPr>
              <w:jc w:val="center"/>
              <w:rPr>
                <w:rFonts w:ascii="Courier New" w:eastAsia="宋体" w:hAnsi="Courier New"/>
                <w:b/>
                <w:snapToGrid/>
              </w:rPr>
            </w:pPr>
            <w:r w:rsidRPr="00DB56C5">
              <w:rPr>
                <w:rFonts w:asciiTheme="majorEastAsia" w:eastAsiaTheme="majorEastAsia" w:hAnsiTheme="majorEastAsia" w:hint="eastAsia"/>
                <w:b/>
                <w:szCs w:val="24"/>
                <w:lang w:val="zh-CN"/>
              </w:rPr>
              <w:t>描述</w:t>
            </w:r>
          </w:p>
        </w:tc>
        <w:tc>
          <w:tcPr>
            <w:tcW w:w="2269" w:type="dxa"/>
            <w:shd w:val="clear" w:color="000000" w:fill="FFFFFF"/>
            <w:vAlign w:val="center"/>
            <w:hideMark/>
          </w:tcPr>
          <w:p w:rsidR="00D75F02" w:rsidRPr="000521DC" w:rsidRDefault="00255C65" w:rsidP="004F12B8">
            <w:pPr>
              <w:jc w:val="center"/>
              <w:rPr>
                <w:rFonts w:ascii="Courier New" w:eastAsia="宋体" w:hAnsi="Courier New"/>
                <w:b/>
                <w:snapToGrid/>
              </w:rPr>
            </w:pPr>
            <w:r w:rsidRPr="00DB56C5">
              <w:rPr>
                <w:rFonts w:asciiTheme="majorEastAsia" w:eastAsiaTheme="majorEastAsia" w:hAnsiTheme="majorEastAsia" w:hint="eastAsia"/>
                <w:b/>
                <w:szCs w:val="24"/>
                <w:lang w:val="zh-CN"/>
              </w:rPr>
              <w:t>转义序列</w:t>
            </w:r>
          </w:p>
        </w:tc>
      </w:tr>
      <w:tr w:rsidR="00D75F02" w:rsidRPr="00C71D92" w:rsidTr="004F12B8">
        <w:trPr>
          <w:trHeight w:val="467"/>
        </w:trPr>
        <w:tc>
          <w:tcPr>
            <w:tcW w:w="1291" w:type="dxa"/>
            <w:vMerge w:val="restart"/>
            <w:shd w:val="clear" w:color="000000" w:fill="FFFFFF"/>
            <w:noWrap/>
            <w:vAlign w:val="center"/>
            <w:hideMark/>
          </w:tcPr>
          <w:p w:rsidR="00D75F02" w:rsidRPr="007149F5" w:rsidRDefault="00D75F02" w:rsidP="004F12B8">
            <w:pPr>
              <w:rPr>
                <w:rFonts w:eastAsia="黑体"/>
                <w:snapToGrid/>
              </w:rPr>
            </w:pPr>
            <w:r>
              <w:rPr>
                <w:rFonts w:eastAsia="黑体" w:hint="eastAsia"/>
                <w:snapToGrid/>
              </w:rPr>
              <w:t>Oracle</w:t>
            </w:r>
          </w:p>
        </w:tc>
        <w:tc>
          <w:tcPr>
            <w:tcW w:w="1843" w:type="dxa"/>
            <w:shd w:val="clear" w:color="000000" w:fill="FFFFFF"/>
            <w:noWrap/>
            <w:vAlign w:val="center"/>
            <w:hideMark/>
          </w:tcPr>
          <w:p w:rsidR="00D75F02" w:rsidRPr="00361775" w:rsidRDefault="00D75F02" w:rsidP="004F12B8">
            <w:pPr>
              <w:pStyle w:val="afe"/>
            </w:pPr>
            <w:r w:rsidRPr="00361775">
              <w:t>%</w:t>
            </w:r>
          </w:p>
        </w:tc>
        <w:tc>
          <w:tcPr>
            <w:tcW w:w="3544" w:type="dxa"/>
            <w:shd w:val="clear" w:color="000000" w:fill="FFFFFF"/>
            <w:noWrap/>
            <w:vAlign w:val="center"/>
            <w:hideMark/>
          </w:tcPr>
          <w:p w:rsidR="00D75F02" w:rsidRPr="007149F5" w:rsidRDefault="008530BF" w:rsidP="004F12B8">
            <w:pPr>
              <w:rPr>
                <w:rFonts w:eastAsia="黑体"/>
                <w:snapToGrid/>
              </w:rPr>
            </w:pPr>
            <w:r>
              <w:rPr>
                <w:rFonts w:eastAsia="宋体" w:hAnsiTheme="majorEastAsia" w:cstheme="minorBidi" w:hint="eastAsia"/>
                <w:szCs w:val="24"/>
              </w:rPr>
              <w:t>百分</w:t>
            </w:r>
            <w:r w:rsidR="002E7D1A">
              <w:rPr>
                <w:rFonts w:eastAsia="宋体" w:hAnsiTheme="majorEastAsia" w:cstheme="minorBidi" w:hint="eastAsia"/>
                <w:szCs w:val="24"/>
              </w:rPr>
              <w:t>比</w:t>
            </w:r>
            <w:r w:rsidRPr="004F38FC">
              <w:rPr>
                <w:rFonts w:eastAsia="宋体" w:hAnsiTheme="majorEastAsia" w:cstheme="minorBidi" w:hint="eastAsia"/>
                <w:szCs w:val="24"/>
              </w:rPr>
              <w:t>：任何包括</w:t>
            </w:r>
            <w:r w:rsidRPr="004F38FC">
              <w:rPr>
                <w:rFonts w:eastAsia="宋体" w:cstheme="minorBidi"/>
                <w:szCs w:val="24"/>
              </w:rPr>
              <w:t>0</w:t>
            </w:r>
            <w:r w:rsidRPr="004F38FC">
              <w:rPr>
                <w:rFonts w:eastAsia="宋体" w:hAnsiTheme="majorEastAsia" w:cstheme="minorBidi" w:hint="eastAsia"/>
                <w:szCs w:val="24"/>
              </w:rPr>
              <w:t>或更多字符的字符串</w:t>
            </w:r>
          </w:p>
        </w:tc>
        <w:tc>
          <w:tcPr>
            <w:tcW w:w="2269" w:type="dxa"/>
            <w:shd w:val="clear" w:color="000000" w:fill="FFFFFF"/>
            <w:vAlign w:val="center"/>
            <w:hideMark/>
          </w:tcPr>
          <w:p w:rsidR="00D75F02" w:rsidRPr="00361775" w:rsidRDefault="00D75F02" w:rsidP="004F12B8">
            <w:pPr>
              <w:pStyle w:val="afe"/>
              <w:rPr>
                <w:snapToGrid/>
              </w:rPr>
            </w:pPr>
            <w:r w:rsidRPr="00361775">
              <w:rPr>
                <w:snapToGrid/>
              </w:rPr>
              <w:t>/%</w:t>
            </w:r>
            <w:r>
              <w:rPr>
                <w:rFonts w:hint="eastAsia"/>
                <w:snapToGrid/>
              </w:rPr>
              <w:t xml:space="preserve"> </w:t>
            </w:r>
            <w:r w:rsidRPr="002469B1">
              <w:rPr>
                <w:snapToGrid/>
              </w:rPr>
              <w:t xml:space="preserve">escape </w:t>
            </w:r>
            <w:r w:rsidR="00354218" w:rsidRPr="008202A7">
              <w:t>'</w:t>
            </w:r>
            <w:r w:rsidRPr="002469B1">
              <w:rPr>
                <w:snapToGrid/>
              </w:rPr>
              <w:t>/</w:t>
            </w:r>
            <w:r w:rsidR="00354218" w:rsidRPr="008202A7">
              <w:t>'</w:t>
            </w:r>
          </w:p>
        </w:tc>
      </w:tr>
      <w:tr w:rsidR="00D75F02" w:rsidRPr="00C71D92" w:rsidTr="004F12B8">
        <w:trPr>
          <w:trHeight w:val="467"/>
        </w:trPr>
        <w:tc>
          <w:tcPr>
            <w:tcW w:w="1291" w:type="dxa"/>
            <w:vMerge/>
            <w:shd w:val="clear" w:color="000000" w:fill="FFFFFF"/>
            <w:noWrap/>
            <w:vAlign w:val="center"/>
            <w:hideMark/>
          </w:tcPr>
          <w:p w:rsidR="00D75F02" w:rsidRPr="007149F5" w:rsidRDefault="00D75F02" w:rsidP="004F12B8">
            <w:pPr>
              <w:rPr>
                <w:rFonts w:eastAsia="黑体"/>
                <w:snapToGrid/>
              </w:rPr>
            </w:pPr>
          </w:p>
        </w:tc>
        <w:tc>
          <w:tcPr>
            <w:tcW w:w="1843" w:type="dxa"/>
            <w:shd w:val="clear" w:color="000000" w:fill="FFFFFF"/>
            <w:noWrap/>
            <w:vAlign w:val="center"/>
            <w:hideMark/>
          </w:tcPr>
          <w:p w:rsidR="00D75F02" w:rsidRPr="00361775" w:rsidRDefault="00D75F02" w:rsidP="004F12B8">
            <w:pPr>
              <w:pStyle w:val="afe"/>
            </w:pPr>
            <w:r w:rsidRPr="00361775">
              <w:t>_</w:t>
            </w:r>
          </w:p>
        </w:tc>
        <w:tc>
          <w:tcPr>
            <w:tcW w:w="3544" w:type="dxa"/>
            <w:shd w:val="clear" w:color="000000" w:fill="FFFFFF"/>
            <w:noWrap/>
            <w:vAlign w:val="center"/>
            <w:hideMark/>
          </w:tcPr>
          <w:p w:rsidR="00D75F02" w:rsidRPr="007149F5" w:rsidRDefault="00ED0BDF" w:rsidP="004F12B8">
            <w:pPr>
              <w:rPr>
                <w:rFonts w:eastAsia="黑体"/>
                <w:snapToGrid/>
              </w:rPr>
            </w:pPr>
            <w:r w:rsidRPr="004F38FC">
              <w:rPr>
                <w:rFonts w:eastAsia="宋体" w:hAnsiTheme="majorEastAsia" w:cstheme="minorBidi" w:hint="eastAsia"/>
                <w:szCs w:val="24"/>
              </w:rPr>
              <w:t>下划线：任意单个字符</w:t>
            </w:r>
          </w:p>
        </w:tc>
        <w:tc>
          <w:tcPr>
            <w:tcW w:w="2269" w:type="dxa"/>
            <w:shd w:val="clear" w:color="000000" w:fill="FFFFFF"/>
            <w:vAlign w:val="center"/>
            <w:hideMark/>
          </w:tcPr>
          <w:p w:rsidR="00D75F02" w:rsidRPr="00361775" w:rsidRDefault="00D75F02" w:rsidP="004F12B8">
            <w:pPr>
              <w:pStyle w:val="afe"/>
              <w:rPr>
                <w:rFonts w:eastAsia="黑体"/>
                <w:snapToGrid/>
              </w:rPr>
            </w:pPr>
            <w:r w:rsidRPr="00361775">
              <w:rPr>
                <w:rFonts w:eastAsia="黑体"/>
                <w:snapToGrid/>
              </w:rPr>
              <w:t>/_</w:t>
            </w:r>
            <w:r>
              <w:rPr>
                <w:rFonts w:eastAsia="黑体" w:hint="eastAsia"/>
                <w:snapToGrid/>
              </w:rPr>
              <w:t xml:space="preserve"> </w:t>
            </w:r>
            <w:r w:rsidRPr="002469B1">
              <w:rPr>
                <w:rFonts w:eastAsia="黑体"/>
                <w:snapToGrid/>
              </w:rPr>
              <w:t xml:space="preserve">escape </w:t>
            </w:r>
            <w:r w:rsidR="005579F8" w:rsidRPr="008202A7">
              <w:t>'</w:t>
            </w:r>
            <w:r w:rsidRPr="002469B1">
              <w:rPr>
                <w:rFonts w:eastAsia="黑体"/>
                <w:snapToGrid/>
              </w:rPr>
              <w:t>/</w:t>
            </w:r>
            <w:r w:rsidR="005579F8" w:rsidRPr="008202A7">
              <w:t>'</w:t>
            </w:r>
          </w:p>
        </w:tc>
      </w:tr>
      <w:tr w:rsidR="00D75F02" w:rsidRPr="00C71D92" w:rsidTr="004F12B8">
        <w:trPr>
          <w:trHeight w:val="467"/>
        </w:trPr>
        <w:tc>
          <w:tcPr>
            <w:tcW w:w="1291" w:type="dxa"/>
            <w:vMerge/>
            <w:shd w:val="clear" w:color="000000" w:fill="FFFFFF"/>
            <w:noWrap/>
            <w:vAlign w:val="center"/>
            <w:hideMark/>
          </w:tcPr>
          <w:p w:rsidR="00D75F02" w:rsidRPr="007149F5" w:rsidRDefault="00D75F02" w:rsidP="004F12B8">
            <w:pPr>
              <w:rPr>
                <w:rFonts w:eastAsia="黑体"/>
                <w:snapToGrid/>
              </w:rPr>
            </w:pPr>
          </w:p>
        </w:tc>
        <w:tc>
          <w:tcPr>
            <w:tcW w:w="1843" w:type="dxa"/>
            <w:shd w:val="clear" w:color="000000" w:fill="FFFFFF"/>
            <w:noWrap/>
            <w:vAlign w:val="center"/>
            <w:hideMark/>
          </w:tcPr>
          <w:p w:rsidR="00D75F02" w:rsidRPr="00361775" w:rsidRDefault="00D75F02" w:rsidP="004F12B8">
            <w:pPr>
              <w:pStyle w:val="afe"/>
            </w:pPr>
            <w:r w:rsidRPr="00361775">
              <w:rPr>
                <w:rFonts w:hint="eastAsia"/>
              </w:rPr>
              <w:t>/</w:t>
            </w:r>
          </w:p>
        </w:tc>
        <w:tc>
          <w:tcPr>
            <w:tcW w:w="3544" w:type="dxa"/>
            <w:shd w:val="clear" w:color="000000" w:fill="FFFFFF"/>
            <w:noWrap/>
            <w:vAlign w:val="center"/>
            <w:hideMark/>
          </w:tcPr>
          <w:p w:rsidR="00D75F02" w:rsidRPr="00587D98" w:rsidRDefault="0043283A" w:rsidP="004F12B8">
            <w:pPr>
              <w:rPr>
                <w:rFonts w:eastAsia="黑体"/>
                <w:snapToGrid/>
              </w:rPr>
            </w:pPr>
            <w:r w:rsidRPr="004F38FC">
              <w:rPr>
                <w:rFonts w:eastAsia="宋体" w:hAnsiTheme="majorEastAsia" w:cstheme="minorBidi" w:hint="eastAsia"/>
                <w:szCs w:val="24"/>
              </w:rPr>
              <w:t>斜线：转义字符</w:t>
            </w:r>
          </w:p>
        </w:tc>
        <w:tc>
          <w:tcPr>
            <w:tcW w:w="2269" w:type="dxa"/>
            <w:shd w:val="clear" w:color="000000" w:fill="FFFFFF"/>
            <w:vAlign w:val="center"/>
            <w:hideMark/>
          </w:tcPr>
          <w:p w:rsidR="00D75F02" w:rsidRPr="00361775" w:rsidRDefault="00D75F02" w:rsidP="004F12B8">
            <w:pPr>
              <w:pStyle w:val="afe"/>
              <w:rPr>
                <w:rFonts w:eastAsia="黑体"/>
                <w:snapToGrid/>
              </w:rPr>
            </w:pPr>
            <w:r w:rsidRPr="00361775">
              <w:rPr>
                <w:rFonts w:eastAsia="黑体"/>
                <w:snapToGrid/>
              </w:rPr>
              <w:t>//</w:t>
            </w:r>
            <w:r>
              <w:rPr>
                <w:rFonts w:eastAsia="黑体" w:hint="eastAsia"/>
                <w:snapToGrid/>
              </w:rPr>
              <w:t xml:space="preserve"> </w:t>
            </w:r>
            <w:r w:rsidRPr="002469B1">
              <w:rPr>
                <w:rFonts w:eastAsia="黑体"/>
                <w:snapToGrid/>
              </w:rPr>
              <w:t xml:space="preserve">escape </w:t>
            </w:r>
            <w:r w:rsidR="005579F8" w:rsidRPr="008202A7">
              <w:t>'</w:t>
            </w:r>
            <w:r w:rsidRPr="002469B1">
              <w:rPr>
                <w:rFonts w:eastAsia="黑体"/>
                <w:snapToGrid/>
              </w:rPr>
              <w:t>/</w:t>
            </w:r>
            <w:r w:rsidR="005579F8" w:rsidRPr="008202A7">
              <w:t>'</w:t>
            </w:r>
          </w:p>
        </w:tc>
      </w:tr>
      <w:tr w:rsidR="00D75F02" w:rsidRPr="00C71D92" w:rsidTr="004F12B8">
        <w:trPr>
          <w:trHeight w:val="467"/>
        </w:trPr>
        <w:tc>
          <w:tcPr>
            <w:tcW w:w="1291" w:type="dxa"/>
            <w:vMerge/>
            <w:shd w:val="clear" w:color="000000" w:fill="FFFFFF"/>
            <w:noWrap/>
            <w:vAlign w:val="center"/>
            <w:hideMark/>
          </w:tcPr>
          <w:p w:rsidR="00D75F02" w:rsidRPr="007149F5" w:rsidRDefault="00D75F02" w:rsidP="004F12B8">
            <w:pPr>
              <w:rPr>
                <w:rFonts w:eastAsia="黑体"/>
                <w:snapToGrid/>
              </w:rPr>
            </w:pPr>
          </w:p>
        </w:tc>
        <w:tc>
          <w:tcPr>
            <w:tcW w:w="1843" w:type="dxa"/>
            <w:shd w:val="clear" w:color="000000" w:fill="FFFFFF"/>
            <w:noWrap/>
            <w:vAlign w:val="center"/>
            <w:hideMark/>
          </w:tcPr>
          <w:p w:rsidR="00D75F02" w:rsidRPr="00361775" w:rsidRDefault="00B3784F" w:rsidP="004F12B8">
            <w:pPr>
              <w:pStyle w:val="afe"/>
            </w:pPr>
            <w:r w:rsidRPr="008202A7">
              <w:t>'</w:t>
            </w:r>
          </w:p>
        </w:tc>
        <w:tc>
          <w:tcPr>
            <w:tcW w:w="3544" w:type="dxa"/>
            <w:shd w:val="clear" w:color="000000" w:fill="FFFFFF"/>
            <w:noWrap/>
            <w:vAlign w:val="center"/>
            <w:hideMark/>
          </w:tcPr>
          <w:p w:rsidR="00D75F02" w:rsidRPr="007149F5" w:rsidRDefault="00D63BB3" w:rsidP="004F12B8">
            <w:pPr>
              <w:rPr>
                <w:rFonts w:eastAsia="宋体"/>
                <w:snapToGrid/>
                <w:highlight w:val="white"/>
                <w:lang w:val="zh-CN"/>
              </w:rPr>
            </w:pPr>
            <w:r w:rsidRPr="004F38FC">
              <w:rPr>
                <w:rFonts w:eastAsia="宋体" w:hAnsiTheme="majorEastAsia" w:cstheme="minorBidi" w:hint="eastAsia"/>
                <w:szCs w:val="24"/>
              </w:rPr>
              <w:t>单引号</w:t>
            </w:r>
          </w:p>
        </w:tc>
        <w:tc>
          <w:tcPr>
            <w:tcW w:w="2269" w:type="dxa"/>
            <w:shd w:val="clear" w:color="000000" w:fill="FFFFFF"/>
            <w:vAlign w:val="center"/>
            <w:hideMark/>
          </w:tcPr>
          <w:p w:rsidR="00D75F02" w:rsidRPr="00361775" w:rsidRDefault="00C60275" w:rsidP="004F12B8">
            <w:pPr>
              <w:pStyle w:val="afe"/>
              <w:rPr>
                <w:rFonts w:eastAsia="黑体"/>
                <w:snapToGrid/>
              </w:rPr>
            </w:pPr>
            <w:r w:rsidRPr="008202A7">
              <w:t>''</w:t>
            </w:r>
          </w:p>
        </w:tc>
      </w:tr>
      <w:tr w:rsidR="00D75F02" w:rsidRPr="00C71D92" w:rsidTr="004F12B8">
        <w:trPr>
          <w:trHeight w:val="467"/>
        </w:trPr>
        <w:tc>
          <w:tcPr>
            <w:tcW w:w="1291" w:type="dxa"/>
            <w:vMerge w:val="restart"/>
            <w:shd w:val="clear" w:color="000000" w:fill="FFFFFF"/>
            <w:noWrap/>
            <w:vAlign w:val="center"/>
            <w:hideMark/>
          </w:tcPr>
          <w:p w:rsidR="00D75F02" w:rsidRPr="007149F5" w:rsidRDefault="00D75F02" w:rsidP="004F12B8">
            <w:pPr>
              <w:rPr>
                <w:rFonts w:eastAsia="黑体"/>
                <w:snapToGrid/>
              </w:rPr>
            </w:pPr>
            <w:r>
              <w:rPr>
                <w:rFonts w:eastAsia="黑体" w:hint="eastAsia"/>
                <w:snapToGrid/>
              </w:rPr>
              <w:t>MySQL</w:t>
            </w:r>
          </w:p>
        </w:tc>
        <w:tc>
          <w:tcPr>
            <w:tcW w:w="1843" w:type="dxa"/>
            <w:shd w:val="clear" w:color="000000" w:fill="FFFFFF"/>
            <w:noWrap/>
            <w:vAlign w:val="center"/>
            <w:hideMark/>
          </w:tcPr>
          <w:p w:rsidR="00D75F02" w:rsidRPr="00361775" w:rsidRDefault="00B3784F" w:rsidP="004F12B8">
            <w:pPr>
              <w:pStyle w:val="afe"/>
            </w:pPr>
            <w:r w:rsidRPr="008202A7">
              <w:t>'</w:t>
            </w:r>
          </w:p>
        </w:tc>
        <w:tc>
          <w:tcPr>
            <w:tcW w:w="3544" w:type="dxa"/>
            <w:shd w:val="clear" w:color="000000" w:fill="FFFFFF"/>
            <w:noWrap/>
            <w:vAlign w:val="center"/>
            <w:hideMark/>
          </w:tcPr>
          <w:p w:rsidR="00D75F02" w:rsidRPr="007149F5" w:rsidRDefault="00924B61" w:rsidP="004F12B8">
            <w:pPr>
              <w:rPr>
                <w:rFonts w:eastAsia="宋体"/>
                <w:snapToGrid/>
                <w:lang w:val="zh-CN"/>
              </w:rPr>
            </w:pPr>
            <w:r w:rsidRPr="004F38FC">
              <w:rPr>
                <w:rFonts w:eastAsia="宋体" w:hAnsiTheme="majorEastAsia" w:cstheme="minorBidi" w:hint="eastAsia"/>
                <w:szCs w:val="24"/>
              </w:rPr>
              <w:t>单引号</w:t>
            </w:r>
          </w:p>
        </w:tc>
        <w:tc>
          <w:tcPr>
            <w:tcW w:w="2269" w:type="dxa"/>
            <w:shd w:val="clear" w:color="000000" w:fill="FFFFFF"/>
            <w:vAlign w:val="center"/>
            <w:hideMark/>
          </w:tcPr>
          <w:p w:rsidR="00D75F02" w:rsidRPr="00361775" w:rsidRDefault="00D75F02" w:rsidP="004F12B8">
            <w:pPr>
              <w:pStyle w:val="afe"/>
              <w:rPr>
                <w:rFonts w:eastAsia="黑体"/>
                <w:snapToGrid/>
              </w:rPr>
            </w:pPr>
            <w:r>
              <w:rPr>
                <w:rFonts w:eastAsia="黑体"/>
                <w:snapToGrid/>
              </w:rPr>
              <w:t>\</w:t>
            </w:r>
            <w:r w:rsidRPr="00B72E66">
              <w:rPr>
                <w:rFonts w:eastAsia="黑体"/>
                <w:snapToGrid/>
              </w:rPr>
              <w:t>'</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361775" w:rsidRDefault="00D75F02" w:rsidP="004F12B8">
            <w:pPr>
              <w:pStyle w:val="afe"/>
            </w:pPr>
            <w:r w:rsidRPr="00593CFC">
              <w:t>"</w:t>
            </w:r>
          </w:p>
        </w:tc>
        <w:tc>
          <w:tcPr>
            <w:tcW w:w="3544" w:type="dxa"/>
            <w:shd w:val="clear" w:color="000000" w:fill="FFFFFF"/>
            <w:noWrap/>
            <w:vAlign w:val="center"/>
            <w:hideMark/>
          </w:tcPr>
          <w:p w:rsidR="00D75F02" w:rsidRPr="0028727E" w:rsidRDefault="00E84981" w:rsidP="004F12B8">
            <w:pPr>
              <w:rPr>
                <w:rFonts w:eastAsia="宋体"/>
                <w:snapToGrid/>
                <w:lang w:val="zh-CN"/>
              </w:rPr>
            </w:pPr>
            <w:r w:rsidRPr="004F38FC">
              <w:rPr>
                <w:rFonts w:eastAsia="宋体" w:hAnsiTheme="majorEastAsia" w:cstheme="minorBidi" w:hint="eastAsia"/>
                <w:szCs w:val="24"/>
              </w:rPr>
              <w:t>双引号</w:t>
            </w:r>
          </w:p>
        </w:tc>
        <w:tc>
          <w:tcPr>
            <w:tcW w:w="2269" w:type="dxa"/>
            <w:shd w:val="clear" w:color="000000" w:fill="FFFFFF"/>
            <w:vAlign w:val="center"/>
            <w:hideMark/>
          </w:tcPr>
          <w:p w:rsidR="00D75F02" w:rsidRDefault="00D75F02" w:rsidP="004F12B8">
            <w:pPr>
              <w:pStyle w:val="afe"/>
              <w:rPr>
                <w:rFonts w:eastAsia="黑体"/>
                <w:snapToGrid/>
              </w:rPr>
            </w:pPr>
            <w:r>
              <w:rPr>
                <w:rFonts w:eastAsia="黑体"/>
                <w:snapToGrid/>
              </w:rPr>
              <w:t>\</w:t>
            </w:r>
            <w:r w:rsidRPr="00B75294">
              <w:rPr>
                <w:rFonts w:eastAsia="黑体"/>
                <w:snapToGrid/>
              </w:rPr>
              <w:t>"</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593CFC" w:rsidRDefault="00D75F02" w:rsidP="004F12B8">
            <w:pPr>
              <w:pStyle w:val="afe"/>
            </w:pPr>
            <w:r>
              <w:rPr>
                <w:rFonts w:hint="eastAsia"/>
              </w:rPr>
              <w:t>\</w:t>
            </w:r>
          </w:p>
        </w:tc>
        <w:tc>
          <w:tcPr>
            <w:tcW w:w="3544" w:type="dxa"/>
            <w:shd w:val="clear" w:color="000000" w:fill="FFFFFF"/>
            <w:noWrap/>
            <w:vAlign w:val="center"/>
            <w:hideMark/>
          </w:tcPr>
          <w:p w:rsidR="00D75F02" w:rsidRPr="00D01FBF" w:rsidRDefault="00F3625B" w:rsidP="004F12B8">
            <w:pPr>
              <w:rPr>
                <w:rFonts w:eastAsia="宋体"/>
                <w:snapToGrid/>
                <w:lang w:val="zh-CN"/>
              </w:rPr>
            </w:pPr>
            <w:r w:rsidRPr="004F38FC">
              <w:rPr>
                <w:rFonts w:eastAsia="宋体" w:hAnsiTheme="majorEastAsia" w:cstheme="minorBidi" w:hint="eastAsia"/>
                <w:szCs w:val="24"/>
              </w:rPr>
              <w:t>反斜杠</w:t>
            </w:r>
          </w:p>
        </w:tc>
        <w:tc>
          <w:tcPr>
            <w:tcW w:w="2269" w:type="dxa"/>
            <w:shd w:val="clear" w:color="000000" w:fill="FFFFFF"/>
            <w:vAlign w:val="center"/>
            <w:hideMark/>
          </w:tcPr>
          <w:p w:rsidR="00D75F02" w:rsidRPr="00B75294" w:rsidRDefault="00D75F02" w:rsidP="004F12B8">
            <w:pPr>
              <w:pStyle w:val="afe"/>
              <w:rPr>
                <w:rFonts w:eastAsia="黑体"/>
                <w:snapToGrid/>
              </w:rPr>
            </w:pPr>
            <w:r>
              <w:rPr>
                <w:rFonts w:eastAsia="黑体"/>
                <w:snapToGrid/>
              </w:rPr>
              <w:t>\</w:t>
            </w:r>
            <w:r w:rsidRPr="005A5139">
              <w:rPr>
                <w:rFonts w:eastAsia="黑体"/>
                <w:snapToGrid/>
              </w:rPr>
              <w:t xml:space="preserve">\ </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Default="00D75F02" w:rsidP="004F12B8">
            <w:pPr>
              <w:pStyle w:val="afe"/>
            </w:pPr>
            <w:r w:rsidRPr="00361775">
              <w:t>%</w:t>
            </w:r>
          </w:p>
        </w:tc>
        <w:tc>
          <w:tcPr>
            <w:tcW w:w="3544" w:type="dxa"/>
            <w:shd w:val="clear" w:color="000000" w:fill="FFFFFF"/>
            <w:noWrap/>
            <w:vAlign w:val="center"/>
            <w:hideMark/>
          </w:tcPr>
          <w:p w:rsidR="00D75F02" w:rsidRPr="00376C4E" w:rsidRDefault="007E2499" w:rsidP="004F12B8">
            <w:pPr>
              <w:rPr>
                <w:rFonts w:eastAsia="宋体"/>
                <w:snapToGrid/>
              </w:rPr>
            </w:pPr>
            <w:r>
              <w:rPr>
                <w:rFonts w:eastAsia="宋体" w:hAnsiTheme="majorEastAsia" w:cstheme="minorBidi" w:hint="eastAsia"/>
                <w:szCs w:val="24"/>
              </w:rPr>
              <w:t>百分比</w:t>
            </w:r>
            <w:r w:rsidR="00C6185E" w:rsidRPr="004F38FC">
              <w:rPr>
                <w:rFonts w:eastAsia="宋体" w:hAnsiTheme="majorEastAsia" w:cstheme="minorBidi" w:hint="eastAsia"/>
                <w:szCs w:val="24"/>
              </w:rPr>
              <w:t>：任何包括</w:t>
            </w:r>
            <w:r w:rsidR="00C6185E" w:rsidRPr="004F38FC">
              <w:rPr>
                <w:rFonts w:eastAsia="宋体" w:cstheme="minorBidi"/>
                <w:szCs w:val="24"/>
              </w:rPr>
              <w:t>0</w:t>
            </w:r>
            <w:r w:rsidR="00C6185E" w:rsidRPr="004F38FC">
              <w:rPr>
                <w:rFonts w:eastAsia="宋体" w:hAnsiTheme="majorEastAsia" w:cstheme="minorBidi" w:hint="eastAsia"/>
                <w:szCs w:val="24"/>
              </w:rPr>
              <w:t>或更多字符的字符串</w:t>
            </w:r>
          </w:p>
        </w:tc>
        <w:tc>
          <w:tcPr>
            <w:tcW w:w="2269" w:type="dxa"/>
            <w:shd w:val="clear" w:color="000000" w:fill="FFFFFF"/>
            <w:vAlign w:val="center"/>
            <w:hideMark/>
          </w:tcPr>
          <w:p w:rsidR="00D75F02" w:rsidRDefault="00D75F02" w:rsidP="004F12B8">
            <w:pPr>
              <w:pStyle w:val="afe"/>
              <w:rPr>
                <w:rFonts w:eastAsia="黑体"/>
                <w:snapToGrid/>
              </w:rPr>
            </w:pPr>
            <w:r>
              <w:rPr>
                <w:rFonts w:eastAsia="黑体"/>
                <w:snapToGrid/>
              </w:rPr>
              <w:t>\</w:t>
            </w:r>
            <w:r w:rsidRPr="00F15DD1">
              <w:rPr>
                <w:rFonts w:eastAsia="黑体"/>
                <w:snapToGrid/>
              </w:rPr>
              <w:t>%</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361775" w:rsidRDefault="00D75F02" w:rsidP="004F12B8">
            <w:pPr>
              <w:pStyle w:val="afe"/>
            </w:pPr>
            <w:r w:rsidRPr="00361775">
              <w:t>_</w:t>
            </w:r>
          </w:p>
        </w:tc>
        <w:tc>
          <w:tcPr>
            <w:tcW w:w="3544" w:type="dxa"/>
            <w:shd w:val="clear" w:color="000000" w:fill="FFFFFF"/>
            <w:noWrap/>
            <w:vAlign w:val="center"/>
            <w:hideMark/>
          </w:tcPr>
          <w:p w:rsidR="00D75F02" w:rsidRPr="007149F5" w:rsidRDefault="00AC415E" w:rsidP="004F12B8">
            <w:pPr>
              <w:rPr>
                <w:rFonts w:eastAsia="黑体"/>
                <w:snapToGrid/>
              </w:rPr>
            </w:pPr>
            <w:r w:rsidRPr="004F38FC">
              <w:rPr>
                <w:rFonts w:eastAsia="宋体" w:hAnsiTheme="majorEastAsia" w:cstheme="minorBidi" w:hint="eastAsia"/>
                <w:szCs w:val="24"/>
              </w:rPr>
              <w:t>下划线：任意单个字符</w:t>
            </w:r>
          </w:p>
        </w:tc>
        <w:tc>
          <w:tcPr>
            <w:tcW w:w="2269" w:type="dxa"/>
            <w:shd w:val="clear" w:color="000000" w:fill="FFFFFF"/>
            <w:vAlign w:val="center"/>
            <w:hideMark/>
          </w:tcPr>
          <w:p w:rsidR="00D75F02" w:rsidRDefault="00D75F02" w:rsidP="004F12B8">
            <w:pPr>
              <w:pStyle w:val="afe"/>
              <w:rPr>
                <w:rFonts w:eastAsia="黑体"/>
                <w:snapToGrid/>
              </w:rPr>
            </w:pPr>
            <w:r>
              <w:rPr>
                <w:rFonts w:eastAsia="黑体" w:hint="eastAsia"/>
                <w:snapToGrid/>
              </w:rPr>
              <w:t>\_</w:t>
            </w:r>
          </w:p>
        </w:tc>
      </w:tr>
      <w:tr w:rsidR="00D75F02" w:rsidRPr="00C71D92" w:rsidTr="004F12B8">
        <w:trPr>
          <w:trHeight w:val="467"/>
        </w:trPr>
        <w:tc>
          <w:tcPr>
            <w:tcW w:w="1291" w:type="dxa"/>
            <w:vMerge w:val="restart"/>
            <w:shd w:val="clear" w:color="000000" w:fill="FFFFFF"/>
            <w:noWrap/>
            <w:vAlign w:val="center"/>
            <w:hideMark/>
          </w:tcPr>
          <w:p w:rsidR="00D75F02" w:rsidRDefault="00D75F02" w:rsidP="004F12B8">
            <w:pPr>
              <w:rPr>
                <w:rFonts w:eastAsia="黑体"/>
                <w:snapToGrid/>
              </w:rPr>
            </w:pPr>
            <w:r>
              <w:rPr>
                <w:rFonts w:eastAsia="黑体" w:hint="eastAsia"/>
                <w:snapToGrid/>
              </w:rPr>
              <w:t>DB2</w:t>
            </w:r>
          </w:p>
        </w:tc>
        <w:tc>
          <w:tcPr>
            <w:tcW w:w="1843" w:type="dxa"/>
            <w:shd w:val="clear" w:color="000000" w:fill="FFFFFF"/>
            <w:noWrap/>
            <w:vAlign w:val="center"/>
            <w:hideMark/>
          </w:tcPr>
          <w:p w:rsidR="00D75F02" w:rsidRPr="00361775" w:rsidRDefault="00E9405A" w:rsidP="004F12B8">
            <w:pPr>
              <w:pStyle w:val="afe"/>
            </w:pPr>
            <w:r w:rsidRPr="008202A7">
              <w:t>'</w:t>
            </w:r>
          </w:p>
        </w:tc>
        <w:tc>
          <w:tcPr>
            <w:tcW w:w="3544" w:type="dxa"/>
            <w:shd w:val="clear" w:color="000000" w:fill="FFFFFF"/>
            <w:noWrap/>
            <w:vAlign w:val="center"/>
            <w:hideMark/>
          </w:tcPr>
          <w:p w:rsidR="00D75F02" w:rsidRPr="007149F5" w:rsidRDefault="008929B1" w:rsidP="004F12B8">
            <w:pPr>
              <w:rPr>
                <w:rFonts w:eastAsia="黑体"/>
                <w:snapToGrid/>
              </w:rPr>
            </w:pPr>
            <w:r w:rsidRPr="004F38FC">
              <w:rPr>
                <w:rFonts w:eastAsia="宋体" w:hAnsiTheme="majorEastAsia" w:cstheme="minorBidi" w:hint="eastAsia"/>
                <w:szCs w:val="24"/>
              </w:rPr>
              <w:t>单引号</w:t>
            </w:r>
          </w:p>
        </w:tc>
        <w:tc>
          <w:tcPr>
            <w:tcW w:w="2269" w:type="dxa"/>
            <w:shd w:val="clear" w:color="000000" w:fill="FFFFFF"/>
            <w:vAlign w:val="center"/>
            <w:hideMark/>
          </w:tcPr>
          <w:p w:rsidR="00D75F02" w:rsidRDefault="008B05CC" w:rsidP="004F12B8">
            <w:pPr>
              <w:pStyle w:val="afe"/>
              <w:rPr>
                <w:rFonts w:eastAsia="黑体"/>
                <w:snapToGrid/>
              </w:rPr>
            </w:pPr>
            <w:r w:rsidRPr="008202A7">
              <w:t>''</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361775" w:rsidRDefault="00D75F02" w:rsidP="004F12B8">
            <w:pPr>
              <w:pStyle w:val="afe"/>
            </w:pPr>
            <w:r>
              <w:rPr>
                <w:rFonts w:hint="eastAsia"/>
              </w:rPr>
              <w:t>;</w:t>
            </w:r>
          </w:p>
        </w:tc>
        <w:tc>
          <w:tcPr>
            <w:tcW w:w="3544" w:type="dxa"/>
            <w:shd w:val="clear" w:color="000000" w:fill="FFFFFF"/>
            <w:noWrap/>
            <w:vAlign w:val="center"/>
            <w:hideMark/>
          </w:tcPr>
          <w:p w:rsidR="00D75F02" w:rsidRPr="007149F5" w:rsidRDefault="00C471E2" w:rsidP="004F12B8">
            <w:pPr>
              <w:rPr>
                <w:rFonts w:eastAsia="宋体"/>
                <w:snapToGrid/>
                <w:lang w:val="zh-CN"/>
              </w:rPr>
            </w:pPr>
            <w:r w:rsidRPr="004F38FC">
              <w:rPr>
                <w:rFonts w:eastAsia="宋体" w:hAnsiTheme="majorEastAsia" w:cstheme="minorBidi" w:hint="eastAsia"/>
                <w:szCs w:val="24"/>
              </w:rPr>
              <w:t>冒号</w:t>
            </w:r>
          </w:p>
        </w:tc>
        <w:tc>
          <w:tcPr>
            <w:tcW w:w="2269" w:type="dxa"/>
            <w:shd w:val="clear" w:color="000000" w:fill="FFFFFF"/>
            <w:vAlign w:val="center"/>
            <w:hideMark/>
          </w:tcPr>
          <w:p w:rsidR="00D75F02" w:rsidRDefault="00D75F02" w:rsidP="004F12B8">
            <w:pPr>
              <w:pStyle w:val="afe"/>
              <w:rPr>
                <w:rFonts w:eastAsia="黑体"/>
                <w:snapToGrid/>
              </w:rPr>
            </w:pPr>
            <w:r>
              <w:rPr>
                <w:rFonts w:eastAsia="黑体" w:hint="eastAsia"/>
                <w:snapToGrid/>
              </w:rPr>
              <w:t>.</w:t>
            </w:r>
          </w:p>
        </w:tc>
      </w:tr>
      <w:tr w:rsidR="00D75F02" w:rsidRPr="00C71D92" w:rsidTr="004F12B8">
        <w:trPr>
          <w:trHeight w:val="467"/>
        </w:trPr>
        <w:tc>
          <w:tcPr>
            <w:tcW w:w="1291" w:type="dxa"/>
            <w:vMerge w:val="restart"/>
            <w:shd w:val="clear" w:color="000000" w:fill="FFFFFF"/>
            <w:noWrap/>
            <w:vAlign w:val="center"/>
            <w:hideMark/>
          </w:tcPr>
          <w:p w:rsidR="00D75F02" w:rsidRDefault="00D75F02" w:rsidP="004F12B8">
            <w:pPr>
              <w:rPr>
                <w:rFonts w:eastAsia="黑体"/>
                <w:snapToGrid/>
              </w:rPr>
            </w:pPr>
            <w:r>
              <w:rPr>
                <w:rFonts w:eastAsia="黑体" w:hint="eastAsia"/>
                <w:snapToGrid/>
              </w:rPr>
              <w:t>SQL Server</w:t>
            </w:r>
          </w:p>
        </w:tc>
        <w:tc>
          <w:tcPr>
            <w:tcW w:w="1843" w:type="dxa"/>
            <w:shd w:val="clear" w:color="000000" w:fill="FFFFFF"/>
            <w:noWrap/>
            <w:vAlign w:val="center"/>
            <w:hideMark/>
          </w:tcPr>
          <w:p w:rsidR="00D75F02" w:rsidRDefault="001956EF" w:rsidP="004F12B8">
            <w:pPr>
              <w:pStyle w:val="afe"/>
            </w:pPr>
            <w:r w:rsidRPr="008202A7">
              <w:t>'</w:t>
            </w:r>
          </w:p>
        </w:tc>
        <w:tc>
          <w:tcPr>
            <w:tcW w:w="3544" w:type="dxa"/>
            <w:shd w:val="clear" w:color="000000" w:fill="FFFFFF"/>
            <w:noWrap/>
            <w:vAlign w:val="center"/>
            <w:hideMark/>
          </w:tcPr>
          <w:p w:rsidR="00D75F02" w:rsidRPr="00C86D60" w:rsidRDefault="002B0F1B" w:rsidP="004F12B8">
            <w:pPr>
              <w:rPr>
                <w:rFonts w:eastAsia="宋体"/>
                <w:snapToGrid/>
                <w:lang w:val="zh-CN"/>
              </w:rPr>
            </w:pPr>
            <w:r w:rsidRPr="004F38FC">
              <w:rPr>
                <w:rFonts w:eastAsia="宋体" w:hAnsiTheme="majorEastAsia" w:cstheme="minorBidi" w:hint="eastAsia"/>
                <w:szCs w:val="24"/>
              </w:rPr>
              <w:t>单引号</w:t>
            </w:r>
          </w:p>
        </w:tc>
        <w:tc>
          <w:tcPr>
            <w:tcW w:w="2269" w:type="dxa"/>
            <w:shd w:val="clear" w:color="000000" w:fill="FFFFFF"/>
            <w:vAlign w:val="center"/>
            <w:hideMark/>
          </w:tcPr>
          <w:p w:rsidR="00D75F02" w:rsidRDefault="001C0A6B" w:rsidP="004F12B8">
            <w:pPr>
              <w:pStyle w:val="afe"/>
              <w:rPr>
                <w:rFonts w:eastAsia="黑体"/>
                <w:snapToGrid/>
              </w:rPr>
            </w:pPr>
            <w:r w:rsidRPr="008202A7">
              <w:t>''</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361775" w:rsidRDefault="00D75F02" w:rsidP="004F12B8">
            <w:pPr>
              <w:pStyle w:val="afe"/>
            </w:pPr>
            <w:r>
              <w:rPr>
                <w:rFonts w:hint="eastAsia"/>
              </w:rPr>
              <w:t>[</w:t>
            </w:r>
          </w:p>
        </w:tc>
        <w:tc>
          <w:tcPr>
            <w:tcW w:w="3544" w:type="dxa"/>
            <w:shd w:val="clear" w:color="000000" w:fill="FFFFFF"/>
            <w:noWrap/>
            <w:vAlign w:val="center"/>
            <w:hideMark/>
          </w:tcPr>
          <w:p w:rsidR="00D75F02" w:rsidRPr="000F517A" w:rsidRDefault="00C242A7" w:rsidP="004F12B8">
            <w:pPr>
              <w:rPr>
                <w:rFonts w:eastAsia="宋体"/>
                <w:snapToGrid/>
              </w:rPr>
            </w:pPr>
            <w:r w:rsidRPr="004F38FC">
              <w:rPr>
                <w:rFonts w:eastAsia="宋体" w:hAnsiTheme="majorEastAsia" w:cstheme="minorBidi" w:hint="eastAsia"/>
                <w:szCs w:val="24"/>
              </w:rPr>
              <w:t>左中括号：转义字符</w:t>
            </w:r>
          </w:p>
        </w:tc>
        <w:tc>
          <w:tcPr>
            <w:tcW w:w="2269" w:type="dxa"/>
            <w:shd w:val="clear" w:color="000000" w:fill="FFFFFF"/>
            <w:vAlign w:val="center"/>
            <w:hideMark/>
          </w:tcPr>
          <w:p w:rsidR="00D75F02" w:rsidRDefault="00D75F02" w:rsidP="004F12B8">
            <w:pPr>
              <w:pStyle w:val="afe"/>
              <w:rPr>
                <w:rFonts w:eastAsia="黑体"/>
                <w:snapToGrid/>
              </w:rPr>
            </w:pPr>
            <w:r w:rsidRPr="00A33896">
              <w:rPr>
                <w:rFonts w:eastAsia="黑体"/>
                <w:snapToGrid/>
              </w:rPr>
              <w:t>[[]</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Default="00D75F02" w:rsidP="004F12B8">
            <w:pPr>
              <w:pStyle w:val="afe"/>
            </w:pPr>
            <w:r w:rsidRPr="00361775">
              <w:t>_</w:t>
            </w:r>
          </w:p>
        </w:tc>
        <w:tc>
          <w:tcPr>
            <w:tcW w:w="3544" w:type="dxa"/>
            <w:shd w:val="clear" w:color="000000" w:fill="FFFFFF"/>
            <w:noWrap/>
            <w:vAlign w:val="center"/>
            <w:hideMark/>
          </w:tcPr>
          <w:p w:rsidR="00D75F02" w:rsidRPr="000F517A" w:rsidRDefault="0068691B" w:rsidP="004F12B8">
            <w:pPr>
              <w:rPr>
                <w:rFonts w:eastAsia="宋体"/>
                <w:snapToGrid/>
                <w:highlight w:val="white"/>
              </w:rPr>
            </w:pPr>
            <w:r w:rsidRPr="004F38FC">
              <w:rPr>
                <w:rFonts w:eastAsia="宋体" w:hAnsiTheme="majorEastAsia" w:cstheme="minorBidi" w:hint="eastAsia"/>
                <w:szCs w:val="24"/>
              </w:rPr>
              <w:t>下划线：任意单个字符</w:t>
            </w:r>
          </w:p>
        </w:tc>
        <w:tc>
          <w:tcPr>
            <w:tcW w:w="2269" w:type="dxa"/>
            <w:shd w:val="clear" w:color="000000" w:fill="FFFFFF"/>
            <w:vAlign w:val="center"/>
            <w:hideMark/>
          </w:tcPr>
          <w:p w:rsidR="00D75F02" w:rsidRPr="00A33896" w:rsidRDefault="00D75F02" w:rsidP="004F12B8">
            <w:pPr>
              <w:pStyle w:val="afe"/>
              <w:rPr>
                <w:rFonts w:eastAsia="黑体"/>
                <w:snapToGrid/>
              </w:rPr>
            </w:pPr>
            <w:r w:rsidRPr="00651505">
              <w:rPr>
                <w:rFonts w:eastAsia="黑体"/>
                <w:snapToGrid/>
              </w:rPr>
              <w:t>[_]</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361775" w:rsidRDefault="00D75F02" w:rsidP="004F12B8">
            <w:pPr>
              <w:pStyle w:val="afe"/>
            </w:pPr>
            <w:r w:rsidRPr="00361775">
              <w:t>%</w:t>
            </w:r>
          </w:p>
        </w:tc>
        <w:tc>
          <w:tcPr>
            <w:tcW w:w="3544" w:type="dxa"/>
            <w:shd w:val="clear" w:color="000000" w:fill="FFFFFF"/>
            <w:noWrap/>
            <w:vAlign w:val="center"/>
            <w:hideMark/>
          </w:tcPr>
          <w:p w:rsidR="00D75F02" w:rsidRDefault="006D2067" w:rsidP="004F12B8">
            <w:pPr>
              <w:rPr>
                <w:rFonts w:eastAsia="黑体"/>
                <w:snapToGrid/>
              </w:rPr>
            </w:pPr>
            <w:r w:rsidRPr="004F38FC">
              <w:rPr>
                <w:rFonts w:eastAsia="宋体" w:hAnsiTheme="majorEastAsia" w:cs="宋体" w:hint="eastAsia"/>
                <w:szCs w:val="24"/>
              </w:rPr>
              <w:t>百分比：任何包括</w:t>
            </w:r>
            <w:r w:rsidRPr="004F38FC">
              <w:rPr>
                <w:rFonts w:eastAsia="宋体" w:cstheme="minorBidi"/>
                <w:szCs w:val="24"/>
              </w:rPr>
              <w:t>0</w:t>
            </w:r>
            <w:r w:rsidRPr="004F38FC">
              <w:rPr>
                <w:rFonts w:eastAsia="宋体" w:hAnsiTheme="majorEastAsia" w:cs="宋体" w:hint="eastAsia"/>
                <w:szCs w:val="24"/>
              </w:rPr>
              <w:t>或更多字符的字符串</w:t>
            </w:r>
          </w:p>
        </w:tc>
        <w:tc>
          <w:tcPr>
            <w:tcW w:w="2269" w:type="dxa"/>
            <w:shd w:val="clear" w:color="000000" w:fill="FFFFFF"/>
            <w:vAlign w:val="center"/>
            <w:hideMark/>
          </w:tcPr>
          <w:p w:rsidR="00D75F02" w:rsidRPr="00651505" w:rsidRDefault="00D75F02" w:rsidP="004F12B8">
            <w:pPr>
              <w:pStyle w:val="afe"/>
              <w:rPr>
                <w:rFonts w:eastAsia="黑体"/>
                <w:snapToGrid/>
              </w:rPr>
            </w:pPr>
            <w:r>
              <w:rPr>
                <w:rFonts w:eastAsia="黑体"/>
                <w:snapToGrid/>
              </w:rPr>
              <w:t>[</w:t>
            </w:r>
            <w:r>
              <w:rPr>
                <w:rFonts w:eastAsia="黑体" w:hint="eastAsia"/>
                <w:snapToGrid/>
              </w:rPr>
              <w:t>%</w:t>
            </w:r>
            <w:r w:rsidRPr="00651505">
              <w:rPr>
                <w:rFonts w:eastAsia="黑体"/>
                <w:snapToGrid/>
              </w:rPr>
              <w:t>]</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361775" w:rsidRDefault="00D75F02" w:rsidP="004F12B8">
            <w:pPr>
              <w:pStyle w:val="afe"/>
            </w:pPr>
            <w:r w:rsidRPr="00631CD0">
              <w:t>^</w:t>
            </w:r>
          </w:p>
        </w:tc>
        <w:tc>
          <w:tcPr>
            <w:tcW w:w="3544" w:type="dxa"/>
            <w:shd w:val="clear" w:color="000000" w:fill="FFFFFF"/>
            <w:noWrap/>
            <w:vAlign w:val="center"/>
            <w:hideMark/>
          </w:tcPr>
          <w:p w:rsidR="00D75F02" w:rsidRPr="003B3132" w:rsidRDefault="00AF4DEB" w:rsidP="004F12B8">
            <w:pPr>
              <w:rPr>
                <w:rFonts w:eastAsia="宋体"/>
                <w:snapToGrid/>
              </w:rPr>
            </w:pPr>
            <w:r w:rsidRPr="004F38FC">
              <w:rPr>
                <w:rFonts w:eastAsia="宋体" w:hAnsiTheme="majorEastAsia" w:cstheme="minorBidi" w:hint="eastAsia"/>
                <w:szCs w:val="24"/>
              </w:rPr>
              <w:t>插入符号：不包括以下字符</w:t>
            </w:r>
          </w:p>
        </w:tc>
        <w:tc>
          <w:tcPr>
            <w:tcW w:w="2269" w:type="dxa"/>
            <w:shd w:val="clear" w:color="000000" w:fill="FFFFFF"/>
            <w:vAlign w:val="center"/>
            <w:hideMark/>
          </w:tcPr>
          <w:p w:rsidR="00D75F02" w:rsidRDefault="00D75F02" w:rsidP="004F12B8">
            <w:pPr>
              <w:pStyle w:val="afe"/>
              <w:rPr>
                <w:rFonts w:eastAsia="黑体"/>
                <w:snapToGrid/>
              </w:rPr>
            </w:pPr>
            <w:r w:rsidRPr="00EE0966">
              <w:rPr>
                <w:rFonts w:eastAsia="黑体"/>
                <w:snapToGrid/>
              </w:rPr>
              <w:t>[^]</w:t>
            </w:r>
          </w:p>
        </w:tc>
      </w:tr>
    </w:tbl>
    <w:p w:rsidR="00D75F02" w:rsidRPr="00DA7561" w:rsidRDefault="00D75F02" w:rsidP="00D75F02">
      <w:pPr>
        <w:rPr>
          <w:rFonts w:eastAsia="宋体"/>
        </w:rPr>
      </w:pPr>
    </w:p>
    <w:p w:rsidR="00D75F02" w:rsidRDefault="00127161" w:rsidP="00BC6166">
      <w:pPr>
        <w:pStyle w:val="aff1"/>
        <w:numPr>
          <w:ilvl w:val="0"/>
          <w:numId w:val="0"/>
        </w:numPr>
        <w:ind w:left="432" w:hanging="432"/>
      </w:pPr>
      <w:bookmarkStart w:id="153" w:name="_Appendix_B"/>
      <w:bookmarkStart w:id="154" w:name="附录B"/>
      <w:bookmarkStart w:id="155" w:name="_Toc435437937"/>
      <w:bookmarkEnd w:id="153"/>
      <w:r>
        <w:rPr>
          <w:rFonts w:eastAsiaTheme="minorEastAsia" w:hint="eastAsia"/>
        </w:rPr>
        <w:lastRenderedPageBreak/>
        <w:t>附录</w:t>
      </w:r>
      <w:r w:rsidR="00D75F02">
        <w:rPr>
          <w:rFonts w:hint="eastAsia"/>
        </w:rPr>
        <w:t>B</w:t>
      </w:r>
      <w:bookmarkEnd w:id="154"/>
      <w:bookmarkEnd w:id="155"/>
    </w:p>
    <w:p w:rsidR="00D75F02" w:rsidRPr="00CE4BDD" w:rsidRDefault="00F71BA1" w:rsidP="00A06651">
      <w:pPr>
        <w:rPr>
          <w:rFonts w:eastAsia="宋体"/>
        </w:rPr>
      </w:pPr>
      <w:r>
        <w:rPr>
          <w:rFonts w:eastAsia="宋体" w:hAnsiTheme="majorEastAsia" w:cstheme="minorBidi" w:hint="eastAsia"/>
          <w:szCs w:val="24"/>
        </w:rPr>
        <w:t>下表中总结了</w:t>
      </w:r>
      <w:r>
        <w:rPr>
          <w:rFonts w:eastAsia="宋体" w:hAnsiTheme="majorEastAsia" w:cstheme="minorBidi" w:hint="eastAsia"/>
          <w:szCs w:val="24"/>
        </w:rPr>
        <w:t>shell</w:t>
      </w:r>
      <w:r>
        <w:rPr>
          <w:rFonts w:eastAsia="宋体" w:hAnsiTheme="majorEastAsia" w:cstheme="minorBidi" w:hint="eastAsia"/>
          <w:szCs w:val="24"/>
        </w:rPr>
        <w:t>脚本中常用的与命令注入相关的</w:t>
      </w:r>
      <w:r w:rsidRPr="004F38FC">
        <w:rPr>
          <w:rFonts w:eastAsia="宋体" w:hAnsiTheme="majorEastAsia" w:cstheme="minorBidi" w:hint="eastAsia"/>
          <w:szCs w:val="24"/>
        </w:rPr>
        <w:t>特殊字符</w:t>
      </w:r>
      <w:r w:rsidR="00EE4CAD">
        <w:rPr>
          <w:rFonts w:eastAsia="宋体" w:hAnsiTheme="majorEastAsia" w:cstheme="minorBidi" w:hint="eastAsia"/>
          <w:szCs w:val="24"/>
        </w:rPr>
        <w:t>：</w:t>
      </w:r>
    </w:p>
    <w:tbl>
      <w:tblPr>
        <w:tblW w:w="894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ook w:val="04A0" w:firstRow="1" w:lastRow="0" w:firstColumn="1" w:lastColumn="0" w:noHBand="0" w:noVBand="1"/>
      </w:tblPr>
      <w:tblGrid>
        <w:gridCol w:w="1291"/>
        <w:gridCol w:w="1843"/>
        <w:gridCol w:w="5812"/>
      </w:tblGrid>
      <w:tr w:rsidR="00D75F02" w:rsidRPr="00C71D92" w:rsidTr="004F12B8">
        <w:trPr>
          <w:trHeight w:val="467"/>
        </w:trPr>
        <w:tc>
          <w:tcPr>
            <w:tcW w:w="1291" w:type="dxa"/>
            <w:shd w:val="clear" w:color="000000" w:fill="FFFFFF"/>
            <w:noWrap/>
            <w:vAlign w:val="center"/>
            <w:hideMark/>
          </w:tcPr>
          <w:p w:rsidR="00D75F02" w:rsidRPr="006618B1" w:rsidRDefault="00723D45" w:rsidP="004F12B8">
            <w:pPr>
              <w:jc w:val="center"/>
              <w:rPr>
                <w:rFonts w:ascii="Courier New" w:eastAsia="宋体" w:hAnsi="Courier New"/>
                <w:b/>
                <w:snapToGrid/>
              </w:rPr>
            </w:pPr>
            <w:r>
              <w:rPr>
                <w:rFonts w:eastAsia="黑体" w:hint="eastAsia"/>
                <w:b/>
                <w:snapToGrid/>
              </w:rPr>
              <w:t>类型</w:t>
            </w:r>
          </w:p>
        </w:tc>
        <w:tc>
          <w:tcPr>
            <w:tcW w:w="1843" w:type="dxa"/>
            <w:shd w:val="clear" w:color="000000" w:fill="FFFFFF"/>
            <w:noWrap/>
            <w:vAlign w:val="center"/>
            <w:hideMark/>
          </w:tcPr>
          <w:p w:rsidR="00D75F02" w:rsidRPr="006618B1" w:rsidRDefault="001116BC" w:rsidP="004F12B8">
            <w:pPr>
              <w:jc w:val="center"/>
              <w:rPr>
                <w:rFonts w:ascii="Courier New" w:eastAsia="宋体" w:hAnsi="Courier New"/>
                <w:b/>
                <w:snapToGrid/>
              </w:rPr>
            </w:pPr>
            <w:r w:rsidRPr="004F38FC">
              <w:rPr>
                <w:rFonts w:eastAsia="宋体" w:hAnsiTheme="majorEastAsia" w:cstheme="minorBidi" w:hint="eastAsia"/>
                <w:b/>
                <w:szCs w:val="24"/>
              </w:rPr>
              <w:t>举例</w:t>
            </w:r>
          </w:p>
        </w:tc>
        <w:tc>
          <w:tcPr>
            <w:tcW w:w="5812" w:type="dxa"/>
            <w:shd w:val="clear" w:color="000000" w:fill="FFFFFF"/>
            <w:noWrap/>
            <w:vAlign w:val="center"/>
            <w:hideMark/>
          </w:tcPr>
          <w:p w:rsidR="00D75F02" w:rsidRPr="006618B1" w:rsidRDefault="00CD3464" w:rsidP="004F12B8">
            <w:pPr>
              <w:jc w:val="center"/>
              <w:rPr>
                <w:rFonts w:ascii="Courier New" w:eastAsia="宋体" w:hAnsi="Courier New"/>
                <w:b/>
                <w:snapToGrid/>
              </w:rPr>
            </w:pPr>
            <w:r w:rsidRPr="004F38FC">
              <w:rPr>
                <w:rFonts w:eastAsia="宋体" w:hAnsiTheme="majorEastAsia" w:cstheme="minorBidi" w:hint="eastAsia"/>
                <w:b/>
                <w:szCs w:val="24"/>
              </w:rPr>
              <w:t>常见注入模式和结果</w:t>
            </w:r>
          </w:p>
        </w:tc>
      </w:tr>
      <w:tr w:rsidR="00D75F02" w:rsidRPr="00C71D92" w:rsidTr="007D6D70">
        <w:trPr>
          <w:trHeight w:val="676"/>
        </w:trPr>
        <w:tc>
          <w:tcPr>
            <w:tcW w:w="1291" w:type="dxa"/>
            <w:shd w:val="clear" w:color="000000" w:fill="FFFFFF"/>
            <w:noWrap/>
            <w:vAlign w:val="center"/>
            <w:hideMark/>
          </w:tcPr>
          <w:p w:rsidR="00D75F02" w:rsidRPr="007149F5" w:rsidRDefault="00315A77" w:rsidP="004F12B8">
            <w:pPr>
              <w:rPr>
                <w:rFonts w:eastAsia="黑体"/>
                <w:snapToGrid/>
              </w:rPr>
            </w:pPr>
            <w:r>
              <w:rPr>
                <w:rFonts w:eastAsia="黑体" w:hint="eastAsia"/>
                <w:snapToGrid/>
              </w:rPr>
              <w:t>管道</w:t>
            </w:r>
          </w:p>
        </w:tc>
        <w:tc>
          <w:tcPr>
            <w:tcW w:w="1843" w:type="dxa"/>
            <w:shd w:val="clear" w:color="000000" w:fill="FFFFFF"/>
            <w:noWrap/>
            <w:vAlign w:val="center"/>
            <w:hideMark/>
          </w:tcPr>
          <w:p w:rsidR="00D75F02" w:rsidRPr="00661568" w:rsidRDefault="00D75F02" w:rsidP="004F12B8">
            <w:r w:rsidRPr="00661568">
              <w:t>|</w:t>
            </w:r>
          </w:p>
        </w:tc>
        <w:tc>
          <w:tcPr>
            <w:tcW w:w="5812" w:type="dxa"/>
            <w:shd w:val="clear" w:color="000000" w:fill="FFFFFF"/>
            <w:noWrap/>
            <w:vAlign w:val="center"/>
            <w:hideMark/>
          </w:tcPr>
          <w:p w:rsidR="00D75F02" w:rsidRPr="007149F5" w:rsidRDefault="00D75F02" w:rsidP="004F12B8">
            <w:pPr>
              <w:rPr>
                <w:rFonts w:eastAsia="黑体"/>
                <w:snapToGrid/>
              </w:rPr>
            </w:pPr>
            <w:r w:rsidRPr="00910A79">
              <w:rPr>
                <w:rFonts w:eastAsia="黑体"/>
                <w:snapToGrid/>
              </w:rPr>
              <w:t>| shell_command -</w:t>
            </w:r>
            <w:r w:rsidR="00DC71DB" w:rsidRPr="004F38FC">
              <w:rPr>
                <w:rFonts w:eastAsia="宋体" w:hAnsiTheme="majorEastAsia" w:cstheme="minorBidi" w:hint="eastAsia"/>
                <w:szCs w:val="24"/>
              </w:rPr>
              <w:t>执行命令并返回命令输出信息</w:t>
            </w:r>
          </w:p>
        </w:tc>
      </w:tr>
      <w:tr w:rsidR="00D75F02" w:rsidRPr="00C71D92" w:rsidTr="004F12B8">
        <w:trPr>
          <w:trHeight w:val="467"/>
        </w:trPr>
        <w:tc>
          <w:tcPr>
            <w:tcW w:w="1291" w:type="dxa"/>
            <w:vMerge w:val="restart"/>
            <w:shd w:val="clear" w:color="000000" w:fill="FFFFFF"/>
            <w:noWrap/>
            <w:vAlign w:val="center"/>
            <w:hideMark/>
          </w:tcPr>
          <w:p w:rsidR="00D75F02" w:rsidRPr="007149F5" w:rsidRDefault="00315A77" w:rsidP="004F12B8">
            <w:pPr>
              <w:rPr>
                <w:rFonts w:eastAsia="黑体"/>
                <w:snapToGrid/>
              </w:rPr>
            </w:pPr>
            <w:r>
              <w:rPr>
                <w:rFonts w:eastAsia="黑体" w:hint="eastAsia"/>
                <w:snapToGrid/>
              </w:rPr>
              <w:t>内联</w:t>
            </w:r>
          </w:p>
        </w:tc>
        <w:tc>
          <w:tcPr>
            <w:tcW w:w="1843" w:type="dxa"/>
            <w:shd w:val="clear" w:color="000000" w:fill="FFFFFF"/>
            <w:noWrap/>
            <w:vAlign w:val="center"/>
            <w:hideMark/>
          </w:tcPr>
          <w:p w:rsidR="00D75F02" w:rsidRPr="00661568" w:rsidRDefault="00D75F02" w:rsidP="004F12B8">
            <w:r w:rsidRPr="00661568">
              <w:rPr>
                <w:rFonts w:hint="eastAsia"/>
              </w:rPr>
              <w:t>;</w:t>
            </w:r>
          </w:p>
        </w:tc>
        <w:tc>
          <w:tcPr>
            <w:tcW w:w="5812" w:type="dxa"/>
            <w:shd w:val="clear" w:color="000000" w:fill="FFFFFF"/>
            <w:noWrap/>
            <w:vAlign w:val="center"/>
            <w:hideMark/>
          </w:tcPr>
          <w:p w:rsidR="00D75F02" w:rsidRPr="004B2945" w:rsidRDefault="00D75F02" w:rsidP="004F12B8">
            <w:pPr>
              <w:rPr>
                <w:rFonts w:eastAsia="宋体"/>
                <w:snapToGrid/>
              </w:rPr>
            </w:pPr>
            <w:r w:rsidRPr="004B2945">
              <w:rPr>
                <w:rFonts w:eastAsia="宋体"/>
                <w:snapToGrid/>
              </w:rPr>
              <w:t>; shell_command -</w:t>
            </w:r>
            <w:r w:rsidR="00B22E1B" w:rsidRPr="004F38FC">
              <w:rPr>
                <w:rFonts w:eastAsia="宋体" w:hAnsiTheme="majorEastAsia" w:cs="宋体" w:hint="eastAsia"/>
                <w:szCs w:val="24"/>
              </w:rPr>
              <w:t>执行命令并返回命令输出信息</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452D7C" w:rsidRDefault="00D75F02" w:rsidP="004F12B8">
            <w:pPr>
              <w:rPr>
                <w:rFonts w:eastAsia="宋体"/>
              </w:rPr>
            </w:pPr>
            <w:r>
              <w:rPr>
                <w:rFonts w:eastAsia="宋体" w:hint="eastAsia"/>
              </w:rPr>
              <w:t>&amp;</w:t>
            </w:r>
          </w:p>
        </w:tc>
        <w:tc>
          <w:tcPr>
            <w:tcW w:w="5812" w:type="dxa"/>
            <w:shd w:val="clear" w:color="000000" w:fill="FFFFFF"/>
            <w:noWrap/>
            <w:vAlign w:val="center"/>
            <w:hideMark/>
          </w:tcPr>
          <w:p w:rsidR="00D75F02" w:rsidRPr="000739E5" w:rsidRDefault="00D75F02" w:rsidP="004F12B8">
            <w:pPr>
              <w:rPr>
                <w:rFonts w:eastAsia="宋体"/>
                <w:snapToGrid/>
              </w:rPr>
            </w:pPr>
            <w:r>
              <w:rPr>
                <w:rFonts w:eastAsia="宋体"/>
                <w:snapToGrid/>
              </w:rPr>
              <w:t>&amp;</w:t>
            </w:r>
            <w:r w:rsidRPr="007F6DD7">
              <w:rPr>
                <w:rFonts w:eastAsia="宋体"/>
                <w:snapToGrid/>
              </w:rPr>
              <w:t xml:space="preserve"> shell_command</w:t>
            </w:r>
            <w:r>
              <w:rPr>
                <w:rFonts w:eastAsia="宋体" w:hint="eastAsia"/>
                <w:snapToGrid/>
              </w:rPr>
              <w:t xml:space="preserve"> -</w:t>
            </w:r>
            <w:r w:rsidR="001F37E8" w:rsidRPr="004F38FC">
              <w:rPr>
                <w:rFonts w:eastAsia="宋体" w:hAnsiTheme="majorEastAsia" w:cs="宋体" w:hint="eastAsia"/>
                <w:szCs w:val="24"/>
              </w:rPr>
              <w:t>执行命令并返回命令输出信息</w:t>
            </w:r>
          </w:p>
        </w:tc>
      </w:tr>
      <w:tr w:rsidR="00D75F02" w:rsidRPr="00C71D92" w:rsidTr="004F12B8">
        <w:trPr>
          <w:trHeight w:val="467"/>
        </w:trPr>
        <w:tc>
          <w:tcPr>
            <w:tcW w:w="1291" w:type="dxa"/>
            <w:vMerge w:val="restart"/>
            <w:shd w:val="clear" w:color="000000" w:fill="FFFFFF"/>
            <w:noWrap/>
            <w:vAlign w:val="center"/>
            <w:hideMark/>
          </w:tcPr>
          <w:p w:rsidR="00D75F02" w:rsidRDefault="00384F82" w:rsidP="004F12B8">
            <w:pPr>
              <w:rPr>
                <w:rFonts w:eastAsia="黑体"/>
                <w:snapToGrid/>
              </w:rPr>
            </w:pPr>
            <w:r>
              <w:rPr>
                <w:rFonts w:eastAsia="黑体" w:hint="eastAsia"/>
                <w:snapToGrid/>
              </w:rPr>
              <w:t>逻辑运算符</w:t>
            </w:r>
          </w:p>
        </w:tc>
        <w:tc>
          <w:tcPr>
            <w:tcW w:w="1843" w:type="dxa"/>
            <w:shd w:val="clear" w:color="000000" w:fill="FFFFFF"/>
            <w:noWrap/>
            <w:vAlign w:val="center"/>
            <w:hideMark/>
          </w:tcPr>
          <w:p w:rsidR="00D75F02" w:rsidRPr="00661568" w:rsidRDefault="00D75F02" w:rsidP="004F12B8">
            <w:r w:rsidRPr="00661568">
              <w:rPr>
                <w:rFonts w:hint="eastAsia"/>
              </w:rPr>
              <w:t>$</w:t>
            </w:r>
          </w:p>
        </w:tc>
        <w:tc>
          <w:tcPr>
            <w:tcW w:w="5812" w:type="dxa"/>
            <w:shd w:val="clear" w:color="000000" w:fill="FFFFFF"/>
            <w:noWrap/>
            <w:vAlign w:val="center"/>
            <w:hideMark/>
          </w:tcPr>
          <w:p w:rsidR="00D75F02" w:rsidRPr="007149F5" w:rsidRDefault="00D75F02" w:rsidP="004F12B8">
            <w:pPr>
              <w:rPr>
                <w:rFonts w:eastAsia="黑体"/>
                <w:snapToGrid/>
              </w:rPr>
            </w:pPr>
            <w:r w:rsidRPr="000739E5">
              <w:rPr>
                <w:rFonts w:eastAsia="宋体"/>
                <w:snapToGrid/>
              </w:rPr>
              <w:t>$(shell_command) -</w:t>
            </w:r>
            <w:r w:rsidR="008D1F6C" w:rsidRPr="004F38FC">
              <w:rPr>
                <w:rFonts w:eastAsia="宋体" w:hAnsiTheme="majorEastAsia" w:cstheme="minorBidi" w:hint="eastAsia"/>
                <w:szCs w:val="24"/>
              </w:rPr>
              <w:t>执行命令</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661568" w:rsidRDefault="00D75F02" w:rsidP="004F12B8">
            <w:r w:rsidRPr="00661568">
              <w:rPr>
                <w:rFonts w:hint="eastAsia"/>
              </w:rPr>
              <w:t>&amp;&amp;</w:t>
            </w:r>
          </w:p>
        </w:tc>
        <w:tc>
          <w:tcPr>
            <w:tcW w:w="5812" w:type="dxa"/>
            <w:shd w:val="clear" w:color="000000" w:fill="FFFFFF"/>
            <w:noWrap/>
            <w:vAlign w:val="center"/>
            <w:hideMark/>
          </w:tcPr>
          <w:p w:rsidR="00D75F02" w:rsidRPr="007F6DD7" w:rsidRDefault="00D75F02" w:rsidP="004F12B8">
            <w:pPr>
              <w:rPr>
                <w:rFonts w:eastAsia="宋体"/>
                <w:snapToGrid/>
              </w:rPr>
            </w:pPr>
            <w:r w:rsidRPr="007F6DD7">
              <w:rPr>
                <w:rFonts w:eastAsia="宋体"/>
                <w:snapToGrid/>
              </w:rPr>
              <w:t>&amp;&amp; shell_command</w:t>
            </w:r>
            <w:r>
              <w:rPr>
                <w:rFonts w:eastAsia="宋体" w:hint="eastAsia"/>
                <w:snapToGrid/>
              </w:rPr>
              <w:t xml:space="preserve"> -</w:t>
            </w:r>
            <w:r w:rsidR="00A03A70" w:rsidRPr="004F38FC">
              <w:rPr>
                <w:rFonts w:eastAsia="宋体" w:hAnsiTheme="majorEastAsia" w:cstheme="minorBidi" w:hint="eastAsia"/>
                <w:szCs w:val="24"/>
              </w:rPr>
              <w:t>执行命令并返回命令输出信息</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661568" w:rsidRDefault="00D75F02" w:rsidP="004F12B8">
            <w:r w:rsidRPr="00661568">
              <w:rPr>
                <w:rFonts w:hint="eastAsia"/>
              </w:rPr>
              <w:t>||</w:t>
            </w:r>
          </w:p>
        </w:tc>
        <w:tc>
          <w:tcPr>
            <w:tcW w:w="5812" w:type="dxa"/>
            <w:shd w:val="clear" w:color="000000" w:fill="FFFFFF"/>
            <w:noWrap/>
            <w:vAlign w:val="center"/>
            <w:hideMark/>
          </w:tcPr>
          <w:p w:rsidR="00D75F02" w:rsidRPr="007F6DD7" w:rsidRDefault="00D75F02" w:rsidP="004F12B8">
            <w:pPr>
              <w:rPr>
                <w:rFonts w:eastAsia="宋体"/>
                <w:snapToGrid/>
              </w:rPr>
            </w:pPr>
            <w:r w:rsidRPr="00661568">
              <w:rPr>
                <w:rFonts w:eastAsia="宋体"/>
                <w:snapToGrid/>
              </w:rPr>
              <w:t>|| shell_command -</w:t>
            </w:r>
            <w:r w:rsidR="007B4D41" w:rsidRPr="004F38FC">
              <w:rPr>
                <w:rFonts w:eastAsia="宋体" w:hAnsiTheme="majorEastAsia" w:cstheme="minorBidi" w:hint="eastAsia"/>
                <w:szCs w:val="24"/>
              </w:rPr>
              <w:t>执行命令并返回命令输出信息</w:t>
            </w:r>
          </w:p>
        </w:tc>
      </w:tr>
      <w:tr w:rsidR="00D75F02" w:rsidRPr="00C71D92" w:rsidTr="004F12B8">
        <w:trPr>
          <w:trHeight w:val="467"/>
        </w:trPr>
        <w:tc>
          <w:tcPr>
            <w:tcW w:w="1291" w:type="dxa"/>
            <w:vMerge w:val="restart"/>
            <w:shd w:val="clear" w:color="000000" w:fill="FFFFFF"/>
            <w:noWrap/>
            <w:vAlign w:val="center"/>
            <w:hideMark/>
          </w:tcPr>
          <w:p w:rsidR="00D75F02" w:rsidRDefault="00912D4F" w:rsidP="004F12B8">
            <w:pPr>
              <w:rPr>
                <w:rFonts w:eastAsia="黑体"/>
                <w:snapToGrid/>
              </w:rPr>
            </w:pPr>
            <w:r>
              <w:rPr>
                <w:rFonts w:eastAsia="黑体" w:hint="eastAsia"/>
                <w:snapToGrid/>
              </w:rPr>
              <w:t>重定向运算符</w:t>
            </w:r>
          </w:p>
        </w:tc>
        <w:tc>
          <w:tcPr>
            <w:tcW w:w="1843" w:type="dxa"/>
            <w:shd w:val="clear" w:color="000000" w:fill="FFFFFF"/>
            <w:noWrap/>
            <w:vAlign w:val="center"/>
            <w:hideMark/>
          </w:tcPr>
          <w:p w:rsidR="00D75F02" w:rsidRPr="009035C9" w:rsidRDefault="00D75F02" w:rsidP="004F12B8">
            <w:r w:rsidRPr="009035C9">
              <w:rPr>
                <w:rFonts w:hint="eastAsia"/>
              </w:rPr>
              <w:t>&gt;</w:t>
            </w:r>
          </w:p>
        </w:tc>
        <w:tc>
          <w:tcPr>
            <w:tcW w:w="5812" w:type="dxa"/>
            <w:shd w:val="clear" w:color="000000" w:fill="FFFFFF"/>
            <w:noWrap/>
            <w:vAlign w:val="center"/>
            <w:hideMark/>
          </w:tcPr>
          <w:p w:rsidR="00D75F02" w:rsidRPr="009035C9" w:rsidRDefault="00D75F02" w:rsidP="004F12B8">
            <w:pPr>
              <w:rPr>
                <w:rFonts w:eastAsia="宋体"/>
                <w:snapToGrid/>
              </w:rPr>
            </w:pPr>
            <w:r w:rsidRPr="009035C9">
              <w:rPr>
                <w:rFonts w:eastAsia="宋体"/>
                <w:snapToGrid/>
              </w:rPr>
              <w:t>&gt; target_file -</w:t>
            </w:r>
            <w:r w:rsidR="0080738E">
              <w:rPr>
                <w:rFonts w:eastAsia="宋体" w:hAnsiTheme="majorEastAsia" w:cstheme="minorBidi" w:hint="eastAsia"/>
                <w:szCs w:val="24"/>
              </w:rPr>
              <w:t>使用前面</w:t>
            </w:r>
            <w:r w:rsidR="00E3307B">
              <w:rPr>
                <w:rFonts w:eastAsia="宋体" w:hAnsiTheme="majorEastAsia" w:cstheme="minorBidi" w:hint="eastAsia"/>
                <w:szCs w:val="24"/>
              </w:rPr>
              <w:t>命令的输出信息写入</w:t>
            </w:r>
            <w:r w:rsidR="00CF0B9D" w:rsidRPr="004F38FC">
              <w:rPr>
                <w:rFonts w:eastAsia="宋体" w:hAnsiTheme="majorEastAsia" w:cstheme="minorBidi" w:hint="eastAsia"/>
                <w:szCs w:val="24"/>
              </w:rPr>
              <w:t>目标文件</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9035C9" w:rsidRDefault="00D75F02" w:rsidP="004F12B8">
            <w:r>
              <w:rPr>
                <w:rFonts w:hint="eastAsia"/>
              </w:rPr>
              <w:t>&gt;&gt;</w:t>
            </w:r>
          </w:p>
        </w:tc>
        <w:tc>
          <w:tcPr>
            <w:tcW w:w="5812" w:type="dxa"/>
            <w:shd w:val="clear" w:color="000000" w:fill="FFFFFF"/>
            <w:noWrap/>
            <w:vAlign w:val="center"/>
            <w:hideMark/>
          </w:tcPr>
          <w:p w:rsidR="00D75F02" w:rsidRPr="000F517A" w:rsidRDefault="00D75F02" w:rsidP="004F12B8">
            <w:pPr>
              <w:rPr>
                <w:rFonts w:eastAsia="宋体"/>
                <w:snapToGrid/>
              </w:rPr>
            </w:pPr>
            <w:r w:rsidRPr="000602C0">
              <w:rPr>
                <w:rFonts w:eastAsia="宋体"/>
                <w:snapToGrid/>
              </w:rPr>
              <w:t>&gt;&gt; target_file -</w:t>
            </w:r>
            <w:r w:rsidR="00E3307B">
              <w:rPr>
                <w:rFonts w:eastAsia="宋体" w:hAnsiTheme="majorEastAsia" w:cs="宋体" w:hint="eastAsia"/>
                <w:szCs w:val="24"/>
              </w:rPr>
              <w:t>将前面命令的输出信息附加</w:t>
            </w:r>
            <w:r w:rsidR="000E1617" w:rsidRPr="004F38FC">
              <w:rPr>
                <w:rFonts w:eastAsia="宋体" w:hAnsiTheme="majorEastAsia" w:cs="宋体" w:hint="eastAsia"/>
                <w:szCs w:val="24"/>
              </w:rPr>
              <w:t>到目标文件</w:t>
            </w:r>
          </w:p>
        </w:tc>
      </w:tr>
      <w:tr w:rsidR="00D75F02" w:rsidRPr="00C71D92" w:rsidTr="004F12B8">
        <w:trPr>
          <w:trHeight w:val="467"/>
        </w:trPr>
        <w:tc>
          <w:tcPr>
            <w:tcW w:w="1291" w:type="dxa"/>
            <w:vMerge/>
            <w:shd w:val="clear" w:color="000000" w:fill="FFFFFF"/>
            <w:noWrap/>
            <w:vAlign w:val="center"/>
            <w:hideMark/>
          </w:tcPr>
          <w:p w:rsidR="00D75F02" w:rsidRDefault="00D75F02" w:rsidP="004F12B8">
            <w:pPr>
              <w:rPr>
                <w:rFonts w:eastAsia="黑体"/>
                <w:snapToGrid/>
              </w:rPr>
            </w:pPr>
          </w:p>
        </w:tc>
        <w:tc>
          <w:tcPr>
            <w:tcW w:w="1843" w:type="dxa"/>
            <w:shd w:val="clear" w:color="000000" w:fill="FFFFFF"/>
            <w:noWrap/>
            <w:vAlign w:val="center"/>
            <w:hideMark/>
          </w:tcPr>
          <w:p w:rsidR="00D75F02" w:rsidRPr="009035C9" w:rsidRDefault="00D75F02" w:rsidP="004F12B8">
            <w:r>
              <w:rPr>
                <w:rFonts w:hint="eastAsia"/>
              </w:rPr>
              <w:t>&lt;</w:t>
            </w:r>
          </w:p>
        </w:tc>
        <w:tc>
          <w:tcPr>
            <w:tcW w:w="5812" w:type="dxa"/>
            <w:shd w:val="clear" w:color="000000" w:fill="FFFFFF"/>
            <w:noWrap/>
            <w:vAlign w:val="center"/>
            <w:hideMark/>
          </w:tcPr>
          <w:p w:rsidR="00D75F02" w:rsidRPr="000F517A" w:rsidRDefault="00710835" w:rsidP="004F12B8">
            <w:pPr>
              <w:rPr>
                <w:rFonts w:eastAsia="宋体"/>
                <w:snapToGrid/>
                <w:highlight w:val="white"/>
              </w:rPr>
            </w:pPr>
            <w:r>
              <w:rPr>
                <w:rFonts w:eastAsia="黑体" w:hint="eastAsia"/>
                <w:snapToGrid/>
              </w:rPr>
              <w:t xml:space="preserve">&lt; </w:t>
            </w:r>
            <w:r w:rsidR="00D75F02" w:rsidRPr="00186F70">
              <w:rPr>
                <w:rFonts w:eastAsia="黑体"/>
                <w:snapToGrid/>
              </w:rPr>
              <w:t>target_file -</w:t>
            </w:r>
            <w:r w:rsidR="006A0D93">
              <w:rPr>
                <w:rFonts w:eastAsia="宋体" w:hAnsiTheme="majorEastAsia" w:cstheme="minorBidi" w:hint="eastAsia"/>
                <w:szCs w:val="24"/>
              </w:rPr>
              <w:t>将目标文件的内容发送到前面的</w:t>
            </w:r>
            <w:r w:rsidR="002F2904" w:rsidRPr="004F38FC">
              <w:rPr>
                <w:rFonts w:eastAsia="宋体" w:hAnsiTheme="majorEastAsia" w:cstheme="minorBidi" w:hint="eastAsia"/>
                <w:szCs w:val="24"/>
              </w:rPr>
              <w:t>命令</w:t>
            </w:r>
          </w:p>
        </w:tc>
      </w:tr>
    </w:tbl>
    <w:p w:rsidR="00D75F02" w:rsidRPr="00491F71" w:rsidRDefault="00D75F02" w:rsidP="00D75F02">
      <w:pPr>
        <w:rPr>
          <w:rFonts w:eastAsia="宋体"/>
        </w:rPr>
      </w:pPr>
    </w:p>
    <w:p w:rsidR="00D75F02" w:rsidRDefault="0008423D" w:rsidP="00470CCF">
      <w:pPr>
        <w:pStyle w:val="aff1"/>
        <w:numPr>
          <w:ilvl w:val="0"/>
          <w:numId w:val="0"/>
        </w:numPr>
        <w:ind w:left="432" w:hanging="432"/>
      </w:pPr>
      <w:bookmarkStart w:id="156" w:name="_Appendix_C"/>
      <w:bookmarkStart w:id="157" w:name="附录C"/>
      <w:bookmarkStart w:id="158" w:name="_Toc435437938"/>
      <w:bookmarkEnd w:id="156"/>
      <w:r>
        <w:rPr>
          <w:rFonts w:eastAsiaTheme="minorEastAsia" w:hint="eastAsia"/>
        </w:rPr>
        <w:t>附录</w:t>
      </w:r>
      <w:r w:rsidR="00D75F02">
        <w:rPr>
          <w:rFonts w:hint="eastAsia"/>
        </w:rPr>
        <w:t>C</w:t>
      </w:r>
      <w:bookmarkEnd w:id="157"/>
      <w:bookmarkEnd w:id="158"/>
    </w:p>
    <w:p w:rsidR="00D75F02" w:rsidRPr="007D7B94" w:rsidRDefault="00356EAB" w:rsidP="00B545EA">
      <w:pPr>
        <w:rPr>
          <w:rFonts w:eastAsia="宋体"/>
          <w:b/>
        </w:rPr>
      </w:pPr>
      <w:r>
        <w:rPr>
          <w:rFonts w:eastAsia="宋体" w:hAnsiTheme="majorEastAsia" w:cstheme="minorBidi" w:hint="eastAsia"/>
          <w:szCs w:val="24"/>
        </w:rPr>
        <w:t>下</w:t>
      </w:r>
      <w:r w:rsidRPr="004F38FC">
        <w:rPr>
          <w:rFonts w:eastAsia="宋体" w:hAnsiTheme="majorEastAsia" w:cstheme="minorBidi" w:hint="eastAsia"/>
          <w:szCs w:val="24"/>
        </w:rPr>
        <w:t>表</w:t>
      </w:r>
      <w:r>
        <w:rPr>
          <w:rFonts w:eastAsia="宋体" w:hAnsiTheme="majorEastAsia" w:cstheme="minorBidi" w:hint="eastAsia"/>
          <w:szCs w:val="24"/>
        </w:rPr>
        <w:t>列举了</w:t>
      </w:r>
      <w:r w:rsidRPr="004F38FC">
        <w:rPr>
          <w:rFonts w:eastAsia="宋体" w:hAnsiTheme="majorEastAsia" w:cstheme="minorBidi" w:hint="eastAsia"/>
          <w:szCs w:val="24"/>
        </w:rPr>
        <w:t>一些</w:t>
      </w:r>
      <w:r>
        <w:rPr>
          <w:rFonts w:eastAsia="宋体" w:hAnsiTheme="majorEastAsia" w:cstheme="minorBidi" w:hint="eastAsia"/>
          <w:szCs w:val="24"/>
        </w:rPr>
        <w:t>常见的敏感异常</w:t>
      </w:r>
      <w:r w:rsidRPr="004F38FC">
        <w:rPr>
          <w:rFonts w:eastAsia="宋体" w:hAnsiTheme="majorEastAsia" w:cstheme="minorBidi" w:hint="eastAsia"/>
          <w:szCs w:val="24"/>
        </w:rPr>
        <w:t>：</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678"/>
      </w:tblGrid>
      <w:tr w:rsidR="00D75F02" w:rsidRPr="00A82230" w:rsidTr="004F12B8">
        <w:tc>
          <w:tcPr>
            <w:tcW w:w="4253" w:type="dxa"/>
          </w:tcPr>
          <w:p w:rsidR="00D75F02" w:rsidRPr="00A82230" w:rsidRDefault="009F4727" w:rsidP="004F12B8">
            <w:pPr>
              <w:spacing w:line="360" w:lineRule="auto"/>
              <w:jc w:val="center"/>
              <w:rPr>
                <w:rFonts w:eastAsia="宋体"/>
                <w:b/>
              </w:rPr>
            </w:pPr>
            <w:r>
              <w:rPr>
                <w:rFonts w:eastAsia="宋体" w:hint="eastAsia"/>
                <w:b/>
              </w:rPr>
              <w:t>异常名称</w:t>
            </w:r>
          </w:p>
        </w:tc>
        <w:tc>
          <w:tcPr>
            <w:tcW w:w="4678" w:type="dxa"/>
          </w:tcPr>
          <w:p w:rsidR="00D75F02" w:rsidRPr="00A82230" w:rsidRDefault="00376172" w:rsidP="004F12B8">
            <w:pPr>
              <w:spacing w:line="360" w:lineRule="auto"/>
              <w:jc w:val="center"/>
              <w:rPr>
                <w:rFonts w:eastAsia="宋体"/>
                <w:b/>
              </w:rPr>
            </w:pPr>
            <w:r w:rsidRPr="004F38FC">
              <w:rPr>
                <w:rFonts w:eastAsia="宋体" w:hAnsiTheme="majorEastAsia" w:cstheme="minorBidi" w:hint="eastAsia"/>
                <w:b/>
                <w:szCs w:val="24"/>
              </w:rPr>
              <w:t>信息泄露或威胁描述</w:t>
            </w:r>
          </w:p>
        </w:tc>
      </w:tr>
      <w:tr w:rsidR="00D75F02" w:rsidRPr="00A82230" w:rsidTr="004F12B8">
        <w:tc>
          <w:tcPr>
            <w:tcW w:w="4253" w:type="dxa"/>
          </w:tcPr>
          <w:p w:rsidR="00D75F02" w:rsidRPr="00A82230" w:rsidRDefault="00D75F02" w:rsidP="004F12B8">
            <w:pPr>
              <w:spacing w:line="360" w:lineRule="auto"/>
              <w:rPr>
                <w:rFonts w:eastAsia="宋体"/>
              </w:rPr>
            </w:pPr>
            <w:r w:rsidRPr="00A82230">
              <w:rPr>
                <w:rFonts w:eastAsia="宋体"/>
              </w:rPr>
              <w:t>java.io.FileNotFoundException</w:t>
            </w:r>
          </w:p>
        </w:tc>
        <w:tc>
          <w:tcPr>
            <w:tcW w:w="4678" w:type="dxa"/>
          </w:tcPr>
          <w:p w:rsidR="00D75F02" w:rsidRPr="00A82230" w:rsidRDefault="0082581C" w:rsidP="004F12B8">
            <w:pPr>
              <w:rPr>
                <w:rFonts w:eastAsia="宋体"/>
              </w:rPr>
            </w:pPr>
            <w:r>
              <w:rPr>
                <w:rFonts w:eastAsia="宋体" w:hAnsiTheme="majorEastAsia" w:cstheme="minorBidi" w:hint="eastAsia"/>
                <w:szCs w:val="24"/>
              </w:rPr>
              <w:t>泄露</w:t>
            </w:r>
            <w:r w:rsidR="0046189F">
              <w:rPr>
                <w:rFonts w:eastAsia="宋体" w:hAnsiTheme="majorEastAsia" w:cstheme="minorBidi" w:hint="eastAsia"/>
                <w:szCs w:val="24"/>
              </w:rPr>
              <w:t>文件系统结构和文件</w:t>
            </w:r>
            <w:r w:rsidR="0046189F" w:rsidRPr="004F38FC">
              <w:rPr>
                <w:rFonts w:eastAsia="宋体" w:hAnsiTheme="majorEastAsia" w:cstheme="minorBidi" w:hint="eastAsia"/>
                <w:szCs w:val="24"/>
              </w:rPr>
              <w:t>名列举。</w:t>
            </w:r>
          </w:p>
        </w:tc>
      </w:tr>
      <w:tr w:rsidR="00D75F02" w:rsidRPr="00A82230" w:rsidTr="004F12B8">
        <w:tc>
          <w:tcPr>
            <w:tcW w:w="4253" w:type="dxa"/>
          </w:tcPr>
          <w:p w:rsidR="00D75F02" w:rsidRPr="00A82230" w:rsidRDefault="00D75F02" w:rsidP="004F12B8">
            <w:pPr>
              <w:spacing w:line="360" w:lineRule="auto"/>
              <w:rPr>
                <w:rFonts w:eastAsia="宋体"/>
              </w:rPr>
            </w:pPr>
            <w:r w:rsidRPr="00A82230">
              <w:rPr>
                <w:rFonts w:eastAsia="宋体"/>
              </w:rPr>
              <w:t>java.util.jar.JarException</w:t>
            </w:r>
          </w:p>
        </w:tc>
        <w:tc>
          <w:tcPr>
            <w:tcW w:w="4678" w:type="dxa"/>
          </w:tcPr>
          <w:p w:rsidR="00D75F02" w:rsidRPr="00A82230" w:rsidRDefault="00FA71F1" w:rsidP="004F12B8">
            <w:pPr>
              <w:spacing w:line="360" w:lineRule="auto"/>
              <w:rPr>
                <w:rFonts w:eastAsia="宋体"/>
              </w:rPr>
            </w:pPr>
            <w:r>
              <w:rPr>
                <w:rFonts w:eastAsia="宋体" w:hAnsiTheme="majorEastAsia" w:cstheme="minorBidi" w:hint="eastAsia"/>
                <w:szCs w:val="24"/>
              </w:rPr>
              <w:t>泄露文件系统结构</w:t>
            </w:r>
          </w:p>
        </w:tc>
      </w:tr>
      <w:tr w:rsidR="00D75F02" w:rsidRPr="00A82230" w:rsidTr="004F12B8">
        <w:tc>
          <w:tcPr>
            <w:tcW w:w="4253" w:type="dxa"/>
          </w:tcPr>
          <w:p w:rsidR="00D75F02" w:rsidRPr="00A82230" w:rsidRDefault="00D75F02" w:rsidP="004F12B8">
            <w:pPr>
              <w:spacing w:line="360" w:lineRule="auto"/>
              <w:rPr>
                <w:rFonts w:eastAsia="宋体"/>
              </w:rPr>
            </w:pPr>
            <w:r w:rsidRPr="00A82230">
              <w:rPr>
                <w:rFonts w:eastAsia="宋体"/>
              </w:rPr>
              <w:t>java.util.MissingResourceException</w:t>
            </w:r>
          </w:p>
        </w:tc>
        <w:tc>
          <w:tcPr>
            <w:tcW w:w="4678" w:type="dxa"/>
          </w:tcPr>
          <w:p w:rsidR="00D75F02" w:rsidRPr="00A82230" w:rsidRDefault="00784BF9" w:rsidP="004F12B8">
            <w:pPr>
              <w:spacing w:line="360" w:lineRule="auto"/>
              <w:rPr>
                <w:rFonts w:eastAsia="宋体"/>
              </w:rPr>
            </w:pPr>
            <w:r w:rsidRPr="004F38FC">
              <w:rPr>
                <w:rFonts w:eastAsia="宋体" w:hAnsiTheme="majorEastAsia" w:cstheme="minorBidi" w:hint="eastAsia"/>
                <w:szCs w:val="24"/>
              </w:rPr>
              <w:t>资源列举</w:t>
            </w:r>
          </w:p>
        </w:tc>
      </w:tr>
      <w:tr w:rsidR="00D75F02" w:rsidRPr="00A82230" w:rsidTr="004F12B8">
        <w:tc>
          <w:tcPr>
            <w:tcW w:w="4253" w:type="dxa"/>
          </w:tcPr>
          <w:p w:rsidR="00D75F02" w:rsidRPr="00A82230" w:rsidRDefault="00D75F02" w:rsidP="004F12B8">
            <w:pPr>
              <w:spacing w:line="360" w:lineRule="auto"/>
              <w:rPr>
                <w:rFonts w:eastAsia="宋体"/>
              </w:rPr>
            </w:pPr>
            <w:r w:rsidRPr="00A82230">
              <w:rPr>
                <w:rFonts w:eastAsia="宋体"/>
              </w:rPr>
              <w:t>java.security.acl.NotOwnerException</w:t>
            </w:r>
          </w:p>
        </w:tc>
        <w:tc>
          <w:tcPr>
            <w:tcW w:w="4678" w:type="dxa"/>
          </w:tcPr>
          <w:p w:rsidR="00D75F02" w:rsidRPr="00A82230" w:rsidRDefault="00475627" w:rsidP="004F12B8">
            <w:pPr>
              <w:spacing w:line="360" w:lineRule="auto"/>
              <w:rPr>
                <w:rFonts w:eastAsia="宋体"/>
              </w:rPr>
            </w:pPr>
            <w:r>
              <w:rPr>
                <w:rFonts w:eastAsia="宋体" w:hAnsiTheme="majorEastAsia" w:cstheme="minorBidi" w:hint="eastAsia"/>
                <w:szCs w:val="24"/>
              </w:rPr>
              <w:t>所有人</w:t>
            </w:r>
            <w:r w:rsidR="008A3427" w:rsidRPr="004F38FC">
              <w:rPr>
                <w:rFonts w:eastAsia="宋体" w:hAnsiTheme="majorEastAsia" w:cstheme="minorBidi" w:hint="eastAsia"/>
                <w:szCs w:val="24"/>
              </w:rPr>
              <w:t>列举</w:t>
            </w:r>
          </w:p>
        </w:tc>
      </w:tr>
      <w:tr w:rsidR="00D75F02" w:rsidRPr="00A82230" w:rsidTr="004F12B8">
        <w:tc>
          <w:tcPr>
            <w:tcW w:w="4253" w:type="dxa"/>
          </w:tcPr>
          <w:p w:rsidR="00D75F02" w:rsidRPr="00A82230" w:rsidRDefault="00D75F02" w:rsidP="004F12B8">
            <w:pPr>
              <w:spacing w:line="360" w:lineRule="auto"/>
              <w:rPr>
                <w:rFonts w:eastAsia="宋体"/>
              </w:rPr>
            </w:pPr>
            <w:r w:rsidRPr="00A82230">
              <w:rPr>
                <w:rFonts w:eastAsia="宋体"/>
              </w:rPr>
              <w:t>java.util.ConcurrentModificationException</w:t>
            </w:r>
          </w:p>
        </w:tc>
        <w:tc>
          <w:tcPr>
            <w:tcW w:w="4678" w:type="dxa"/>
          </w:tcPr>
          <w:p w:rsidR="00D75F02" w:rsidRPr="00A82230" w:rsidRDefault="00D05A25" w:rsidP="004F12B8">
            <w:pPr>
              <w:spacing w:line="360" w:lineRule="auto"/>
              <w:rPr>
                <w:rFonts w:eastAsia="宋体"/>
              </w:rPr>
            </w:pPr>
            <w:r w:rsidRPr="004F38FC">
              <w:rPr>
                <w:rFonts w:eastAsia="宋体" w:hAnsiTheme="majorEastAsia" w:cstheme="minorBidi" w:hint="eastAsia"/>
                <w:szCs w:val="24"/>
              </w:rPr>
              <w:t>可能提供线程不安全</w:t>
            </w:r>
            <w:r w:rsidR="00E36706">
              <w:rPr>
                <w:rFonts w:eastAsia="宋体" w:hAnsiTheme="majorEastAsia" w:cstheme="minorBidi" w:hint="eastAsia"/>
                <w:szCs w:val="24"/>
              </w:rPr>
              <w:t>的</w:t>
            </w:r>
            <w:r w:rsidRPr="004F38FC">
              <w:rPr>
                <w:rFonts w:eastAsia="宋体" w:hAnsiTheme="majorEastAsia" w:cstheme="minorBidi" w:hint="eastAsia"/>
                <w:szCs w:val="24"/>
              </w:rPr>
              <w:t>代码信息</w:t>
            </w:r>
          </w:p>
        </w:tc>
      </w:tr>
      <w:tr w:rsidR="00D75F02" w:rsidRPr="00A82230" w:rsidTr="004F12B8">
        <w:tc>
          <w:tcPr>
            <w:tcW w:w="4253" w:type="dxa"/>
          </w:tcPr>
          <w:p w:rsidR="00D75F02" w:rsidRPr="00A82230" w:rsidRDefault="00D75F02" w:rsidP="004F12B8">
            <w:pPr>
              <w:spacing w:line="360" w:lineRule="auto"/>
              <w:rPr>
                <w:rFonts w:eastAsia="宋体"/>
              </w:rPr>
            </w:pPr>
            <w:r w:rsidRPr="00A82230">
              <w:rPr>
                <w:rFonts w:eastAsia="宋体"/>
              </w:rPr>
              <w:t>javax.naming.InsufficientResourcesException</w:t>
            </w:r>
          </w:p>
        </w:tc>
        <w:tc>
          <w:tcPr>
            <w:tcW w:w="4678" w:type="dxa"/>
          </w:tcPr>
          <w:p w:rsidR="00D75F02" w:rsidRPr="00A82230" w:rsidRDefault="00991ED0" w:rsidP="004F12B8">
            <w:pPr>
              <w:spacing w:line="360" w:lineRule="auto"/>
              <w:rPr>
                <w:rFonts w:eastAsia="宋体"/>
              </w:rPr>
            </w:pPr>
            <w:r w:rsidRPr="004F38FC">
              <w:rPr>
                <w:rFonts w:eastAsia="宋体" w:hAnsiTheme="majorEastAsia" w:cstheme="minorBidi" w:hint="eastAsia"/>
                <w:szCs w:val="24"/>
              </w:rPr>
              <w:t>服务器资源不足（可能有利于</w:t>
            </w:r>
            <w:r w:rsidRPr="004F38FC">
              <w:rPr>
                <w:rFonts w:eastAsia="宋体" w:cstheme="minorBidi"/>
                <w:szCs w:val="24"/>
              </w:rPr>
              <w:t>DoS</w:t>
            </w:r>
            <w:r w:rsidRPr="004F38FC">
              <w:rPr>
                <w:rFonts w:eastAsia="宋体" w:hAnsiTheme="majorEastAsia" w:cstheme="minorBidi" w:hint="eastAsia"/>
                <w:szCs w:val="24"/>
              </w:rPr>
              <w:t>攻击）</w:t>
            </w:r>
          </w:p>
        </w:tc>
      </w:tr>
      <w:tr w:rsidR="00D75F02" w:rsidRPr="00A82230" w:rsidTr="004F12B8">
        <w:tc>
          <w:tcPr>
            <w:tcW w:w="4253" w:type="dxa"/>
          </w:tcPr>
          <w:p w:rsidR="00D75F02" w:rsidRPr="00A82230" w:rsidRDefault="00D75F02" w:rsidP="004F12B8">
            <w:pPr>
              <w:spacing w:line="360" w:lineRule="auto"/>
              <w:rPr>
                <w:rFonts w:eastAsia="宋体"/>
              </w:rPr>
            </w:pPr>
            <w:r w:rsidRPr="00A82230">
              <w:rPr>
                <w:rFonts w:eastAsia="宋体"/>
              </w:rPr>
              <w:t>java.net.BindException</w:t>
            </w:r>
          </w:p>
        </w:tc>
        <w:tc>
          <w:tcPr>
            <w:tcW w:w="4678" w:type="dxa"/>
          </w:tcPr>
          <w:p w:rsidR="00D75F02" w:rsidRPr="00A82230" w:rsidRDefault="00554F59" w:rsidP="004F12B8">
            <w:pPr>
              <w:rPr>
                <w:rFonts w:eastAsia="宋体"/>
              </w:rPr>
            </w:pPr>
            <w:r w:rsidRPr="004F38FC">
              <w:rPr>
                <w:rFonts w:eastAsia="宋体" w:hAnsiTheme="majorEastAsia" w:cstheme="minorBidi" w:hint="eastAsia"/>
                <w:szCs w:val="24"/>
              </w:rPr>
              <w:t>当不信任客户端能够选择服务器端口时造成开放端口列举。</w:t>
            </w:r>
          </w:p>
        </w:tc>
      </w:tr>
      <w:tr w:rsidR="00D75F02" w:rsidRPr="00A82230" w:rsidTr="004F12B8">
        <w:tc>
          <w:tcPr>
            <w:tcW w:w="4253" w:type="dxa"/>
          </w:tcPr>
          <w:p w:rsidR="00D75F02" w:rsidRPr="00A82230" w:rsidRDefault="00D75F02" w:rsidP="004F12B8">
            <w:pPr>
              <w:spacing w:line="360" w:lineRule="auto"/>
              <w:rPr>
                <w:rFonts w:eastAsia="宋体"/>
              </w:rPr>
            </w:pPr>
            <w:r w:rsidRPr="00A82230">
              <w:rPr>
                <w:rFonts w:eastAsia="宋体"/>
              </w:rPr>
              <w:t>java.lang.OutOfMemoryError</w:t>
            </w:r>
          </w:p>
        </w:tc>
        <w:tc>
          <w:tcPr>
            <w:tcW w:w="4678" w:type="dxa"/>
          </w:tcPr>
          <w:p w:rsidR="00D75F02" w:rsidRPr="00A82230" w:rsidRDefault="00D75F02" w:rsidP="004F12B8">
            <w:pPr>
              <w:spacing w:line="360" w:lineRule="auto"/>
              <w:rPr>
                <w:rFonts w:eastAsia="宋体"/>
              </w:rPr>
            </w:pPr>
            <w:r w:rsidRPr="00A82230">
              <w:rPr>
                <w:rFonts w:eastAsia="宋体"/>
              </w:rPr>
              <w:t>DoS</w:t>
            </w:r>
          </w:p>
        </w:tc>
      </w:tr>
      <w:tr w:rsidR="00D75F02" w:rsidRPr="00A82230" w:rsidTr="004F12B8">
        <w:tc>
          <w:tcPr>
            <w:tcW w:w="4253" w:type="dxa"/>
          </w:tcPr>
          <w:p w:rsidR="00D75F02" w:rsidRPr="00A82230" w:rsidRDefault="00D75F02" w:rsidP="004F12B8">
            <w:pPr>
              <w:spacing w:line="360" w:lineRule="auto"/>
              <w:rPr>
                <w:rFonts w:eastAsia="宋体"/>
              </w:rPr>
            </w:pPr>
            <w:r w:rsidRPr="00A82230">
              <w:rPr>
                <w:rFonts w:eastAsia="宋体"/>
              </w:rPr>
              <w:t>java.lang.StackOverflowError</w:t>
            </w:r>
          </w:p>
        </w:tc>
        <w:tc>
          <w:tcPr>
            <w:tcW w:w="4678" w:type="dxa"/>
          </w:tcPr>
          <w:p w:rsidR="00D75F02" w:rsidRPr="00A82230" w:rsidRDefault="00D75F02" w:rsidP="004F12B8">
            <w:pPr>
              <w:spacing w:line="360" w:lineRule="auto"/>
              <w:rPr>
                <w:rFonts w:eastAsia="宋体"/>
              </w:rPr>
            </w:pPr>
            <w:r w:rsidRPr="00A82230">
              <w:rPr>
                <w:rFonts w:eastAsia="宋体"/>
              </w:rPr>
              <w:t>DoS</w:t>
            </w:r>
          </w:p>
        </w:tc>
      </w:tr>
      <w:tr w:rsidR="00D75F02" w:rsidRPr="00A82230" w:rsidTr="004F12B8">
        <w:tc>
          <w:tcPr>
            <w:tcW w:w="4253" w:type="dxa"/>
          </w:tcPr>
          <w:p w:rsidR="00D75F02" w:rsidRPr="00A82230" w:rsidRDefault="00D75F02" w:rsidP="004F12B8">
            <w:pPr>
              <w:spacing w:line="360" w:lineRule="auto"/>
              <w:rPr>
                <w:rFonts w:eastAsia="宋体"/>
              </w:rPr>
            </w:pPr>
            <w:r w:rsidRPr="00A82230">
              <w:rPr>
                <w:rFonts w:eastAsia="宋体"/>
              </w:rPr>
              <w:t>java.sql.SQLException</w:t>
            </w:r>
          </w:p>
        </w:tc>
        <w:tc>
          <w:tcPr>
            <w:tcW w:w="4678" w:type="dxa"/>
          </w:tcPr>
          <w:p w:rsidR="00D75F02" w:rsidRPr="00A82230" w:rsidRDefault="00FC639A" w:rsidP="004F12B8">
            <w:pPr>
              <w:spacing w:line="360" w:lineRule="auto"/>
              <w:rPr>
                <w:rFonts w:eastAsia="宋体"/>
              </w:rPr>
            </w:pPr>
            <w:r w:rsidRPr="004F38FC">
              <w:rPr>
                <w:rFonts w:eastAsia="宋体" w:hAnsiTheme="majorEastAsia" w:cstheme="minorBidi" w:hint="eastAsia"/>
                <w:szCs w:val="24"/>
              </w:rPr>
              <w:t>数据库结构，用户名列举</w:t>
            </w:r>
          </w:p>
        </w:tc>
      </w:tr>
    </w:tbl>
    <w:p w:rsidR="00F40A04" w:rsidRDefault="00F40A04" w:rsidP="002D3D51">
      <w:pPr>
        <w:rPr>
          <w:rFonts w:eastAsia="宋体"/>
        </w:rPr>
      </w:pPr>
    </w:p>
    <w:p w:rsidR="00FF77D6" w:rsidRPr="00FF77D6" w:rsidRDefault="00FF77D6" w:rsidP="00FF77D6">
      <w:pPr>
        <w:pStyle w:val="aff1"/>
        <w:numPr>
          <w:ilvl w:val="0"/>
          <w:numId w:val="0"/>
        </w:numPr>
        <w:ind w:left="432" w:hanging="432"/>
        <w:rPr>
          <w:rFonts w:eastAsiaTheme="minorEastAsia"/>
        </w:rPr>
      </w:pPr>
      <w:bookmarkStart w:id="159" w:name="_Toc435437939"/>
      <w:r w:rsidRPr="00FF77D6">
        <w:rPr>
          <w:rFonts w:eastAsiaTheme="minorEastAsia" w:hint="eastAsia"/>
        </w:rPr>
        <w:t>附件</w:t>
      </w:r>
      <w:r w:rsidR="005828B3">
        <w:rPr>
          <w:rFonts w:eastAsiaTheme="minorEastAsia" w:hint="eastAsia"/>
        </w:rPr>
        <w:t>（</w:t>
      </w:r>
      <w:r w:rsidR="005828B3">
        <w:rPr>
          <w:rFonts w:eastAsiaTheme="minorEastAsia" w:hint="eastAsia"/>
        </w:rPr>
        <w:t>jar</w:t>
      </w:r>
      <w:r w:rsidR="005828B3">
        <w:rPr>
          <w:rFonts w:eastAsiaTheme="minorEastAsia" w:hint="eastAsia"/>
        </w:rPr>
        <w:t>包签名密封指导）</w:t>
      </w:r>
      <w:r w:rsidRPr="00FF77D6">
        <w:rPr>
          <w:rFonts w:eastAsiaTheme="minorEastAsia" w:hint="eastAsia"/>
        </w:rPr>
        <w:t>：</w:t>
      </w:r>
      <w:bookmarkEnd w:id="159"/>
    </w:p>
    <w:bookmarkStart w:id="160" w:name="_MON_1502342331"/>
    <w:bookmarkEnd w:id="160"/>
    <w:p w:rsidR="00FF77D6" w:rsidRPr="00D75F02" w:rsidRDefault="00FF77D6" w:rsidP="002D3D51">
      <w:pPr>
        <w:rPr>
          <w:rFonts w:eastAsia="宋体"/>
        </w:rPr>
      </w:pPr>
      <w:ins w:id="161" w:author="c00308701" w:date="2015-08-29T08:32:00Z">
        <w:r w:rsidRPr="003F6DC9">
          <w:rPr>
            <w:rFonts w:eastAsia="宋体"/>
          </w:rPr>
          <w:object w:dxaOrig="1534" w:dyaOrig="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5pt;height:48pt" o:ole="">
              <v:imagedata r:id="rId16" o:title=""/>
            </v:shape>
            <o:OLEObject Type="Embed" ProgID="Word.Document.12" ShapeID="_x0000_i1025" DrawAspect="Icon" ObjectID="_1543647391" r:id="rId17">
              <o:FieldCodes>\s</o:FieldCodes>
            </o:OLEObject>
          </w:object>
        </w:r>
      </w:ins>
    </w:p>
    <w:sectPr w:rsidR="00FF77D6" w:rsidRPr="00D75F02" w:rsidSect="00E87B40">
      <w:headerReference w:type="even" r:id="rId18"/>
      <w:headerReference w:type="default" r:id="rId19"/>
      <w:footerReference w:type="even" r:id="rId20"/>
      <w:footerReference w:type="default" r:id="rId21"/>
      <w:headerReference w:type="first" r:id="rId22"/>
      <w:footerReference w:type="first" r:id="rId23"/>
      <w:pgSz w:w="11906" w:h="16838" w:code="9"/>
      <w:pgMar w:top="1310" w:right="1797" w:bottom="1440" w:left="1797" w:header="777"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5739" w:rsidRDefault="00B95739" w:rsidP="002D3D51">
      <w:r>
        <w:separator/>
      </w:r>
    </w:p>
  </w:endnote>
  <w:endnote w:type="continuationSeparator" w:id="0">
    <w:p w:rsidR="00B95739" w:rsidRDefault="00B95739" w:rsidP="002D3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楷体_GB2312">
    <w:altName w:val="楷体"/>
    <w:charset w:val="86"/>
    <w:family w:val="modern"/>
    <w:pitch w:val="fixed"/>
    <w:sig w:usb0="00000000"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新宋体">
    <w:panose1 w:val="02010609030101010101"/>
    <w:charset w:val="86"/>
    <w:family w:val="modern"/>
    <w:pitch w:val="fixed"/>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Berkeley-Medium">
    <w:altName w:val="方正舒体"/>
    <w:panose1 w:val="00000000000000000000"/>
    <w:charset w:val="86"/>
    <w:family w:val="auto"/>
    <w:notTrueType/>
    <w:pitch w:val="default"/>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3827" w:rsidRDefault="00413827">
    <w:pPr>
      <w:pStyle w:val="aa"/>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auto"/>
      </w:tblBorders>
      <w:tblLook w:val="01E0" w:firstRow="1" w:lastRow="1" w:firstColumn="1" w:lastColumn="1" w:noHBand="0" w:noVBand="0"/>
    </w:tblPr>
    <w:tblGrid>
      <w:gridCol w:w="3002"/>
      <w:gridCol w:w="2923"/>
      <w:gridCol w:w="2603"/>
    </w:tblGrid>
    <w:tr w:rsidR="00413827">
      <w:tc>
        <w:tcPr>
          <w:tcW w:w="1760" w:type="pct"/>
        </w:tcPr>
        <w:p w:rsidR="00413827" w:rsidRDefault="00413827">
          <w:pPr>
            <w:pStyle w:val="aa"/>
            <w:ind w:firstLine="360"/>
          </w:pPr>
          <w:r>
            <w:fldChar w:fldCharType="begin"/>
          </w:r>
          <w:r>
            <w:instrText xml:space="preserve"> TIME \@ "yyyy-M-d" </w:instrText>
          </w:r>
          <w:r>
            <w:fldChar w:fldCharType="separate"/>
          </w:r>
          <w:r>
            <w:rPr>
              <w:noProof/>
            </w:rPr>
            <w:t>2016-12-15</w:t>
          </w:r>
          <w:r>
            <w:rPr>
              <w:noProof/>
            </w:rPr>
            <w:fldChar w:fldCharType="end"/>
          </w:r>
        </w:p>
      </w:tc>
      <w:tc>
        <w:tcPr>
          <w:tcW w:w="1714" w:type="pct"/>
        </w:tcPr>
        <w:p w:rsidR="00413827" w:rsidRDefault="00413827">
          <w:pPr>
            <w:pStyle w:val="aa"/>
          </w:pPr>
          <w:r>
            <w:rPr>
              <w:rFonts w:hint="eastAsia"/>
              <w:noProof/>
              <w:snapToGrid w:val="0"/>
              <w:szCs w:val="24"/>
            </w:rPr>
            <w:t>华为技术有限公司</w:t>
          </w:r>
        </w:p>
      </w:tc>
      <w:tc>
        <w:tcPr>
          <w:tcW w:w="1527" w:type="pct"/>
        </w:tcPr>
        <w:p w:rsidR="00413827" w:rsidRDefault="00413827" w:rsidP="00E97721">
          <w:pPr>
            <w:pStyle w:val="aa"/>
            <w:ind w:firstLine="360"/>
            <w:jc w:val="right"/>
          </w:pPr>
          <w:r>
            <w:rPr>
              <w:rFonts w:hint="eastAsia"/>
            </w:rPr>
            <w:t xml:space="preserve">Page </w:t>
          </w:r>
          <w:r>
            <w:fldChar w:fldCharType="begin"/>
          </w:r>
          <w:r>
            <w:instrText>PAGE</w:instrText>
          </w:r>
          <w:r>
            <w:fldChar w:fldCharType="separate"/>
          </w:r>
          <w:r w:rsidR="00074B36">
            <w:rPr>
              <w:noProof/>
            </w:rPr>
            <w:t>46</w:t>
          </w:r>
          <w:r>
            <w:rPr>
              <w:noProof/>
            </w:rPr>
            <w:fldChar w:fldCharType="end"/>
          </w:r>
          <w:r>
            <w:rPr>
              <w:rFonts w:hint="eastAsia"/>
            </w:rPr>
            <w:t xml:space="preserve"> of </w:t>
          </w:r>
          <w:fldSimple w:instr=" NUMPAGES  \* Arabic  \* MERGEFORMAT ">
            <w:r w:rsidR="00074B36">
              <w:rPr>
                <w:noProof/>
              </w:rPr>
              <w:t>72</w:t>
            </w:r>
          </w:fldSimple>
        </w:p>
      </w:tc>
    </w:tr>
  </w:tbl>
  <w:p w:rsidR="00413827" w:rsidRDefault="00413827">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3827" w:rsidRDefault="00413827">
    <w:pPr>
      <w:pStyle w:val="aa"/>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5739" w:rsidRDefault="00B95739" w:rsidP="002D3D51">
      <w:r>
        <w:separator/>
      </w:r>
    </w:p>
  </w:footnote>
  <w:footnote w:type="continuationSeparator" w:id="0">
    <w:p w:rsidR="00B95739" w:rsidRDefault="00B95739" w:rsidP="002D3D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3827" w:rsidRDefault="00413827">
    <w:pPr>
      <w:pStyle w:val="ab"/>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43"/>
      <w:gridCol w:w="5898"/>
      <w:gridCol w:w="1685"/>
    </w:tblGrid>
    <w:tr w:rsidR="00413827">
      <w:trPr>
        <w:cantSplit/>
        <w:trHeight w:hRule="exact" w:val="782"/>
      </w:trPr>
      <w:tc>
        <w:tcPr>
          <w:tcW w:w="500" w:type="pct"/>
        </w:tcPr>
        <w:p w:rsidR="00413827" w:rsidRDefault="00413827" w:rsidP="002D3D51">
          <w:pPr>
            <w:pStyle w:val="a8"/>
            <w:rPr>
              <w:rFonts w:eastAsia="Dotum"/>
            </w:rPr>
          </w:pPr>
          <w:r>
            <w:rPr>
              <w:rFonts w:eastAsia="Dotum"/>
              <w:noProof/>
              <w:snapToGrid/>
            </w:rPr>
            <w:drawing>
              <wp:inline distT="0" distB="0" distL="0" distR="0">
                <wp:extent cx="414655" cy="414655"/>
                <wp:effectExtent l="19050" t="0" r="4445" b="0"/>
                <wp:docPr id="2" name="图片 1"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W_POS_RGB_Vertical"/>
                        <pic:cNvPicPr>
                          <a:picLocks noChangeAspect="1" noChangeArrowheads="1"/>
                        </pic:cNvPicPr>
                      </pic:nvPicPr>
                      <pic:blipFill>
                        <a:blip r:embed="rId1"/>
                        <a:srcRect/>
                        <a:stretch>
                          <a:fillRect/>
                        </a:stretch>
                      </pic:blipFill>
                      <pic:spPr bwMode="auto">
                        <a:xfrm>
                          <a:off x="0" y="0"/>
                          <a:ext cx="414655" cy="414655"/>
                        </a:xfrm>
                        <a:prstGeom prst="rect">
                          <a:avLst/>
                        </a:prstGeom>
                        <a:noFill/>
                        <a:ln w="9525">
                          <a:noFill/>
                          <a:miter lim="800000"/>
                          <a:headEnd/>
                          <a:tailEnd/>
                        </a:ln>
                      </pic:spPr>
                    </pic:pic>
                  </a:graphicData>
                </a:graphic>
              </wp:inline>
            </w:drawing>
          </w:r>
        </w:p>
        <w:p w:rsidR="00413827" w:rsidRDefault="00413827" w:rsidP="002D3D51">
          <w:pPr>
            <w:rPr>
              <w:rFonts w:eastAsia="Dotum"/>
            </w:rPr>
          </w:pPr>
        </w:p>
      </w:tc>
      <w:tc>
        <w:tcPr>
          <w:tcW w:w="3500" w:type="pct"/>
          <w:vAlign w:val="bottom"/>
        </w:tcPr>
        <w:p w:rsidR="00413827" w:rsidRPr="000774EB" w:rsidRDefault="00413827" w:rsidP="00F23064">
          <w:pPr>
            <w:pStyle w:val="ab"/>
            <w:ind w:firstLineChars="1100" w:firstLine="1980"/>
            <w:rPr>
              <w:rFonts w:ascii="Times New Roman" w:eastAsia="Dotum" w:hAnsi="Times New Roman"/>
            </w:rPr>
          </w:pPr>
          <w:r>
            <w:rPr>
              <w:rFonts w:ascii="Times New Roman" w:hAnsi="Times New Roman" w:hint="eastAsia"/>
            </w:rPr>
            <w:t>Java</w:t>
          </w:r>
          <w:r>
            <w:rPr>
              <w:rFonts w:ascii="Times New Roman" w:hAnsi="Times New Roman" w:hint="eastAsia"/>
            </w:rPr>
            <w:t>语言编程规范</w:t>
          </w:r>
          <w:r>
            <w:rPr>
              <w:rFonts w:ascii="Times New Roman" w:hAnsi="Times New Roman" w:hint="eastAsia"/>
            </w:rPr>
            <w:t xml:space="preserve"> </w:t>
          </w:r>
          <w:r>
            <w:rPr>
              <w:rFonts w:ascii="Times New Roman" w:hAnsi="Times New Roman" w:hint="eastAsia"/>
            </w:rPr>
            <w:t>下卷</w:t>
          </w:r>
          <w:r>
            <w:rPr>
              <w:rFonts w:ascii="Times New Roman" w:hAnsi="Times New Roman" w:hint="eastAsia"/>
            </w:rPr>
            <w:t xml:space="preserve"> </w:t>
          </w:r>
          <w:r>
            <w:rPr>
              <w:rFonts w:ascii="Times New Roman" w:hAnsi="Times New Roman" w:hint="eastAsia"/>
            </w:rPr>
            <w:t>安全篇</w:t>
          </w:r>
        </w:p>
      </w:tc>
      <w:tc>
        <w:tcPr>
          <w:tcW w:w="1000" w:type="pct"/>
          <w:vAlign w:val="bottom"/>
        </w:tcPr>
        <w:p w:rsidR="00413827" w:rsidRPr="000774EB" w:rsidRDefault="00413827">
          <w:pPr>
            <w:pStyle w:val="ab"/>
            <w:ind w:firstLine="360"/>
            <w:rPr>
              <w:rFonts w:ascii="Times New Roman" w:hAnsi="Times New Roman"/>
            </w:rPr>
          </w:pPr>
          <w:r>
            <w:rPr>
              <w:rFonts w:ascii="Times New Roman" w:hAnsi="Times New Roman" w:hint="eastAsia"/>
            </w:rPr>
            <w:t>仅内部使用</w:t>
          </w:r>
        </w:p>
      </w:tc>
    </w:tr>
  </w:tbl>
  <w:p w:rsidR="00413827" w:rsidRDefault="00413827">
    <w:pPr>
      <w:pStyle w:val="ab"/>
      <w:rPr>
        <w:rFonts w:ascii="DotumChe" w:eastAsia="DotumChe" w:hAnsi="DotumCh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3827" w:rsidRDefault="00413827">
    <w:pPr>
      <w:pStyle w:val="ab"/>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8A6521"/>
    <w:multiLevelType w:val="multilevel"/>
    <w:tmpl w:val="055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9A1AAD"/>
    <w:multiLevelType w:val="hybridMultilevel"/>
    <w:tmpl w:val="ADDC7D5A"/>
    <w:lvl w:ilvl="0" w:tplc="787E14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AE3F06"/>
    <w:multiLevelType w:val="hybridMultilevel"/>
    <w:tmpl w:val="142AE538"/>
    <w:lvl w:ilvl="0" w:tplc="0598EBFE">
      <w:start w:val="1"/>
      <w:numFmt w:val="decimal"/>
      <w:lvlText w:val="%1．"/>
      <w:lvlJc w:val="left"/>
      <w:pPr>
        <w:ind w:left="360" w:hanging="360"/>
      </w:pPr>
      <w:rPr>
        <w:rFonts w:eastAsiaTheme="minorEastAsia" w:hint="default"/>
        <w:i w:val="0"/>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B07C91"/>
    <w:multiLevelType w:val="hybridMultilevel"/>
    <w:tmpl w:val="14485808"/>
    <w:lvl w:ilvl="0" w:tplc="650CD6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072778A"/>
    <w:multiLevelType w:val="hybridMultilevel"/>
    <w:tmpl w:val="66D21AE6"/>
    <w:lvl w:ilvl="0" w:tplc="643235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5A677C1"/>
    <w:multiLevelType w:val="hybridMultilevel"/>
    <w:tmpl w:val="D8DE677E"/>
    <w:lvl w:ilvl="0" w:tplc="9BFA4D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99270F"/>
    <w:multiLevelType w:val="hybridMultilevel"/>
    <w:tmpl w:val="3C783250"/>
    <w:lvl w:ilvl="0" w:tplc="643235C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A2337DC"/>
    <w:multiLevelType w:val="hybridMultilevel"/>
    <w:tmpl w:val="70BC5CF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FF87335"/>
    <w:multiLevelType w:val="hybridMultilevel"/>
    <w:tmpl w:val="BEFC4630"/>
    <w:lvl w:ilvl="0" w:tplc="2EAE56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4BF50FD"/>
    <w:multiLevelType w:val="hybridMultilevel"/>
    <w:tmpl w:val="67CC759C"/>
    <w:lvl w:ilvl="0" w:tplc="643235C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35F3643D"/>
    <w:multiLevelType w:val="hybridMultilevel"/>
    <w:tmpl w:val="A6FA3FF2"/>
    <w:lvl w:ilvl="0" w:tplc="643235C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40D434D4"/>
    <w:multiLevelType w:val="hybridMultilevel"/>
    <w:tmpl w:val="F12E2972"/>
    <w:lvl w:ilvl="0" w:tplc="DBEEB9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2D238AD"/>
    <w:multiLevelType w:val="hybridMultilevel"/>
    <w:tmpl w:val="C248FD0A"/>
    <w:lvl w:ilvl="0" w:tplc="42E0EA30">
      <w:start w:val="1"/>
      <w:numFmt w:val="decimal"/>
      <w:lvlText w:val="%1."/>
      <w:lvlJc w:val="left"/>
      <w:pPr>
        <w:ind w:left="210" w:hanging="2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14" w15:restartNumberingAfterBreak="0">
    <w:nsid w:val="54AD3026"/>
    <w:multiLevelType w:val="hybridMultilevel"/>
    <w:tmpl w:val="C6620F46"/>
    <w:lvl w:ilvl="0" w:tplc="643235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70E087B"/>
    <w:multiLevelType w:val="hybridMultilevel"/>
    <w:tmpl w:val="F2ECDFF2"/>
    <w:lvl w:ilvl="0" w:tplc="643235C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62036417"/>
    <w:multiLevelType w:val="hybridMultilevel"/>
    <w:tmpl w:val="34D8CAD8"/>
    <w:lvl w:ilvl="0" w:tplc="643235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63546429"/>
    <w:multiLevelType w:val="multilevel"/>
    <w:tmpl w:val="12047E3C"/>
    <w:lvl w:ilvl="0">
      <w:numFmt w:val="decimal"/>
      <w:pStyle w:val="1"/>
      <w:lvlText w:val="%1"/>
      <w:lvlJc w:val="left"/>
      <w:pPr>
        <w:tabs>
          <w:tab w:val="num" w:pos="432"/>
        </w:tabs>
        <w:ind w:left="432" w:hanging="432"/>
      </w:pPr>
      <w:rPr>
        <w:rFonts w:hint="eastAsia"/>
      </w:rPr>
    </w:lvl>
    <w:lvl w:ilvl="1">
      <w:start w:val="1"/>
      <w:numFmt w:val="decimal"/>
      <w:pStyle w:val="rule"/>
      <w:lvlText w:val="Rule 1.%2"/>
      <w:lvlJc w:val="left"/>
      <w:pPr>
        <w:tabs>
          <w:tab w:val="num" w:pos="576"/>
        </w:tabs>
        <w:ind w:left="576" w:hanging="576"/>
      </w:pPr>
      <w:rPr>
        <w:rFonts w:ascii="Times New Roman" w:hAnsi="Times New Roman" w:cs="Times New Roman" w:hint="eastAsia"/>
        <w:bCs w:val="0"/>
        <w:i w:val="0"/>
        <w:iCs w:val="0"/>
        <w:caps w:val="0"/>
        <w:smallCaps w:val="0"/>
        <w:strike w:val="0"/>
        <w:dstrike w:val="0"/>
        <w:outline w:val="0"/>
        <w:shadow w:val="0"/>
        <w:emboss w:val="0"/>
        <w:imprint w:val="0"/>
        <w:noProof w:val="0"/>
        <w:snapToGrid w:val="0"/>
        <w:vanish w:val="0"/>
        <w:spacing w:val="0"/>
        <w:kern w:val="0"/>
        <w:position w:val="0"/>
        <w:u w:val="none"/>
        <w:vertAlign w:val="baseline"/>
        <w:em w:val="none"/>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15:restartNumberingAfterBreak="0">
    <w:nsid w:val="6A1F67C3"/>
    <w:multiLevelType w:val="hybridMultilevel"/>
    <w:tmpl w:val="FF760110"/>
    <w:lvl w:ilvl="0" w:tplc="643235C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6E25638D"/>
    <w:multiLevelType w:val="hybridMultilevel"/>
    <w:tmpl w:val="94782948"/>
    <w:lvl w:ilvl="0" w:tplc="785CD09C">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5B44362"/>
    <w:multiLevelType w:val="hybridMultilevel"/>
    <w:tmpl w:val="803888B2"/>
    <w:lvl w:ilvl="0" w:tplc="643235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9C84A14"/>
    <w:multiLevelType w:val="hybridMultilevel"/>
    <w:tmpl w:val="36A01FAC"/>
    <w:lvl w:ilvl="0" w:tplc="643235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21"/>
  </w:num>
  <w:num w:numId="4">
    <w:abstractNumId w:val="6"/>
  </w:num>
  <w:num w:numId="5">
    <w:abstractNumId w:val="10"/>
  </w:num>
  <w:num w:numId="6">
    <w:abstractNumId w:val="15"/>
  </w:num>
  <w:num w:numId="7">
    <w:abstractNumId w:val="18"/>
  </w:num>
  <w:num w:numId="8">
    <w:abstractNumId w:val="11"/>
  </w:num>
  <w:num w:numId="9">
    <w:abstractNumId w:val="9"/>
  </w:num>
  <w:num w:numId="10">
    <w:abstractNumId w:val="0"/>
  </w:num>
  <w:num w:numId="11">
    <w:abstractNumId w:val="20"/>
  </w:num>
  <w:num w:numId="12">
    <w:abstractNumId w:val="4"/>
  </w:num>
  <w:num w:numId="13">
    <w:abstractNumId w:val="1"/>
  </w:num>
  <w:num w:numId="14">
    <w:abstractNumId w:val="5"/>
  </w:num>
  <w:num w:numId="15">
    <w:abstractNumId w:val="19"/>
  </w:num>
  <w:num w:numId="16">
    <w:abstractNumId w:val="3"/>
  </w:num>
  <w:num w:numId="17">
    <w:abstractNumId w:val="16"/>
  </w:num>
  <w:num w:numId="18">
    <w:abstractNumId w:val="14"/>
  </w:num>
  <w:num w:numId="19">
    <w:abstractNumId w:val="7"/>
  </w:num>
  <w:num w:numId="20">
    <w:abstractNumId w:val="8"/>
  </w:num>
  <w:num w:numId="21">
    <w:abstractNumId w:val="17"/>
  </w:num>
  <w:num w:numId="22">
    <w:abstractNumId w:val="12"/>
  </w:num>
  <w:num w:numId="2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7"/>
  <w:doNotDisplayPageBoundarie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02ED2"/>
    <w:rsid w:val="0000010D"/>
    <w:rsid w:val="000001DA"/>
    <w:rsid w:val="00000949"/>
    <w:rsid w:val="000011FA"/>
    <w:rsid w:val="00001668"/>
    <w:rsid w:val="0000169E"/>
    <w:rsid w:val="0000231C"/>
    <w:rsid w:val="00002644"/>
    <w:rsid w:val="000026C7"/>
    <w:rsid w:val="000028BB"/>
    <w:rsid w:val="00002A74"/>
    <w:rsid w:val="00002A93"/>
    <w:rsid w:val="00002FA5"/>
    <w:rsid w:val="0000322A"/>
    <w:rsid w:val="0000375F"/>
    <w:rsid w:val="00003B9C"/>
    <w:rsid w:val="000044A0"/>
    <w:rsid w:val="00004A96"/>
    <w:rsid w:val="000051D1"/>
    <w:rsid w:val="000051DD"/>
    <w:rsid w:val="00005765"/>
    <w:rsid w:val="00005BD4"/>
    <w:rsid w:val="00005FAC"/>
    <w:rsid w:val="00006072"/>
    <w:rsid w:val="00006303"/>
    <w:rsid w:val="000065FE"/>
    <w:rsid w:val="00006F9C"/>
    <w:rsid w:val="000073AD"/>
    <w:rsid w:val="00007682"/>
    <w:rsid w:val="000076E9"/>
    <w:rsid w:val="00007A7E"/>
    <w:rsid w:val="000102D2"/>
    <w:rsid w:val="0001077E"/>
    <w:rsid w:val="00010AFB"/>
    <w:rsid w:val="0001147E"/>
    <w:rsid w:val="000114A1"/>
    <w:rsid w:val="00011EF5"/>
    <w:rsid w:val="00011FE9"/>
    <w:rsid w:val="00012013"/>
    <w:rsid w:val="00012E6C"/>
    <w:rsid w:val="00012F1C"/>
    <w:rsid w:val="00013A94"/>
    <w:rsid w:val="00013C7E"/>
    <w:rsid w:val="00013F7F"/>
    <w:rsid w:val="0001402E"/>
    <w:rsid w:val="0001447C"/>
    <w:rsid w:val="00014693"/>
    <w:rsid w:val="000146D3"/>
    <w:rsid w:val="0001492E"/>
    <w:rsid w:val="00014E48"/>
    <w:rsid w:val="00015AAD"/>
    <w:rsid w:val="00016042"/>
    <w:rsid w:val="00016587"/>
    <w:rsid w:val="000165A3"/>
    <w:rsid w:val="000168A1"/>
    <w:rsid w:val="00016C70"/>
    <w:rsid w:val="00016D91"/>
    <w:rsid w:val="00016E1E"/>
    <w:rsid w:val="00016F23"/>
    <w:rsid w:val="00020009"/>
    <w:rsid w:val="00020030"/>
    <w:rsid w:val="00020450"/>
    <w:rsid w:val="0002083A"/>
    <w:rsid w:val="000210E1"/>
    <w:rsid w:val="00021505"/>
    <w:rsid w:val="000217BE"/>
    <w:rsid w:val="000219F2"/>
    <w:rsid w:val="00021D0C"/>
    <w:rsid w:val="000223D8"/>
    <w:rsid w:val="00022AB5"/>
    <w:rsid w:val="00022C5D"/>
    <w:rsid w:val="00023197"/>
    <w:rsid w:val="000232D7"/>
    <w:rsid w:val="00023301"/>
    <w:rsid w:val="000235BC"/>
    <w:rsid w:val="00023718"/>
    <w:rsid w:val="000238DE"/>
    <w:rsid w:val="00023E76"/>
    <w:rsid w:val="000241FF"/>
    <w:rsid w:val="00024F8B"/>
    <w:rsid w:val="0002503D"/>
    <w:rsid w:val="000253AA"/>
    <w:rsid w:val="000256B7"/>
    <w:rsid w:val="00025A29"/>
    <w:rsid w:val="0002609B"/>
    <w:rsid w:val="000266F5"/>
    <w:rsid w:val="00026863"/>
    <w:rsid w:val="00026889"/>
    <w:rsid w:val="0002704D"/>
    <w:rsid w:val="0002708B"/>
    <w:rsid w:val="000272FE"/>
    <w:rsid w:val="00027C04"/>
    <w:rsid w:val="000300FF"/>
    <w:rsid w:val="0003042E"/>
    <w:rsid w:val="00030535"/>
    <w:rsid w:val="00030B85"/>
    <w:rsid w:val="00030EBF"/>
    <w:rsid w:val="0003187C"/>
    <w:rsid w:val="00031AD1"/>
    <w:rsid w:val="00031F43"/>
    <w:rsid w:val="00032000"/>
    <w:rsid w:val="0003232F"/>
    <w:rsid w:val="0003286C"/>
    <w:rsid w:val="00032927"/>
    <w:rsid w:val="00032DCF"/>
    <w:rsid w:val="0003352C"/>
    <w:rsid w:val="000337E1"/>
    <w:rsid w:val="00034176"/>
    <w:rsid w:val="0003518D"/>
    <w:rsid w:val="00035218"/>
    <w:rsid w:val="000352BE"/>
    <w:rsid w:val="0003589B"/>
    <w:rsid w:val="00035D51"/>
    <w:rsid w:val="00035F1F"/>
    <w:rsid w:val="00036541"/>
    <w:rsid w:val="00037034"/>
    <w:rsid w:val="00037082"/>
    <w:rsid w:val="00037730"/>
    <w:rsid w:val="0004041D"/>
    <w:rsid w:val="00040428"/>
    <w:rsid w:val="000407E1"/>
    <w:rsid w:val="000407E8"/>
    <w:rsid w:val="00040BEE"/>
    <w:rsid w:val="0004128F"/>
    <w:rsid w:val="000416E9"/>
    <w:rsid w:val="0004172D"/>
    <w:rsid w:val="000417C0"/>
    <w:rsid w:val="00041959"/>
    <w:rsid w:val="00041C6E"/>
    <w:rsid w:val="000422E0"/>
    <w:rsid w:val="00042360"/>
    <w:rsid w:val="0004246D"/>
    <w:rsid w:val="00042854"/>
    <w:rsid w:val="000428CF"/>
    <w:rsid w:val="00042A0C"/>
    <w:rsid w:val="00042FEE"/>
    <w:rsid w:val="00043450"/>
    <w:rsid w:val="000434BC"/>
    <w:rsid w:val="00043721"/>
    <w:rsid w:val="00043E52"/>
    <w:rsid w:val="000441E7"/>
    <w:rsid w:val="00044285"/>
    <w:rsid w:val="0004458F"/>
    <w:rsid w:val="000446DB"/>
    <w:rsid w:val="0004490F"/>
    <w:rsid w:val="00044F70"/>
    <w:rsid w:val="0004509E"/>
    <w:rsid w:val="000453F8"/>
    <w:rsid w:val="00045528"/>
    <w:rsid w:val="0004647A"/>
    <w:rsid w:val="000468C5"/>
    <w:rsid w:val="000468DB"/>
    <w:rsid w:val="0004693C"/>
    <w:rsid w:val="00046B11"/>
    <w:rsid w:val="000474FC"/>
    <w:rsid w:val="000500B3"/>
    <w:rsid w:val="000501D1"/>
    <w:rsid w:val="000508D5"/>
    <w:rsid w:val="00050E74"/>
    <w:rsid w:val="00050FC9"/>
    <w:rsid w:val="00051035"/>
    <w:rsid w:val="00051270"/>
    <w:rsid w:val="000514FD"/>
    <w:rsid w:val="00051BC9"/>
    <w:rsid w:val="00051BED"/>
    <w:rsid w:val="00051D25"/>
    <w:rsid w:val="00052329"/>
    <w:rsid w:val="0005238B"/>
    <w:rsid w:val="0005260F"/>
    <w:rsid w:val="00052839"/>
    <w:rsid w:val="00052B54"/>
    <w:rsid w:val="00052C6E"/>
    <w:rsid w:val="00053082"/>
    <w:rsid w:val="0005318D"/>
    <w:rsid w:val="00053654"/>
    <w:rsid w:val="00054167"/>
    <w:rsid w:val="00054224"/>
    <w:rsid w:val="000542FC"/>
    <w:rsid w:val="000543A4"/>
    <w:rsid w:val="00054F69"/>
    <w:rsid w:val="000551B8"/>
    <w:rsid w:val="000558C9"/>
    <w:rsid w:val="00055B43"/>
    <w:rsid w:val="00056127"/>
    <w:rsid w:val="00056274"/>
    <w:rsid w:val="000563FC"/>
    <w:rsid w:val="0005686C"/>
    <w:rsid w:val="00056A74"/>
    <w:rsid w:val="00056C79"/>
    <w:rsid w:val="00056FB1"/>
    <w:rsid w:val="0005734C"/>
    <w:rsid w:val="00057914"/>
    <w:rsid w:val="00057D1E"/>
    <w:rsid w:val="00057D61"/>
    <w:rsid w:val="00057E4B"/>
    <w:rsid w:val="00060279"/>
    <w:rsid w:val="000602C0"/>
    <w:rsid w:val="00060651"/>
    <w:rsid w:val="00060691"/>
    <w:rsid w:val="00060DBA"/>
    <w:rsid w:val="0006115A"/>
    <w:rsid w:val="000616DE"/>
    <w:rsid w:val="000619CF"/>
    <w:rsid w:val="00061BBB"/>
    <w:rsid w:val="00061E35"/>
    <w:rsid w:val="00061E51"/>
    <w:rsid w:val="00062767"/>
    <w:rsid w:val="000628D6"/>
    <w:rsid w:val="00062CA7"/>
    <w:rsid w:val="00062E37"/>
    <w:rsid w:val="000645E2"/>
    <w:rsid w:val="000647EF"/>
    <w:rsid w:val="00064A16"/>
    <w:rsid w:val="00064EBF"/>
    <w:rsid w:val="00065068"/>
    <w:rsid w:val="000654AB"/>
    <w:rsid w:val="00065512"/>
    <w:rsid w:val="000657A4"/>
    <w:rsid w:val="00065B5C"/>
    <w:rsid w:val="00065F04"/>
    <w:rsid w:val="000661DD"/>
    <w:rsid w:val="00066428"/>
    <w:rsid w:val="000664FA"/>
    <w:rsid w:val="000667E3"/>
    <w:rsid w:val="0006687A"/>
    <w:rsid w:val="00067277"/>
    <w:rsid w:val="00067818"/>
    <w:rsid w:val="00067918"/>
    <w:rsid w:val="00067E4A"/>
    <w:rsid w:val="00067F4E"/>
    <w:rsid w:val="00070284"/>
    <w:rsid w:val="00070545"/>
    <w:rsid w:val="0007070D"/>
    <w:rsid w:val="00070744"/>
    <w:rsid w:val="00070A2A"/>
    <w:rsid w:val="00070A5C"/>
    <w:rsid w:val="00070E0C"/>
    <w:rsid w:val="00071689"/>
    <w:rsid w:val="00071796"/>
    <w:rsid w:val="000718EC"/>
    <w:rsid w:val="00071A96"/>
    <w:rsid w:val="00071AA6"/>
    <w:rsid w:val="00071B5B"/>
    <w:rsid w:val="00071B8F"/>
    <w:rsid w:val="00071D51"/>
    <w:rsid w:val="00071E9E"/>
    <w:rsid w:val="00072AE8"/>
    <w:rsid w:val="00072B10"/>
    <w:rsid w:val="0007330C"/>
    <w:rsid w:val="000739E5"/>
    <w:rsid w:val="000740A1"/>
    <w:rsid w:val="0007465A"/>
    <w:rsid w:val="000749A5"/>
    <w:rsid w:val="00074B36"/>
    <w:rsid w:val="00074BB9"/>
    <w:rsid w:val="0007553D"/>
    <w:rsid w:val="00075D17"/>
    <w:rsid w:val="00075DCB"/>
    <w:rsid w:val="00076205"/>
    <w:rsid w:val="00076ACD"/>
    <w:rsid w:val="00076E98"/>
    <w:rsid w:val="000774EB"/>
    <w:rsid w:val="00077800"/>
    <w:rsid w:val="00080714"/>
    <w:rsid w:val="00080C86"/>
    <w:rsid w:val="00080D1E"/>
    <w:rsid w:val="00081E0E"/>
    <w:rsid w:val="00082BA8"/>
    <w:rsid w:val="00082BE2"/>
    <w:rsid w:val="00082EB1"/>
    <w:rsid w:val="00082FF2"/>
    <w:rsid w:val="000831B7"/>
    <w:rsid w:val="0008339B"/>
    <w:rsid w:val="00083480"/>
    <w:rsid w:val="00083669"/>
    <w:rsid w:val="0008378D"/>
    <w:rsid w:val="0008423D"/>
    <w:rsid w:val="00084379"/>
    <w:rsid w:val="00084473"/>
    <w:rsid w:val="00084DA0"/>
    <w:rsid w:val="000852F7"/>
    <w:rsid w:val="000853F5"/>
    <w:rsid w:val="00085BFB"/>
    <w:rsid w:val="00085F1E"/>
    <w:rsid w:val="00087411"/>
    <w:rsid w:val="0008772D"/>
    <w:rsid w:val="00090C9C"/>
    <w:rsid w:val="00090D3D"/>
    <w:rsid w:val="00091207"/>
    <w:rsid w:val="000915FA"/>
    <w:rsid w:val="0009162E"/>
    <w:rsid w:val="000917A6"/>
    <w:rsid w:val="000918F6"/>
    <w:rsid w:val="00091AC2"/>
    <w:rsid w:val="00091E6F"/>
    <w:rsid w:val="000929DC"/>
    <w:rsid w:val="0009322C"/>
    <w:rsid w:val="000935BE"/>
    <w:rsid w:val="000938F1"/>
    <w:rsid w:val="00094414"/>
    <w:rsid w:val="000946AF"/>
    <w:rsid w:val="0009511A"/>
    <w:rsid w:val="0009565E"/>
    <w:rsid w:val="00095A29"/>
    <w:rsid w:val="000963F7"/>
    <w:rsid w:val="0009680D"/>
    <w:rsid w:val="000973A3"/>
    <w:rsid w:val="000977B9"/>
    <w:rsid w:val="0009781C"/>
    <w:rsid w:val="00097888"/>
    <w:rsid w:val="00097892"/>
    <w:rsid w:val="00097A69"/>
    <w:rsid w:val="00097AAC"/>
    <w:rsid w:val="00097FFE"/>
    <w:rsid w:val="000A040D"/>
    <w:rsid w:val="000A1319"/>
    <w:rsid w:val="000A1A1E"/>
    <w:rsid w:val="000A1B02"/>
    <w:rsid w:val="000A284F"/>
    <w:rsid w:val="000A2F46"/>
    <w:rsid w:val="000A2FFF"/>
    <w:rsid w:val="000A3688"/>
    <w:rsid w:val="000A36E2"/>
    <w:rsid w:val="000A371D"/>
    <w:rsid w:val="000A3A2C"/>
    <w:rsid w:val="000A3D17"/>
    <w:rsid w:val="000A45BF"/>
    <w:rsid w:val="000A54AD"/>
    <w:rsid w:val="000A5555"/>
    <w:rsid w:val="000A560B"/>
    <w:rsid w:val="000A5B6B"/>
    <w:rsid w:val="000A5F45"/>
    <w:rsid w:val="000A63B2"/>
    <w:rsid w:val="000A6AFF"/>
    <w:rsid w:val="000A6BFD"/>
    <w:rsid w:val="000A6F82"/>
    <w:rsid w:val="000A7484"/>
    <w:rsid w:val="000A74F4"/>
    <w:rsid w:val="000A750D"/>
    <w:rsid w:val="000B0785"/>
    <w:rsid w:val="000B0F9E"/>
    <w:rsid w:val="000B1404"/>
    <w:rsid w:val="000B18D8"/>
    <w:rsid w:val="000B242D"/>
    <w:rsid w:val="000B2A2D"/>
    <w:rsid w:val="000B2D83"/>
    <w:rsid w:val="000B2ED9"/>
    <w:rsid w:val="000B30AA"/>
    <w:rsid w:val="000B30FD"/>
    <w:rsid w:val="000B3875"/>
    <w:rsid w:val="000B446F"/>
    <w:rsid w:val="000B49E8"/>
    <w:rsid w:val="000B4A71"/>
    <w:rsid w:val="000B4B6C"/>
    <w:rsid w:val="000B5154"/>
    <w:rsid w:val="000B55F3"/>
    <w:rsid w:val="000B59D8"/>
    <w:rsid w:val="000B5B81"/>
    <w:rsid w:val="000B5D44"/>
    <w:rsid w:val="000B62A7"/>
    <w:rsid w:val="000B668A"/>
    <w:rsid w:val="000B6813"/>
    <w:rsid w:val="000B699C"/>
    <w:rsid w:val="000B72A0"/>
    <w:rsid w:val="000B79B7"/>
    <w:rsid w:val="000C060D"/>
    <w:rsid w:val="000C0847"/>
    <w:rsid w:val="000C0D03"/>
    <w:rsid w:val="000C1C1B"/>
    <w:rsid w:val="000C22BF"/>
    <w:rsid w:val="000C259B"/>
    <w:rsid w:val="000C2D61"/>
    <w:rsid w:val="000C2F46"/>
    <w:rsid w:val="000C38BE"/>
    <w:rsid w:val="000C393E"/>
    <w:rsid w:val="000C4AFA"/>
    <w:rsid w:val="000C4D45"/>
    <w:rsid w:val="000C6291"/>
    <w:rsid w:val="000C645A"/>
    <w:rsid w:val="000C672F"/>
    <w:rsid w:val="000C6843"/>
    <w:rsid w:val="000C6C97"/>
    <w:rsid w:val="000C77D0"/>
    <w:rsid w:val="000C7A27"/>
    <w:rsid w:val="000C7B86"/>
    <w:rsid w:val="000D0046"/>
    <w:rsid w:val="000D0659"/>
    <w:rsid w:val="000D0AB1"/>
    <w:rsid w:val="000D0B38"/>
    <w:rsid w:val="000D0C13"/>
    <w:rsid w:val="000D0E88"/>
    <w:rsid w:val="000D1062"/>
    <w:rsid w:val="000D16BD"/>
    <w:rsid w:val="000D1DD9"/>
    <w:rsid w:val="000D21C5"/>
    <w:rsid w:val="000D290C"/>
    <w:rsid w:val="000D338B"/>
    <w:rsid w:val="000D3968"/>
    <w:rsid w:val="000D3C32"/>
    <w:rsid w:val="000D43BE"/>
    <w:rsid w:val="000D4A69"/>
    <w:rsid w:val="000D62B5"/>
    <w:rsid w:val="000D6915"/>
    <w:rsid w:val="000D6D74"/>
    <w:rsid w:val="000E0951"/>
    <w:rsid w:val="000E0E14"/>
    <w:rsid w:val="000E10BA"/>
    <w:rsid w:val="000E14B5"/>
    <w:rsid w:val="000E1617"/>
    <w:rsid w:val="000E19AD"/>
    <w:rsid w:val="000E1A50"/>
    <w:rsid w:val="000E23A4"/>
    <w:rsid w:val="000E2809"/>
    <w:rsid w:val="000E2B4B"/>
    <w:rsid w:val="000E3585"/>
    <w:rsid w:val="000E3A72"/>
    <w:rsid w:val="000E3B03"/>
    <w:rsid w:val="000E3CC5"/>
    <w:rsid w:val="000E416E"/>
    <w:rsid w:val="000E46C0"/>
    <w:rsid w:val="000E4868"/>
    <w:rsid w:val="000E4942"/>
    <w:rsid w:val="000E5225"/>
    <w:rsid w:val="000E527A"/>
    <w:rsid w:val="000E535C"/>
    <w:rsid w:val="000E5BEB"/>
    <w:rsid w:val="000E736C"/>
    <w:rsid w:val="000E73AC"/>
    <w:rsid w:val="000E77AA"/>
    <w:rsid w:val="000E7882"/>
    <w:rsid w:val="000E78B5"/>
    <w:rsid w:val="000E7970"/>
    <w:rsid w:val="000E7BA7"/>
    <w:rsid w:val="000E7E84"/>
    <w:rsid w:val="000F06F9"/>
    <w:rsid w:val="000F145B"/>
    <w:rsid w:val="000F1505"/>
    <w:rsid w:val="000F15E6"/>
    <w:rsid w:val="000F1FD4"/>
    <w:rsid w:val="000F211E"/>
    <w:rsid w:val="000F23A8"/>
    <w:rsid w:val="000F24E5"/>
    <w:rsid w:val="000F25D7"/>
    <w:rsid w:val="000F2A82"/>
    <w:rsid w:val="000F2C6A"/>
    <w:rsid w:val="000F3072"/>
    <w:rsid w:val="000F31AC"/>
    <w:rsid w:val="000F34D1"/>
    <w:rsid w:val="000F3800"/>
    <w:rsid w:val="000F39E4"/>
    <w:rsid w:val="000F3FC0"/>
    <w:rsid w:val="000F4029"/>
    <w:rsid w:val="000F4638"/>
    <w:rsid w:val="000F5C96"/>
    <w:rsid w:val="000F5CC9"/>
    <w:rsid w:val="000F6711"/>
    <w:rsid w:val="000F68E6"/>
    <w:rsid w:val="000F6E6A"/>
    <w:rsid w:val="000F7181"/>
    <w:rsid w:val="000F7248"/>
    <w:rsid w:val="000F7444"/>
    <w:rsid w:val="000F7683"/>
    <w:rsid w:val="000F7883"/>
    <w:rsid w:val="001006A4"/>
    <w:rsid w:val="00100F81"/>
    <w:rsid w:val="00101221"/>
    <w:rsid w:val="001019BE"/>
    <w:rsid w:val="00101B36"/>
    <w:rsid w:val="001021C3"/>
    <w:rsid w:val="001025A5"/>
    <w:rsid w:val="0010284C"/>
    <w:rsid w:val="00102CC3"/>
    <w:rsid w:val="001037C3"/>
    <w:rsid w:val="00104373"/>
    <w:rsid w:val="0010531B"/>
    <w:rsid w:val="0010533D"/>
    <w:rsid w:val="00105957"/>
    <w:rsid w:val="00105CB3"/>
    <w:rsid w:val="00105E30"/>
    <w:rsid w:val="00106115"/>
    <w:rsid w:val="001061E9"/>
    <w:rsid w:val="00106208"/>
    <w:rsid w:val="001071D5"/>
    <w:rsid w:val="00107401"/>
    <w:rsid w:val="00107509"/>
    <w:rsid w:val="00107BAF"/>
    <w:rsid w:val="00107EA7"/>
    <w:rsid w:val="0011051A"/>
    <w:rsid w:val="00110E96"/>
    <w:rsid w:val="001112F8"/>
    <w:rsid w:val="00111450"/>
    <w:rsid w:val="001114D7"/>
    <w:rsid w:val="00111518"/>
    <w:rsid w:val="00111560"/>
    <w:rsid w:val="001116BC"/>
    <w:rsid w:val="00111A24"/>
    <w:rsid w:val="00111E49"/>
    <w:rsid w:val="001126DA"/>
    <w:rsid w:val="00112843"/>
    <w:rsid w:val="00112A93"/>
    <w:rsid w:val="001130AE"/>
    <w:rsid w:val="0011368C"/>
    <w:rsid w:val="00113EB0"/>
    <w:rsid w:val="0011416B"/>
    <w:rsid w:val="00115006"/>
    <w:rsid w:val="0011503A"/>
    <w:rsid w:val="00115701"/>
    <w:rsid w:val="00115812"/>
    <w:rsid w:val="001159F3"/>
    <w:rsid w:val="00115A19"/>
    <w:rsid w:val="00115ADD"/>
    <w:rsid w:val="00115C3E"/>
    <w:rsid w:val="001160FD"/>
    <w:rsid w:val="00116282"/>
    <w:rsid w:val="001166E3"/>
    <w:rsid w:val="00116C23"/>
    <w:rsid w:val="001177D4"/>
    <w:rsid w:val="00117F69"/>
    <w:rsid w:val="001207A1"/>
    <w:rsid w:val="00120814"/>
    <w:rsid w:val="00120948"/>
    <w:rsid w:val="00120C61"/>
    <w:rsid w:val="00120CEE"/>
    <w:rsid w:val="00120D6C"/>
    <w:rsid w:val="00120DA7"/>
    <w:rsid w:val="00120DE1"/>
    <w:rsid w:val="00120FEB"/>
    <w:rsid w:val="001214CE"/>
    <w:rsid w:val="00121682"/>
    <w:rsid w:val="00121777"/>
    <w:rsid w:val="00122276"/>
    <w:rsid w:val="001222F3"/>
    <w:rsid w:val="00122384"/>
    <w:rsid w:val="00122558"/>
    <w:rsid w:val="00122A00"/>
    <w:rsid w:val="00122CB2"/>
    <w:rsid w:val="00122D01"/>
    <w:rsid w:val="00122E89"/>
    <w:rsid w:val="0012308B"/>
    <w:rsid w:val="001234DF"/>
    <w:rsid w:val="0012388C"/>
    <w:rsid w:val="00123A98"/>
    <w:rsid w:val="00123C95"/>
    <w:rsid w:val="00123DE5"/>
    <w:rsid w:val="00124192"/>
    <w:rsid w:val="001244C6"/>
    <w:rsid w:val="00124530"/>
    <w:rsid w:val="00124752"/>
    <w:rsid w:val="001248A6"/>
    <w:rsid w:val="00124D86"/>
    <w:rsid w:val="0012542D"/>
    <w:rsid w:val="001254E6"/>
    <w:rsid w:val="001257CB"/>
    <w:rsid w:val="001258A8"/>
    <w:rsid w:val="00125A47"/>
    <w:rsid w:val="00126593"/>
    <w:rsid w:val="001266F6"/>
    <w:rsid w:val="001269AA"/>
    <w:rsid w:val="00126E1D"/>
    <w:rsid w:val="00127009"/>
    <w:rsid w:val="00127114"/>
    <w:rsid w:val="00127161"/>
    <w:rsid w:val="001272B3"/>
    <w:rsid w:val="001279F9"/>
    <w:rsid w:val="00127C5C"/>
    <w:rsid w:val="00127DD3"/>
    <w:rsid w:val="00127F6B"/>
    <w:rsid w:val="00130151"/>
    <w:rsid w:val="0013061F"/>
    <w:rsid w:val="00130A77"/>
    <w:rsid w:val="001311D2"/>
    <w:rsid w:val="001313D4"/>
    <w:rsid w:val="0013165B"/>
    <w:rsid w:val="001319D3"/>
    <w:rsid w:val="001319D8"/>
    <w:rsid w:val="00131A3D"/>
    <w:rsid w:val="00131BD8"/>
    <w:rsid w:val="00131FBA"/>
    <w:rsid w:val="001320F8"/>
    <w:rsid w:val="001325DB"/>
    <w:rsid w:val="00132AD7"/>
    <w:rsid w:val="00132DAF"/>
    <w:rsid w:val="001332B9"/>
    <w:rsid w:val="0013349A"/>
    <w:rsid w:val="001338AD"/>
    <w:rsid w:val="001338E9"/>
    <w:rsid w:val="00133902"/>
    <w:rsid w:val="00134A84"/>
    <w:rsid w:val="001356E0"/>
    <w:rsid w:val="00135CD8"/>
    <w:rsid w:val="00136794"/>
    <w:rsid w:val="00136CBA"/>
    <w:rsid w:val="00136F62"/>
    <w:rsid w:val="0013767B"/>
    <w:rsid w:val="00137864"/>
    <w:rsid w:val="00140152"/>
    <w:rsid w:val="001401DA"/>
    <w:rsid w:val="001402A1"/>
    <w:rsid w:val="001403D8"/>
    <w:rsid w:val="00140AD4"/>
    <w:rsid w:val="00140AF5"/>
    <w:rsid w:val="00140D19"/>
    <w:rsid w:val="00140DD3"/>
    <w:rsid w:val="00140E55"/>
    <w:rsid w:val="00141AB2"/>
    <w:rsid w:val="00141E5E"/>
    <w:rsid w:val="001423B4"/>
    <w:rsid w:val="0014286D"/>
    <w:rsid w:val="001429DF"/>
    <w:rsid w:val="00142E5A"/>
    <w:rsid w:val="001432CB"/>
    <w:rsid w:val="001439FB"/>
    <w:rsid w:val="00143CE0"/>
    <w:rsid w:val="00143FB0"/>
    <w:rsid w:val="001444DB"/>
    <w:rsid w:val="00144CAC"/>
    <w:rsid w:val="00145019"/>
    <w:rsid w:val="00145124"/>
    <w:rsid w:val="001452F5"/>
    <w:rsid w:val="00145A10"/>
    <w:rsid w:val="00145FB5"/>
    <w:rsid w:val="00145FEC"/>
    <w:rsid w:val="00146183"/>
    <w:rsid w:val="00146335"/>
    <w:rsid w:val="00146406"/>
    <w:rsid w:val="001469A5"/>
    <w:rsid w:val="00146B31"/>
    <w:rsid w:val="00146C2B"/>
    <w:rsid w:val="00146E3D"/>
    <w:rsid w:val="0014743A"/>
    <w:rsid w:val="00147F25"/>
    <w:rsid w:val="001508FA"/>
    <w:rsid w:val="0015099D"/>
    <w:rsid w:val="00150CD3"/>
    <w:rsid w:val="00151704"/>
    <w:rsid w:val="001519EC"/>
    <w:rsid w:val="00151AB9"/>
    <w:rsid w:val="00152109"/>
    <w:rsid w:val="001523BB"/>
    <w:rsid w:val="001524CE"/>
    <w:rsid w:val="0015254B"/>
    <w:rsid w:val="00152894"/>
    <w:rsid w:val="00152B8A"/>
    <w:rsid w:val="00152C00"/>
    <w:rsid w:val="00152EF0"/>
    <w:rsid w:val="0015345C"/>
    <w:rsid w:val="001537B7"/>
    <w:rsid w:val="001538A4"/>
    <w:rsid w:val="00153B65"/>
    <w:rsid w:val="0015413A"/>
    <w:rsid w:val="0015479D"/>
    <w:rsid w:val="00154ECB"/>
    <w:rsid w:val="001553F7"/>
    <w:rsid w:val="0015548E"/>
    <w:rsid w:val="001559D8"/>
    <w:rsid w:val="00155A9E"/>
    <w:rsid w:val="00155B5A"/>
    <w:rsid w:val="00155D03"/>
    <w:rsid w:val="00155EE2"/>
    <w:rsid w:val="0015634B"/>
    <w:rsid w:val="001566BF"/>
    <w:rsid w:val="00156D33"/>
    <w:rsid w:val="00157089"/>
    <w:rsid w:val="0015716E"/>
    <w:rsid w:val="00157520"/>
    <w:rsid w:val="0015759A"/>
    <w:rsid w:val="00157746"/>
    <w:rsid w:val="0016019C"/>
    <w:rsid w:val="00160303"/>
    <w:rsid w:val="001603BC"/>
    <w:rsid w:val="0016064A"/>
    <w:rsid w:val="001607E9"/>
    <w:rsid w:val="00160DB2"/>
    <w:rsid w:val="001610AF"/>
    <w:rsid w:val="00161F65"/>
    <w:rsid w:val="00162095"/>
    <w:rsid w:val="0016224B"/>
    <w:rsid w:val="001627EB"/>
    <w:rsid w:val="00162A67"/>
    <w:rsid w:val="00162BC7"/>
    <w:rsid w:val="00163518"/>
    <w:rsid w:val="00163CC7"/>
    <w:rsid w:val="001641C6"/>
    <w:rsid w:val="00164FAD"/>
    <w:rsid w:val="00165457"/>
    <w:rsid w:val="00165B3F"/>
    <w:rsid w:val="00165C94"/>
    <w:rsid w:val="00166111"/>
    <w:rsid w:val="0016649B"/>
    <w:rsid w:val="00166654"/>
    <w:rsid w:val="0016669A"/>
    <w:rsid w:val="00166EB0"/>
    <w:rsid w:val="00167A68"/>
    <w:rsid w:val="00167B50"/>
    <w:rsid w:val="00167C84"/>
    <w:rsid w:val="0017065E"/>
    <w:rsid w:val="00170893"/>
    <w:rsid w:val="00170AB7"/>
    <w:rsid w:val="00170CA4"/>
    <w:rsid w:val="00171B19"/>
    <w:rsid w:val="00171B8E"/>
    <w:rsid w:val="001721F8"/>
    <w:rsid w:val="0017295A"/>
    <w:rsid w:val="0017315A"/>
    <w:rsid w:val="0017318B"/>
    <w:rsid w:val="001739E1"/>
    <w:rsid w:val="00173B1E"/>
    <w:rsid w:val="00174753"/>
    <w:rsid w:val="00174875"/>
    <w:rsid w:val="00174973"/>
    <w:rsid w:val="00174AB0"/>
    <w:rsid w:val="00174B70"/>
    <w:rsid w:val="001750F4"/>
    <w:rsid w:val="00175149"/>
    <w:rsid w:val="0017537E"/>
    <w:rsid w:val="0017556B"/>
    <w:rsid w:val="00175B06"/>
    <w:rsid w:val="00175CB3"/>
    <w:rsid w:val="00175D24"/>
    <w:rsid w:val="00176015"/>
    <w:rsid w:val="00176230"/>
    <w:rsid w:val="00176532"/>
    <w:rsid w:val="001774E5"/>
    <w:rsid w:val="001775FE"/>
    <w:rsid w:val="00177603"/>
    <w:rsid w:val="00177B05"/>
    <w:rsid w:val="0018023C"/>
    <w:rsid w:val="001808AC"/>
    <w:rsid w:val="00180EB0"/>
    <w:rsid w:val="0018120B"/>
    <w:rsid w:val="001816A0"/>
    <w:rsid w:val="001820E3"/>
    <w:rsid w:val="00182444"/>
    <w:rsid w:val="00182C1B"/>
    <w:rsid w:val="00182CCF"/>
    <w:rsid w:val="001830EF"/>
    <w:rsid w:val="00183162"/>
    <w:rsid w:val="0018319B"/>
    <w:rsid w:val="001832B0"/>
    <w:rsid w:val="00183553"/>
    <w:rsid w:val="00183B90"/>
    <w:rsid w:val="00184399"/>
    <w:rsid w:val="00184E1E"/>
    <w:rsid w:val="00184F40"/>
    <w:rsid w:val="00185074"/>
    <w:rsid w:val="001856F6"/>
    <w:rsid w:val="00185BF4"/>
    <w:rsid w:val="00185D08"/>
    <w:rsid w:val="00185FC8"/>
    <w:rsid w:val="001861A2"/>
    <w:rsid w:val="00186C3A"/>
    <w:rsid w:val="00186D08"/>
    <w:rsid w:val="00186F70"/>
    <w:rsid w:val="00186F99"/>
    <w:rsid w:val="00187237"/>
    <w:rsid w:val="00187379"/>
    <w:rsid w:val="00187495"/>
    <w:rsid w:val="001877A8"/>
    <w:rsid w:val="001879F5"/>
    <w:rsid w:val="00187B46"/>
    <w:rsid w:val="00187B85"/>
    <w:rsid w:val="00187CB5"/>
    <w:rsid w:val="00187EA4"/>
    <w:rsid w:val="0019014F"/>
    <w:rsid w:val="001909F9"/>
    <w:rsid w:val="00190A0E"/>
    <w:rsid w:val="00190AFA"/>
    <w:rsid w:val="00190B45"/>
    <w:rsid w:val="00190E5D"/>
    <w:rsid w:val="00190F79"/>
    <w:rsid w:val="0019154D"/>
    <w:rsid w:val="00191720"/>
    <w:rsid w:val="00191834"/>
    <w:rsid w:val="00191AB7"/>
    <w:rsid w:val="00191E50"/>
    <w:rsid w:val="0019220F"/>
    <w:rsid w:val="00192213"/>
    <w:rsid w:val="00192D6B"/>
    <w:rsid w:val="0019313F"/>
    <w:rsid w:val="00193457"/>
    <w:rsid w:val="001935BC"/>
    <w:rsid w:val="00193B9B"/>
    <w:rsid w:val="00193CBF"/>
    <w:rsid w:val="00194247"/>
    <w:rsid w:val="001948F1"/>
    <w:rsid w:val="001949DF"/>
    <w:rsid w:val="00194D8E"/>
    <w:rsid w:val="00194ED7"/>
    <w:rsid w:val="001950AB"/>
    <w:rsid w:val="001952CA"/>
    <w:rsid w:val="001956EF"/>
    <w:rsid w:val="0019577F"/>
    <w:rsid w:val="001957AD"/>
    <w:rsid w:val="00195831"/>
    <w:rsid w:val="00195CDE"/>
    <w:rsid w:val="001964E3"/>
    <w:rsid w:val="0019653B"/>
    <w:rsid w:val="0019656E"/>
    <w:rsid w:val="00196CD7"/>
    <w:rsid w:val="0019711B"/>
    <w:rsid w:val="001973B3"/>
    <w:rsid w:val="001974ED"/>
    <w:rsid w:val="00197C6B"/>
    <w:rsid w:val="001A0A10"/>
    <w:rsid w:val="001A141C"/>
    <w:rsid w:val="001A161C"/>
    <w:rsid w:val="001A1BC9"/>
    <w:rsid w:val="001A1E90"/>
    <w:rsid w:val="001A1EE1"/>
    <w:rsid w:val="001A2040"/>
    <w:rsid w:val="001A2810"/>
    <w:rsid w:val="001A2C35"/>
    <w:rsid w:val="001A2E6A"/>
    <w:rsid w:val="001A315B"/>
    <w:rsid w:val="001A33EB"/>
    <w:rsid w:val="001A3443"/>
    <w:rsid w:val="001A3685"/>
    <w:rsid w:val="001A38F4"/>
    <w:rsid w:val="001A39D5"/>
    <w:rsid w:val="001A3CC2"/>
    <w:rsid w:val="001A4073"/>
    <w:rsid w:val="001A4218"/>
    <w:rsid w:val="001A45FD"/>
    <w:rsid w:val="001A4A3D"/>
    <w:rsid w:val="001A4AAD"/>
    <w:rsid w:val="001A4B01"/>
    <w:rsid w:val="001A4D93"/>
    <w:rsid w:val="001A4EEF"/>
    <w:rsid w:val="001A4FC0"/>
    <w:rsid w:val="001A50E0"/>
    <w:rsid w:val="001A53B9"/>
    <w:rsid w:val="001A5CA2"/>
    <w:rsid w:val="001A5EE0"/>
    <w:rsid w:val="001A6B6B"/>
    <w:rsid w:val="001A6BB4"/>
    <w:rsid w:val="001A730F"/>
    <w:rsid w:val="001A79A8"/>
    <w:rsid w:val="001A7D27"/>
    <w:rsid w:val="001B055D"/>
    <w:rsid w:val="001B0754"/>
    <w:rsid w:val="001B0787"/>
    <w:rsid w:val="001B07E3"/>
    <w:rsid w:val="001B0CA5"/>
    <w:rsid w:val="001B0DCA"/>
    <w:rsid w:val="001B1115"/>
    <w:rsid w:val="001B21FC"/>
    <w:rsid w:val="001B2617"/>
    <w:rsid w:val="001B2899"/>
    <w:rsid w:val="001B2A89"/>
    <w:rsid w:val="001B2BE7"/>
    <w:rsid w:val="001B2C56"/>
    <w:rsid w:val="001B2CCD"/>
    <w:rsid w:val="001B2F6B"/>
    <w:rsid w:val="001B3688"/>
    <w:rsid w:val="001B39FB"/>
    <w:rsid w:val="001B3AD4"/>
    <w:rsid w:val="001B4280"/>
    <w:rsid w:val="001B48FD"/>
    <w:rsid w:val="001B4956"/>
    <w:rsid w:val="001B4FB5"/>
    <w:rsid w:val="001B52E5"/>
    <w:rsid w:val="001B5877"/>
    <w:rsid w:val="001B5897"/>
    <w:rsid w:val="001B5D80"/>
    <w:rsid w:val="001B60F4"/>
    <w:rsid w:val="001B6115"/>
    <w:rsid w:val="001B6212"/>
    <w:rsid w:val="001B64CD"/>
    <w:rsid w:val="001B733D"/>
    <w:rsid w:val="001B7F7B"/>
    <w:rsid w:val="001C0823"/>
    <w:rsid w:val="001C08F3"/>
    <w:rsid w:val="001C0A0D"/>
    <w:rsid w:val="001C0A25"/>
    <w:rsid w:val="001C0A6B"/>
    <w:rsid w:val="001C0C7C"/>
    <w:rsid w:val="001C110A"/>
    <w:rsid w:val="001C122A"/>
    <w:rsid w:val="001C2030"/>
    <w:rsid w:val="001C2369"/>
    <w:rsid w:val="001C2AEB"/>
    <w:rsid w:val="001C2B52"/>
    <w:rsid w:val="001C2BDF"/>
    <w:rsid w:val="001C2CEE"/>
    <w:rsid w:val="001C2E4D"/>
    <w:rsid w:val="001C30D5"/>
    <w:rsid w:val="001C3462"/>
    <w:rsid w:val="001C35B0"/>
    <w:rsid w:val="001C35F6"/>
    <w:rsid w:val="001C3F8E"/>
    <w:rsid w:val="001C4D21"/>
    <w:rsid w:val="001C5D72"/>
    <w:rsid w:val="001C6933"/>
    <w:rsid w:val="001C6AA5"/>
    <w:rsid w:val="001C74F8"/>
    <w:rsid w:val="001C7729"/>
    <w:rsid w:val="001C79F0"/>
    <w:rsid w:val="001C7ECD"/>
    <w:rsid w:val="001D043E"/>
    <w:rsid w:val="001D077C"/>
    <w:rsid w:val="001D123F"/>
    <w:rsid w:val="001D140B"/>
    <w:rsid w:val="001D1560"/>
    <w:rsid w:val="001D2224"/>
    <w:rsid w:val="001D26BB"/>
    <w:rsid w:val="001D28B7"/>
    <w:rsid w:val="001D311B"/>
    <w:rsid w:val="001D3363"/>
    <w:rsid w:val="001D373B"/>
    <w:rsid w:val="001D3DDC"/>
    <w:rsid w:val="001D3EA7"/>
    <w:rsid w:val="001D420F"/>
    <w:rsid w:val="001D4AEE"/>
    <w:rsid w:val="001D50DF"/>
    <w:rsid w:val="001D5294"/>
    <w:rsid w:val="001D54F8"/>
    <w:rsid w:val="001D5727"/>
    <w:rsid w:val="001D589C"/>
    <w:rsid w:val="001D5917"/>
    <w:rsid w:val="001D5932"/>
    <w:rsid w:val="001D5E35"/>
    <w:rsid w:val="001D6169"/>
    <w:rsid w:val="001D65D6"/>
    <w:rsid w:val="001D65E6"/>
    <w:rsid w:val="001D664F"/>
    <w:rsid w:val="001D6A88"/>
    <w:rsid w:val="001D6DAA"/>
    <w:rsid w:val="001D6E6A"/>
    <w:rsid w:val="001D6FD0"/>
    <w:rsid w:val="001D71E4"/>
    <w:rsid w:val="001D71F1"/>
    <w:rsid w:val="001D7415"/>
    <w:rsid w:val="001D77A6"/>
    <w:rsid w:val="001D7E9E"/>
    <w:rsid w:val="001D7F32"/>
    <w:rsid w:val="001E01F9"/>
    <w:rsid w:val="001E03F4"/>
    <w:rsid w:val="001E0AB2"/>
    <w:rsid w:val="001E0DC3"/>
    <w:rsid w:val="001E103C"/>
    <w:rsid w:val="001E1043"/>
    <w:rsid w:val="001E12AC"/>
    <w:rsid w:val="001E15B3"/>
    <w:rsid w:val="001E1749"/>
    <w:rsid w:val="001E176B"/>
    <w:rsid w:val="001E2010"/>
    <w:rsid w:val="001E2970"/>
    <w:rsid w:val="001E2BE1"/>
    <w:rsid w:val="001E2CC3"/>
    <w:rsid w:val="001E2EED"/>
    <w:rsid w:val="001E3021"/>
    <w:rsid w:val="001E3598"/>
    <w:rsid w:val="001E3818"/>
    <w:rsid w:val="001E3823"/>
    <w:rsid w:val="001E49FE"/>
    <w:rsid w:val="001E4B4C"/>
    <w:rsid w:val="001E4EC0"/>
    <w:rsid w:val="001E4F12"/>
    <w:rsid w:val="001E506D"/>
    <w:rsid w:val="001E5134"/>
    <w:rsid w:val="001E513D"/>
    <w:rsid w:val="001E53B5"/>
    <w:rsid w:val="001E5595"/>
    <w:rsid w:val="001E57C7"/>
    <w:rsid w:val="001E5EB8"/>
    <w:rsid w:val="001E6747"/>
    <w:rsid w:val="001E6999"/>
    <w:rsid w:val="001E72FF"/>
    <w:rsid w:val="001E7498"/>
    <w:rsid w:val="001E7583"/>
    <w:rsid w:val="001E75E0"/>
    <w:rsid w:val="001E78EB"/>
    <w:rsid w:val="001E7A5B"/>
    <w:rsid w:val="001F0702"/>
    <w:rsid w:val="001F0CFA"/>
    <w:rsid w:val="001F1130"/>
    <w:rsid w:val="001F1485"/>
    <w:rsid w:val="001F1566"/>
    <w:rsid w:val="001F1705"/>
    <w:rsid w:val="001F1E81"/>
    <w:rsid w:val="001F1F89"/>
    <w:rsid w:val="001F215A"/>
    <w:rsid w:val="001F2430"/>
    <w:rsid w:val="001F2602"/>
    <w:rsid w:val="001F26DB"/>
    <w:rsid w:val="001F296C"/>
    <w:rsid w:val="001F2A11"/>
    <w:rsid w:val="001F2B3C"/>
    <w:rsid w:val="001F2EB5"/>
    <w:rsid w:val="001F2ED5"/>
    <w:rsid w:val="001F2F6A"/>
    <w:rsid w:val="001F37E8"/>
    <w:rsid w:val="001F394C"/>
    <w:rsid w:val="001F3C02"/>
    <w:rsid w:val="001F4482"/>
    <w:rsid w:val="001F4953"/>
    <w:rsid w:val="001F4CB7"/>
    <w:rsid w:val="001F5060"/>
    <w:rsid w:val="001F56EB"/>
    <w:rsid w:val="001F59EE"/>
    <w:rsid w:val="001F5C56"/>
    <w:rsid w:val="001F61D2"/>
    <w:rsid w:val="001F62AF"/>
    <w:rsid w:val="001F6311"/>
    <w:rsid w:val="001F65BD"/>
    <w:rsid w:val="001F6CA5"/>
    <w:rsid w:val="001F6CC0"/>
    <w:rsid w:val="001F6CDB"/>
    <w:rsid w:val="001F71EA"/>
    <w:rsid w:val="001F71F8"/>
    <w:rsid w:val="001F79A1"/>
    <w:rsid w:val="002001F7"/>
    <w:rsid w:val="00200A73"/>
    <w:rsid w:val="00201490"/>
    <w:rsid w:val="002017CF"/>
    <w:rsid w:val="002018A0"/>
    <w:rsid w:val="002019EF"/>
    <w:rsid w:val="0020276D"/>
    <w:rsid w:val="00202A59"/>
    <w:rsid w:val="00202C8D"/>
    <w:rsid w:val="002032CB"/>
    <w:rsid w:val="0020368F"/>
    <w:rsid w:val="00203D4E"/>
    <w:rsid w:val="00203F28"/>
    <w:rsid w:val="002046FC"/>
    <w:rsid w:val="00204885"/>
    <w:rsid w:val="0020491D"/>
    <w:rsid w:val="00204CC5"/>
    <w:rsid w:val="002052F9"/>
    <w:rsid w:val="00205323"/>
    <w:rsid w:val="00205622"/>
    <w:rsid w:val="002056A2"/>
    <w:rsid w:val="0020586E"/>
    <w:rsid w:val="00205ABA"/>
    <w:rsid w:val="00206665"/>
    <w:rsid w:val="002067C5"/>
    <w:rsid w:val="00206B77"/>
    <w:rsid w:val="00206C62"/>
    <w:rsid w:val="00206D05"/>
    <w:rsid w:val="00206EC2"/>
    <w:rsid w:val="00207BC1"/>
    <w:rsid w:val="00207C1E"/>
    <w:rsid w:val="00210018"/>
    <w:rsid w:val="00210B0A"/>
    <w:rsid w:val="0021126F"/>
    <w:rsid w:val="002114A8"/>
    <w:rsid w:val="0021185C"/>
    <w:rsid w:val="0021188C"/>
    <w:rsid w:val="00211C49"/>
    <w:rsid w:val="00211EE2"/>
    <w:rsid w:val="00212412"/>
    <w:rsid w:val="0021297D"/>
    <w:rsid w:val="00212B8C"/>
    <w:rsid w:val="00212C86"/>
    <w:rsid w:val="00213E4A"/>
    <w:rsid w:val="00213EDA"/>
    <w:rsid w:val="002142A9"/>
    <w:rsid w:val="00214BE5"/>
    <w:rsid w:val="00214D4E"/>
    <w:rsid w:val="00214DF3"/>
    <w:rsid w:val="002151AA"/>
    <w:rsid w:val="0021523E"/>
    <w:rsid w:val="00215376"/>
    <w:rsid w:val="00215ACC"/>
    <w:rsid w:val="00215EBD"/>
    <w:rsid w:val="002163B1"/>
    <w:rsid w:val="00216EA3"/>
    <w:rsid w:val="0021766E"/>
    <w:rsid w:val="00220ABB"/>
    <w:rsid w:val="00220C23"/>
    <w:rsid w:val="002210A3"/>
    <w:rsid w:val="0022155B"/>
    <w:rsid w:val="0022191E"/>
    <w:rsid w:val="002219AE"/>
    <w:rsid w:val="00221C5E"/>
    <w:rsid w:val="00221CCF"/>
    <w:rsid w:val="00221E27"/>
    <w:rsid w:val="002224A5"/>
    <w:rsid w:val="0022293C"/>
    <w:rsid w:val="00222AE5"/>
    <w:rsid w:val="00223C42"/>
    <w:rsid w:val="00223E6C"/>
    <w:rsid w:val="00224173"/>
    <w:rsid w:val="00224263"/>
    <w:rsid w:val="00224733"/>
    <w:rsid w:val="00224EFB"/>
    <w:rsid w:val="002256CE"/>
    <w:rsid w:val="002257E5"/>
    <w:rsid w:val="002258FE"/>
    <w:rsid w:val="002263B6"/>
    <w:rsid w:val="00226711"/>
    <w:rsid w:val="0022676B"/>
    <w:rsid w:val="00226BE6"/>
    <w:rsid w:val="00227747"/>
    <w:rsid w:val="00227904"/>
    <w:rsid w:val="00227C3A"/>
    <w:rsid w:val="00227D24"/>
    <w:rsid w:val="00227DAA"/>
    <w:rsid w:val="002314D6"/>
    <w:rsid w:val="00231C8F"/>
    <w:rsid w:val="0023214E"/>
    <w:rsid w:val="002322D9"/>
    <w:rsid w:val="002329CB"/>
    <w:rsid w:val="00232A63"/>
    <w:rsid w:val="00233B13"/>
    <w:rsid w:val="00233FA7"/>
    <w:rsid w:val="00234942"/>
    <w:rsid w:val="00234B83"/>
    <w:rsid w:val="00234C86"/>
    <w:rsid w:val="00234C8A"/>
    <w:rsid w:val="00234C95"/>
    <w:rsid w:val="002355D2"/>
    <w:rsid w:val="0023617A"/>
    <w:rsid w:val="0023670E"/>
    <w:rsid w:val="00236B9A"/>
    <w:rsid w:val="00236C08"/>
    <w:rsid w:val="002373F6"/>
    <w:rsid w:val="0023773A"/>
    <w:rsid w:val="00240173"/>
    <w:rsid w:val="00240B41"/>
    <w:rsid w:val="00240D29"/>
    <w:rsid w:val="00241160"/>
    <w:rsid w:val="0024208D"/>
    <w:rsid w:val="0024217A"/>
    <w:rsid w:val="002423B4"/>
    <w:rsid w:val="00242576"/>
    <w:rsid w:val="00242C2C"/>
    <w:rsid w:val="00243278"/>
    <w:rsid w:val="00243671"/>
    <w:rsid w:val="0024380D"/>
    <w:rsid w:val="0024428D"/>
    <w:rsid w:val="002445E7"/>
    <w:rsid w:val="002446F7"/>
    <w:rsid w:val="00244900"/>
    <w:rsid w:val="00244962"/>
    <w:rsid w:val="002452A9"/>
    <w:rsid w:val="00245437"/>
    <w:rsid w:val="002454C0"/>
    <w:rsid w:val="00245869"/>
    <w:rsid w:val="00245DC8"/>
    <w:rsid w:val="0024604B"/>
    <w:rsid w:val="00246200"/>
    <w:rsid w:val="002462CC"/>
    <w:rsid w:val="002463A9"/>
    <w:rsid w:val="00246572"/>
    <w:rsid w:val="002469B1"/>
    <w:rsid w:val="00246B93"/>
    <w:rsid w:val="00246D08"/>
    <w:rsid w:val="00246DD1"/>
    <w:rsid w:val="00247548"/>
    <w:rsid w:val="002477F4"/>
    <w:rsid w:val="00247DFF"/>
    <w:rsid w:val="002500D1"/>
    <w:rsid w:val="002504B3"/>
    <w:rsid w:val="00250CFC"/>
    <w:rsid w:val="00250FB1"/>
    <w:rsid w:val="002516EE"/>
    <w:rsid w:val="0025190B"/>
    <w:rsid w:val="002519FA"/>
    <w:rsid w:val="00251D23"/>
    <w:rsid w:val="00251D44"/>
    <w:rsid w:val="00251ED8"/>
    <w:rsid w:val="002524F3"/>
    <w:rsid w:val="00252BBF"/>
    <w:rsid w:val="00252C8F"/>
    <w:rsid w:val="00252F4E"/>
    <w:rsid w:val="00253163"/>
    <w:rsid w:val="00253DA7"/>
    <w:rsid w:val="00254867"/>
    <w:rsid w:val="00254BF8"/>
    <w:rsid w:val="00254FE5"/>
    <w:rsid w:val="002550F2"/>
    <w:rsid w:val="0025528D"/>
    <w:rsid w:val="00255484"/>
    <w:rsid w:val="002555CA"/>
    <w:rsid w:val="002556B5"/>
    <w:rsid w:val="00255C65"/>
    <w:rsid w:val="0025612A"/>
    <w:rsid w:val="0025619D"/>
    <w:rsid w:val="002568F4"/>
    <w:rsid w:val="00256F1C"/>
    <w:rsid w:val="00257D13"/>
    <w:rsid w:val="0026005E"/>
    <w:rsid w:val="00260E9B"/>
    <w:rsid w:val="002616CD"/>
    <w:rsid w:val="00262075"/>
    <w:rsid w:val="002620CE"/>
    <w:rsid w:val="002621F0"/>
    <w:rsid w:val="00262766"/>
    <w:rsid w:val="00262BED"/>
    <w:rsid w:val="00263043"/>
    <w:rsid w:val="00263311"/>
    <w:rsid w:val="002634D8"/>
    <w:rsid w:val="0026361A"/>
    <w:rsid w:val="002639A8"/>
    <w:rsid w:val="00263A1A"/>
    <w:rsid w:val="002643E5"/>
    <w:rsid w:val="002646CB"/>
    <w:rsid w:val="00264846"/>
    <w:rsid w:val="0026498E"/>
    <w:rsid w:val="00264A1D"/>
    <w:rsid w:val="0026522C"/>
    <w:rsid w:val="00265388"/>
    <w:rsid w:val="002653BA"/>
    <w:rsid w:val="0026566F"/>
    <w:rsid w:val="00265830"/>
    <w:rsid w:val="00265B72"/>
    <w:rsid w:val="002662D2"/>
    <w:rsid w:val="00266398"/>
    <w:rsid w:val="00266CE9"/>
    <w:rsid w:val="00267395"/>
    <w:rsid w:val="002675AC"/>
    <w:rsid w:val="00267EF3"/>
    <w:rsid w:val="00270850"/>
    <w:rsid w:val="00270AB5"/>
    <w:rsid w:val="002717FC"/>
    <w:rsid w:val="00271D74"/>
    <w:rsid w:val="00272308"/>
    <w:rsid w:val="00272802"/>
    <w:rsid w:val="00272AE1"/>
    <w:rsid w:val="00272EE9"/>
    <w:rsid w:val="00273301"/>
    <w:rsid w:val="00273852"/>
    <w:rsid w:val="00273CEE"/>
    <w:rsid w:val="002745AA"/>
    <w:rsid w:val="00274727"/>
    <w:rsid w:val="00274DD8"/>
    <w:rsid w:val="00274F78"/>
    <w:rsid w:val="00275582"/>
    <w:rsid w:val="002755DB"/>
    <w:rsid w:val="0027568E"/>
    <w:rsid w:val="00275EFC"/>
    <w:rsid w:val="00276080"/>
    <w:rsid w:val="00276326"/>
    <w:rsid w:val="00276437"/>
    <w:rsid w:val="002777E5"/>
    <w:rsid w:val="002800E2"/>
    <w:rsid w:val="002800F1"/>
    <w:rsid w:val="00280106"/>
    <w:rsid w:val="00280D77"/>
    <w:rsid w:val="00280D7B"/>
    <w:rsid w:val="00280DB5"/>
    <w:rsid w:val="00281478"/>
    <w:rsid w:val="00281D40"/>
    <w:rsid w:val="002821DA"/>
    <w:rsid w:val="00282218"/>
    <w:rsid w:val="002827B3"/>
    <w:rsid w:val="00282A62"/>
    <w:rsid w:val="00282BA3"/>
    <w:rsid w:val="00282C44"/>
    <w:rsid w:val="00282E8C"/>
    <w:rsid w:val="00282FF4"/>
    <w:rsid w:val="00283510"/>
    <w:rsid w:val="002835D7"/>
    <w:rsid w:val="0028372A"/>
    <w:rsid w:val="00283D46"/>
    <w:rsid w:val="00284474"/>
    <w:rsid w:val="00284A60"/>
    <w:rsid w:val="00284C58"/>
    <w:rsid w:val="00284D63"/>
    <w:rsid w:val="00284FB1"/>
    <w:rsid w:val="00285938"/>
    <w:rsid w:val="00285A89"/>
    <w:rsid w:val="00285F0A"/>
    <w:rsid w:val="0028638A"/>
    <w:rsid w:val="002863FB"/>
    <w:rsid w:val="00286465"/>
    <w:rsid w:val="00286894"/>
    <w:rsid w:val="00286B6A"/>
    <w:rsid w:val="00286E44"/>
    <w:rsid w:val="00286F2A"/>
    <w:rsid w:val="0028727E"/>
    <w:rsid w:val="00287871"/>
    <w:rsid w:val="00287AD8"/>
    <w:rsid w:val="00290062"/>
    <w:rsid w:val="002903DA"/>
    <w:rsid w:val="002906CB"/>
    <w:rsid w:val="00290A15"/>
    <w:rsid w:val="0029104A"/>
    <w:rsid w:val="0029131B"/>
    <w:rsid w:val="00291471"/>
    <w:rsid w:val="00291C69"/>
    <w:rsid w:val="00291D8E"/>
    <w:rsid w:val="00291E6B"/>
    <w:rsid w:val="00292206"/>
    <w:rsid w:val="002931D3"/>
    <w:rsid w:val="00293A36"/>
    <w:rsid w:val="002943E2"/>
    <w:rsid w:val="00294ABC"/>
    <w:rsid w:val="002954C7"/>
    <w:rsid w:val="00295784"/>
    <w:rsid w:val="002958B2"/>
    <w:rsid w:val="00295EBF"/>
    <w:rsid w:val="00296328"/>
    <w:rsid w:val="00296C91"/>
    <w:rsid w:val="00296CFA"/>
    <w:rsid w:val="00296E23"/>
    <w:rsid w:val="002970B3"/>
    <w:rsid w:val="00297385"/>
    <w:rsid w:val="00297D7D"/>
    <w:rsid w:val="00297DE0"/>
    <w:rsid w:val="002A040F"/>
    <w:rsid w:val="002A0820"/>
    <w:rsid w:val="002A0D70"/>
    <w:rsid w:val="002A0DBC"/>
    <w:rsid w:val="002A10A7"/>
    <w:rsid w:val="002A162D"/>
    <w:rsid w:val="002A1732"/>
    <w:rsid w:val="002A175D"/>
    <w:rsid w:val="002A17A3"/>
    <w:rsid w:val="002A1993"/>
    <w:rsid w:val="002A1E1E"/>
    <w:rsid w:val="002A1E27"/>
    <w:rsid w:val="002A26AA"/>
    <w:rsid w:val="002A2F94"/>
    <w:rsid w:val="002A329B"/>
    <w:rsid w:val="002A4236"/>
    <w:rsid w:val="002A43DD"/>
    <w:rsid w:val="002A4979"/>
    <w:rsid w:val="002A4CBE"/>
    <w:rsid w:val="002A4D7F"/>
    <w:rsid w:val="002A5B7F"/>
    <w:rsid w:val="002A6164"/>
    <w:rsid w:val="002A6170"/>
    <w:rsid w:val="002A62D8"/>
    <w:rsid w:val="002A6AD6"/>
    <w:rsid w:val="002A6AD8"/>
    <w:rsid w:val="002A6D1A"/>
    <w:rsid w:val="002A7041"/>
    <w:rsid w:val="002A72BC"/>
    <w:rsid w:val="002A7354"/>
    <w:rsid w:val="002A762B"/>
    <w:rsid w:val="002A7A0B"/>
    <w:rsid w:val="002A7F83"/>
    <w:rsid w:val="002B002B"/>
    <w:rsid w:val="002B0693"/>
    <w:rsid w:val="002B06DA"/>
    <w:rsid w:val="002B0725"/>
    <w:rsid w:val="002B0F1B"/>
    <w:rsid w:val="002B12FC"/>
    <w:rsid w:val="002B21E6"/>
    <w:rsid w:val="002B26B5"/>
    <w:rsid w:val="002B277E"/>
    <w:rsid w:val="002B28D2"/>
    <w:rsid w:val="002B2DBC"/>
    <w:rsid w:val="002B327A"/>
    <w:rsid w:val="002B3B7D"/>
    <w:rsid w:val="002B3E69"/>
    <w:rsid w:val="002B426C"/>
    <w:rsid w:val="002B42EF"/>
    <w:rsid w:val="002B4D18"/>
    <w:rsid w:val="002B51F6"/>
    <w:rsid w:val="002B5543"/>
    <w:rsid w:val="002B5893"/>
    <w:rsid w:val="002B61CD"/>
    <w:rsid w:val="002B62A7"/>
    <w:rsid w:val="002B69EE"/>
    <w:rsid w:val="002B6B1D"/>
    <w:rsid w:val="002B6F69"/>
    <w:rsid w:val="002B706E"/>
    <w:rsid w:val="002B7369"/>
    <w:rsid w:val="002B75D2"/>
    <w:rsid w:val="002B7E27"/>
    <w:rsid w:val="002C02CE"/>
    <w:rsid w:val="002C0551"/>
    <w:rsid w:val="002C065E"/>
    <w:rsid w:val="002C0D3F"/>
    <w:rsid w:val="002C0E3B"/>
    <w:rsid w:val="002C11DE"/>
    <w:rsid w:val="002C18EC"/>
    <w:rsid w:val="002C2327"/>
    <w:rsid w:val="002C27B1"/>
    <w:rsid w:val="002C2A97"/>
    <w:rsid w:val="002C2AA8"/>
    <w:rsid w:val="002C2C4B"/>
    <w:rsid w:val="002C2D3E"/>
    <w:rsid w:val="002C3D3F"/>
    <w:rsid w:val="002C3D99"/>
    <w:rsid w:val="002C40E4"/>
    <w:rsid w:val="002C411D"/>
    <w:rsid w:val="002C4912"/>
    <w:rsid w:val="002C4E7C"/>
    <w:rsid w:val="002C51F8"/>
    <w:rsid w:val="002C538A"/>
    <w:rsid w:val="002C5C71"/>
    <w:rsid w:val="002C653F"/>
    <w:rsid w:val="002C66D2"/>
    <w:rsid w:val="002C7750"/>
    <w:rsid w:val="002C7817"/>
    <w:rsid w:val="002C7CD9"/>
    <w:rsid w:val="002D01CD"/>
    <w:rsid w:val="002D04B8"/>
    <w:rsid w:val="002D0611"/>
    <w:rsid w:val="002D07D9"/>
    <w:rsid w:val="002D1032"/>
    <w:rsid w:val="002D1092"/>
    <w:rsid w:val="002D1234"/>
    <w:rsid w:val="002D1F28"/>
    <w:rsid w:val="002D1F93"/>
    <w:rsid w:val="002D1FD6"/>
    <w:rsid w:val="002D2916"/>
    <w:rsid w:val="002D29ED"/>
    <w:rsid w:val="002D2E62"/>
    <w:rsid w:val="002D2F8A"/>
    <w:rsid w:val="002D2FCB"/>
    <w:rsid w:val="002D3D51"/>
    <w:rsid w:val="002D4275"/>
    <w:rsid w:val="002D462E"/>
    <w:rsid w:val="002D4722"/>
    <w:rsid w:val="002D4D3D"/>
    <w:rsid w:val="002D58EE"/>
    <w:rsid w:val="002D65D5"/>
    <w:rsid w:val="002D687D"/>
    <w:rsid w:val="002D6F39"/>
    <w:rsid w:val="002D701A"/>
    <w:rsid w:val="002D7252"/>
    <w:rsid w:val="002D7582"/>
    <w:rsid w:val="002D7708"/>
    <w:rsid w:val="002D77A2"/>
    <w:rsid w:val="002D7AD9"/>
    <w:rsid w:val="002D7FB5"/>
    <w:rsid w:val="002E0489"/>
    <w:rsid w:val="002E0697"/>
    <w:rsid w:val="002E08E9"/>
    <w:rsid w:val="002E0C01"/>
    <w:rsid w:val="002E0DEC"/>
    <w:rsid w:val="002E0F1B"/>
    <w:rsid w:val="002E11C5"/>
    <w:rsid w:val="002E19D1"/>
    <w:rsid w:val="002E1E07"/>
    <w:rsid w:val="002E24E2"/>
    <w:rsid w:val="002E306E"/>
    <w:rsid w:val="002E388C"/>
    <w:rsid w:val="002E3986"/>
    <w:rsid w:val="002E3C70"/>
    <w:rsid w:val="002E4677"/>
    <w:rsid w:val="002E46AE"/>
    <w:rsid w:val="002E48F6"/>
    <w:rsid w:val="002E4C98"/>
    <w:rsid w:val="002E4F1E"/>
    <w:rsid w:val="002E552E"/>
    <w:rsid w:val="002E5550"/>
    <w:rsid w:val="002E57A3"/>
    <w:rsid w:val="002E59A5"/>
    <w:rsid w:val="002E5E2E"/>
    <w:rsid w:val="002E5E6A"/>
    <w:rsid w:val="002E5E77"/>
    <w:rsid w:val="002E65D4"/>
    <w:rsid w:val="002E69EC"/>
    <w:rsid w:val="002E6EFF"/>
    <w:rsid w:val="002E7D1A"/>
    <w:rsid w:val="002E7DC9"/>
    <w:rsid w:val="002E7FD8"/>
    <w:rsid w:val="002F0426"/>
    <w:rsid w:val="002F0553"/>
    <w:rsid w:val="002F09A1"/>
    <w:rsid w:val="002F172B"/>
    <w:rsid w:val="002F1861"/>
    <w:rsid w:val="002F1908"/>
    <w:rsid w:val="002F1CC1"/>
    <w:rsid w:val="002F1CF4"/>
    <w:rsid w:val="002F2310"/>
    <w:rsid w:val="002F23E7"/>
    <w:rsid w:val="002F2904"/>
    <w:rsid w:val="002F328A"/>
    <w:rsid w:val="002F3C48"/>
    <w:rsid w:val="002F3C4D"/>
    <w:rsid w:val="002F4139"/>
    <w:rsid w:val="002F43AD"/>
    <w:rsid w:val="002F587D"/>
    <w:rsid w:val="002F5A68"/>
    <w:rsid w:val="002F5DAD"/>
    <w:rsid w:val="002F67AA"/>
    <w:rsid w:val="002F6EA6"/>
    <w:rsid w:val="002F6F7F"/>
    <w:rsid w:val="002F6FB8"/>
    <w:rsid w:val="002F771D"/>
    <w:rsid w:val="002F78E5"/>
    <w:rsid w:val="003001A9"/>
    <w:rsid w:val="003003BD"/>
    <w:rsid w:val="003004AF"/>
    <w:rsid w:val="00300A8D"/>
    <w:rsid w:val="00300C0A"/>
    <w:rsid w:val="00300F42"/>
    <w:rsid w:val="00301207"/>
    <w:rsid w:val="0030142D"/>
    <w:rsid w:val="0030159F"/>
    <w:rsid w:val="00301B01"/>
    <w:rsid w:val="00301FA6"/>
    <w:rsid w:val="00301FCE"/>
    <w:rsid w:val="003020BC"/>
    <w:rsid w:val="00302168"/>
    <w:rsid w:val="003027F1"/>
    <w:rsid w:val="00302C15"/>
    <w:rsid w:val="00302D9B"/>
    <w:rsid w:val="00302EAE"/>
    <w:rsid w:val="003035A9"/>
    <w:rsid w:val="00303C86"/>
    <w:rsid w:val="00304094"/>
    <w:rsid w:val="0030433B"/>
    <w:rsid w:val="00304407"/>
    <w:rsid w:val="00304FC1"/>
    <w:rsid w:val="0030501E"/>
    <w:rsid w:val="003050B7"/>
    <w:rsid w:val="0030514B"/>
    <w:rsid w:val="003052CD"/>
    <w:rsid w:val="00305526"/>
    <w:rsid w:val="00305AC6"/>
    <w:rsid w:val="00305B6C"/>
    <w:rsid w:val="00305D1F"/>
    <w:rsid w:val="0030612E"/>
    <w:rsid w:val="003061DE"/>
    <w:rsid w:val="00306841"/>
    <w:rsid w:val="00306EA5"/>
    <w:rsid w:val="003070E5"/>
    <w:rsid w:val="00307259"/>
    <w:rsid w:val="00307418"/>
    <w:rsid w:val="003074C8"/>
    <w:rsid w:val="00307970"/>
    <w:rsid w:val="0031046E"/>
    <w:rsid w:val="00310711"/>
    <w:rsid w:val="00310BFD"/>
    <w:rsid w:val="00311128"/>
    <w:rsid w:val="003111CA"/>
    <w:rsid w:val="00311211"/>
    <w:rsid w:val="003112A0"/>
    <w:rsid w:val="00311626"/>
    <w:rsid w:val="003116AA"/>
    <w:rsid w:val="00311C18"/>
    <w:rsid w:val="00311DBE"/>
    <w:rsid w:val="00311F89"/>
    <w:rsid w:val="003121A1"/>
    <w:rsid w:val="0031278A"/>
    <w:rsid w:val="00312F67"/>
    <w:rsid w:val="00313001"/>
    <w:rsid w:val="003131A5"/>
    <w:rsid w:val="00313706"/>
    <w:rsid w:val="00313C70"/>
    <w:rsid w:val="00314014"/>
    <w:rsid w:val="0031419A"/>
    <w:rsid w:val="003141B2"/>
    <w:rsid w:val="003141E9"/>
    <w:rsid w:val="00314D79"/>
    <w:rsid w:val="0031575C"/>
    <w:rsid w:val="003159B6"/>
    <w:rsid w:val="00315A77"/>
    <w:rsid w:val="00315F12"/>
    <w:rsid w:val="00315F13"/>
    <w:rsid w:val="003161E2"/>
    <w:rsid w:val="00316CA3"/>
    <w:rsid w:val="00316F63"/>
    <w:rsid w:val="0031735B"/>
    <w:rsid w:val="00317882"/>
    <w:rsid w:val="003204B6"/>
    <w:rsid w:val="003206D9"/>
    <w:rsid w:val="003206F4"/>
    <w:rsid w:val="0032079C"/>
    <w:rsid w:val="003209F5"/>
    <w:rsid w:val="00320AA2"/>
    <w:rsid w:val="00320ADC"/>
    <w:rsid w:val="00320BCB"/>
    <w:rsid w:val="00320FA3"/>
    <w:rsid w:val="0032104A"/>
    <w:rsid w:val="003210CB"/>
    <w:rsid w:val="00321B69"/>
    <w:rsid w:val="00322153"/>
    <w:rsid w:val="0032252B"/>
    <w:rsid w:val="00322C57"/>
    <w:rsid w:val="00323099"/>
    <w:rsid w:val="003230A7"/>
    <w:rsid w:val="00323635"/>
    <w:rsid w:val="0032436A"/>
    <w:rsid w:val="003248FD"/>
    <w:rsid w:val="00324AE3"/>
    <w:rsid w:val="00324B43"/>
    <w:rsid w:val="00325215"/>
    <w:rsid w:val="00325892"/>
    <w:rsid w:val="003258BA"/>
    <w:rsid w:val="00325BE0"/>
    <w:rsid w:val="00326156"/>
    <w:rsid w:val="003262EE"/>
    <w:rsid w:val="0032646F"/>
    <w:rsid w:val="0032683A"/>
    <w:rsid w:val="00326D3A"/>
    <w:rsid w:val="0032720F"/>
    <w:rsid w:val="0032756F"/>
    <w:rsid w:val="00327C77"/>
    <w:rsid w:val="00327D19"/>
    <w:rsid w:val="003301C8"/>
    <w:rsid w:val="003307B4"/>
    <w:rsid w:val="003312A6"/>
    <w:rsid w:val="0033130C"/>
    <w:rsid w:val="00331A0B"/>
    <w:rsid w:val="00331AF3"/>
    <w:rsid w:val="00331C71"/>
    <w:rsid w:val="00331DA6"/>
    <w:rsid w:val="0033216F"/>
    <w:rsid w:val="00332705"/>
    <w:rsid w:val="00332A28"/>
    <w:rsid w:val="00332B43"/>
    <w:rsid w:val="00332DFD"/>
    <w:rsid w:val="00333486"/>
    <w:rsid w:val="0033398F"/>
    <w:rsid w:val="00333C80"/>
    <w:rsid w:val="00333EDF"/>
    <w:rsid w:val="003341DC"/>
    <w:rsid w:val="00334A18"/>
    <w:rsid w:val="00335B44"/>
    <w:rsid w:val="00335CE1"/>
    <w:rsid w:val="00336012"/>
    <w:rsid w:val="0033603A"/>
    <w:rsid w:val="00336055"/>
    <w:rsid w:val="00336432"/>
    <w:rsid w:val="0033653A"/>
    <w:rsid w:val="00336747"/>
    <w:rsid w:val="00336B7F"/>
    <w:rsid w:val="00336C96"/>
    <w:rsid w:val="00337572"/>
    <w:rsid w:val="003375AC"/>
    <w:rsid w:val="00337649"/>
    <w:rsid w:val="00337678"/>
    <w:rsid w:val="003377D1"/>
    <w:rsid w:val="00340132"/>
    <w:rsid w:val="00340135"/>
    <w:rsid w:val="003411D8"/>
    <w:rsid w:val="0034168C"/>
    <w:rsid w:val="00341CEB"/>
    <w:rsid w:val="00341D24"/>
    <w:rsid w:val="003428BF"/>
    <w:rsid w:val="00342995"/>
    <w:rsid w:val="003429A9"/>
    <w:rsid w:val="00342AB9"/>
    <w:rsid w:val="00342C4C"/>
    <w:rsid w:val="0034371E"/>
    <w:rsid w:val="003438F1"/>
    <w:rsid w:val="00343D96"/>
    <w:rsid w:val="0034569A"/>
    <w:rsid w:val="0034595B"/>
    <w:rsid w:val="00345A8D"/>
    <w:rsid w:val="00345C7C"/>
    <w:rsid w:val="003461E4"/>
    <w:rsid w:val="0034679E"/>
    <w:rsid w:val="0034680A"/>
    <w:rsid w:val="00346CB9"/>
    <w:rsid w:val="00347315"/>
    <w:rsid w:val="003474F2"/>
    <w:rsid w:val="00347653"/>
    <w:rsid w:val="003478F8"/>
    <w:rsid w:val="00347EE0"/>
    <w:rsid w:val="00350656"/>
    <w:rsid w:val="00351503"/>
    <w:rsid w:val="0035185F"/>
    <w:rsid w:val="00351A94"/>
    <w:rsid w:val="003521A5"/>
    <w:rsid w:val="00352438"/>
    <w:rsid w:val="00352558"/>
    <w:rsid w:val="00352FBB"/>
    <w:rsid w:val="0035305E"/>
    <w:rsid w:val="00353567"/>
    <w:rsid w:val="00353680"/>
    <w:rsid w:val="0035402B"/>
    <w:rsid w:val="00354218"/>
    <w:rsid w:val="00354CD0"/>
    <w:rsid w:val="003554AC"/>
    <w:rsid w:val="0035591E"/>
    <w:rsid w:val="00355F77"/>
    <w:rsid w:val="0035641A"/>
    <w:rsid w:val="00356A7B"/>
    <w:rsid w:val="00356B7C"/>
    <w:rsid w:val="00356BAB"/>
    <w:rsid w:val="00356BC2"/>
    <w:rsid w:val="00356C10"/>
    <w:rsid w:val="00356EAB"/>
    <w:rsid w:val="00356EF2"/>
    <w:rsid w:val="00357092"/>
    <w:rsid w:val="003573A2"/>
    <w:rsid w:val="00357458"/>
    <w:rsid w:val="00357A64"/>
    <w:rsid w:val="00357E18"/>
    <w:rsid w:val="00357FA8"/>
    <w:rsid w:val="0036008D"/>
    <w:rsid w:val="00360553"/>
    <w:rsid w:val="00360CEA"/>
    <w:rsid w:val="00361108"/>
    <w:rsid w:val="003612A9"/>
    <w:rsid w:val="00361775"/>
    <w:rsid w:val="00361AAC"/>
    <w:rsid w:val="003628BE"/>
    <w:rsid w:val="00362EC8"/>
    <w:rsid w:val="00363334"/>
    <w:rsid w:val="00363679"/>
    <w:rsid w:val="00363B27"/>
    <w:rsid w:val="00364856"/>
    <w:rsid w:val="00364860"/>
    <w:rsid w:val="0036491A"/>
    <w:rsid w:val="00365271"/>
    <w:rsid w:val="003654F0"/>
    <w:rsid w:val="00365588"/>
    <w:rsid w:val="00365AD0"/>
    <w:rsid w:val="00365B8F"/>
    <w:rsid w:val="003663E4"/>
    <w:rsid w:val="003677C4"/>
    <w:rsid w:val="00370079"/>
    <w:rsid w:val="003702F9"/>
    <w:rsid w:val="003704BC"/>
    <w:rsid w:val="00370C37"/>
    <w:rsid w:val="00370C76"/>
    <w:rsid w:val="00371548"/>
    <w:rsid w:val="003717EB"/>
    <w:rsid w:val="00372577"/>
    <w:rsid w:val="003725BD"/>
    <w:rsid w:val="003728B1"/>
    <w:rsid w:val="00372BFE"/>
    <w:rsid w:val="00372C41"/>
    <w:rsid w:val="00372CEC"/>
    <w:rsid w:val="003737B8"/>
    <w:rsid w:val="00373C1A"/>
    <w:rsid w:val="00373C6F"/>
    <w:rsid w:val="00373FCE"/>
    <w:rsid w:val="0037422D"/>
    <w:rsid w:val="003745A9"/>
    <w:rsid w:val="00374AEA"/>
    <w:rsid w:val="00375040"/>
    <w:rsid w:val="003751C6"/>
    <w:rsid w:val="0037588F"/>
    <w:rsid w:val="003759FA"/>
    <w:rsid w:val="00375F4B"/>
    <w:rsid w:val="00376122"/>
    <w:rsid w:val="00376172"/>
    <w:rsid w:val="003766EE"/>
    <w:rsid w:val="003768F5"/>
    <w:rsid w:val="00376C4E"/>
    <w:rsid w:val="00376FCC"/>
    <w:rsid w:val="003770DF"/>
    <w:rsid w:val="003771BD"/>
    <w:rsid w:val="0037786C"/>
    <w:rsid w:val="00377876"/>
    <w:rsid w:val="00380068"/>
    <w:rsid w:val="003802B4"/>
    <w:rsid w:val="0038037A"/>
    <w:rsid w:val="00380FAC"/>
    <w:rsid w:val="00381099"/>
    <w:rsid w:val="003810E1"/>
    <w:rsid w:val="00381398"/>
    <w:rsid w:val="003815CB"/>
    <w:rsid w:val="00381661"/>
    <w:rsid w:val="00381931"/>
    <w:rsid w:val="00382139"/>
    <w:rsid w:val="00382C6B"/>
    <w:rsid w:val="00382EEF"/>
    <w:rsid w:val="003834B8"/>
    <w:rsid w:val="0038362C"/>
    <w:rsid w:val="00383B7E"/>
    <w:rsid w:val="00384150"/>
    <w:rsid w:val="003843C9"/>
    <w:rsid w:val="00384C53"/>
    <w:rsid w:val="00384F82"/>
    <w:rsid w:val="003851ED"/>
    <w:rsid w:val="0038530F"/>
    <w:rsid w:val="00386206"/>
    <w:rsid w:val="003863D9"/>
    <w:rsid w:val="00386CE6"/>
    <w:rsid w:val="00386ECE"/>
    <w:rsid w:val="00386FD0"/>
    <w:rsid w:val="0038730E"/>
    <w:rsid w:val="003875B6"/>
    <w:rsid w:val="003902DF"/>
    <w:rsid w:val="0039046D"/>
    <w:rsid w:val="0039072B"/>
    <w:rsid w:val="00390A3F"/>
    <w:rsid w:val="00390A43"/>
    <w:rsid w:val="00390B76"/>
    <w:rsid w:val="00391134"/>
    <w:rsid w:val="0039131E"/>
    <w:rsid w:val="0039146A"/>
    <w:rsid w:val="00391BE8"/>
    <w:rsid w:val="0039222B"/>
    <w:rsid w:val="00392263"/>
    <w:rsid w:val="00392504"/>
    <w:rsid w:val="00392599"/>
    <w:rsid w:val="00392600"/>
    <w:rsid w:val="00392B61"/>
    <w:rsid w:val="00392CBC"/>
    <w:rsid w:val="00393624"/>
    <w:rsid w:val="00393801"/>
    <w:rsid w:val="00393B13"/>
    <w:rsid w:val="00393C2A"/>
    <w:rsid w:val="00393E00"/>
    <w:rsid w:val="00393E7A"/>
    <w:rsid w:val="003941F3"/>
    <w:rsid w:val="00394C3F"/>
    <w:rsid w:val="003954CC"/>
    <w:rsid w:val="00395A7E"/>
    <w:rsid w:val="00395DDA"/>
    <w:rsid w:val="00395DE4"/>
    <w:rsid w:val="00395E42"/>
    <w:rsid w:val="00396125"/>
    <w:rsid w:val="00396431"/>
    <w:rsid w:val="0039719D"/>
    <w:rsid w:val="00397687"/>
    <w:rsid w:val="00397D9C"/>
    <w:rsid w:val="00397DEB"/>
    <w:rsid w:val="003A01EC"/>
    <w:rsid w:val="003A05D4"/>
    <w:rsid w:val="003A0AA8"/>
    <w:rsid w:val="003A0ABC"/>
    <w:rsid w:val="003A0EC1"/>
    <w:rsid w:val="003A1716"/>
    <w:rsid w:val="003A1EC9"/>
    <w:rsid w:val="003A1F61"/>
    <w:rsid w:val="003A20A7"/>
    <w:rsid w:val="003A276A"/>
    <w:rsid w:val="003A2855"/>
    <w:rsid w:val="003A2A44"/>
    <w:rsid w:val="003A2A8C"/>
    <w:rsid w:val="003A2DA3"/>
    <w:rsid w:val="003A3368"/>
    <w:rsid w:val="003A3479"/>
    <w:rsid w:val="003A3993"/>
    <w:rsid w:val="003A407A"/>
    <w:rsid w:val="003A4158"/>
    <w:rsid w:val="003A41C1"/>
    <w:rsid w:val="003A49A2"/>
    <w:rsid w:val="003A4B17"/>
    <w:rsid w:val="003A4F13"/>
    <w:rsid w:val="003A4FD2"/>
    <w:rsid w:val="003A5005"/>
    <w:rsid w:val="003A5048"/>
    <w:rsid w:val="003A5294"/>
    <w:rsid w:val="003A5922"/>
    <w:rsid w:val="003A5C50"/>
    <w:rsid w:val="003A5CF8"/>
    <w:rsid w:val="003A60C0"/>
    <w:rsid w:val="003A68FF"/>
    <w:rsid w:val="003A6C34"/>
    <w:rsid w:val="003A6DE4"/>
    <w:rsid w:val="003A6E53"/>
    <w:rsid w:val="003A6F9A"/>
    <w:rsid w:val="003A6FD7"/>
    <w:rsid w:val="003A77FB"/>
    <w:rsid w:val="003B0320"/>
    <w:rsid w:val="003B0403"/>
    <w:rsid w:val="003B057D"/>
    <w:rsid w:val="003B17CE"/>
    <w:rsid w:val="003B1A46"/>
    <w:rsid w:val="003B1CB4"/>
    <w:rsid w:val="003B1E9E"/>
    <w:rsid w:val="003B1EE9"/>
    <w:rsid w:val="003B1F38"/>
    <w:rsid w:val="003B1FE8"/>
    <w:rsid w:val="003B21D6"/>
    <w:rsid w:val="003B2277"/>
    <w:rsid w:val="003B2785"/>
    <w:rsid w:val="003B2C8F"/>
    <w:rsid w:val="003B2C94"/>
    <w:rsid w:val="003B3209"/>
    <w:rsid w:val="003B33C2"/>
    <w:rsid w:val="003B33E6"/>
    <w:rsid w:val="003B36E5"/>
    <w:rsid w:val="003B3E4A"/>
    <w:rsid w:val="003B3F1D"/>
    <w:rsid w:val="003B40B8"/>
    <w:rsid w:val="003B4363"/>
    <w:rsid w:val="003B45A5"/>
    <w:rsid w:val="003B46F2"/>
    <w:rsid w:val="003B4929"/>
    <w:rsid w:val="003B49E0"/>
    <w:rsid w:val="003B4A4E"/>
    <w:rsid w:val="003B4D87"/>
    <w:rsid w:val="003B4E34"/>
    <w:rsid w:val="003B502A"/>
    <w:rsid w:val="003B5513"/>
    <w:rsid w:val="003B5C34"/>
    <w:rsid w:val="003B5EE7"/>
    <w:rsid w:val="003B5F1B"/>
    <w:rsid w:val="003B6572"/>
    <w:rsid w:val="003B6693"/>
    <w:rsid w:val="003B6DD6"/>
    <w:rsid w:val="003B6E39"/>
    <w:rsid w:val="003B6E7F"/>
    <w:rsid w:val="003B71D2"/>
    <w:rsid w:val="003B73E4"/>
    <w:rsid w:val="003B750D"/>
    <w:rsid w:val="003B7F39"/>
    <w:rsid w:val="003C010F"/>
    <w:rsid w:val="003C0548"/>
    <w:rsid w:val="003C05FD"/>
    <w:rsid w:val="003C0C31"/>
    <w:rsid w:val="003C112D"/>
    <w:rsid w:val="003C1344"/>
    <w:rsid w:val="003C13F9"/>
    <w:rsid w:val="003C1D8B"/>
    <w:rsid w:val="003C1E35"/>
    <w:rsid w:val="003C2358"/>
    <w:rsid w:val="003C2578"/>
    <w:rsid w:val="003C2B8B"/>
    <w:rsid w:val="003C3003"/>
    <w:rsid w:val="003C3987"/>
    <w:rsid w:val="003C3E55"/>
    <w:rsid w:val="003C3E90"/>
    <w:rsid w:val="003C41AB"/>
    <w:rsid w:val="003C4E31"/>
    <w:rsid w:val="003C4EBA"/>
    <w:rsid w:val="003C4F3B"/>
    <w:rsid w:val="003C50AA"/>
    <w:rsid w:val="003C6280"/>
    <w:rsid w:val="003C64C5"/>
    <w:rsid w:val="003C65F6"/>
    <w:rsid w:val="003C6822"/>
    <w:rsid w:val="003C6B48"/>
    <w:rsid w:val="003C6B9C"/>
    <w:rsid w:val="003C6F74"/>
    <w:rsid w:val="003C6FA7"/>
    <w:rsid w:val="003C7993"/>
    <w:rsid w:val="003C79A0"/>
    <w:rsid w:val="003D05AB"/>
    <w:rsid w:val="003D0719"/>
    <w:rsid w:val="003D0CBE"/>
    <w:rsid w:val="003D0E65"/>
    <w:rsid w:val="003D107B"/>
    <w:rsid w:val="003D133E"/>
    <w:rsid w:val="003D19B8"/>
    <w:rsid w:val="003D26B0"/>
    <w:rsid w:val="003D2722"/>
    <w:rsid w:val="003D2993"/>
    <w:rsid w:val="003D321D"/>
    <w:rsid w:val="003D336F"/>
    <w:rsid w:val="003D3718"/>
    <w:rsid w:val="003D3A53"/>
    <w:rsid w:val="003D3FCF"/>
    <w:rsid w:val="003D45E4"/>
    <w:rsid w:val="003D4FB8"/>
    <w:rsid w:val="003D56A5"/>
    <w:rsid w:val="003D5B2A"/>
    <w:rsid w:val="003D5E7A"/>
    <w:rsid w:val="003D5F21"/>
    <w:rsid w:val="003D6140"/>
    <w:rsid w:val="003D629A"/>
    <w:rsid w:val="003D64CB"/>
    <w:rsid w:val="003D6656"/>
    <w:rsid w:val="003D673A"/>
    <w:rsid w:val="003D6A1B"/>
    <w:rsid w:val="003D6D99"/>
    <w:rsid w:val="003D6DC2"/>
    <w:rsid w:val="003D73BA"/>
    <w:rsid w:val="003D7B9E"/>
    <w:rsid w:val="003E02E8"/>
    <w:rsid w:val="003E0834"/>
    <w:rsid w:val="003E093F"/>
    <w:rsid w:val="003E1385"/>
    <w:rsid w:val="003E1C70"/>
    <w:rsid w:val="003E1CFB"/>
    <w:rsid w:val="003E1F42"/>
    <w:rsid w:val="003E229E"/>
    <w:rsid w:val="003E2505"/>
    <w:rsid w:val="003E2D7C"/>
    <w:rsid w:val="003E2EBB"/>
    <w:rsid w:val="003E34E4"/>
    <w:rsid w:val="003E3A69"/>
    <w:rsid w:val="003E3D80"/>
    <w:rsid w:val="003E4288"/>
    <w:rsid w:val="003E4720"/>
    <w:rsid w:val="003E522C"/>
    <w:rsid w:val="003E5BB6"/>
    <w:rsid w:val="003E5C50"/>
    <w:rsid w:val="003E5E5A"/>
    <w:rsid w:val="003E606F"/>
    <w:rsid w:val="003E6126"/>
    <w:rsid w:val="003E62B7"/>
    <w:rsid w:val="003E632C"/>
    <w:rsid w:val="003E6699"/>
    <w:rsid w:val="003E690A"/>
    <w:rsid w:val="003E69C0"/>
    <w:rsid w:val="003E6C85"/>
    <w:rsid w:val="003E74C7"/>
    <w:rsid w:val="003E75CA"/>
    <w:rsid w:val="003E7987"/>
    <w:rsid w:val="003E798A"/>
    <w:rsid w:val="003E7C50"/>
    <w:rsid w:val="003F0022"/>
    <w:rsid w:val="003F00CC"/>
    <w:rsid w:val="003F0110"/>
    <w:rsid w:val="003F09CE"/>
    <w:rsid w:val="003F1870"/>
    <w:rsid w:val="003F1DFB"/>
    <w:rsid w:val="003F1EDD"/>
    <w:rsid w:val="003F1FDF"/>
    <w:rsid w:val="003F370A"/>
    <w:rsid w:val="003F3C90"/>
    <w:rsid w:val="003F437C"/>
    <w:rsid w:val="003F46D2"/>
    <w:rsid w:val="003F4875"/>
    <w:rsid w:val="003F4A85"/>
    <w:rsid w:val="003F514B"/>
    <w:rsid w:val="003F53AF"/>
    <w:rsid w:val="003F5647"/>
    <w:rsid w:val="003F57F9"/>
    <w:rsid w:val="003F63A8"/>
    <w:rsid w:val="003F6738"/>
    <w:rsid w:val="003F6A92"/>
    <w:rsid w:val="003F6C0F"/>
    <w:rsid w:val="003F6DC9"/>
    <w:rsid w:val="003F75E7"/>
    <w:rsid w:val="003F7E37"/>
    <w:rsid w:val="003F7E87"/>
    <w:rsid w:val="0040023F"/>
    <w:rsid w:val="00400E9E"/>
    <w:rsid w:val="004012EB"/>
    <w:rsid w:val="004014A2"/>
    <w:rsid w:val="00401596"/>
    <w:rsid w:val="0040169C"/>
    <w:rsid w:val="004017C3"/>
    <w:rsid w:val="00401948"/>
    <w:rsid w:val="00401ADA"/>
    <w:rsid w:val="00401F35"/>
    <w:rsid w:val="00401FD6"/>
    <w:rsid w:val="00402240"/>
    <w:rsid w:val="00402412"/>
    <w:rsid w:val="00402456"/>
    <w:rsid w:val="004025E8"/>
    <w:rsid w:val="00402AC1"/>
    <w:rsid w:val="00402E01"/>
    <w:rsid w:val="00402FCF"/>
    <w:rsid w:val="004031C5"/>
    <w:rsid w:val="004034B2"/>
    <w:rsid w:val="004035E4"/>
    <w:rsid w:val="00403616"/>
    <w:rsid w:val="0040377F"/>
    <w:rsid w:val="004037A8"/>
    <w:rsid w:val="004038E9"/>
    <w:rsid w:val="00403AA8"/>
    <w:rsid w:val="00403BF4"/>
    <w:rsid w:val="00404015"/>
    <w:rsid w:val="004041E1"/>
    <w:rsid w:val="00404AEB"/>
    <w:rsid w:val="00404FED"/>
    <w:rsid w:val="0040533E"/>
    <w:rsid w:val="00405901"/>
    <w:rsid w:val="00405D5B"/>
    <w:rsid w:val="00406283"/>
    <w:rsid w:val="004066B9"/>
    <w:rsid w:val="004069E1"/>
    <w:rsid w:val="00406AC2"/>
    <w:rsid w:val="00406C30"/>
    <w:rsid w:val="00406D77"/>
    <w:rsid w:val="00407F1E"/>
    <w:rsid w:val="00407FA0"/>
    <w:rsid w:val="00410661"/>
    <w:rsid w:val="0041141C"/>
    <w:rsid w:val="00411B01"/>
    <w:rsid w:val="0041208F"/>
    <w:rsid w:val="00412339"/>
    <w:rsid w:val="0041278D"/>
    <w:rsid w:val="00412EEB"/>
    <w:rsid w:val="00412FBC"/>
    <w:rsid w:val="004131C0"/>
    <w:rsid w:val="00413827"/>
    <w:rsid w:val="00413A9A"/>
    <w:rsid w:val="00413D51"/>
    <w:rsid w:val="00413F9F"/>
    <w:rsid w:val="00413FA3"/>
    <w:rsid w:val="0041429B"/>
    <w:rsid w:val="00414854"/>
    <w:rsid w:val="00415376"/>
    <w:rsid w:val="00415CD8"/>
    <w:rsid w:val="00415F6F"/>
    <w:rsid w:val="004166B8"/>
    <w:rsid w:val="004166F2"/>
    <w:rsid w:val="00416845"/>
    <w:rsid w:val="00416D5D"/>
    <w:rsid w:val="004173B3"/>
    <w:rsid w:val="00417550"/>
    <w:rsid w:val="00417937"/>
    <w:rsid w:val="00417A34"/>
    <w:rsid w:val="00417E5D"/>
    <w:rsid w:val="00420762"/>
    <w:rsid w:val="00420F0F"/>
    <w:rsid w:val="004217BC"/>
    <w:rsid w:val="00421B30"/>
    <w:rsid w:val="004223EC"/>
    <w:rsid w:val="00422424"/>
    <w:rsid w:val="0042251F"/>
    <w:rsid w:val="00422D97"/>
    <w:rsid w:val="00423248"/>
    <w:rsid w:val="0042382D"/>
    <w:rsid w:val="0042389B"/>
    <w:rsid w:val="00423B1B"/>
    <w:rsid w:val="0042401C"/>
    <w:rsid w:val="004244F1"/>
    <w:rsid w:val="004247B9"/>
    <w:rsid w:val="00424887"/>
    <w:rsid w:val="00424B2C"/>
    <w:rsid w:val="00424CFF"/>
    <w:rsid w:val="004251D4"/>
    <w:rsid w:val="0042566E"/>
    <w:rsid w:val="00425683"/>
    <w:rsid w:val="00425968"/>
    <w:rsid w:val="00425AAE"/>
    <w:rsid w:val="00425DE5"/>
    <w:rsid w:val="00426106"/>
    <w:rsid w:val="0042618A"/>
    <w:rsid w:val="004263BC"/>
    <w:rsid w:val="004268B1"/>
    <w:rsid w:val="00426ADF"/>
    <w:rsid w:val="00427516"/>
    <w:rsid w:val="00427669"/>
    <w:rsid w:val="00427B7A"/>
    <w:rsid w:val="00427F79"/>
    <w:rsid w:val="00430771"/>
    <w:rsid w:val="00430F92"/>
    <w:rsid w:val="00431120"/>
    <w:rsid w:val="0043144E"/>
    <w:rsid w:val="00431AD8"/>
    <w:rsid w:val="00431E59"/>
    <w:rsid w:val="00432124"/>
    <w:rsid w:val="0043235F"/>
    <w:rsid w:val="0043283A"/>
    <w:rsid w:val="004328AC"/>
    <w:rsid w:val="00432E80"/>
    <w:rsid w:val="00434549"/>
    <w:rsid w:val="00434B46"/>
    <w:rsid w:val="00434D04"/>
    <w:rsid w:val="00434E9B"/>
    <w:rsid w:val="00435322"/>
    <w:rsid w:val="004354E2"/>
    <w:rsid w:val="00435F7B"/>
    <w:rsid w:val="004361B0"/>
    <w:rsid w:val="00436A6A"/>
    <w:rsid w:val="00436AB3"/>
    <w:rsid w:val="00436B46"/>
    <w:rsid w:val="00437829"/>
    <w:rsid w:val="00437A56"/>
    <w:rsid w:val="004400A7"/>
    <w:rsid w:val="0044060F"/>
    <w:rsid w:val="00440628"/>
    <w:rsid w:val="00440745"/>
    <w:rsid w:val="0044081C"/>
    <w:rsid w:val="004412FB"/>
    <w:rsid w:val="00441451"/>
    <w:rsid w:val="004417D5"/>
    <w:rsid w:val="0044186D"/>
    <w:rsid w:val="00441A12"/>
    <w:rsid w:val="00441A26"/>
    <w:rsid w:val="00442093"/>
    <w:rsid w:val="004421E9"/>
    <w:rsid w:val="004428F3"/>
    <w:rsid w:val="00442CEF"/>
    <w:rsid w:val="00442E42"/>
    <w:rsid w:val="00442E71"/>
    <w:rsid w:val="00442EFB"/>
    <w:rsid w:val="004430B4"/>
    <w:rsid w:val="00443212"/>
    <w:rsid w:val="004432DA"/>
    <w:rsid w:val="004432E0"/>
    <w:rsid w:val="004437AC"/>
    <w:rsid w:val="00443AFE"/>
    <w:rsid w:val="00443CFE"/>
    <w:rsid w:val="00443E26"/>
    <w:rsid w:val="00443F08"/>
    <w:rsid w:val="00444C4B"/>
    <w:rsid w:val="00444DD0"/>
    <w:rsid w:val="00444EFB"/>
    <w:rsid w:val="0044531E"/>
    <w:rsid w:val="0044535D"/>
    <w:rsid w:val="0044551E"/>
    <w:rsid w:val="004455C0"/>
    <w:rsid w:val="0044582B"/>
    <w:rsid w:val="00445A95"/>
    <w:rsid w:val="00445D70"/>
    <w:rsid w:val="00446911"/>
    <w:rsid w:val="00446B85"/>
    <w:rsid w:val="00446E47"/>
    <w:rsid w:val="004473ED"/>
    <w:rsid w:val="004477CA"/>
    <w:rsid w:val="004478D8"/>
    <w:rsid w:val="0045142A"/>
    <w:rsid w:val="0045173F"/>
    <w:rsid w:val="004522A8"/>
    <w:rsid w:val="004525A1"/>
    <w:rsid w:val="00452D7C"/>
    <w:rsid w:val="00452E5F"/>
    <w:rsid w:val="00453268"/>
    <w:rsid w:val="00453299"/>
    <w:rsid w:val="004534CC"/>
    <w:rsid w:val="004536AF"/>
    <w:rsid w:val="00453BFF"/>
    <w:rsid w:val="00453F3A"/>
    <w:rsid w:val="00454996"/>
    <w:rsid w:val="00454A65"/>
    <w:rsid w:val="00454EF1"/>
    <w:rsid w:val="004551CF"/>
    <w:rsid w:val="004555DC"/>
    <w:rsid w:val="0045590F"/>
    <w:rsid w:val="00455D2F"/>
    <w:rsid w:val="00455D6C"/>
    <w:rsid w:val="00456F1B"/>
    <w:rsid w:val="00457DD6"/>
    <w:rsid w:val="00457F37"/>
    <w:rsid w:val="0046019D"/>
    <w:rsid w:val="004602E3"/>
    <w:rsid w:val="004603F9"/>
    <w:rsid w:val="0046055E"/>
    <w:rsid w:val="004608BE"/>
    <w:rsid w:val="00460BB9"/>
    <w:rsid w:val="00460F13"/>
    <w:rsid w:val="00461238"/>
    <w:rsid w:val="00461469"/>
    <w:rsid w:val="0046189F"/>
    <w:rsid w:val="00461D3B"/>
    <w:rsid w:val="00461F33"/>
    <w:rsid w:val="00462E6A"/>
    <w:rsid w:val="00463048"/>
    <w:rsid w:val="00463067"/>
    <w:rsid w:val="004635FA"/>
    <w:rsid w:val="0046365E"/>
    <w:rsid w:val="00463AE5"/>
    <w:rsid w:val="00463DD0"/>
    <w:rsid w:val="00463E7D"/>
    <w:rsid w:val="004641CC"/>
    <w:rsid w:val="00464211"/>
    <w:rsid w:val="004643FC"/>
    <w:rsid w:val="00464C7D"/>
    <w:rsid w:val="00464EDD"/>
    <w:rsid w:val="00464EE7"/>
    <w:rsid w:val="004652A0"/>
    <w:rsid w:val="00465433"/>
    <w:rsid w:val="00465851"/>
    <w:rsid w:val="00465BBE"/>
    <w:rsid w:val="004664E6"/>
    <w:rsid w:val="00466675"/>
    <w:rsid w:val="00466DAD"/>
    <w:rsid w:val="00466F25"/>
    <w:rsid w:val="00467090"/>
    <w:rsid w:val="0046758A"/>
    <w:rsid w:val="004679FE"/>
    <w:rsid w:val="00470B81"/>
    <w:rsid w:val="00470CCF"/>
    <w:rsid w:val="00470FD0"/>
    <w:rsid w:val="004711BF"/>
    <w:rsid w:val="004714AA"/>
    <w:rsid w:val="00471718"/>
    <w:rsid w:val="00471F14"/>
    <w:rsid w:val="00472143"/>
    <w:rsid w:val="00472630"/>
    <w:rsid w:val="00472B61"/>
    <w:rsid w:val="00472B69"/>
    <w:rsid w:val="00472C34"/>
    <w:rsid w:val="004731AE"/>
    <w:rsid w:val="00473456"/>
    <w:rsid w:val="004734AD"/>
    <w:rsid w:val="00473657"/>
    <w:rsid w:val="00473980"/>
    <w:rsid w:val="00473AEC"/>
    <w:rsid w:val="00473D01"/>
    <w:rsid w:val="0047445B"/>
    <w:rsid w:val="004747F7"/>
    <w:rsid w:val="00474885"/>
    <w:rsid w:val="00474974"/>
    <w:rsid w:val="00474996"/>
    <w:rsid w:val="00474CFC"/>
    <w:rsid w:val="00475000"/>
    <w:rsid w:val="00475220"/>
    <w:rsid w:val="004752CD"/>
    <w:rsid w:val="00475627"/>
    <w:rsid w:val="00475C21"/>
    <w:rsid w:val="004760A2"/>
    <w:rsid w:val="00476136"/>
    <w:rsid w:val="0047617A"/>
    <w:rsid w:val="004763D6"/>
    <w:rsid w:val="004765F5"/>
    <w:rsid w:val="00476AAF"/>
    <w:rsid w:val="00476B4F"/>
    <w:rsid w:val="00476BB3"/>
    <w:rsid w:val="00476EB8"/>
    <w:rsid w:val="004771A8"/>
    <w:rsid w:val="00477230"/>
    <w:rsid w:val="0047727B"/>
    <w:rsid w:val="004775DE"/>
    <w:rsid w:val="0047766F"/>
    <w:rsid w:val="00477799"/>
    <w:rsid w:val="0047798C"/>
    <w:rsid w:val="00477B34"/>
    <w:rsid w:val="004808D2"/>
    <w:rsid w:val="00480A5C"/>
    <w:rsid w:val="004810B2"/>
    <w:rsid w:val="00481674"/>
    <w:rsid w:val="00481EC5"/>
    <w:rsid w:val="00482007"/>
    <w:rsid w:val="0048238E"/>
    <w:rsid w:val="00482B45"/>
    <w:rsid w:val="00482D30"/>
    <w:rsid w:val="004833C4"/>
    <w:rsid w:val="00483AC5"/>
    <w:rsid w:val="00484178"/>
    <w:rsid w:val="00484344"/>
    <w:rsid w:val="0048447D"/>
    <w:rsid w:val="00484747"/>
    <w:rsid w:val="004848F4"/>
    <w:rsid w:val="00485A31"/>
    <w:rsid w:val="00485C0D"/>
    <w:rsid w:val="00485FFC"/>
    <w:rsid w:val="00486096"/>
    <w:rsid w:val="004864FB"/>
    <w:rsid w:val="004867D7"/>
    <w:rsid w:val="00486A0E"/>
    <w:rsid w:val="00486B0A"/>
    <w:rsid w:val="00486D5B"/>
    <w:rsid w:val="00486DE5"/>
    <w:rsid w:val="00487495"/>
    <w:rsid w:val="004874DC"/>
    <w:rsid w:val="004879A3"/>
    <w:rsid w:val="00487F5E"/>
    <w:rsid w:val="004900E7"/>
    <w:rsid w:val="004904C1"/>
    <w:rsid w:val="00490916"/>
    <w:rsid w:val="00490C27"/>
    <w:rsid w:val="00490F4D"/>
    <w:rsid w:val="0049115B"/>
    <w:rsid w:val="0049131D"/>
    <w:rsid w:val="00491677"/>
    <w:rsid w:val="00491949"/>
    <w:rsid w:val="00491DB3"/>
    <w:rsid w:val="00491E4F"/>
    <w:rsid w:val="004923BD"/>
    <w:rsid w:val="00492795"/>
    <w:rsid w:val="00492868"/>
    <w:rsid w:val="00492936"/>
    <w:rsid w:val="004930C3"/>
    <w:rsid w:val="0049324B"/>
    <w:rsid w:val="004933B9"/>
    <w:rsid w:val="0049353E"/>
    <w:rsid w:val="00493A71"/>
    <w:rsid w:val="00493C86"/>
    <w:rsid w:val="00493F53"/>
    <w:rsid w:val="004940FF"/>
    <w:rsid w:val="0049415B"/>
    <w:rsid w:val="004941AB"/>
    <w:rsid w:val="00494330"/>
    <w:rsid w:val="004946A2"/>
    <w:rsid w:val="00494E0E"/>
    <w:rsid w:val="00495390"/>
    <w:rsid w:val="0049569D"/>
    <w:rsid w:val="004957F0"/>
    <w:rsid w:val="004958B0"/>
    <w:rsid w:val="00495AC8"/>
    <w:rsid w:val="00495E50"/>
    <w:rsid w:val="00495F5D"/>
    <w:rsid w:val="0049644E"/>
    <w:rsid w:val="004966C3"/>
    <w:rsid w:val="004969A3"/>
    <w:rsid w:val="00496C0B"/>
    <w:rsid w:val="004970E0"/>
    <w:rsid w:val="00497C2F"/>
    <w:rsid w:val="004A018C"/>
    <w:rsid w:val="004A036C"/>
    <w:rsid w:val="004A1363"/>
    <w:rsid w:val="004A1502"/>
    <w:rsid w:val="004A163D"/>
    <w:rsid w:val="004A166F"/>
    <w:rsid w:val="004A19D8"/>
    <w:rsid w:val="004A1BC0"/>
    <w:rsid w:val="004A1D25"/>
    <w:rsid w:val="004A2248"/>
    <w:rsid w:val="004A2AB0"/>
    <w:rsid w:val="004A2E8A"/>
    <w:rsid w:val="004A3564"/>
    <w:rsid w:val="004A3EDA"/>
    <w:rsid w:val="004A44B0"/>
    <w:rsid w:val="004A46AC"/>
    <w:rsid w:val="004A4A09"/>
    <w:rsid w:val="004A4CA2"/>
    <w:rsid w:val="004A4EE3"/>
    <w:rsid w:val="004A57B0"/>
    <w:rsid w:val="004A6008"/>
    <w:rsid w:val="004A6249"/>
    <w:rsid w:val="004A6334"/>
    <w:rsid w:val="004A6621"/>
    <w:rsid w:val="004A69E2"/>
    <w:rsid w:val="004A6F3E"/>
    <w:rsid w:val="004A74C1"/>
    <w:rsid w:val="004A76E9"/>
    <w:rsid w:val="004A78BF"/>
    <w:rsid w:val="004B0225"/>
    <w:rsid w:val="004B029E"/>
    <w:rsid w:val="004B0A52"/>
    <w:rsid w:val="004B0C5B"/>
    <w:rsid w:val="004B1579"/>
    <w:rsid w:val="004B172D"/>
    <w:rsid w:val="004B1C54"/>
    <w:rsid w:val="004B1DDB"/>
    <w:rsid w:val="004B1E31"/>
    <w:rsid w:val="004B1F8E"/>
    <w:rsid w:val="004B222F"/>
    <w:rsid w:val="004B2360"/>
    <w:rsid w:val="004B239B"/>
    <w:rsid w:val="004B23E0"/>
    <w:rsid w:val="004B2945"/>
    <w:rsid w:val="004B2B04"/>
    <w:rsid w:val="004B3177"/>
    <w:rsid w:val="004B3311"/>
    <w:rsid w:val="004B3643"/>
    <w:rsid w:val="004B3A5E"/>
    <w:rsid w:val="004B5451"/>
    <w:rsid w:val="004B5599"/>
    <w:rsid w:val="004B581E"/>
    <w:rsid w:val="004B58DC"/>
    <w:rsid w:val="004B61D3"/>
    <w:rsid w:val="004B62A5"/>
    <w:rsid w:val="004B6D45"/>
    <w:rsid w:val="004B6E6D"/>
    <w:rsid w:val="004B6FB3"/>
    <w:rsid w:val="004B712A"/>
    <w:rsid w:val="004B757E"/>
    <w:rsid w:val="004B759B"/>
    <w:rsid w:val="004B7657"/>
    <w:rsid w:val="004B7AC5"/>
    <w:rsid w:val="004C0039"/>
    <w:rsid w:val="004C0780"/>
    <w:rsid w:val="004C0A27"/>
    <w:rsid w:val="004C0E18"/>
    <w:rsid w:val="004C12A8"/>
    <w:rsid w:val="004C1D31"/>
    <w:rsid w:val="004C27A4"/>
    <w:rsid w:val="004C3424"/>
    <w:rsid w:val="004C397D"/>
    <w:rsid w:val="004C4305"/>
    <w:rsid w:val="004C4574"/>
    <w:rsid w:val="004C484B"/>
    <w:rsid w:val="004C48A2"/>
    <w:rsid w:val="004C4B59"/>
    <w:rsid w:val="004C516E"/>
    <w:rsid w:val="004C53EC"/>
    <w:rsid w:val="004C5761"/>
    <w:rsid w:val="004C6225"/>
    <w:rsid w:val="004C62CE"/>
    <w:rsid w:val="004C6309"/>
    <w:rsid w:val="004C66C4"/>
    <w:rsid w:val="004C7256"/>
    <w:rsid w:val="004C72EE"/>
    <w:rsid w:val="004C7D16"/>
    <w:rsid w:val="004D0429"/>
    <w:rsid w:val="004D076A"/>
    <w:rsid w:val="004D077C"/>
    <w:rsid w:val="004D0F49"/>
    <w:rsid w:val="004D0F6F"/>
    <w:rsid w:val="004D12F2"/>
    <w:rsid w:val="004D1340"/>
    <w:rsid w:val="004D1623"/>
    <w:rsid w:val="004D1794"/>
    <w:rsid w:val="004D1933"/>
    <w:rsid w:val="004D1FF7"/>
    <w:rsid w:val="004D20F0"/>
    <w:rsid w:val="004D2A7C"/>
    <w:rsid w:val="004D30CF"/>
    <w:rsid w:val="004D35FF"/>
    <w:rsid w:val="004D377D"/>
    <w:rsid w:val="004D48CA"/>
    <w:rsid w:val="004D52AE"/>
    <w:rsid w:val="004D54D1"/>
    <w:rsid w:val="004D5A4D"/>
    <w:rsid w:val="004D5F4D"/>
    <w:rsid w:val="004D6133"/>
    <w:rsid w:val="004D6146"/>
    <w:rsid w:val="004D6339"/>
    <w:rsid w:val="004D6431"/>
    <w:rsid w:val="004D648D"/>
    <w:rsid w:val="004D65A2"/>
    <w:rsid w:val="004D6739"/>
    <w:rsid w:val="004D72D7"/>
    <w:rsid w:val="004D76F5"/>
    <w:rsid w:val="004D7D27"/>
    <w:rsid w:val="004D7E73"/>
    <w:rsid w:val="004E06E6"/>
    <w:rsid w:val="004E09A4"/>
    <w:rsid w:val="004E0C95"/>
    <w:rsid w:val="004E0CBD"/>
    <w:rsid w:val="004E0F34"/>
    <w:rsid w:val="004E11DF"/>
    <w:rsid w:val="004E165A"/>
    <w:rsid w:val="004E1CD7"/>
    <w:rsid w:val="004E1CF9"/>
    <w:rsid w:val="004E1FF7"/>
    <w:rsid w:val="004E25B9"/>
    <w:rsid w:val="004E2601"/>
    <w:rsid w:val="004E2632"/>
    <w:rsid w:val="004E2921"/>
    <w:rsid w:val="004E29CF"/>
    <w:rsid w:val="004E3314"/>
    <w:rsid w:val="004E35FD"/>
    <w:rsid w:val="004E38A5"/>
    <w:rsid w:val="004E398F"/>
    <w:rsid w:val="004E3DB1"/>
    <w:rsid w:val="004E42AF"/>
    <w:rsid w:val="004E52E3"/>
    <w:rsid w:val="004E5607"/>
    <w:rsid w:val="004E62E7"/>
    <w:rsid w:val="004E646D"/>
    <w:rsid w:val="004E650C"/>
    <w:rsid w:val="004E65C6"/>
    <w:rsid w:val="004E6D0D"/>
    <w:rsid w:val="004E723D"/>
    <w:rsid w:val="004E7B0D"/>
    <w:rsid w:val="004E7C34"/>
    <w:rsid w:val="004E7D87"/>
    <w:rsid w:val="004F02AE"/>
    <w:rsid w:val="004F051E"/>
    <w:rsid w:val="004F0782"/>
    <w:rsid w:val="004F08F4"/>
    <w:rsid w:val="004F09C0"/>
    <w:rsid w:val="004F12B8"/>
    <w:rsid w:val="004F163B"/>
    <w:rsid w:val="004F1D06"/>
    <w:rsid w:val="004F2133"/>
    <w:rsid w:val="004F253B"/>
    <w:rsid w:val="004F2618"/>
    <w:rsid w:val="004F2918"/>
    <w:rsid w:val="004F3907"/>
    <w:rsid w:val="004F3B5F"/>
    <w:rsid w:val="004F3DDC"/>
    <w:rsid w:val="004F42B6"/>
    <w:rsid w:val="004F4436"/>
    <w:rsid w:val="004F49EF"/>
    <w:rsid w:val="004F4A0F"/>
    <w:rsid w:val="004F56D0"/>
    <w:rsid w:val="004F5A8C"/>
    <w:rsid w:val="004F5BFB"/>
    <w:rsid w:val="004F6188"/>
    <w:rsid w:val="004F67E7"/>
    <w:rsid w:val="004F6806"/>
    <w:rsid w:val="004F6C8F"/>
    <w:rsid w:val="004F6FC3"/>
    <w:rsid w:val="004F7365"/>
    <w:rsid w:val="004F7FB3"/>
    <w:rsid w:val="004F7FCE"/>
    <w:rsid w:val="005002EC"/>
    <w:rsid w:val="00500610"/>
    <w:rsid w:val="00500960"/>
    <w:rsid w:val="00500B99"/>
    <w:rsid w:val="00500D89"/>
    <w:rsid w:val="005011A2"/>
    <w:rsid w:val="00501250"/>
    <w:rsid w:val="00501627"/>
    <w:rsid w:val="00501896"/>
    <w:rsid w:val="00501BF9"/>
    <w:rsid w:val="0050216D"/>
    <w:rsid w:val="005027E5"/>
    <w:rsid w:val="00502968"/>
    <w:rsid w:val="0050330D"/>
    <w:rsid w:val="0050341B"/>
    <w:rsid w:val="005034DA"/>
    <w:rsid w:val="00503950"/>
    <w:rsid w:val="00504401"/>
    <w:rsid w:val="00504B07"/>
    <w:rsid w:val="00504CDC"/>
    <w:rsid w:val="00504D70"/>
    <w:rsid w:val="005052F8"/>
    <w:rsid w:val="0050533D"/>
    <w:rsid w:val="0050543F"/>
    <w:rsid w:val="00505558"/>
    <w:rsid w:val="00505845"/>
    <w:rsid w:val="00506C07"/>
    <w:rsid w:val="00506D3F"/>
    <w:rsid w:val="00506D84"/>
    <w:rsid w:val="00506DC9"/>
    <w:rsid w:val="00506DFB"/>
    <w:rsid w:val="005074BB"/>
    <w:rsid w:val="005078C6"/>
    <w:rsid w:val="00507A71"/>
    <w:rsid w:val="00507C04"/>
    <w:rsid w:val="00507DD0"/>
    <w:rsid w:val="00510947"/>
    <w:rsid w:val="00510BCF"/>
    <w:rsid w:val="00510E15"/>
    <w:rsid w:val="00510F8E"/>
    <w:rsid w:val="00511543"/>
    <w:rsid w:val="005115C5"/>
    <w:rsid w:val="00511744"/>
    <w:rsid w:val="00511A00"/>
    <w:rsid w:val="005127AB"/>
    <w:rsid w:val="00512A28"/>
    <w:rsid w:val="00512D82"/>
    <w:rsid w:val="0051346D"/>
    <w:rsid w:val="00513610"/>
    <w:rsid w:val="00513943"/>
    <w:rsid w:val="005139AE"/>
    <w:rsid w:val="00513AB3"/>
    <w:rsid w:val="00513D6E"/>
    <w:rsid w:val="00514802"/>
    <w:rsid w:val="0051486A"/>
    <w:rsid w:val="00514C9C"/>
    <w:rsid w:val="005153BC"/>
    <w:rsid w:val="005153D5"/>
    <w:rsid w:val="0051592A"/>
    <w:rsid w:val="00515C45"/>
    <w:rsid w:val="00515EED"/>
    <w:rsid w:val="00516B66"/>
    <w:rsid w:val="00516BF2"/>
    <w:rsid w:val="00517201"/>
    <w:rsid w:val="0051731B"/>
    <w:rsid w:val="005173E5"/>
    <w:rsid w:val="00517485"/>
    <w:rsid w:val="005174BC"/>
    <w:rsid w:val="005177E3"/>
    <w:rsid w:val="00517857"/>
    <w:rsid w:val="00517D32"/>
    <w:rsid w:val="005202FF"/>
    <w:rsid w:val="00520710"/>
    <w:rsid w:val="00520DFE"/>
    <w:rsid w:val="00521025"/>
    <w:rsid w:val="005212FF"/>
    <w:rsid w:val="005217B9"/>
    <w:rsid w:val="0052180F"/>
    <w:rsid w:val="00521E24"/>
    <w:rsid w:val="00522172"/>
    <w:rsid w:val="00522216"/>
    <w:rsid w:val="00522779"/>
    <w:rsid w:val="00522A46"/>
    <w:rsid w:val="00522D1D"/>
    <w:rsid w:val="00523376"/>
    <w:rsid w:val="00523B0B"/>
    <w:rsid w:val="00523B8A"/>
    <w:rsid w:val="00523B9B"/>
    <w:rsid w:val="00523C70"/>
    <w:rsid w:val="00523EF1"/>
    <w:rsid w:val="00524297"/>
    <w:rsid w:val="00524938"/>
    <w:rsid w:val="00524B16"/>
    <w:rsid w:val="00524BB9"/>
    <w:rsid w:val="00524D29"/>
    <w:rsid w:val="005251C4"/>
    <w:rsid w:val="005252C6"/>
    <w:rsid w:val="00525DFA"/>
    <w:rsid w:val="00526238"/>
    <w:rsid w:val="00526569"/>
    <w:rsid w:val="00526E9A"/>
    <w:rsid w:val="00526EDE"/>
    <w:rsid w:val="005272C9"/>
    <w:rsid w:val="005305F3"/>
    <w:rsid w:val="00530BF9"/>
    <w:rsid w:val="00530D1D"/>
    <w:rsid w:val="00530D8D"/>
    <w:rsid w:val="00531167"/>
    <w:rsid w:val="00531573"/>
    <w:rsid w:val="00531ACB"/>
    <w:rsid w:val="0053239B"/>
    <w:rsid w:val="00532D42"/>
    <w:rsid w:val="00533591"/>
    <w:rsid w:val="00533AEC"/>
    <w:rsid w:val="00533EFF"/>
    <w:rsid w:val="0053447F"/>
    <w:rsid w:val="005344FA"/>
    <w:rsid w:val="00534F49"/>
    <w:rsid w:val="0053587E"/>
    <w:rsid w:val="005358A9"/>
    <w:rsid w:val="005359B1"/>
    <w:rsid w:val="005359C9"/>
    <w:rsid w:val="005359D9"/>
    <w:rsid w:val="00536002"/>
    <w:rsid w:val="0053602B"/>
    <w:rsid w:val="00536C72"/>
    <w:rsid w:val="0053733A"/>
    <w:rsid w:val="00537422"/>
    <w:rsid w:val="00537964"/>
    <w:rsid w:val="00537B8F"/>
    <w:rsid w:val="005405CE"/>
    <w:rsid w:val="00540659"/>
    <w:rsid w:val="00540C10"/>
    <w:rsid w:val="005413C3"/>
    <w:rsid w:val="005416F4"/>
    <w:rsid w:val="00541C1F"/>
    <w:rsid w:val="00541C89"/>
    <w:rsid w:val="00541F52"/>
    <w:rsid w:val="0054268D"/>
    <w:rsid w:val="00542A64"/>
    <w:rsid w:val="00542D22"/>
    <w:rsid w:val="00543CA4"/>
    <w:rsid w:val="00543D68"/>
    <w:rsid w:val="00544A01"/>
    <w:rsid w:val="00545103"/>
    <w:rsid w:val="00545424"/>
    <w:rsid w:val="005456C5"/>
    <w:rsid w:val="00545AD5"/>
    <w:rsid w:val="00545BB8"/>
    <w:rsid w:val="00545CB7"/>
    <w:rsid w:val="00546216"/>
    <w:rsid w:val="00546222"/>
    <w:rsid w:val="0054656D"/>
    <w:rsid w:val="00546B85"/>
    <w:rsid w:val="00547A2B"/>
    <w:rsid w:val="005500C9"/>
    <w:rsid w:val="00550263"/>
    <w:rsid w:val="00550582"/>
    <w:rsid w:val="00551360"/>
    <w:rsid w:val="0055197E"/>
    <w:rsid w:val="0055234E"/>
    <w:rsid w:val="0055296B"/>
    <w:rsid w:val="00552AFE"/>
    <w:rsid w:val="00552BA0"/>
    <w:rsid w:val="00552DFB"/>
    <w:rsid w:val="00552E2B"/>
    <w:rsid w:val="00553218"/>
    <w:rsid w:val="005534F7"/>
    <w:rsid w:val="00553A1D"/>
    <w:rsid w:val="005543B1"/>
    <w:rsid w:val="005549FC"/>
    <w:rsid w:val="00554ABF"/>
    <w:rsid w:val="00554C9F"/>
    <w:rsid w:val="00554EF5"/>
    <w:rsid w:val="00554F59"/>
    <w:rsid w:val="00555173"/>
    <w:rsid w:val="005553F2"/>
    <w:rsid w:val="00555A5F"/>
    <w:rsid w:val="00555FBC"/>
    <w:rsid w:val="00556031"/>
    <w:rsid w:val="00556227"/>
    <w:rsid w:val="0055693F"/>
    <w:rsid w:val="00556FF7"/>
    <w:rsid w:val="005572E3"/>
    <w:rsid w:val="005579F8"/>
    <w:rsid w:val="00557C7B"/>
    <w:rsid w:val="00557D7A"/>
    <w:rsid w:val="00557FCC"/>
    <w:rsid w:val="005603D3"/>
    <w:rsid w:val="00560767"/>
    <w:rsid w:val="00560B68"/>
    <w:rsid w:val="00560D29"/>
    <w:rsid w:val="0056118F"/>
    <w:rsid w:val="00561604"/>
    <w:rsid w:val="00561A5B"/>
    <w:rsid w:val="00561FB7"/>
    <w:rsid w:val="00562192"/>
    <w:rsid w:val="005624B3"/>
    <w:rsid w:val="005628D2"/>
    <w:rsid w:val="00562A3A"/>
    <w:rsid w:val="0056338B"/>
    <w:rsid w:val="0056377C"/>
    <w:rsid w:val="00563BE4"/>
    <w:rsid w:val="00564171"/>
    <w:rsid w:val="00564831"/>
    <w:rsid w:val="0056487E"/>
    <w:rsid w:val="00564FC0"/>
    <w:rsid w:val="005654F1"/>
    <w:rsid w:val="00565BA9"/>
    <w:rsid w:val="0056600B"/>
    <w:rsid w:val="00566F44"/>
    <w:rsid w:val="005675A5"/>
    <w:rsid w:val="005675F4"/>
    <w:rsid w:val="00567745"/>
    <w:rsid w:val="00567821"/>
    <w:rsid w:val="00567B18"/>
    <w:rsid w:val="00567CD5"/>
    <w:rsid w:val="005709AB"/>
    <w:rsid w:val="00570A8E"/>
    <w:rsid w:val="00571000"/>
    <w:rsid w:val="0057206C"/>
    <w:rsid w:val="00572695"/>
    <w:rsid w:val="00572762"/>
    <w:rsid w:val="00572868"/>
    <w:rsid w:val="00572CD6"/>
    <w:rsid w:val="00572DF6"/>
    <w:rsid w:val="00572F2F"/>
    <w:rsid w:val="005734CC"/>
    <w:rsid w:val="00573590"/>
    <w:rsid w:val="00573906"/>
    <w:rsid w:val="0057421B"/>
    <w:rsid w:val="0057466C"/>
    <w:rsid w:val="005746B4"/>
    <w:rsid w:val="0057471C"/>
    <w:rsid w:val="00574FEF"/>
    <w:rsid w:val="00575546"/>
    <w:rsid w:val="00575E99"/>
    <w:rsid w:val="0057627E"/>
    <w:rsid w:val="005767DC"/>
    <w:rsid w:val="00576A05"/>
    <w:rsid w:val="00576D47"/>
    <w:rsid w:val="005772EA"/>
    <w:rsid w:val="005773EA"/>
    <w:rsid w:val="0057743E"/>
    <w:rsid w:val="005775EC"/>
    <w:rsid w:val="005778F5"/>
    <w:rsid w:val="005808EA"/>
    <w:rsid w:val="00580FD4"/>
    <w:rsid w:val="00581594"/>
    <w:rsid w:val="0058172E"/>
    <w:rsid w:val="005819E1"/>
    <w:rsid w:val="00581E5E"/>
    <w:rsid w:val="00581EAF"/>
    <w:rsid w:val="005828B3"/>
    <w:rsid w:val="00582ED1"/>
    <w:rsid w:val="005835F1"/>
    <w:rsid w:val="00583BB5"/>
    <w:rsid w:val="00584301"/>
    <w:rsid w:val="0058431B"/>
    <w:rsid w:val="005844B3"/>
    <w:rsid w:val="00584917"/>
    <w:rsid w:val="005850A4"/>
    <w:rsid w:val="00585876"/>
    <w:rsid w:val="005858AF"/>
    <w:rsid w:val="005859D2"/>
    <w:rsid w:val="00586207"/>
    <w:rsid w:val="005864C0"/>
    <w:rsid w:val="005866CA"/>
    <w:rsid w:val="00586ED7"/>
    <w:rsid w:val="00587006"/>
    <w:rsid w:val="00587219"/>
    <w:rsid w:val="0058726C"/>
    <w:rsid w:val="005872EC"/>
    <w:rsid w:val="00587340"/>
    <w:rsid w:val="005873B0"/>
    <w:rsid w:val="00590320"/>
    <w:rsid w:val="00590CD5"/>
    <w:rsid w:val="00590E7A"/>
    <w:rsid w:val="005911A6"/>
    <w:rsid w:val="00591656"/>
    <w:rsid w:val="0059177C"/>
    <w:rsid w:val="00591B97"/>
    <w:rsid w:val="00591F83"/>
    <w:rsid w:val="005926E2"/>
    <w:rsid w:val="00592D0A"/>
    <w:rsid w:val="00592FC7"/>
    <w:rsid w:val="00593488"/>
    <w:rsid w:val="0059382D"/>
    <w:rsid w:val="00593CFC"/>
    <w:rsid w:val="00593F78"/>
    <w:rsid w:val="005941C9"/>
    <w:rsid w:val="00594B03"/>
    <w:rsid w:val="00594CA7"/>
    <w:rsid w:val="00594FC4"/>
    <w:rsid w:val="005955C9"/>
    <w:rsid w:val="00595947"/>
    <w:rsid w:val="00595FDA"/>
    <w:rsid w:val="0059631F"/>
    <w:rsid w:val="00596866"/>
    <w:rsid w:val="005968DB"/>
    <w:rsid w:val="00597036"/>
    <w:rsid w:val="0059724F"/>
    <w:rsid w:val="005978FA"/>
    <w:rsid w:val="005A0164"/>
    <w:rsid w:val="005A0363"/>
    <w:rsid w:val="005A03A1"/>
    <w:rsid w:val="005A0E24"/>
    <w:rsid w:val="005A1871"/>
    <w:rsid w:val="005A19F6"/>
    <w:rsid w:val="005A1DC6"/>
    <w:rsid w:val="005A23D7"/>
    <w:rsid w:val="005A27F7"/>
    <w:rsid w:val="005A3509"/>
    <w:rsid w:val="005A3739"/>
    <w:rsid w:val="005A373B"/>
    <w:rsid w:val="005A38C2"/>
    <w:rsid w:val="005A39D7"/>
    <w:rsid w:val="005A3E5E"/>
    <w:rsid w:val="005A411D"/>
    <w:rsid w:val="005A415A"/>
    <w:rsid w:val="005A478F"/>
    <w:rsid w:val="005A4F7A"/>
    <w:rsid w:val="005A50EF"/>
    <w:rsid w:val="005A5139"/>
    <w:rsid w:val="005A5195"/>
    <w:rsid w:val="005A522B"/>
    <w:rsid w:val="005A5989"/>
    <w:rsid w:val="005A5A8B"/>
    <w:rsid w:val="005A60B2"/>
    <w:rsid w:val="005A6117"/>
    <w:rsid w:val="005A643A"/>
    <w:rsid w:val="005A64F8"/>
    <w:rsid w:val="005A684D"/>
    <w:rsid w:val="005A6DE3"/>
    <w:rsid w:val="005A7383"/>
    <w:rsid w:val="005A7612"/>
    <w:rsid w:val="005A777A"/>
    <w:rsid w:val="005A7BEA"/>
    <w:rsid w:val="005A7E0E"/>
    <w:rsid w:val="005B0181"/>
    <w:rsid w:val="005B0611"/>
    <w:rsid w:val="005B0FCD"/>
    <w:rsid w:val="005B14F6"/>
    <w:rsid w:val="005B1AA6"/>
    <w:rsid w:val="005B1B7D"/>
    <w:rsid w:val="005B2428"/>
    <w:rsid w:val="005B24C3"/>
    <w:rsid w:val="005B2B0C"/>
    <w:rsid w:val="005B379A"/>
    <w:rsid w:val="005B38DD"/>
    <w:rsid w:val="005B407A"/>
    <w:rsid w:val="005B425D"/>
    <w:rsid w:val="005B4426"/>
    <w:rsid w:val="005B4769"/>
    <w:rsid w:val="005B4F69"/>
    <w:rsid w:val="005B4F8E"/>
    <w:rsid w:val="005B5467"/>
    <w:rsid w:val="005B5660"/>
    <w:rsid w:val="005B5BDA"/>
    <w:rsid w:val="005B5BE7"/>
    <w:rsid w:val="005B5C13"/>
    <w:rsid w:val="005B5E9B"/>
    <w:rsid w:val="005B6115"/>
    <w:rsid w:val="005B62ED"/>
    <w:rsid w:val="005B6525"/>
    <w:rsid w:val="005B66E6"/>
    <w:rsid w:val="005B6F5C"/>
    <w:rsid w:val="005B74B3"/>
    <w:rsid w:val="005B7DCC"/>
    <w:rsid w:val="005C006C"/>
    <w:rsid w:val="005C05AF"/>
    <w:rsid w:val="005C0640"/>
    <w:rsid w:val="005C0668"/>
    <w:rsid w:val="005C0CF4"/>
    <w:rsid w:val="005C0D10"/>
    <w:rsid w:val="005C11A9"/>
    <w:rsid w:val="005C12EA"/>
    <w:rsid w:val="005C1B0E"/>
    <w:rsid w:val="005C1DED"/>
    <w:rsid w:val="005C1E40"/>
    <w:rsid w:val="005C1EBD"/>
    <w:rsid w:val="005C1FEF"/>
    <w:rsid w:val="005C27B4"/>
    <w:rsid w:val="005C2D29"/>
    <w:rsid w:val="005C309F"/>
    <w:rsid w:val="005C3270"/>
    <w:rsid w:val="005C349F"/>
    <w:rsid w:val="005C3928"/>
    <w:rsid w:val="005C3BD9"/>
    <w:rsid w:val="005C436D"/>
    <w:rsid w:val="005C454B"/>
    <w:rsid w:val="005C4729"/>
    <w:rsid w:val="005C48D9"/>
    <w:rsid w:val="005C4DF7"/>
    <w:rsid w:val="005C5BC5"/>
    <w:rsid w:val="005C5D8A"/>
    <w:rsid w:val="005C60A4"/>
    <w:rsid w:val="005C64AC"/>
    <w:rsid w:val="005C6C08"/>
    <w:rsid w:val="005C6CB1"/>
    <w:rsid w:val="005C6E9A"/>
    <w:rsid w:val="005C6F11"/>
    <w:rsid w:val="005C7105"/>
    <w:rsid w:val="005C7C12"/>
    <w:rsid w:val="005D0007"/>
    <w:rsid w:val="005D04E1"/>
    <w:rsid w:val="005D08C8"/>
    <w:rsid w:val="005D08F3"/>
    <w:rsid w:val="005D0B82"/>
    <w:rsid w:val="005D0DCF"/>
    <w:rsid w:val="005D0DD6"/>
    <w:rsid w:val="005D0F10"/>
    <w:rsid w:val="005D13DF"/>
    <w:rsid w:val="005D168A"/>
    <w:rsid w:val="005D1D41"/>
    <w:rsid w:val="005D233B"/>
    <w:rsid w:val="005D2381"/>
    <w:rsid w:val="005D288B"/>
    <w:rsid w:val="005D2A88"/>
    <w:rsid w:val="005D2AEB"/>
    <w:rsid w:val="005D30C1"/>
    <w:rsid w:val="005D34D8"/>
    <w:rsid w:val="005D38CF"/>
    <w:rsid w:val="005D3A98"/>
    <w:rsid w:val="005D4392"/>
    <w:rsid w:val="005D43C1"/>
    <w:rsid w:val="005D44F8"/>
    <w:rsid w:val="005D47AC"/>
    <w:rsid w:val="005D4A49"/>
    <w:rsid w:val="005D4D44"/>
    <w:rsid w:val="005D4F21"/>
    <w:rsid w:val="005D5152"/>
    <w:rsid w:val="005D5616"/>
    <w:rsid w:val="005D5CE8"/>
    <w:rsid w:val="005D5E32"/>
    <w:rsid w:val="005D5E51"/>
    <w:rsid w:val="005D628B"/>
    <w:rsid w:val="005D650C"/>
    <w:rsid w:val="005D66FB"/>
    <w:rsid w:val="005D6D28"/>
    <w:rsid w:val="005D763D"/>
    <w:rsid w:val="005D767A"/>
    <w:rsid w:val="005D76AE"/>
    <w:rsid w:val="005D7B6A"/>
    <w:rsid w:val="005D7CF0"/>
    <w:rsid w:val="005E0358"/>
    <w:rsid w:val="005E0B67"/>
    <w:rsid w:val="005E1013"/>
    <w:rsid w:val="005E1791"/>
    <w:rsid w:val="005E1E22"/>
    <w:rsid w:val="005E279A"/>
    <w:rsid w:val="005E2D53"/>
    <w:rsid w:val="005E3095"/>
    <w:rsid w:val="005E347F"/>
    <w:rsid w:val="005E39A2"/>
    <w:rsid w:val="005E3A50"/>
    <w:rsid w:val="005E3E28"/>
    <w:rsid w:val="005E40AE"/>
    <w:rsid w:val="005E4667"/>
    <w:rsid w:val="005E469C"/>
    <w:rsid w:val="005E528D"/>
    <w:rsid w:val="005E56E8"/>
    <w:rsid w:val="005E5740"/>
    <w:rsid w:val="005E69B7"/>
    <w:rsid w:val="005E6FF7"/>
    <w:rsid w:val="005E71A7"/>
    <w:rsid w:val="005E724E"/>
    <w:rsid w:val="005E7BFE"/>
    <w:rsid w:val="005E7C98"/>
    <w:rsid w:val="005F018B"/>
    <w:rsid w:val="005F0223"/>
    <w:rsid w:val="005F03C7"/>
    <w:rsid w:val="005F0824"/>
    <w:rsid w:val="005F0AC4"/>
    <w:rsid w:val="005F1723"/>
    <w:rsid w:val="005F1F12"/>
    <w:rsid w:val="005F206D"/>
    <w:rsid w:val="005F2695"/>
    <w:rsid w:val="005F272D"/>
    <w:rsid w:val="005F3778"/>
    <w:rsid w:val="005F3AE5"/>
    <w:rsid w:val="005F409D"/>
    <w:rsid w:val="005F4496"/>
    <w:rsid w:val="005F47D8"/>
    <w:rsid w:val="005F4DB4"/>
    <w:rsid w:val="005F4E16"/>
    <w:rsid w:val="005F55D8"/>
    <w:rsid w:val="005F5EF7"/>
    <w:rsid w:val="005F60D4"/>
    <w:rsid w:val="005F61AC"/>
    <w:rsid w:val="005F62A0"/>
    <w:rsid w:val="005F6989"/>
    <w:rsid w:val="005F6B10"/>
    <w:rsid w:val="005F6B1F"/>
    <w:rsid w:val="005F6BCD"/>
    <w:rsid w:val="005F72D8"/>
    <w:rsid w:val="005F73B7"/>
    <w:rsid w:val="005F7778"/>
    <w:rsid w:val="0060016F"/>
    <w:rsid w:val="006001BE"/>
    <w:rsid w:val="006003ED"/>
    <w:rsid w:val="006005B6"/>
    <w:rsid w:val="006008DD"/>
    <w:rsid w:val="00601D19"/>
    <w:rsid w:val="006020E2"/>
    <w:rsid w:val="00602244"/>
    <w:rsid w:val="00602331"/>
    <w:rsid w:val="006028B9"/>
    <w:rsid w:val="00602FA0"/>
    <w:rsid w:val="00603CF0"/>
    <w:rsid w:val="00603DE5"/>
    <w:rsid w:val="00603F35"/>
    <w:rsid w:val="00604609"/>
    <w:rsid w:val="00604766"/>
    <w:rsid w:val="0060479B"/>
    <w:rsid w:val="00604AAF"/>
    <w:rsid w:val="00604B0C"/>
    <w:rsid w:val="00604B12"/>
    <w:rsid w:val="00604CE2"/>
    <w:rsid w:val="00605098"/>
    <w:rsid w:val="006051DC"/>
    <w:rsid w:val="00605D34"/>
    <w:rsid w:val="00606877"/>
    <w:rsid w:val="00606A42"/>
    <w:rsid w:val="00607394"/>
    <w:rsid w:val="0060767D"/>
    <w:rsid w:val="0061001A"/>
    <w:rsid w:val="006106D4"/>
    <w:rsid w:val="00610A72"/>
    <w:rsid w:val="00611960"/>
    <w:rsid w:val="00611C55"/>
    <w:rsid w:val="00611CAF"/>
    <w:rsid w:val="00611F98"/>
    <w:rsid w:val="006122ED"/>
    <w:rsid w:val="00612436"/>
    <w:rsid w:val="0061244E"/>
    <w:rsid w:val="00612F82"/>
    <w:rsid w:val="00613429"/>
    <w:rsid w:val="006139C1"/>
    <w:rsid w:val="00613B01"/>
    <w:rsid w:val="00613EE9"/>
    <w:rsid w:val="00614867"/>
    <w:rsid w:val="00614C86"/>
    <w:rsid w:val="00614DB7"/>
    <w:rsid w:val="00614DF7"/>
    <w:rsid w:val="006156D9"/>
    <w:rsid w:val="00615EEF"/>
    <w:rsid w:val="0061656C"/>
    <w:rsid w:val="006168C6"/>
    <w:rsid w:val="00616DEE"/>
    <w:rsid w:val="006172CF"/>
    <w:rsid w:val="00617393"/>
    <w:rsid w:val="006175D1"/>
    <w:rsid w:val="00617A6E"/>
    <w:rsid w:val="00617EBB"/>
    <w:rsid w:val="006215A1"/>
    <w:rsid w:val="00621C43"/>
    <w:rsid w:val="00621FA3"/>
    <w:rsid w:val="00622161"/>
    <w:rsid w:val="006222EA"/>
    <w:rsid w:val="006224E2"/>
    <w:rsid w:val="00622F89"/>
    <w:rsid w:val="006234C2"/>
    <w:rsid w:val="006239C7"/>
    <w:rsid w:val="00623A11"/>
    <w:rsid w:val="00623CE9"/>
    <w:rsid w:val="00623D1C"/>
    <w:rsid w:val="00624872"/>
    <w:rsid w:val="006249D1"/>
    <w:rsid w:val="00625041"/>
    <w:rsid w:val="006254DE"/>
    <w:rsid w:val="00625B1B"/>
    <w:rsid w:val="00625DC9"/>
    <w:rsid w:val="00625F10"/>
    <w:rsid w:val="0062629B"/>
    <w:rsid w:val="00626317"/>
    <w:rsid w:val="006263C3"/>
    <w:rsid w:val="00626758"/>
    <w:rsid w:val="00626E82"/>
    <w:rsid w:val="00626F51"/>
    <w:rsid w:val="0062787C"/>
    <w:rsid w:val="00627903"/>
    <w:rsid w:val="00630965"/>
    <w:rsid w:val="00630B3B"/>
    <w:rsid w:val="00630B54"/>
    <w:rsid w:val="00630B7D"/>
    <w:rsid w:val="00630CD5"/>
    <w:rsid w:val="006323D4"/>
    <w:rsid w:val="00632469"/>
    <w:rsid w:val="006325CE"/>
    <w:rsid w:val="00632716"/>
    <w:rsid w:val="006330E0"/>
    <w:rsid w:val="0063322A"/>
    <w:rsid w:val="00633721"/>
    <w:rsid w:val="00633B48"/>
    <w:rsid w:val="00633C3F"/>
    <w:rsid w:val="006347CD"/>
    <w:rsid w:val="00634D41"/>
    <w:rsid w:val="00634FE2"/>
    <w:rsid w:val="0063504F"/>
    <w:rsid w:val="0063514C"/>
    <w:rsid w:val="006354E0"/>
    <w:rsid w:val="0063561D"/>
    <w:rsid w:val="006356EE"/>
    <w:rsid w:val="0063583E"/>
    <w:rsid w:val="00635BD5"/>
    <w:rsid w:val="00635D02"/>
    <w:rsid w:val="00635F7F"/>
    <w:rsid w:val="0063613F"/>
    <w:rsid w:val="0063645A"/>
    <w:rsid w:val="006364F3"/>
    <w:rsid w:val="0063659C"/>
    <w:rsid w:val="00636B55"/>
    <w:rsid w:val="00637D5D"/>
    <w:rsid w:val="00640462"/>
    <w:rsid w:val="00640898"/>
    <w:rsid w:val="006409EF"/>
    <w:rsid w:val="00640F53"/>
    <w:rsid w:val="0064130F"/>
    <w:rsid w:val="006417DD"/>
    <w:rsid w:val="0064186A"/>
    <w:rsid w:val="00641B7E"/>
    <w:rsid w:val="00642055"/>
    <w:rsid w:val="00642505"/>
    <w:rsid w:val="00642802"/>
    <w:rsid w:val="00643503"/>
    <w:rsid w:val="00643793"/>
    <w:rsid w:val="0064382D"/>
    <w:rsid w:val="006441BA"/>
    <w:rsid w:val="00644638"/>
    <w:rsid w:val="006448A4"/>
    <w:rsid w:val="00644A0B"/>
    <w:rsid w:val="00644F54"/>
    <w:rsid w:val="00645254"/>
    <w:rsid w:val="0064551C"/>
    <w:rsid w:val="0064557E"/>
    <w:rsid w:val="006458B1"/>
    <w:rsid w:val="006466DD"/>
    <w:rsid w:val="006468DD"/>
    <w:rsid w:val="006472BE"/>
    <w:rsid w:val="00647623"/>
    <w:rsid w:val="006506FE"/>
    <w:rsid w:val="00650889"/>
    <w:rsid w:val="00650CD6"/>
    <w:rsid w:val="00650DD1"/>
    <w:rsid w:val="00650F05"/>
    <w:rsid w:val="00651272"/>
    <w:rsid w:val="006515CD"/>
    <w:rsid w:val="00651745"/>
    <w:rsid w:val="00651DBA"/>
    <w:rsid w:val="00651E62"/>
    <w:rsid w:val="00651F55"/>
    <w:rsid w:val="006520DF"/>
    <w:rsid w:val="00652172"/>
    <w:rsid w:val="006528B7"/>
    <w:rsid w:val="00652AB9"/>
    <w:rsid w:val="00652DC0"/>
    <w:rsid w:val="00652FA0"/>
    <w:rsid w:val="0065332E"/>
    <w:rsid w:val="00653706"/>
    <w:rsid w:val="00653719"/>
    <w:rsid w:val="0065375C"/>
    <w:rsid w:val="00653A70"/>
    <w:rsid w:val="00654345"/>
    <w:rsid w:val="00654BF9"/>
    <w:rsid w:val="00654DF6"/>
    <w:rsid w:val="006550CC"/>
    <w:rsid w:val="0065526C"/>
    <w:rsid w:val="006556B3"/>
    <w:rsid w:val="00655746"/>
    <w:rsid w:val="006558BF"/>
    <w:rsid w:val="00655CB1"/>
    <w:rsid w:val="00655F52"/>
    <w:rsid w:val="00656061"/>
    <w:rsid w:val="00656065"/>
    <w:rsid w:val="00656623"/>
    <w:rsid w:val="006566F6"/>
    <w:rsid w:val="00656D4D"/>
    <w:rsid w:val="00657126"/>
    <w:rsid w:val="006574B0"/>
    <w:rsid w:val="00657AC3"/>
    <w:rsid w:val="00660455"/>
    <w:rsid w:val="006607CF"/>
    <w:rsid w:val="0066081C"/>
    <w:rsid w:val="00660C0B"/>
    <w:rsid w:val="00661225"/>
    <w:rsid w:val="0066126F"/>
    <w:rsid w:val="006612AF"/>
    <w:rsid w:val="00661568"/>
    <w:rsid w:val="006616B6"/>
    <w:rsid w:val="00661BFA"/>
    <w:rsid w:val="00662279"/>
    <w:rsid w:val="00662D04"/>
    <w:rsid w:val="0066315F"/>
    <w:rsid w:val="00663368"/>
    <w:rsid w:val="006635E8"/>
    <w:rsid w:val="0066378B"/>
    <w:rsid w:val="00664585"/>
    <w:rsid w:val="00664954"/>
    <w:rsid w:val="00664BD1"/>
    <w:rsid w:val="00664D27"/>
    <w:rsid w:val="00664D9E"/>
    <w:rsid w:val="0066512B"/>
    <w:rsid w:val="006652BD"/>
    <w:rsid w:val="0066611A"/>
    <w:rsid w:val="0066622D"/>
    <w:rsid w:val="00666844"/>
    <w:rsid w:val="00666932"/>
    <w:rsid w:val="006669BC"/>
    <w:rsid w:val="00666FB1"/>
    <w:rsid w:val="00667078"/>
    <w:rsid w:val="006674AD"/>
    <w:rsid w:val="006674C3"/>
    <w:rsid w:val="00667E88"/>
    <w:rsid w:val="00667E93"/>
    <w:rsid w:val="006700FF"/>
    <w:rsid w:val="006701ED"/>
    <w:rsid w:val="00671343"/>
    <w:rsid w:val="0067161D"/>
    <w:rsid w:val="00671D68"/>
    <w:rsid w:val="00671FC2"/>
    <w:rsid w:val="006727FD"/>
    <w:rsid w:val="00672CD6"/>
    <w:rsid w:val="006737DB"/>
    <w:rsid w:val="00673FC9"/>
    <w:rsid w:val="006740E6"/>
    <w:rsid w:val="0067480E"/>
    <w:rsid w:val="00674959"/>
    <w:rsid w:val="00674BE9"/>
    <w:rsid w:val="006750C3"/>
    <w:rsid w:val="006750E2"/>
    <w:rsid w:val="00675CEB"/>
    <w:rsid w:val="00675D57"/>
    <w:rsid w:val="00675D8F"/>
    <w:rsid w:val="00676497"/>
    <w:rsid w:val="00676CFF"/>
    <w:rsid w:val="00677153"/>
    <w:rsid w:val="006775E4"/>
    <w:rsid w:val="00677B1B"/>
    <w:rsid w:val="00680BC0"/>
    <w:rsid w:val="00680C9B"/>
    <w:rsid w:val="00680E90"/>
    <w:rsid w:val="006811DB"/>
    <w:rsid w:val="00681725"/>
    <w:rsid w:val="00681AA1"/>
    <w:rsid w:val="00682E13"/>
    <w:rsid w:val="00683B87"/>
    <w:rsid w:val="00684090"/>
    <w:rsid w:val="006842DB"/>
    <w:rsid w:val="006843A1"/>
    <w:rsid w:val="0068456F"/>
    <w:rsid w:val="006848D7"/>
    <w:rsid w:val="00684ADE"/>
    <w:rsid w:val="00684E78"/>
    <w:rsid w:val="00685503"/>
    <w:rsid w:val="0068576F"/>
    <w:rsid w:val="006857A4"/>
    <w:rsid w:val="00685CA2"/>
    <w:rsid w:val="00686167"/>
    <w:rsid w:val="006863A1"/>
    <w:rsid w:val="0068642C"/>
    <w:rsid w:val="0068691B"/>
    <w:rsid w:val="0068699E"/>
    <w:rsid w:val="00686A14"/>
    <w:rsid w:val="006871B4"/>
    <w:rsid w:val="00687416"/>
    <w:rsid w:val="00687641"/>
    <w:rsid w:val="00687694"/>
    <w:rsid w:val="0068797E"/>
    <w:rsid w:val="00687C62"/>
    <w:rsid w:val="00687EFB"/>
    <w:rsid w:val="0069050B"/>
    <w:rsid w:val="00691B15"/>
    <w:rsid w:val="00691EF6"/>
    <w:rsid w:val="006920B0"/>
    <w:rsid w:val="00692E11"/>
    <w:rsid w:val="00692F4E"/>
    <w:rsid w:val="0069388A"/>
    <w:rsid w:val="00693E5B"/>
    <w:rsid w:val="00693F5E"/>
    <w:rsid w:val="006940FC"/>
    <w:rsid w:val="00694292"/>
    <w:rsid w:val="00694849"/>
    <w:rsid w:val="00694928"/>
    <w:rsid w:val="00694CEE"/>
    <w:rsid w:val="006954FE"/>
    <w:rsid w:val="0069560F"/>
    <w:rsid w:val="00696115"/>
    <w:rsid w:val="00696254"/>
    <w:rsid w:val="00696387"/>
    <w:rsid w:val="006963C2"/>
    <w:rsid w:val="00696490"/>
    <w:rsid w:val="00696A44"/>
    <w:rsid w:val="00696C5C"/>
    <w:rsid w:val="00696E30"/>
    <w:rsid w:val="00696F8F"/>
    <w:rsid w:val="00697386"/>
    <w:rsid w:val="00697AD9"/>
    <w:rsid w:val="006A0566"/>
    <w:rsid w:val="006A0779"/>
    <w:rsid w:val="006A09DE"/>
    <w:rsid w:val="006A0A64"/>
    <w:rsid w:val="006A0D7C"/>
    <w:rsid w:val="006A0D93"/>
    <w:rsid w:val="006A1219"/>
    <w:rsid w:val="006A1273"/>
    <w:rsid w:val="006A1800"/>
    <w:rsid w:val="006A1A6E"/>
    <w:rsid w:val="006A1BBC"/>
    <w:rsid w:val="006A1C80"/>
    <w:rsid w:val="006A2609"/>
    <w:rsid w:val="006A261B"/>
    <w:rsid w:val="006A2951"/>
    <w:rsid w:val="006A311D"/>
    <w:rsid w:val="006A34AE"/>
    <w:rsid w:val="006A355F"/>
    <w:rsid w:val="006A3C5C"/>
    <w:rsid w:val="006A3D28"/>
    <w:rsid w:val="006A5A1B"/>
    <w:rsid w:val="006A60FF"/>
    <w:rsid w:val="006A715A"/>
    <w:rsid w:val="006A7999"/>
    <w:rsid w:val="006A7C54"/>
    <w:rsid w:val="006A7F03"/>
    <w:rsid w:val="006B0155"/>
    <w:rsid w:val="006B1223"/>
    <w:rsid w:val="006B131C"/>
    <w:rsid w:val="006B1774"/>
    <w:rsid w:val="006B1B8F"/>
    <w:rsid w:val="006B1CB2"/>
    <w:rsid w:val="006B1D73"/>
    <w:rsid w:val="006B1DAA"/>
    <w:rsid w:val="006B1FA7"/>
    <w:rsid w:val="006B1FAB"/>
    <w:rsid w:val="006B27C4"/>
    <w:rsid w:val="006B2B87"/>
    <w:rsid w:val="006B2CE1"/>
    <w:rsid w:val="006B2D4A"/>
    <w:rsid w:val="006B2E4E"/>
    <w:rsid w:val="006B2F60"/>
    <w:rsid w:val="006B32BD"/>
    <w:rsid w:val="006B36F8"/>
    <w:rsid w:val="006B3A5C"/>
    <w:rsid w:val="006B3C83"/>
    <w:rsid w:val="006B411D"/>
    <w:rsid w:val="006B4B9E"/>
    <w:rsid w:val="006B5190"/>
    <w:rsid w:val="006B524F"/>
    <w:rsid w:val="006B547B"/>
    <w:rsid w:val="006B54CE"/>
    <w:rsid w:val="006B55A0"/>
    <w:rsid w:val="006B5A8D"/>
    <w:rsid w:val="006B609C"/>
    <w:rsid w:val="006B635F"/>
    <w:rsid w:val="006B6500"/>
    <w:rsid w:val="006B6654"/>
    <w:rsid w:val="006B6A15"/>
    <w:rsid w:val="006B6BB9"/>
    <w:rsid w:val="006B6C16"/>
    <w:rsid w:val="006B74D9"/>
    <w:rsid w:val="006B7627"/>
    <w:rsid w:val="006B7639"/>
    <w:rsid w:val="006B7A6B"/>
    <w:rsid w:val="006B7F5F"/>
    <w:rsid w:val="006C0182"/>
    <w:rsid w:val="006C02E6"/>
    <w:rsid w:val="006C04D6"/>
    <w:rsid w:val="006C09D8"/>
    <w:rsid w:val="006C123C"/>
    <w:rsid w:val="006C144B"/>
    <w:rsid w:val="006C1786"/>
    <w:rsid w:val="006C1A3E"/>
    <w:rsid w:val="006C1E0A"/>
    <w:rsid w:val="006C2093"/>
    <w:rsid w:val="006C221B"/>
    <w:rsid w:val="006C2848"/>
    <w:rsid w:val="006C30BE"/>
    <w:rsid w:val="006C30C3"/>
    <w:rsid w:val="006C3231"/>
    <w:rsid w:val="006C3247"/>
    <w:rsid w:val="006C3B32"/>
    <w:rsid w:val="006C490F"/>
    <w:rsid w:val="006C50A2"/>
    <w:rsid w:val="006C69FB"/>
    <w:rsid w:val="006C6AE2"/>
    <w:rsid w:val="006C701F"/>
    <w:rsid w:val="006C7321"/>
    <w:rsid w:val="006C7322"/>
    <w:rsid w:val="006C76A2"/>
    <w:rsid w:val="006C76F4"/>
    <w:rsid w:val="006C7A47"/>
    <w:rsid w:val="006D04AC"/>
    <w:rsid w:val="006D06EE"/>
    <w:rsid w:val="006D0EAA"/>
    <w:rsid w:val="006D1D15"/>
    <w:rsid w:val="006D2067"/>
    <w:rsid w:val="006D224E"/>
    <w:rsid w:val="006D22D7"/>
    <w:rsid w:val="006D2810"/>
    <w:rsid w:val="006D2A63"/>
    <w:rsid w:val="006D3557"/>
    <w:rsid w:val="006D3848"/>
    <w:rsid w:val="006D3CF8"/>
    <w:rsid w:val="006D3DF2"/>
    <w:rsid w:val="006D3E34"/>
    <w:rsid w:val="006D4235"/>
    <w:rsid w:val="006D4299"/>
    <w:rsid w:val="006D4527"/>
    <w:rsid w:val="006D4BD7"/>
    <w:rsid w:val="006D4D0A"/>
    <w:rsid w:val="006D4D69"/>
    <w:rsid w:val="006D4F37"/>
    <w:rsid w:val="006D5420"/>
    <w:rsid w:val="006D5C5B"/>
    <w:rsid w:val="006D5DF1"/>
    <w:rsid w:val="006D6118"/>
    <w:rsid w:val="006D6471"/>
    <w:rsid w:val="006D6FC9"/>
    <w:rsid w:val="006D7104"/>
    <w:rsid w:val="006D749F"/>
    <w:rsid w:val="006D77BC"/>
    <w:rsid w:val="006D77DE"/>
    <w:rsid w:val="006D7C88"/>
    <w:rsid w:val="006E0638"/>
    <w:rsid w:val="006E078F"/>
    <w:rsid w:val="006E0DB4"/>
    <w:rsid w:val="006E1386"/>
    <w:rsid w:val="006E1537"/>
    <w:rsid w:val="006E160F"/>
    <w:rsid w:val="006E1790"/>
    <w:rsid w:val="006E1C05"/>
    <w:rsid w:val="006E2351"/>
    <w:rsid w:val="006E238A"/>
    <w:rsid w:val="006E27B9"/>
    <w:rsid w:val="006E2A7D"/>
    <w:rsid w:val="006E2AF4"/>
    <w:rsid w:val="006E31DD"/>
    <w:rsid w:val="006E3273"/>
    <w:rsid w:val="006E3577"/>
    <w:rsid w:val="006E3652"/>
    <w:rsid w:val="006E3D62"/>
    <w:rsid w:val="006E4222"/>
    <w:rsid w:val="006E452E"/>
    <w:rsid w:val="006E4E87"/>
    <w:rsid w:val="006E50A4"/>
    <w:rsid w:val="006E524A"/>
    <w:rsid w:val="006E5FC0"/>
    <w:rsid w:val="006E6973"/>
    <w:rsid w:val="006E6DAD"/>
    <w:rsid w:val="006E75B6"/>
    <w:rsid w:val="006E76E2"/>
    <w:rsid w:val="006F089F"/>
    <w:rsid w:val="006F0C8E"/>
    <w:rsid w:val="006F18C1"/>
    <w:rsid w:val="006F1925"/>
    <w:rsid w:val="006F1AEA"/>
    <w:rsid w:val="006F1C7D"/>
    <w:rsid w:val="006F20E6"/>
    <w:rsid w:val="006F3013"/>
    <w:rsid w:val="006F3033"/>
    <w:rsid w:val="006F35C2"/>
    <w:rsid w:val="006F3883"/>
    <w:rsid w:val="006F449D"/>
    <w:rsid w:val="006F4A6E"/>
    <w:rsid w:val="006F4BEF"/>
    <w:rsid w:val="006F56E3"/>
    <w:rsid w:val="006F5849"/>
    <w:rsid w:val="006F58AD"/>
    <w:rsid w:val="006F5BBD"/>
    <w:rsid w:val="006F5E0E"/>
    <w:rsid w:val="006F5F08"/>
    <w:rsid w:val="006F62C4"/>
    <w:rsid w:val="006F6B77"/>
    <w:rsid w:val="006F7568"/>
    <w:rsid w:val="006F75AB"/>
    <w:rsid w:val="00700143"/>
    <w:rsid w:val="007007EC"/>
    <w:rsid w:val="00700B94"/>
    <w:rsid w:val="0070128A"/>
    <w:rsid w:val="00701523"/>
    <w:rsid w:val="00701F3B"/>
    <w:rsid w:val="007023AC"/>
    <w:rsid w:val="007023C3"/>
    <w:rsid w:val="0070249E"/>
    <w:rsid w:val="00702AD6"/>
    <w:rsid w:val="00702BF5"/>
    <w:rsid w:val="007034E0"/>
    <w:rsid w:val="007035B6"/>
    <w:rsid w:val="0070466E"/>
    <w:rsid w:val="00704888"/>
    <w:rsid w:val="00704C32"/>
    <w:rsid w:val="00704D6A"/>
    <w:rsid w:val="007056E1"/>
    <w:rsid w:val="00705B11"/>
    <w:rsid w:val="00705C85"/>
    <w:rsid w:val="00705F8D"/>
    <w:rsid w:val="00706502"/>
    <w:rsid w:val="0070674C"/>
    <w:rsid w:val="0070776D"/>
    <w:rsid w:val="00707A0E"/>
    <w:rsid w:val="00707A80"/>
    <w:rsid w:val="0071036F"/>
    <w:rsid w:val="007103A1"/>
    <w:rsid w:val="0071078F"/>
    <w:rsid w:val="00710835"/>
    <w:rsid w:val="00710C91"/>
    <w:rsid w:val="007111F8"/>
    <w:rsid w:val="00712030"/>
    <w:rsid w:val="0071266F"/>
    <w:rsid w:val="007126FC"/>
    <w:rsid w:val="0071292B"/>
    <w:rsid w:val="00712974"/>
    <w:rsid w:val="007133E6"/>
    <w:rsid w:val="00713868"/>
    <w:rsid w:val="00713AE8"/>
    <w:rsid w:val="00713C23"/>
    <w:rsid w:val="00714533"/>
    <w:rsid w:val="00714878"/>
    <w:rsid w:val="00714923"/>
    <w:rsid w:val="007149F5"/>
    <w:rsid w:val="0071508F"/>
    <w:rsid w:val="007155CF"/>
    <w:rsid w:val="00715651"/>
    <w:rsid w:val="00715709"/>
    <w:rsid w:val="00715ECD"/>
    <w:rsid w:val="00716704"/>
    <w:rsid w:val="007168C7"/>
    <w:rsid w:val="00716CC2"/>
    <w:rsid w:val="00716FDF"/>
    <w:rsid w:val="00717DA7"/>
    <w:rsid w:val="00717FCB"/>
    <w:rsid w:val="00717FEC"/>
    <w:rsid w:val="007201CA"/>
    <w:rsid w:val="0072023C"/>
    <w:rsid w:val="00720D46"/>
    <w:rsid w:val="00721282"/>
    <w:rsid w:val="007212FD"/>
    <w:rsid w:val="007218CE"/>
    <w:rsid w:val="00721E1E"/>
    <w:rsid w:val="00722376"/>
    <w:rsid w:val="00722691"/>
    <w:rsid w:val="00722938"/>
    <w:rsid w:val="00722A7F"/>
    <w:rsid w:val="0072333E"/>
    <w:rsid w:val="0072343C"/>
    <w:rsid w:val="007234EA"/>
    <w:rsid w:val="00723AF8"/>
    <w:rsid w:val="00723D45"/>
    <w:rsid w:val="007242CC"/>
    <w:rsid w:val="007245A3"/>
    <w:rsid w:val="00724700"/>
    <w:rsid w:val="007247D4"/>
    <w:rsid w:val="00724DE1"/>
    <w:rsid w:val="00725024"/>
    <w:rsid w:val="00725B40"/>
    <w:rsid w:val="0072608C"/>
    <w:rsid w:val="007265AF"/>
    <w:rsid w:val="00726EA9"/>
    <w:rsid w:val="0072798D"/>
    <w:rsid w:val="00727AE6"/>
    <w:rsid w:val="00727CDB"/>
    <w:rsid w:val="00727E45"/>
    <w:rsid w:val="007301CC"/>
    <w:rsid w:val="0073035F"/>
    <w:rsid w:val="00731473"/>
    <w:rsid w:val="007314AB"/>
    <w:rsid w:val="0073199B"/>
    <w:rsid w:val="00731DAF"/>
    <w:rsid w:val="00731DEB"/>
    <w:rsid w:val="007324CC"/>
    <w:rsid w:val="0073251B"/>
    <w:rsid w:val="00732679"/>
    <w:rsid w:val="0073276D"/>
    <w:rsid w:val="00732B54"/>
    <w:rsid w:val="00732C94"/>
    <w:rsid w:val="0073324C"/>
    <w:rsid w:val="00733BE7"/>
    <w:rsid w:val="00733F2A"/>
    <w:rsid w:val="00734362"/>
    <w:rsid w:val="00734461"/>
    <w:rsid w:val="00734839"/>
    <w:rsid w:val="00734B7A"/>
    <w:rsid w:val="007359EC"/>
    <w:rsid w:val="007364BE"/>
    <w:rsid w:val="007364F3"/>
    <w:rsid w:val="00736A30"/>
    <w:rsid w:val="00737DEB"/>
    <w:rsid w:val="00740423"/>
    <w:rsid w:val="00740F59"/>
    <w:rsid w:val="00740FD7"/>
    <w:rsid w:val="007415F3"/>
    <w:rsid w:val="00741A8B"/>
    <w:rsid w:val="00742553"/>
    <w:rsid w:val="007428D8"/>
    <w:rsid w:val="00742912"/>
    <w:rsid w:val="00742BD7"/>
    <w:rsid w:val="00742E7C"/>
    <w:rsid w:val="00742FEC"/>
    <w:rsid w:val="007431A5"/>
    <w:rsid w:val="007431C7"/>
    <w:rsid w:val="00743996"/>
    <w:rsid w:val="00743A73"/>
    <w:rsid w:val="00743D95"/>
    <w:rsid w:val="007444AA"/>
    <w:rsid w:val="00744A8B"/>
    <w:rsid w:val="0074506A"/>
    <w:rsid w:val="007456AC"/>
    <w:rsid w:val="0074582B"/>
    <w:rsid w:val="00745E81"/>
    <w:rsid w:val="00746F6A"/>
    <w:rsid w:val="00747141"/>
    <w:rsid w:val="0074725D"/>
    <w:rsid w:val="00747676"/>
    <w:rsid w:val="007477B9"/>
    <w:rsid w:val="007478E8"/>
    <w:rsid w:val="00751411"/>
    <w:rsid w:val="0075162E"/>
    <w:rsid w:val="00751B95"/>
    <w:rsid w:val="00751EB9"/>
    <w:rsid w:val="00752604"/>
    <w:rsid w:val="007537A3"/>
    <w:rsid w:val="007538D2"/>
    <w:rsid w:val="007539B1"/>
    <w:rsid w:val="00754015"/>
    <w:rsid w:val="0075406C"/>
    <w:rsid w:val="0075529B"/>
    <w:rsid w:val="007553C0"/>
    <w:rsid w:val="00755623"/>
    <w:rsid w:val="007558B8"/>
    <w:rsid w:val="00755963"/>
    <w:rsid w:val="00756183"/>
    <w:rsid w:val="0075649B"/>
    <w:rsid w:val="00756A12"/>
    <w:rsid w:val="00756BB4"/>
    <w:rsid w:val="00757072"/>
    <w:rsid w:val="007572F2"/>
    <w:rsid w:val="0075768A"/>
    <w:rsid w:val="007579BF"/>
    <w:rsid w:val="00757FC8"/>
    <w:rsid w:val="00760024"/>
    <w:rsid w:val="00760503"/>
    <w:rsid w:val="0076090A"/>
    <w:rsid w:val="0076098B"/>
    <w:rsid w:val="00760E39"/>
    <w:rsid w:val="0076101A"/>
    <w:rsid w:val="007612CF"/>
    <w:rsid w:val="007612F7"/>
    <w:rsid w:val="007616A5"/>
    <w:rsid w:val="00761C66"/>
    <w:rsid w:val="00762030"/>
    <w:rsid w:val="00762290"/>
    <w:rsid w:val="007622C5"/>
    <w:rsid w:val="007624F3"/>
    <w:rsid w:val="00762984"/>
    <w:rsid w:val="00762B05"/>
    <w:rsid w:val="0076378D"/>
    <w:rsid w:val="00763A4E"/>
    <w:rsid w:val="00763B81"/>
    <w:rsid w:val="0076442E"/>
    <w:rsid w:val="0076443E"/>
    <w:rsid w:val="0076531D"/>
    <w:rsid w:val="00765E01"/>
    <w:rsid w:val="00765F8E"/>
    <w:rsid w:val="007662FF"/>
    <w:rsid w:val="00766425"/>
    <w:rsid w:val="00766526"/>
    <w:rsid w:val="007665E0"/>
    <w:rsid w:val="007666D0"/>
    <w:rsid w:val="00767640"/>
    <w:rsid w:val="00767AEE"/>
    <w:rsid w:val="007706ED"/>
    <w:rsid w:val="00770F8D"/>
    <w:rsid w:val="00771CA7"/>
    <w:rsid w:val="007728E1"/>
    <w:rsid w:val="007728F3"/>
    <w:rsid w:val="00772A0B"/>
    <w:rsid w:val="00772AE6"/>
    <w:rsid w:val="00772D92"/>
    <w:rsid w:val="00772E83"/>
    <w:rsid w:val="0077338A"/>
    <w:rsid w:val="00773761"/>
    <w:rsid w:val="007738E8"/>
    <w:rsid w:val="00773D15"/>
    <w:rsid w:val="00773F6C"/>
    <w:rsid w:val="00774420"/>
    <w:rsid w:val="00774515"/>
    <w:rsid w:val="0077460E"/>
    <w:rsid w:val="0077506B"/>
    <w:rsid w:val="00775185"/>
    <w:rsid w:val="0077543B"/>
    <w:rsid w:val="0077639A"/>
    <w:rsid w:val="0077678D"/>
    <w:rsid w:val="0077694E"/>
    <w:rsid w:val="007769BE"/>
    <w:rsid w:val="00776E7D"/>
    <w:rsid w:val="007771DA"/>
    <w:rsid w:val="00777BEA"/>
    <w:rsid w:val="00777D41"/>
    <w:rsid w:val="00777FA6"/>
    <w:rsid w:val="00780048"/>
    <w:rsid w:val="00780088"/>
    <w:rsid w:val="00780536"/>
    <w:rsid w:val="00780730"/>
    <w:rsid w:val="00780929"/>
    <w:rsid w:val="00781476"/>
    <w:rsid w:val="00781778"/>
    <w:rsid w:val="00781A1B"/>
    <w:rsid w:val="00781D1E"/>
    <w:rsid w:val="00781D91"/>
    <w:rsid w:val="00781EA9"/>
    <w:rsid w:val="007825E2"/>
    <w:rsid w:val="0078277A"/>
    <w:rsid w:val="007833AF"/>
    <w:rsid w:val="007836C8"/>
    <w:rsid w:val="007839B8"/>
    <w:rsid w:val="00783E53"/>
    <w:rsid w:val="00784717"/>
    <w:rsid w:val="00784BF9"/>
    <w:rsid w:val="007857CD"/>
    <w:rsid w:val="00785F54"/>
    <w:rsid w:val="0078680C"/>
    <w:rsid w:val="007878A0"/>
    <w:rsid w:val="00787C16"/>
    <w:rsid w:val="007902A8"/>
    <w:rsid w:val="00790562"/>
    <w:rsid w:val="00790F43"/>
    <w:rsid w:val="00790FBB"/>
    <w:rsid w:val="00791006"/>
    <w:rsid w:val="00791104"/>
    <w:rsid w:val="0079159B"/>
    <w:rsid w:val="00791D71"/>
    <w:rsid w:val="00792033"/>
    <w:rsid w:val="007928B3"/>
    <w:rsid w:val="00792A6F"/>
    <w:rsid w:val="00792CC1"/>
    <w:rsid w:val="00792DBF"/>
    <w:rsid w:val="007933F9"/>
    <w:rsid w:val="007937C6"/>
    <w:rsid w:val="0079390D"/>
    <w:rsid w:val="007942B1"/>
    <w:rsid w:val="0079495E"/>
    <w:rsid w:val="00795AAB"/>
    <w:rsid w:val="00795E3A"/>
    <w:rsid w:val="00796571"/>
    <w:rsid w:val="007965D8"/>
    <w:rsid w:val="007968E2"/>
    <w:rsid w:val="00797133"/>
    <w:rsid w:val="007973E4"/>
    <w:rsid w:val="007977F2"/>
    <w:rsid w:val="0079793C"/>
    <w:rsid w:val="007A0321"/>
    <w:rsid w:val="007A0BEF"/>
    <w:rsid w:val="007A0FB3"/>
    <w:rsid w:val="007A1632"/>
    <w:rsid w:val="007A1870"/>
    <w:rsid w:val="007A1B79"/>
    <w:rsid w:val="007A207B"/>
    <w:rsid w:val="007A21DA"/>
    <w:rsid w:val="007A2A81"/>
    <w:rsid w:val="007A3277"/>
    <w:rsid w:val="007A3556"/>
    <w:rsid w:val="007A3638"/>
    <w:rsid w:val="007A4239"/>
    <w:rsid w:val="007A48D0"/>
    <w:rsid w:val="007A52D3"/>
    <w:rsid w:val="007A5883"/>
    <w:rsid w:val="007A5B2C"/>
    <w:rsid w:val="007A63BA"/>
    <w:rsid w:val="007A6457"/>
    <w:rsid w:val="007A76B5"/>
    <w:rsid w:val="007A799F"/>
    <w:rsid w:val="007B0C32"/>
    <w:rsid w:val="007B0CBB"/>
    <w:rsid w:val="007B0ECC"/>
    <w:rsid w:val="007B11E6"/>
    <w:rsid w:val="007B13A3"/>
    <w:rsid w:val="007B1788"/>
    <w:rsid w:val="007B1D04"/>
    <w:rsid w:val="007B21C5"/>
    <w:rsid w:val="007B223D"/>
    <w:rsid w:val="007B2307"/>
    <w:rsid w:val="007B2A9E"/>
    <w:rsid w:val="007B2D65"/>
    <w:rsid w:val="007B2E39"/>
    <w:rsid w:val="007B3213"/>
    <w:rsid w:val="007B38EC"/>
    <w:rsid w:val="007B38F0"/>
    <w:rsid w:val="007B3D1A"/>
    <w:rsid w:val="007B4319"/>
    <w:rsid w:val="007B445E"/>
    <w:rsid w:val="007B490E"/>
    <w:rsid w:val="007B4CA4"/>
    <w:rsid w:val="007B4D41"/>
    <w:rsid w:val="007B5213"/>
    <w:rsid w:val="007B5C4B"/>
    <w:rsid w:val="007B5C59"/>
    <w:rsid w:val="007B5DD9"/>
    <w:rsid w:val="007B6105"/>
    <w:rsid w:val="007B6424"/>
    <w:rsid w:val="007B6ED5"/>
    <w:rsid w:val="007B710D"/>
    <w:rsid w:val="007C0C81"/>
    <w:rsid w:val="007C0E3C"/>
    <w:rsid w:val="007C1013"/>
    <w:rsid w:val="007C1039"/>
    <w:rsid w:val="007C2200"/>
    <w:rsid w:val="007C24E8"/>
    <w:rsid w:val="007C273F"/>
    <w:rsid w:val="007C280E"/>
    <w:rsid w:val="007C2A04"/>
    <w:rsid w:val="007C2D11"/>
    <w:rsid w:val="007C2F2F"/>
    <w:rsid w:val="007C3351"/>
    <w:rsid w:val="007C350A"/>
    <w:rsid w:val="007C37B6"/>
    <w:rsid w:val="007C3A88"/>
    <w:rsid w:val="007C44A4"/>
    <w:rsid w:val="007C49F4"/>
    <w:rsid w:val="007C4FA0"/>
    <w:rsid w:val="007C50C2"/>
    <w:rsid w:val="007C50E6"/>
    <w:rsid w:val="007C5A62"/>
    <w:rsid w:val="007C5CF9"/>
    <w:rsid w:val="007C647B"/>
    <w:rsid w:val="007C6D76"/>
    <w:rsid w:val="007C6F88"/>
    <w:rsid w:val="007C7A5A"/>
    <w:rsid w:val="007C7D8A"/>
    <w:rsid w:val="007D0022"/>
    <w:rsid w:val="007D0099"/>
    <w:rsid w:val="007D0353"/>
    <w:rsid w:val="007D05FE"/>
    <w:rsid w:val="007D0769"/>
    <w:rsid w:val="007D077A"/>
    <w:rsid w:val="007D0E7A"/>
    <w:rsid w:val="007D0EEB"/>
    <w:rsid w:val="007D1124"/>
    <w:rsid w:val="007D1326"/>
    <w:rsid w:val="007D20BA"/>
    <w:rsid w:val="007D23E8"/>
    <w:rsid w:val="007D2AB6"/>
    <w:rsid w:val="007D2C02"/>
    <w:rsid w:val="007D2EA2"/>
    <w:rsid w:val="007D3090"/>
    <w:rsid w:val="007D3715"/>
    <w:rsid w:val="007D476C"/>
    <w:rsid w:val="007D481A"/>
    <w:rsid w:val="007D49BA"/>
    <w:rsid w:val="007D4B8A"/>
    <w:rsid w:val="007D517D"/>
    <w:rsid w:val="007D517F"/>
    <w:rsid w:val="007D530D"/>
    <w:rsid w:val="007D5657"/>
    <w:rsid w:val="007D5BE9"/>
    <w:rsid w:val="007D60A4"/>
    <w:rsid w:val="007D6AC4"/>
    <w:rsid w:val="007D6BA8"/>
    <w:rsid w:val="007D6D70"/>
    <w:rsid w:val="007D73ED"/>
    <w:rsid w:val="007D7474"/>
    <w:rsid w:val="007D7709"/>
    <w:rsid w:val="007D7B94"/>
    <w:rsid w:val="007D7C48"/>
    <w:rsid w:val="007E02D5"/>
    <w:rsid w:val="007E02E8"/>
    <w:rsid w:val="007E14CF"/>
    <w:rsid w:val="007E1B98"/>
    <w:rsid w:val="007E1BC7"/>
    <w:rsid w:val="007E1F60"/>
    <w:rsid w:val="007E2304"/>
    <w:rsid w:val="007E247A"/>
    <w:rsid w:val="007E2499"/>
    <w:rsid w:val="007E2AA2"/>
    <w:rsid w:val="007E2E25"/>
    <w:rsid w:val="007E3086"/>
    <w:rsid w:val="007E31EA"/>
    <w:rsid w:val="007E3A4C"/>
    <w:rsid w:val="007E3BD9"/>
    <w:rsid w:val="007E4D7C"/>
    <w:rsid w:val="007E55A0"/>
    <w:rsid w:val="007E5625"/>
    <w:rsid w:val="007E5D67"/>
    <w:rsid w:val="007E5F27"/>
    <w:rsid w:val="007E6057"/>
    <w:rsid w:val="007E614D"/>
    <w:rsid w:val="007E674F"/>
    <w:rsid w:val="007E6CDB"/>
    <w:rsid w:val="007E73D0"/>
    <w:rsid w:val="007E73FB"/>
    <w:rsid w:val="007E7B77"/>
    <w:rsid w:val="007E7FEE"/>
    <w:rsid w:val="007F054F"/>
    <w:rsid w:val="007F06A7"/>
    <w:rsid w:val="007F0853"/>
    <w:rsid w:val="007F08B6"/>
    <w:rsid w:val="007F1326"/>
    <w:rsid w:val="007F16BB"/>
    <w:rsid w:val="007F1A62"/>
    <w:rsid w:val="007F243A"/>
    <w:rsid w:val="007F27DC"/>
    <w:rsid w:val="007F2BC4"/>
    <w:rsid w:val="007F2E8B"/>
    <w:rsid w:val="007F322A"/>
    <w:rsid w:val="007F3458"/>
    <w:rsid w:val="007F392E"/>
    <w:rsid w:val="007F3AD1"/>
    <w:rsid w:val="007F406E"/>
    <w:rsid w:val="007F4644"/>
    <w:rsid w:val="007F4F7D"/>
    <w:rsid w:val="007F52B5"/>
    <w:rsid w:val="007F54B9"/>
    <w:rsid w:val="007F5626"/>
    <w:rsid w:val="007F5B3D"/>
    <w:rsid w:val="007F5F4E"/>
    <w:rsid w:val="007F6DD7"/>
    <w:rsid w:val="007F6E21"/>
    <w:rsid w:val="007F7903"/>
    <w:rsid w:val="0080012A"/>
    <w:rsid w:val="00800506"/>
    <w:rsid w:val="00800C22"/>
    <w:rsid w:val="00800C3A"/>
    <w:rsid w:val="008015AF"/>
    <w:rsid w:val="0080176A"/>
    <w:rsid w:val="0080186F"/>
    <w:rsid w:val="00801E45"/>
    <w:rsid w:val="00801F5E"/>
    <w:rsid w:val="00802EAC"/>
    <w:rsid w:val="0080325E"/>
    <w:rsid w:val="008040BE"/>
    <w:rsid w:val="008040C5"/>
    <w:rsid w:val="0080458A"/>
    <w:rsid w:val="008046C3"/>
    <w:rsid w:val="00804772"/>
    <w:rsid w:val="00804971"/>
    <w:rsid w:val="00804F2A"/>
    <w:rsid w:val="00805470"/>
    <w:rsid w:val="008057A3"/>
    <w:rsid w:val="008057E4"/>
    <w:rsid w:val="00805D28"/>
    <w:rsid w:val="00805EC1"/>
    <w:rsid w:val="00806D11"/>
    <w:rsid w:val="00806EE6"/>
    <w:rsid w:val="0080738E"/>
    <w:rsid w:val="0080768B"/>
    <w:rsid w:val="0080781B"/>
    <w:rsid w:val="00807C93"/>
    <w:rsid w:val="0081029F"/>
    <w:rsid w:val="00810F0C"/>
    <w:rsid w:val="008110E0"/>
    <w:rsid w:val="0081153A"/>
    <w:rsid w:val="00811833"/>
    <w:rsid w:val="00811C53"/>
    <w:rsid w:val="00811FF4"/>
    <w:rsid w:val="0081227F"/>
    <w:rsid w:val="008124C4"/>
    <w:rsid w:val="00812E39"/>
    <w:rsid w:val="00813490"/>
    <w:rsid w:val="0081381D"/>
    <w:rsid w:val="00813F27"/>
    <w:rsid w:val="008141E9"/>
    <w:rsid w:val="0081455C"/>
    <w:rsid w:val="00814995"/>
    <w:rsid w:val="008149B5"/>
    <w:rsid w:val="00814B5D"/>
    <w:rsid w:val="00814D7C"/>
    <w:rsid w:val="00814E6B"/>
    <w:rsid w:val="00815166"/>
    <w:rsid w:val="00815374"/>
    <w:rsid w:val="00815A29"/>
    <w:rsid w:val="00815D5D"/>
    <w:rsid w:val="00815EEB"/>
    <w:rsid w:val="00815F87"/>
    <w:rsid w:val="00816314"/>
    <w:rsid w:val="0081659D"/>
    <w:rsid w:val="00816880"/>
    <w:rsid w:val="00816B74"/>
    <w:rsid w:val="00816BA2"/>
    <w:rsid w:val="00816E73"/>
    <w:rsid w:val="008171F4"/>
    <w:rsid w:val="00817236"/>
    <w:rsid w:val="00817327"/>
    <w:rsid w:val="008179C2"/>
    <w:rsid w:val="008201E5"/>
    <w:rsid w:val="0082029F"/>
    <w:rsid w:val="00820464"/>
    <w:rsid w:val="008205F3"/>
    <w:rsid w:val="00820EDA"/>
    <w:rsid w:val="0082141D"/>
    <w:rsid w:val="00821CB6"/>
    <w:rsid w:val="00822491"/>
    <w:rsid w:val="00822F9E"/>
    <w:rsid w:val="008233C4"/>
    <w:rsid w:val="00823EF5"/>
    <w:rsid w:val="00823F3E"/>
    <w:rsid w:val="00823F70"/>
    <w:rsid w:val="008240F8"/>
    <w:rsid w:val="008242C6"/>
    <w:rsid w:val="008247CA"/>
    <w:rsid w:val="008248A0"/>
    <w:rsid w:val="00824B8C"/>
    <w:rsid w:val="00824D09"/>
    <w:rsid w:val="00825452"/>
    <w:rsid w:val="00825679"/>
    <w:rsid w:val="008256CF"/>
    <w:rsid w:val="0082581C"/>
    <w:rsid w:val="00825C44"/>
    <w:rsid w:val="00825F3C"/>
    <w:rsid w:val="00825FEB"/>
    <w:rsid w:val="008264B5"/>
    <w:rsid w:val="00826A12"/>
    <w:rsid w:val="008271B5"/>
    <w:rsid w:val="0082768D"/>
    <w:rsid w:val="008305DB"/>
    <w:rsid w:val="0083073E"/>
    <w:rsid w:val="00830957"/>
    <w:rsid w:val="00830C56"/>
    <w:rsid w:val="008312FC"/>
    <w:rsid w:val="008313ED"/>
    <w:rsid w:val="0083167D"/>
    <w:rsid w:val="00831D8E"/>
    <w:rsid w:val="00831E13"/>
    <w:rsid w:val="008320DC"/>
    <w:rsid w:val="00832375"/>
    <w:rsid w:val="008327FC"/>
    <w:rsid w:val="00832B9C"/>
    <w:rsid w:val="00832C1F"/>
    <w:rsid w:val="0083327E"/>
    <w:rsid w:val="00833A45"/>
    <w:rsid w:val="00833D89"/>
    <w:rsid w:val="00833F0A"/>
    <w:rsid w:val="008343B2"/>
    <w:rsid w:val="008343F0"/>
    <w:rsid w:val="00834446"/>
    <w:rsid w:val="00834B61"/>
    <w:rsid w:val="00834B7A"/>
    <w:rsid w:val="00834C5F"/>
    <w:rsid w:val="00835FBB"/>
    <w:rsid w:val="00835FCA"/>
    <w:rsid w:val="0083607E"/>
    <w:rsid w:val="00836245"/>
    <w:rsid w:val="0083709F"/>
    <w:rsid w:val="0083733A"/>
    <w:rsid w:val="00837D0D"/>
    <w:rsid w:val="008403E1"/>
    <w:rsid w:val="00841244"/>
    <w:rsid w:val="00841866"/>
    <w:rsid w:val="0084197E"/>
    <w:rsid w:val="008421B1"/>
    <w:rsid w:val="00842E18"/>
    <w:rsid w:val="00842E88"/>
    <w:rsid w:val="0084352A"/>
    <w:rsid w:val="008438FB"/>
    <w:rsid w:val="00843978"/>
    <w:rsid w:val="008440CC"/>
    <w:rsid w:val="0084417C"/>
    <w:rsid w:val="0084425C"/>
    <w:rsid w:val="0084456D"/>
    <w:rsid w:val="00844B80"/>
    <w:rsid w:val="00844ED5"/>
    <w:rsid w:val="0084549D"/>
    <w:rsid w:val="00845E6D"/>
    <w:rsid w:val="008463D0"/>
    <w:rsid w:val="00846414"/>
    <w:rsid w:val="008472F6"/>
    <w:rsid w:val="00847B21"/>
    <w:rsid w:val="00847D06"/>
    <w:rsid w:val="00847D3F"/>
    <w:rsid w:val="00847E56"/>
    <w:rsid w:val="00850506"/>
    <w:rsid w:val="008506A6"/>
    <w:rsid w:val="00850752"/>
    <w:rsid w:val="0085077F"/>
    <w:rsid w:val="00850795"/>
    <w:rsid w:val="00850BE8"/>
    <w:rsid w:val="0085109A"/>
    <w:rsid w:val="00851899"/>
    <w:rsid w:val="008519DC"/>
    <w:rsid w:val="008520F4"/>
    <w:rsid w:val="00852234"/>
    <w:rsid w:val="008524B7"/>
    <w:rsid w:val="008528D0"/>
    <w:rsid w:val="00852CEF"/>
    <w:rsid w:val="008530BF"/>
    <w:rsid w:val="0085369F"/>
    <w:rsid w:val="008539A0"/>
    <w:rsid w:val="00853BBB"/>
    <w:rsid w:val="00853F47"/>
    <w:rsid w:val="008545F6"/>
    <w:rsid w:val="008546A8"/>
    <w:rsid w:val="008546F2"/>
    <w:rsid w:val="008546F8"/>
    <w:rsid w:val="00854B7F"/>
    <w:rsid w:val="00854C23"/>
    <w:rsid w:val="00855019"/>
    <w:rsid w:val="008554CC"/>
    <w:rsid w:val="00856410"/>
    <w:rsid w:val="0085664C"/>
    <w:rsid w:val="008567D7"/>
    <w:rsid w:val="0085690A"/>
    <w:rsid w:val="008569B2"/>
    <w:rsid w:val="00856EE8"/>
    <w:rsid w:val="00857368"/>
    <w:rsid w:val="008600F7"/>
    <w:rsid w:val="00860C4F"/>
    <w:rsid w:val="0086179A"/>
    <w:rsid w:val="00861DFB"/>
    <w:rsid w:val="00861FDB"/>
    <w:rsid w:val="0086215D"/>
    <w:rsid w:val="008621B2"/>
    <w:rsid w:val="00862B19"/>
    <w:rsid w:val="00862E46"/>
    <w:rsid w:val="00862EDE"/>
    <w:rsid w:val="00863274"/>
    <w:rsid w:val="00863293"/>
    <w:rsid w:val="00863ACB"/>
    <w:rsid w:val="00863C2F"/>
    <w:rsid w:val="00863C7C"/>
    <w:rsid w:val="00863E74"/>
    <w:rsid w:val="00863F1E"/>
    <w:rsid w:val="00863F2F"/>
    <w:rsid w:val="00863FFC"/>
    <w:rsid w:val="008641C8"/>
    <w:rsid w:val="0086425D"/>
    <w:rsid w:val="008647DC"/>
    <w:rsid w:val="008647F2"/>
    <w:rsid w:val="00864948"/>
    <w:rsid w:val="00864B69"/>
    <w:rsid w:val="00864C0D"/>
    <w:rsid w:val="00864C60"/>
    <w:rsid w:val="00864E49"/>
    <w:rsid w:val="00864FE6"/>
    <w:rsid w:val="00865159"/>
    <w:rsid w:val="008653ED"/>
    <w:rsid w:val="0086542E"/>
    <w:rsid w:val="00866202"/>
    <w:rsid w:val="00866C55"/>
    <w:rsid w:val="008675CA"/>
    <w:rsid w:val="00867648"/>
    <w:rsid w:val="008678A6"/>
    <w:rsid w:val="008704B2"/>
    <w:rsid w:val="008709A5"/>
    <w:rsid w:val="00870FC5"/>
    <w:rsid w:val="00871254"/>
    <w:rsid w:val="008712A8"/>
    <w:rsid w:val="00871716"/>
    <w:rsid w:val="0087216B"/>
    <w:rsid w:val="00872424"/>
    <w:rsid w:val="00872576"/>
    <w:rsid w:val="00872879"/>
    <w:rsid w:val="00872D1F"/>
    <w:rsid w:val="008732CA"/>
    <w:rsid w:val="00873850"/>
    <w:rsid w:val="00873871"/>
    <w:rsid w:val="00873DE9"/>
    <w:rsid w:val="0087423A"/>
    <w:rsid w:val="0087456A"/>
    <w:rsid w:val="008746A3"/>
    <w:rsid w:val="00874B84"/>
    <w:rsid w:val="00874D56"/>
    <w:rsid w:val="00874ECF"/>
    <w:rsid w:val="00874F72"/>
    <w:rsid w:val="00875275"/>
    <w:rsid w:val="008756EC"/>
    <w:rsid w:val="0087591C"/>
    <w:rsid w:val="008763B3"/>
    <w:rsid w:val="00876BA6"/>
    <w:rsid w:val="00877657"/>
    <w:rsid w:val="0087776A"/>
    <w:rsid w:val="00877814"/>
    <w:rsid w:val="00877A4D"/>
    <w:rsid w:val="00877B78"/>
    <w:rsid w:val="0088032C"/>
    <w:rsid w:val="0088070C"/>
    <w:rsid w:val="00880B2C"/>
    <w:rsid w:val="0088100D"/>
    <w:rsid w:val="008812CF"/>
    <w:rsid w:val="008812D0"/>
    <w:rsid w:val="008816B9"/>
    <w:rsid w:val="00881CFD"/>
    <w:rsid w:val="00881EF2"/>
    <w:rsid w:val="00881F6E"/>
    <w:rsid w:val="008822B9"/>
    <w:rsid w:val="008825DB"/>
    <w:rsid w:val="00882BEB"/>
    <w:rsid w:val="008830B0"/>
    <w:rsid w:val="0088336B"/>
    <w:rsid w:val="00883705"/>
    <w:rsid w:val="008837C4"/>
    <w:rsid w:val="00883939"/>
    <w:rsid w:val="00883A42"/>
    <w:rsid w:val="00884107"/>
    <w:rsid w:val="00884D3B"/>
    <w:rsid w:val="00884F18"/>
    <w:rsid w:val="00885086"/>
    <w:rsid w:val="008856AA"/>
    <w:rsid w:val="00885CE9"/>
    <w:rsid w:val="008861FB"/>
    <w:rsid w:val="00886835"/>
    <w:rsid w:val="00886880"/>
    <w:rsid w:val="0088706A"/>
    <w:rsid w:val="008872E9"/>
    <w:rsid w:val="008879CF"/>
    <w:rsid w:val="00887DD8"/>
    <w:rsid w:val="008906A2"/>
    <w:rsid w:val="0089070F"/>
    <w:rsid w:val="00890918"/>
    <w:rsid w:val="008909E1"/>
    <w:rsid w:val="00890BED"/>
    <w:rsid w:val="00890F78"/>
    <w:rsid w:val="00891F16"/>
    <w:rsid w:val="00891FBD"/>
    <w:rsid w:val="008920EF"/>
    <w:rsid w:val="008921F1"/>
    <w:rsid w:val="008929B1"/>
    <w:rsid w:val="00892EBE"/>
    <w:rsid w:val="00893553"/>
    <w:rsid w:val="008936E9"/>
    <w:rsid w:val="00893EDB"/>
    <w:rsid w:val="008940CC"/>
    <w:rsid w:val="00894707"/>
    <w:rsid w:val="008951F3"/>
    <w:rsid w:val="00895AF0"/>
    <w:rsid w:val="00895C64"/>
    <w:rsid w:val="00896301"/>
    <w:rsid w:val="008967DB"/>
    <w:rsid w:val="008969A7"/>
    <w:rsid w:val="00897293"/>
    <w:rsid w:val="008975BE"/>
    <w:rsid w:val="008976E8"/>
    <w:rsid w:val="008A0940"/>
    <w:rsid w:val="008A0B58"/>
    <w:rsid w:val="008A26AE"/>
    <w:rsid w:val="008A26DD"/>
    <w:rsid w:val="008A2CA6"/>
    <w:rsid w:val="008A2DBD"/>
    <w:rsid w:val="008A314B"/>
    <w:rsid w:val="008A3292"/>
    <w:rsid w:val="008A3427"/>
    <w:rsid w:val="008A37F1"/>
    <w:rsid w:val="008A3E91"/>
    <w:rsid w:val="008A3FAD"/>
    <w:rsid w:val="008A487D"/>
    <w:rsid w:val="008A4D19"/>
    <w:rsid w:val="008A4E8B"/>
    <w:rsid w:val="008A5196"/>
    <w:rsid w:val="008A524C"/>
    <w:rsid w:val="008A53F3"/>
    <w:rsid w:val="008A55FA"/>
    <w:rsid w:val="008A5664"/>
    <w:rsid w:val="008A594B"/>
    <w:rsid w:val="008A598A"/>
    <w:rsid w:val="008A5C6F"/>
    <w:rsid w:val="008A5CAE"/>
    <w:rsid w:val="008A61BB"/>
    <w:rsid w:val="008A63A2"/>
    <w:rsid w:val="008A6574"/>
    <w:rsid w:val="008A67E2"/>
    <w:rsid w:val="008A6BB6"/>
    <w:rsid w:val="008A6BFE"/>
    <w:rsid w:val="008A7FF9"/>
    <w:rsid w:val="008B03D6"/>
    <w:rsid w:val="008B05CC"/>
    <w:rsid w:val="008B0DDF"/>
    <w:rsid w:val="008B16EB"/>
    <w:rsid w:val="008B1B62"/>
    <w:rsid w:val="008B1D6A"/>
    <w:rsid w:val="008B2052"/>
    <w:rsid w:val="008B20C1"/>
    <w:rsid w:val="008B388F"/>
    <w:rsid w:val="008B4590"/>
    <w:rsid w:val="008B48EE"/>
    <w:rsid w:val="008B507E"/>
    <w:rsid w:val="008B51D4"/>
    <w:rsid w:val="008B52EB"/>
    <w:rsid w:val="008B554C"/>
    <w:rsid w:val="008B5A27"/>
    <w:rsid w:val="008B5C14"/>
    <w:rsid w:val="008B64D5"/>
    <w:rsid w:val="008B7D96"/>
    <w:rsid w:val="008C01E8"/>
    <w:rsid w:val="008C044C"/>
    <w:rsid w:val="008C04D8"/>
    <w:rsid w:val="008C06C9"/>
    <w:rsid w:val="008C0871"/>
    <w:rsid w:val="008C0DED"/>
    <w:rsid w:val="008C12DB"/>
    <w:rsid w:val="008C15B9"/>
    <w:rsid w:val="008C170D"/>
    <w:rsid w:val="008C194E"/>
    <w:rsid w:val="008C1A04"/>
    <w:rsid w:val="008C1BC8"/>
    <w:rsid w:val="008C1CE4"/>
    <w:rsid w:val="008C1E61"/>
    <w:rsid w:val="008C35B2"/>
    <w:rsid w:val="008C3C74"/>
    <w:rsid w:val="008C3D65"/>
    <w:rsid w:val="008C3EC5"/>
    <w:rsid w:val="008C4B4B"/>
    <w:rsid w:val="008C4C37"/>
    <w:rsid w:val="008C4C6F"/>
    <w:rsid w:val="008C4D51"/>
    <w:rsid w:val="008C5202"/>
    <w:rsid w:val="008C5385"/>
    <w:rsid w:val="008C5866"/>
    <w:rsid w:val="008C58F9"/>
    <w:rsid w:val="008C6300"/>
    <w:rsid w:val="008C645E"/>
    <w:rsid w:val="008C65E0"/>
    <w:rsid w:val="008C67DA"/>
    <w:rsid w:val="008C7100"/>
    <w:rsid w:val="008C73BD"/>
    <w:rsid w:val="008C7564"/>
    <w:rsid w:val="008C7B8A"/>
    <w:rsid w:val="008D06F6"/>
    <w:rsid w:val="008D072F"/>
    <w:rsid w:val="008D0A0D"/>
    <w:rsid w:val="008D1004"/>
    <w:rsid w:val="008D1A2E"/>
    <w:rsid w:val="008D1B1D"/>
    <w:rsid w:val="008D1BCF"/>
    <w:rsid w:val="008D1F6C"/>
    <w:rsid w:val="008D1F80"/>
    <w:rsid w:val="008D2234"/>
    <w:rsid w:val="008D28F0"/>
    <w:rsid w:val="008D2C8E"/>
    <w:rsid w:val="008D2E72"/>
    <w:rsid w:val="008D34B9"/>
    <w:rsid w:val="008D3B22"/>
    <w:rsid w:val="008D3E2A"/>
    <w:rsid w:val="008D3FAB"/>
    <w:rsid w:val="008D4699"/>
    <w:rsid w:val="008D479B"/>
    <w:rsid w:val="008D4941"/>
    <w:rsid w:val="008D4DE6"/>
    <w:rsid w:val="008D5525"/>
    <w:rsid w:val="008D5597"/>
    <w:rsid w:val="008D5D84"/>
    <w:rsid w:val="008D6168"/>
    <w:rsid w:val="008D66E3"/>
    <w:rsid w:val="008D690A"/>
    <w:rsid w:val="008D6A2D"/>
    <w:rsid w:val="008D7AE5"/>
    <w:rsid w:val="008D7AEA"/>
    <w:rsid w:val="008D7E49"/>
    <w:rsid w:val="008D7F22"/>
    <w:rsid w:val="008E0C10"/>
    <w:rsid w:val="008E1906"/>
    <w:rsid w:val="008E1C07"/>
    <w:rsid w:val="008E1E18"/>
    <w:rsid w:val="008E1E6F"/>
    <w:rsid w:val="008E22A9"/>
    <w:rsid w:val="008E2BB4"/>
    <w:rsid w:val="008E2F48"/>
    <w:rsid w:val="008E308A"/>
    <w:rsid w:val="008E312C"/>
    <w:rsid w:val="008E34A5"/>
    <w:rsid w:val="008E353F"/>
    <w:rsid w:val="008E38E0"/>
    <w:rsid w:val="008E3905"/>
    <w:rsid w:val="008E3BC2"/>
    <w:rsid w:val="008E3E21"/>
    <w:rsid w:val="008E4491"/>
    <w:rsid w:val="008E4F09"/>
    <w:rsid w:val="008E4F2E"/>
    <w:rsid w:val="008E519D"/>
    <w:rsid w:val="008E5284"/>
    <w:rsid w:val="008E538A"/>
    <w:rsid w:val="008E5579"/>
    <w:rsid w:val="008E57F5"/>
    <w:rsid w:val="008E5A9D"/>
    <w:rsid w:val="008E5D25"/>
    <w:rsid w:val="008E5FB2"/>
    <w:rsid w:val="008E6239"/>
    <w:rsid w:val="008E6489"/>
    <w:rsid w:val="008E666B"/>
    <w:rsid w:val="008E6B35"/>
    <w:rsid w:val="008E6DC4"/>
    <w:rsid w:val="008E6E93"/>
    <w:rsid w:val="008E7433"/>
    <w:rsid w:val="008E7C01"/>
    <w:rsid w:val="008E7C41"/>
    <w:rsid w:val="008E7FD8"/>
    <w:rsid w:val="008F01F8"/>
    <w:rsid w:val="008F04B9"/>
    <w:rsid w:val="008F1081"/>
    <w:rsid w:val="008F110E"/>
    <w:rsid w:val="008F132E"/>
    <w:rsid w:val="008F1543"/>
    <w:rsid w:val="008F1B39"/>
    <w:rsid w:val="008F1C3A"/>
    <w:rsid w:val="008F2037"/>
    <w:rsid w:val="008F2276"/>
    <w:rsid w:val="008F24D9"/>
    <w:rsid w:val="008F2A7A"/>
    <w:rsid w:val="008F2E4D"/>
    <w:rsid w:val="008F3372"/>
    <w:rsid w:val="008F3481"/>
    <w:rsid w:val="008F37BA"/>
    <w:rsid w:val="008F3B68"/>
    <w:rsid w:val="008F3D85"/>
    <w:rsid w:val="008F3F96"/>
    <w:rsid w:val="008F411A"/>
    <w:rsid w:val="008F4602"/>
    <w:rsid w:val="008F4F01"/>
    <w:rsid w:val="008F50BD"/>
    <w:rsid w:val="008F54AA"/>
    <w:rsid w:val="008F6BC5"/>
    <w:rsid w:val="008F6DAD"/>
    <w:rsid w:val="008F770F"/>
    <w:rsid w:val="008F7EFC"/>
    <w:rsid w:val="008F7F02"/>
    <w:rsid w:val="00900B8F"/>
    <w:rsid w:val="00900D6A"/>
    <w:rsid w:val="00900FBA"/>
    <w:rsid w:val="00901F06"/>
    <w:rsid w:val="0090231C"/>
    <w:rsid w:val="0090261F"/>
    <w:rsid w:val="00902926"/>
    <w:rsid w:val="00902A9F"/>
    <w:rsid w:val="009035C9"/>
    <w:rsid w:val="00903763"/>
    <w:rsid w:val="00903B6A"/>
    <w:rsid w:val="0090471F"/>
    <w:rsid w:val="0090472B"/>
    <w:rsid w:val="009055DD"/>
    <w:rsid w:val="00905747"/>
    <w:rsid w:val="00905A48"/>
    <w:rsid w:val="0090622C"/>
    <w:rsid w:val="009064F3"/>
    <w:rsid w:val="00906ED9"/>
    <w:rsid w:val="009070DF"/>
    <w:rsid w:val="009079B3"/>
    <w:rsid w:val="00910A79"/>
    <w:rsid w:val="00910DC0"/>
    <w:rsid w:val="00910DE2"/>
    <w:rsid w:val="00911505"/>
    <w:rsid w:val="00911B50"/>
    <w:rsid w:val="00911BA2"/>
    <w:rsid w:val="009124A0"/>
    <w:rsid w:val="009125AA"/>
    <w:rsid w:val="009126D6"/>
    <w:rsid w:val="00912D4F"/>
    <w:rsid w:val="00913171"/>
    <w:rsid w:val="00913739"/>
    <w:rsid w:val="009137DC"/>
    <w:rsid w:val="009142FE"/>
    <w:rsid w:val="00914531"/>
    <w:rsid w:val="009149B5"/>
    <w:rsid w:val="009149BB"/>
    <w:rsid w:val="009150AA"/>
    <w:rsid w:val="009154A9"/>
    <w:rsid w:val="0091647B"/>
    <w:rsid w:val="0091656C"/>
    <w:rsid w:val="00916EF6"/>
    <w:rsid w:val="00916F5A"/>
    <w:rsid w:val="00917530"/>
    <w:rsid w:val="00917C76"/>
    <w:rsid w:val="009207B6"/>
    <w:rsid w:val="00920ABA"/>
    <w:rsid w:val="00920DDA"/>
    <w:rsid w:val="00920FA5"/>
    <w:rsid w:val="00921414"/>
    <w:rsid w:val="00921744"/>
    <w:rsid w:val="00921961"/>
    <w:rsid w:val="009219DF"/>
    <w:rsid w:val="00921D03"/>
    <w:rsid w:val="00922643"/>
    <w:rsid w:val="009227F3"/>
    <w:rsid w:val="00922CC5"/>
    <w:rsid w:val="00922EA7"/>
    <w:rsid w:val="00923150"/>
    <w:rsid w:val="009231CA"/>
    <w:rsid w:val="00923A47"/>
    <w:rsid w:val="00923AFC"/>
    <w:rsid w:val="00923C92"/>
    <w:rsid w:val="00924261"/>
    <w:rsid w:val="00924531"/>
    <w:rsid w:val="0092460D"/>
    <w:rsid w:val="00924830"/>
    <w:rsid w:val="0092485E"/>
    <w:rsid w:val="00924B61"/>
    <w:rsid w:val="00924CEB"/>
    <w:rsid w:val="00924E38"/>
    <w:rsid w:val="009252C5"/>
    <w:rsid w:val="00925ADB"/>
    <w:rsid w:val="00926339"/>
    <w:rsid w:val="00926616"/>
    <w:rsid w:val="00926665"/>
    <w:rsid w:val="00926727"/>
    <w:rsid w:val="00926EB9"/>
    <w:rsid w:val="0092727D"/>
    <w:rsid w:val="0092745C"/>
    <w:rsid w:val="00927512"/>
    <w:rsid w:val="00927597"/>
    <w:rsid w:val="009276D9"/>
    <w:rsid w:val="00927B00"/>
    <w:rsid w:val="0093010B"/>
    <w:rsid w:val="00930111"/>
    <w:rsid w:val="0093031E"/>
    <w:rsid w:val="00931AC4"/>
    <w:rsid w:val="00931B98"/>
    <w:rsid w:val="00931CC5"/>
    <w:rsid w:val="00931FDA"/>
    <w:rsid w:val="00932924"/>
    <w:rsid w:val="009329C2"/>
    <w:rsid w:val="00932B7C"/>
    <w:rsid w:val="00932F23"/>
    <w:rsid w:val="00933504"/>
    <w:rsid w:val="00933652"/>
    <w:rsid w:val="00933888"/>
    <w:rsid w:val="009339BB"/>
    <w:rsid w:val="009347F8"/>
    <w:rsid w:val="00934A46"/>
    <w:rsid w:val="00934AF2"/>
    <w:rsid w:val="00934F8C"/>
    <w:rsid w:val="00935308"/>
    <w:rsid w:val="009356F5"/>
    <w:rsid w:val="00935A32"/>
    <w:rsid w:val="00935B81"/>
    <w:rsid w:val="00935D8E"/>
    <w:rsid w:val="00936603"/>
    <w:rsid w:val="0093660B"/>
    <w:rsid w:val="009369C7"/>
    <w:rsid w:val="00936E20"/>
    <w:rsid w:val="009371E2"/>
    <w:rsid w:val="0093754F"/>
    <w:rsid w:val="00937562"/>
    <w:rsid w:val="00937A68"/>
    <w:rsid w:val="00937DAB"/>
    <w:rsid w:val="00937FA0"/>
    <w:rsid w:val="00937FA5"/>
    <w:rsid w:val="00937FC3"/>
    <w:rsid w:val="00940310"/>
    <w:rsid w:val="009403BC"/>
    <w:rsid w:val="0094093E"/>
    <w:rsid w:val="00940AFC"/>
    <w:rsid w:val="00940B46"/>
    <w:rsid w:val="00940B6E"/>
    <w:rsid w:val="00940FC6"/>
    <w:rsid w:val="009411DB"/>
    <w:rsid w:val="00941739"/>
    <w:rsid w:val="0094195C"/>
    <w:rsid w:val="00941B26"/>
    <w:rsid w:val="0094233E"/>
    <w:rsid w:val="0094295B"/>
    <w:rsid w:val="00942CB6"/>
    <w:rsid w:val="009431C4"/>
    <w:rsid w:val="0094369A"/>
    <w:rsid w:val="00944487"/>
    <w:rsid w:val="009444E1"/>
    <w:rsid w:val="00944AA9"/>
    <w:rsid w:val="009450ED"/>
    <w:rsid w:val="009450FA"/>
    <w:rsid w:val="00945139"/>
    <w:rsid w:val="009451DE"/>
    <w:rsid w:val="00945855"/>
    <w:rsid w:val="00945AB8"/>
    <w:rsid w:val="00945CB1"/>
    <w:rsid w:val="00945D51"/>
    <w:rsid w:val="00945D62"/>
    <w:rsid w:val="00946545"/>
    <w:rsid w:val="00946B90"/>
    <w:rsid w:val="00946DB0"/>
    <w:rsid w:val="00946E65"/>
    <w:rsid w:val="009475A5"/>
    <w:rsid w:val="00947699"/>
    <w:rsid w:val="00950727"/>
    <w:rsid w:val="00950B71"/>
    <w:rsid w:val="00950CDB"/>
    <w:rsid w:val="00950E54"/>
    <w:rsid w:val="00951493"/>
    <w:rsid w:val="00951798"/>
    <w:rsid w:val="00951963"/>
    <w:rsid w:val="009519EF"/>
    <w:rsid w:val="0095200B"/>
    <w:rsid w:val="0095212C"/>
    <w:rsid w:val="0095266D"/>
    <w:rsid w:val="009526EB"/>
    <w:rsid w:val="0095278B"/>
    <w:rsid w:val="009527DB"/>
    <w:rsid w:val="00952AF5"/>
    <w:rsid w:val="00952C65"/>
    <w:rsid w:val="009532F1"/>
    <w:rsid w:val="009534AA"/>
    <w:rsid w:val="00953AF6"/>
    <w:rsid w:val="00953DF1"/>
    <w:rsid w:val="00953EDE"/>
    <w:rsid w:val="009545D7"/>
    <w:rsid w:val="0095460F"/>
    <w:rsid w:val="00954D7C"/>
    <w:rsid w:val="00954DF0"/>
    <w:rsid w:val="009554B4"/>
    <w:rsid w:val="009557E1"/>
    <w:rsid w:val="00955AB0"/>
    <w:rsid w:val="0095626F"/>
    <w:rsid w:val="00956851"/>
    <w:rsid w:val="0095694E"/>
    <w:rsid w:val="0095696F"/>
    <w:rsid w:val="00956AB0"/>
    <w:rsid w:val="00956CCC"/>
    <w:rsid w:val="00957302"/>
    <w:rsid w:val="0095771F"/>
    <w:rsid w:val="00957A05"/>
    <w:rsid w:val="00960338"/>
    <w:rsid w:val="009603C4"/>
    <w:rsid w:val="009606C2"/>
    <w:rsid w:val="00960C99"/>
    <w:rsid w:val="00961094"/>
    <w:rsid w:val="00961159"/>
    <w:rsid w:val="00961324"/>
    <w:rsid w:val="0096132B"/>
    <w:rsid w:val="0096171F"/>
    <w:rsid w:val="00961A48"/>
    <w:rsid w:val="00961CBF"/>
    <w:rsid w:val="00962809"/>
    <w:rsid w:val="00962B10"/>
    <w:rsid w:val="00962EFC"/>
    <w:rsid w:val="009637A8"/>
    <w:rsid w:val="00963A2E"/>
    <w:rsid w:val="00963FF2"/>
    <w:rsid w:val="00964215"/>
    <w:rsid w:val="00964737"/>
    <w:rsid w:val="00964B6C"/>
    <w:rsid w:val="00964CF9"/>
    <w:rsid w:val="009650A6"/>
    <w:rsid w:val="00965140"/>
    <w:rsid w:val="00965203"/>
    <w:rsid w:val="009652C9"/>
    <w:rsid w:val="0096571E"/>
    <w:rsid w:val="00965ABA"/>
    <w:rsid w:val="00965E13"/>
    <w:rsid w:val="00965E7D"/>
    <w:rsid w:val="0096647A"/>
    <w:rsid w:val="009668AC"/>
    <w:rsid w:val="00966FE0"/>
    <w:rsid w:val="00967012"/>
    <w:rsid w:val="00967629"/>
    <w:rsid w:val="009676E2"/>
    <w:rsid w:val="0096774B"/>
    <w:rsid w:val="00967AE8"/>
    <w:rsid w:val="00967F7C"/>
    <w:rsid w:val="0097039D"/>
    <w:rsid w:val="00971A29"/>
    <w:rsid w:val="0097210E"/>
    <w:rsid w:val="00972387"/>
    <w:rsid w:val="009726E3"/>
    <w:rsid w:val="00972DA8"/>
    <w:rsid w:val="00972E9F"/>
    <w:rsid w:val="0097315E"/>
    <w:rsid w:val="00973763"/>
    <w:rsid w:val="009737EC"/>
    <w:rsid w:val="009739C6"/>
    <w:rsid w:val="00973B6D"/>
    <w:rsid w:val="00974036"/>
    <w:rsid w:val="00974C49"/>
    <w:rsid w:val="00976302"/>
    <w:rsid w:val="00976361"/>
    <w:rsid w:val="0097664B"/>
    <w:rsid w:val="00976774"/>
    <w:rsid w:val="00976AB5"/>
    <w:rsid w:val="00976C11"/>
    <w:rsid w:val="00976E36"/>
    <w:rsid w:val="00977B30"/>
    <w:rsid w:val="00977DF5"/>
    <w:rsid w:val="00977E40"/>
    <w:rsid w:val="00977F15"/>
    <w:rsid w:val="009803C3"/>
    <w:rsid w:val="00980760"/>
    <w:rsid w:val="00980A4D"/>
    <w:rsid w:val="00980BB4"/>
    <w:rsid w:val="00980F97"/>
    <w:rsid w:val="009814CE"/>
    <w:rsid w:val="00981A53"/>
    <w:rsid w:val="00981ED2"/>
    <w:rsid w:val="00982C8A"/>
    <w:rsid w:val="00983366"/>
    <w:rsid w:val="009837B6"/>
    <w:rsid w:val="00984150"/>
    <w:rsid w:val="0098415E"/>
    <w:rsid w:val="00984944"/>
    <w:rsid w:val="00984CA8"/>
    <w:rsid w:val="00984CE7"/>
    <w:rsid w:val="00985870"/>
    <w:rsid w:val="00985F22"/>
    <w:rsid w:val="009860E1"/>
    <w:rsid w:val="00986340"/>
    <w:rsid w:val="0098653E"/>
    <w:rsid w:val="009866B9"/>
    <w:rsid w:val="00987404"/>
    <w:rsid w:val="00987786"/>
    <w:rsid w:val="00987BCD"/>
    <w:rsid w:val="00987E00"/>
    <w:rsid w:val="00987F78"/>
    <w:rsid w:val="00990258"/>
    <w:rsid w:val="0099027B"/>
    <w:rsid w:val="00990453"/>
    <w:rsid w:val="0099078E"/>
    <w:rsid w:val="0099085C"/>
    <w:rsid w:val="00990919"/>
    <w:rsid w:val="00990F07"/>
    <w:rsid w:val="0099127A"/>
    <w:rsid w:val="0099162D"/>
    <w:rsid w:val="00991ED0"/>
    <w:rsid w:val="00992137"/>
    <w:rsid w:val="00992173"/>
    <w:rsid w:val="00992496"/>
    <w:rsid w:val="009927C4"/>
    <w:rsid w:val="00992A59"/>
    <w:rsid w:val="00992B43"/>
    <w:rsid w:val="009932C2"/>
    <w:rsid w:val="009935D0"/>
    <w:rsid w:val="00993945"/>
    <w:rsid w:val="00993C85"/>
    <w:rsid w:val="0099454C"/>
    <w:rsid w:val="00994FB7"/>
    <w:rsid w:val="00995583"/>
    <w:rsid w:val="009956AE"/>
    <w:rsid w:val="00995C01"/>
    <w:rsid w:val="00995D24"/>
    <w:rsid w:val="00995F41"/>
    <w:rsid w:val="00996157"/>
    <w:rsid w:val="00996710"/>
    <w:rsid w:val="00996822"/>
    <w:rsid w:val="00996892"/>
    <w:rsid w:val="00996B25"/>
    <w:rsid w:val="00996BBF"/>
    <w:rsid w:val="00996F61"/>
    <w:rsid w:val="009970FA"/>
    <w:rsid w:val="0099725C"/>
    <w:rsid w:val="00997338"/>
    <w:rsid w:val="0099752D"/>
    <w:rsid w:val="009975F0"/>
    <w:rsid w:val="00997767"/>
    <w:rsid w:val="00997BB5"/>
    <w:rsid w:val="00997E5C"/>
    <w:rsid w:val="009A03DF"/>
    <w:rsid w:val="009A0519"/>
    <w:rsid w:val="009A071D"/>
    <w:rsid w:val="009A091A"/>
    <w:rsid w:val="009A1154"/>
    <w:rsid w:val="009A1396"/>
    <w:rsid w:val="009A14BE"/>
    <w:rsid w:val="009A15B7"/>
    <w:rsid w:val="009A1E33"/>
    <w:rsid w:val="009A1ECC"/>
    <w:rsid w:val="009A2190"/>
    <w:rsid w:val="009A27B3"/>
    <w:rsid w:val="009A2AAB"/>
    <w:rsid w:val="009A308A"/>
    <w:rsid w:val="009A323E"/>
    <w:rsid w:val="009A3369"/>
    <w:rsid w:val="009A34EA"/>
    <w:rsid w:val="009A3810"/>
    <w:rsid w:val="009A3D74"/>
    <w:rsid w:val="009A41D7"/>
    <w:rsid w:val="009A4338"/>
    <w:rsid w:val="009A4400"/>
    <w:rsid w:val="009A4421"/>
    <w:rsid w:val="009A46B8"/>
    <w:rsid w:val="009A4B5B"/>
    <w:rsid w:val="009A4FC8"/>
    <w:rsid w:val="009A5080"/>
    <w:rsid w:val="009A5739"/>
    <w:rsid w:val="009A5EA7"/>
    <w:rsid w:val="009A67C9"/>
    <w:rsid w:val="009A684B"/>
    <w:rsid w:val="009A6D17"/>
    <w:rsid w:val="009A777B"/>
    <w:rsid w:val="009A78EE"/>
    <w:rsid w:val="009A79DC"/>
    <w:rsid w:val="009A7B3F"/>
    <w:rsid w:val="009A7E9D"/>
    <w:rsid w:val="009A7F44"/>
    <w:rsid w:val="009B0402"/>
    <w:rsid w:val="009B09BE"/>
    <w:rsid w:val="009B09F6"/>
    <w:rsid w:val="009B124B"/>
    <w:rsid w:val="009B14EF"/>
    <w:rsid w:val="009B1BD8"/>
    <w:rsid w:val="009B1C72"/>
    <w:rsid w:val="009B2473"/>
    <w:rsid w:val="009B279B"/>
    <w:rsid w:val="009B28DA"/>
    <w:rsid w:val="009B2996"/>
    <w:rsid w:val="009B29C4"/>
    <w:rsid w:val="009B2DD5"/>
    <w:rsid w:val="009B2FA9"/>
    <w:rsid w:val="009B3186"/>
    <w:rsid w:val="009B3641"/>
    <w:rsid w:val="009B44D8"/>
    <w:rsid w:val="009B479B"/>
    <w:rsid w:val="009B4AB9"/>
    <w:rsid w:val="009B511F"/>
    <w:rsid w:val="009B5548"/>
    <w:rsid w:val="009B55CD"/>
    <w:rsid w:val="009B57BA"/>
    <w:rsid w:val="009B5837"/>
    <w:rsid w:val="009B59EC"/>
    <w:rsid w:val="009B5AD2"/>
    <w:rsid w:val="009B5B40"/>
    <w:rsid w:val="009B5DBA"/>
    <w:rsid w:val="009B62E5"/>
    <w:rsid w:val="009B63C3"/>
    <w:rsid w:val="009B6B53"/>
    <w:rsid w:val="009B6BAD"/>
    <w:rsid w:val="009B7028"/>
    <w:rsid w:val="009B7192"/>
    <w:rsid w:val="009B7426"/>
    <w:rsid w:val="009B7946"/>
    <w:rsid w:val="009B7B88"/>
    <w:rsid w:val="009B7E91"/>
    <w:rsid w:val="009C014B"/>
    <w:rsid w:val="009C023B"/>
    <w:rsid w:val="009C04D6"/>
    <w:rsid w:val="009C0752"/>
    <w:rsid w:val="009C0906"/>
    <w:rsid w:val="009C0F04"/>
    <w:rsid w:val="009C2755"/>
    <w:rsid w:val="009C2805"/>
    <w:rsid w:val="009C2C62"/>
    <w:rsid w:val="009C3576"/>
    <w:rsid w:val="009C36A9"/>
    <w:rsid w:val="009C3D16"/>
    <w:rsid w:val="009C3D23"/>
    <w:rsid w:val="009C466C"/>
    <w:rsid w:val="009C4826"/>
    <w:rsid w:val="009C49F6"/>
    <w:rsid w:val="009C5540"/>
    <w:rsid w:val="009C5669"/>
    <w:rsid w:val="009C5C37"/>
    <w:rsid w:val="009C5CD0"/>
    <w:rsid w:val="009C60E9"/>
    <w:rsid w:val="009C6438"/>
    <w:rsid w:val="009C6473"/>
    <w:rsid w:val="009C660E"/>
    <w:rsid w:val="009C69D5"/>
    <w:rsid w:val="009C6F74"/>
    <w:rsid w:val="009C6FA5"/>
    <w:rsid w:val="009C718D"/>
    <w:rsid w:val="009C744B"/>
    <w:rsid w:val="009C7493"/>
    <w:rsid w:val="009C7707"/>
    <w:rsid w:val="009C7B14"/>
    <w:rsid w:val="009C7C65"/>
    <w:rsid w:val="009D0126"/>
    <w:rsid w:val="009D06E6"/>
    <w:rsid w:val="009D0D64"/>
    <w:rsid w:val="009D1F7A"/>
    <w:rsid w:val="009D24E1"/>
    <w:rsid w:val="009D2B42"/>
    <w:rsid w:val="009D2C89"/>
    <w:rsid w:val="009D358E"/>
    <w:rsid w:val="009D3B21"/>
    <w:rsid w:val="009D3B56"/>
    <w:rsid w:val="009D3BFB"/>
    <w:rsid w:val="009D3C71"/>
    <w:rsid w:val="009D4DD4"/>
    <w:rsid w:val="009D5313"/>
    <w:rsid w:val="009D5922"/>
    <w:rsid w:val="009D59B7"/>
    <w:rsid w:val="009D5CFB"/>
    <w:rsid w:val="009D5E04"/>
    <w:rsid w:val="009D620B"/>
    <w:rsid w:val="009D67E9"/>
    <w:rsid w:val="009D6B64"/>
    <w:rsid w:val="009D786C"/>
    <w:rsid w:val="009D7F79"/>
    <w:rsid w:val="009E09B6"/>
    <w:rsid w:val="009E0A62"/>
    <w:rsid w:val="009E0DE6"/>
    <w:rsid w:val="009E0F2D"/>
    <w:rsid w:val="009E131A"/>
    <w:rsid w:val="009E1B88"/>
    <w:rsid w:val="009E1CC4"/>
    <w:rsid w:val="009E1EC9"/>
    <w:rsid w:val="009E244D"/>
    <w:rsid w:val="009E386C"/>
    <w:rsid w:val="009E410F"/>
    <w:rsid w:val="009E4189"/>
    <w:rsid w:val="009E449F"/>
    <w:rsid w:val="009E472B"/>
    <w:rsid w:val="009E4A90"/>
    <w:rsid w:val="009E54FF"/>
    <w:rsid w:val="009E562D"/>
    <w:rsid w:val="009E5981"/>
    <w:rsid w:val="009E5ABF"/>
    <w:rsid w:val="009E62D4"/>
    <w:rsid w:val="009E6857"/>
    <w:rsid w:val="009E6989"/>
    <w:rsid w:val="009E6AAF"/>
    <w:rsid w:val="009E6AFC"/>
    <w:rsid w:val="009E6DE8"/>
    <w:rsid w:val="009E6FD9"/>
    <w:rsid w:val="009E70BD"/>
    <w:rsid w:val="009E7595"/>
    <w:rsid w:val="009E76CB"/>
    <w:rsid w:val="009E772A"/>
    <w:rsid w:val="009E7D69"/>
    <w:rsid w:val="009E7F17"/>
    <w:rsid w:val="009E7FCF"/>
    <w:rsid w:val="009F0238"/>
    <w:rsid w:val="009F03CC"/>
    <w:rsid w:val="009F0A83"/>
    <w:rsid w:val="009F0DAF"/>
    <w:rsid w:val="009F1418"/>
    <w:rsid w:val="009F2084"/>
    <w:rsid w:val="009F220E"/>
    <w:rsid w:val="009F2A64"/>
    <w:rsid w:val="009F2DB4"/>
    <w:rsid w:val="009F2F46"/>
    <w:rsid w:val="009F2FA2"/>
    <w:rsid w:val="009F309F"/>
    <w:rsid w:val="009F31C5"/>
    <w:rsid w:val="009F3359"/>
    <w:rsid w:val="009F363E"/>
    <w:rsid w:val="009F42A9"/>
    <w:rsid w:val="009F4727"/>
    <w:rsid w:val="009F4AB9"/>
    <w:rsid w:val="009F4B13"/>
    <w:rsid w:val="009F530E"/>
    <w:rsid w:val="009F5421"/>
    <w:rsid w:val="009F5558"/>
    <w:rsid w:val="009F56B6"/>
    <w:rsid w:val="009F5C09"/>
    <w:rsid w:val="009F5D10"/>
    <w:rsid w:val="009F5DF3"/>
    <w:rsid w:val="009F5F28"/>
    <w:rsid w:val="009F5F70"/>
    <w:rsid w:val="009F62A8"/>
    <w:rsid w:val="009F65D7"/>
    <w:rsid w:val="009F6997"/>
    <w:rsid w:val="009F6D99"/>
    <w:rsid w:val="009F6E84"/>
    <w:rsid w:val="009F71C5"/>
    <w:rsid w:val="009F7244"/>
    <w:rsid w:val="009F7285"/>
    <w:rsid w:val="009F75D5"/>
    <w:rsid w:val="009F761C"/>
    <w:rsid w:val="009F78D1"/>
    <w:rsid w:val="009F7D6B"/>
    <w:rsid w:val="009F7E4B"/>
    <w:rsid w:val="00A002EE"/>
    <w:rsid w:val="00A0033A"/>
    <w:rsid w:val="00A00694"/>
    <w:rsid w:val="00A0083C"/>
    <w:rsid w:val="00A0108A"/>
    <w:rsid w:val="00A01184"/>
    <w:rsid w:val="00A02267"/>
    <w:rsid w:val="00A02351"/>
    <w:rsid w:val="00A02413"/>
    <w:rsid w:val="00A025C7"/>
    <w:rsid w:val="00A027C7"/>
    <w:rsid w:val="00A0281A"/>
    <w:rsid w:val="00A028C9"/>
    <w:rsid w:val="00A02C24"/>
    <w:rsid w:val="00A02E14"/>
    <w:rsid w:val="00A0307B"/>
    <w:rsid w:val="00A03093"/>
    <w:rsid w:val="00A032B9"/>
    <w:rsid w:val="00A034CE"/>
    <w:rsid w:val="00A037CC"/>
    <w:rsid w:val="00A037CF"/>
    <w:rsid w:val="00A038EC"/>
    <w:rsid w:val="00A03A70"/>
    <w:rsid w:val="00A03C80"/>
    <w:rsid w:val="00A045FF"/>
    <w:rsid w:val="00A04704"/>
    <w:rsid w:val="00A04938"/>
    <w:rsid w:val="00A04BA6"/>
    <w:rsid w:val="00A05279"/>
    <w:rsid w:val="00A05712"/>
    <w:rsid w:val="00A0594F"/>
    <w:rsid w:val="00A05F24"/>
    <w:rsid w:val="00A05F97"/>
    <w:rsid w:val="00A06038"/>
    <w:rsid w:val="00A060F9"/>
    <w:rsid w:val="00A06651"/>
    <w:rsid w:val="00A068A1"/>
    <w:rsid w:val="00A068C9"/>
    <w:rsid w:val="00A069BD"/>
    <w:rsid w:val="00A06AF6"/>
    <w:rsid w:val="00A06BA9"/>
    <w:rsid w:val="00A07433"/>
    <w:rsid w:val="00A07E18"/>
    <w:rsid w:val="00A10945"/>
    <w:rsid w:val="00A10B97"/>
    <w:rsid w:val="00A10DE7"/>
    <w:rsid w:val="00A10F6B"/>
    <w:rsid w:val="00A11690"/>
    <w:rsid w:val="00A11B81"/>
    <w:rsid w:val="00A11D6E"/>
    <w:rsid w:val="00A121DE"/>
    <w:rsid w:val="00A12383"/>
    <w:rsid w:val="00A12BD3"/>
    <w:rsid w:val="00A12C11"/>
    <w:rsid w:val="00A12EA1"/>
    <w:rsid w:val="00A130AF"/>
    <w:rsid w:val="00A13564"/>
    <w:rsid w:val="00A13588"/>
    <w:rsid w:val="00A13A3E"/>
    <w:rsid w:val="00A13F97"/>
    <w:rsid w:val="00A14134"/>
    <w:rsid w:val="00A14A36"/>
    <w:rsid w:val="00A14A9B"/>
    <w:rsid w:val="00A15D47"/>
    <w:rsid w:val="00A15F6A"/>
    <w:rsid w:val="00A16084"/>
    <w:rsid w:val="00A16285"/>
    <w:rsid w:val="00A16537"/>
    <w:rsid w:val="00A167CF"/>
    <w:rsid w:val="00A17037"/>
    <w:rsid w:val="00A17512"/>
    <w:rsid w:val="00A1775A"/>
    <w:rsid w:val="00A20137"/>
    <w:rsid w:val="00A209E6"/>
    <w:rsid w:val="00A20AA7"/>
    <w:rsid w:val="00A20B23"/>
    <w:rsid w:val="00A20BFB"/>
    <w:rsid w:val="00A210E8"/>
    <w:rsid w:val="00A21245"/>
    <w:rsid w:val="00A2128A"/>
    <w:rsid w:val="00A21579"/>
    <w:rsid w:val="00A216E2"/>
    <w:rsid w:val="00A21D1B"/>
    <w:rsid w:val="00A21F0D"/>
    <w:rsid w:val="00A221FE"/>
    <w:rsid w:val="00A224C0"/>
    <w:rsid w:val="00A2258B"/>
    <w:rsid w:val="00A23177"/>
    <w:rsid w:val="00A23ECF"/>
    <w:rsid w:val="00A24092"/>
    <w:rsid w:val="00A247A0"/>
    <w:rsid w:val="00A24A33"/>
    <w:rsid w:val="00A24ADD"/>
    <w:rsid w:val="00A24E14"/>
    <w:rsid w:val="00A24E39"/>
    <w:rsid w:val="00A250C4"/>
    <w:rsid w:val="00A2534E"/>
    <w:rsid w:val="00A25501"/>
    <w:rsid w:val="00A25B2C"/>
    <w:rsid w:val="00A260B9"/>
    <w:rsid w:val="00A26109"/>
    <w:rsid w:val="00A26259"/>
    <w:rsid w:val="00A26553"/>
    <w:rsid w:val="00A26934"/>
    <w:rsid w:val="00A27001"/>
    <w:rsid w:val="00A27013"/>
    <w:rsid w:val="00A27283"/>
    <w:rsid w:val="00A2775D"/>
    <w:rsid w:val="00A2782E"/>
    <w:rsid w:val="00A2791B"/>
    <w:rsid w:val="00A279D5"/>
    <w:rsid w:val="00A27B8D"/>
    <w:rsid w:val="00A27C2B"/>
    <w:rsid w:val="00A27DB6"/>
    <w:rsid w:val="00A301DE"/>
    <w:rsid w:val="00A30A75"/>
    <w:rsid w:val="00A30A91"/>
    <w:rsid w:val="00A30D55"/>
    <w:rsid w:val="00A3122A"/>
    <w:rsid w:val="00A31E23"/>
    <w:rsid w:val="00A31EFD"/>
    <w:rsid w:val="00A322EA"/>
    <w:rsid w:val="00A32602"/>
    <w:rsid w:val="00A32780"/>
    <w:rsid w:val="00A327DE"/>
    <w:rsid w:val="00A32FF6"/>
    <w:rsid w:val="00A332EF"/>
    <w:rsid w:val="00A33554"/>
    <w:rsid w:val="00A33D91"/>
    <w:rsid w:val="00A33FCB"/>
    <w:rsid w:val="00A34687"/>
    <w:rsid w:val="00A349CA"/>
    <w:rsid w:val="00A34E45"/>
    <w:rsid w:val="00A351D9"/>
    <w:rsid w:val="00A35693"/>
    <w:rsid w:val="00A36600"/>
    <w:rsid w:val="00A36A1F"/>
    <w:rsid w:val="00A36EE9"/>
    <w:rsid w:val="00A3721D"/>
    <w:rsid w:val="00A37C91"/>
    <w:rsid w:val="00A4058A"/>
    <w:rsid w:val="00A40922"/>
    <w:rsid w:val="00A40B8E"/>
    <w:rsid w:val="00A40DB8"/>
    <w:rsid w:val="00A40DCF"/>
    <w:rsid w:val="00A40E9D"/>
    <w:rsid w:val="00A41071"/>
    <w:rsid w:val="00A416DF"/>
    <w:rsid w:val="00A4172F"/>
    <w:rsid w:val="00A41874"/>
    <w:rsid w:val="00A42114"/>
    <w:rsid w:val="00A42BD2"/>
    <w:rsid w:val="00A43210"/>
    <w:rsid w:val="00A43675"/>
    <w:rsid w:val="00A436C7"/>
    <w:rsid w:val="00A4379B"/>
    <w:rsid w:val="00A43B5B"/>
    <w:rsid w:val="00A441DC"/>
    <w:rsid w:val="00A44395"/>
    <w:rsid w:val="00A448E1"/>
    <w:rsid w:val="00A44C4C"/>
    <w:rsid w:val="00A45138"/>
    <w:rsid w:val="00A45419"/>
    <w:rsid w:val="00A45CB7"/>
    <w:rsid w:val="00A464A2"/>
    <w:rsid w:val="00A46A85"/>
    <w:rsid w:val="00A46CED"/>
    <w:rsid w:val="00A46D47"/>
    <w:rsid w:val="00A47383"/>
    <w:rsid w:val="00A475AD"/>
    <w:rsid w:val="00A4772C"/>
    <w:rsid w:val="00A47EA4"/>
    <w:rsid w:val="00A50248"/>
    <w:rsid w:val="00A50431"/>
    <w:rsid w:val="00A50755"/>
    <w:rsid w:val="00A513A5"/>
    <w:rsid w:val="00A514BD"/>
    <w:rsid w:val="00A51804"/>
    <w:rsid w:val="00A51935"/>
    <w:rsid w:val="00A519C8"/>
    <w:rsid w:val="00A5256F"/>
    <w:rsid w:val="00A52FB3"/>
    <w:rsid w:val="00A531BA"/>
    <w:rsid w:val="00A53344"/>
    <w:rsid w:val="00A539CE"/>
    <w:rsid w:val="00A54405"/>
    <w:rsid w:val="00A544E1"/>
    <w:rsid w:val="00A54855"/>
    <w:rsid w:val="00A551BF"/>
    <w:rsid w:val="00A55305"/>
    <w:rsid w:val="00A55401"/>
    <w:rsid w:val="00A5544D"/>
    <w:rsid w:val="00A556C0"/>
    <w:rsid w:val="00A5573B"/>
    <w:rsid w:val="00A5573F"/>
    <w:rsid w:val="00A557DA"/>
    <w:rsid w:val="00A55C9E"/>
    <w:rsid w:val="00A56465"/>
    <w:rsid w:val="00A56640"/>
    <w:rsid w:val="00A56827"/>
    <w:rsid w:val="00A56F8F"/>
    <w:rsid w:val="00A570D5"/>
    <w:rsid w:val="00A57455"/>
    <w:rsid w:val="00A57569"/>
    <w:rsid w:val="00A57B9E"/>
    <w:rsid w:val="00A57C2A"/>
    <w:rsid w:val="00A60E1D"/>
    <w:rsid w:val="00A611E4"/>
    <w:rsid w:val="00A61B0F"/>
    <w:rsid w:val="00A61B40"/>
    <w:rsid w:val="00A61D10"/>
    <w:rsid w:val="00A61D8C"/>
    <w:rsid w:val="00A6221A"/>
    <w:rsid w:val="00A622EC"/>
    <w:rsid w:val="00A624C8"/>
    <w:rsid w:val="00A626D4"/>
    <w:rsid w:val="00A62B3D"/>
    <w:rsid w:val="00A636F7"/>
    <w:rsid w:val="00A63A1A"/>
    <w:rsid w:val="00A63A70"/>
    <w:rsid w:val="00A63B66"/>
    <w:rsid w:val="00A63D4A"/>
    <w:rsid w:val="00A63EE0"/>
    <w:rsid w:val="00A6412F"/>
    <w:rsid w:val="00A6415D"/>
    <w:rsid w:val="00A648AE"/>
    <w:rsid w:val="00A64D00"/>
    <w:rsid w:val="00A64FCD"/>
    <w:rsid w:val="00A64FEE"/>
    <w:rsid w:val="00A65578"/>
    <w:rsid w:val="00A657B4"/>
    <w:rsid w:val="00A65C6D"/>
    <w:rsid w:val="00A65E16"/>
    <w:rsid w:val="00A66279"/>
    <w:rsid w:val="00A6651A"/>
    <w:rsid w:val="00A668D9"/>
    <w:rsid w:val="00A66B13"/>
    <w:rsid w:val="00A67170"/>
    <w:rsid w:val="00A67AC6"/>
    <w:rsid w:val="00A67C2A"/>
    <w:rsid w:val="00A67CA8"/>
    <w:rsid w:val="00A7002F"/>
    <w:rsid w:val="00A7011A"/>
    <w:rsid w:val="00A70242"/>
    <w:rsid w:val="00A704D9"/>
    <w:rsid w:val="00A70510"/>
    <w:rsid w:val="00A7075D"/>
    <w:rsid w:val="00A7085C"/>
    <w:rsid w:val="00A71A67"/>
    <w:rsid w:val="00A71BFB"/>
    <w:rsid w:val="00A71CF4"/>
    <w:rsid w:val="00A720CD"/>
    <w:rsid w:val="00A720DA"/>
    <w:rsid w:val="00A727AB"/>
    <w:rsid w:val="00A728B9"/>
    <w:rsid w:val="00A72A47"/>
    <w:rsid w:val="00A731DB"/>
    <w:rsid w:val="00A732D4"/>
    <w:rsid w:val="00A73579"/>
    <w:rsid w:val="00A73EDE"/>
    <w:rsid w:val="00A740FB"/>
    <w:rsid w:val="00A743A1"/>
    <w:rsid w:val="00A745B7"/>
    <w:rsid w:val="00A74BE6"/>
    <w:rsid w:val="00A750E6"/>
    <w:rsid w:val="00A7533A"/>
    <w:rsid w:val="00A755B4"/>
    <w:rsid w:val="00A76361"/>
    <w:rsid w:val="00A76539"/>
    <w:rsid w:val="00A76623"/>
    <w:rsid w:val="00A76A98"/>
    <w:rsid w:val="00A76BD4"/>
    <w:rsid w:val="00A76D75"/>
    <w:rsid w:val="00A76E2F"/>
    <w:rsid w:val="00A779EE"/>
    <w:rsid w:val="00A77C7B"/>
    <w:rsid w:val="00A80647"/>
    <w:rsid w:val="00A806E4"/>
    <w:rsid w:val="00A80DE4"/>
    <w:rsid w:val="00A80F16"/>
    <w:rsid w:val="00A8143D"/>
    <w:rsid w:val="00A82876"/>
    <w:rsid w:val="00A82B7D"/>
    <w:rsid w:val="00A82FDD"/>
    <w:rsid w:val="00A83D17"/>
    <w:rsid w:val="00A845D5"/>
    <w:rsid w:val="00A8482A"/>
    <w:rsid w:val="00A84C23"/>
    <w:rsid w:val="00A85282"/>
    <w:rsid w:val="00A85295"/>
    <w:rsid w:val="00A85EA4"/>
    <w:rsid w:val="00A861F2"/>
    <w:rsid w:val="00A86478"/>
    <w:rsid w:val="00A867FE"/>
    <w:rsid w:val="00A86E4C"/>
    <w:rsid w:val="00A86FA5"/>
    <w:rsid w:val="00A870C3"/>
    <w:rsid w:val="00A8728F"/>
    <w:rsid w:val="00A878F6"/>
    <w:rsid w:val="00A8797F"/>
    <w:rsid w:val="00A87A98"/>
    <w:rsid w:val="00A9015F"/>
    <w:rsid w:val="00A903E9"/>
    <w:rsid w:val="00A90B9B"/>
    <w:rsid w:val="00A90EC4"/>
    <w:rsid w:val="00A91457"/>
    <w:rsid w:val="00A91996"/>
    <w:rsid w:val="00A91B99"/>
    <w:rsid w:val="00A91C47"/>
    <w:rsid w:val="00A937B4"/>
    <w:rsid w:val="00A938DB"/>
    <w:rsid w:val="00A93904"/>
    <w:rsid w:val="00A93F8C"/>
    <w:rsid w:val="00A94AD6"/>
    <w:rsid w:val="00A94DD6"/>
    <w:rsid w:val="00A95347"/>
    <w:rsid w:val="00A95630"/>
    <w:rsid w:val="00A95BBE"/>
    <w:rsid w:val="00A96489"/>
    <w:rsid w:val="00A96582"/>
    <w:rsid w:val="00A9664A"/>
    <w:rsid w:val="00A969ED"/>
    <w:rsid w:val="00A96A5B"/>
    <w:rsid w:val="00A96DEB"/>
    <w:rsid w:val="00A9719C"/>
    <w:rsid w:val="00A976E5"/>
    <w:rsid w:val="00A97A1B"/>
    <w:rsid w:val="00A97C51"/>
    <w:rsid w:val="00A97F57"/>
    <w:rsid w:val="00AA00D2"/>
    <w:rsid w:val="00AA022B"/>
    <w:rsid w:val="00AA02DB"/>
    <w:rsid w:val="00AA0507"/>
    <w:rsid w:val="00AA0A2B"/>
    <w:rsid w:val="00AA0B3E"/>
    <w:rsid w:val="00AA0CE9"/>
    <w:rsid w:val="00AA0DD9"/>
    <w:rsid w:val="00AA1352"/>
    <w:rsid w:val="00AA14AC"/>
    <w:rsid w:val="00AA1D5B"/>
    <w:rsid w:val="00AA2064"/>
    <w:rsid w:val="00AA21CD"/>
    <w:rsid w:val="00AA2328"/>
    <w:rsid w:val="00AA24EB"/>
    <w:rsid w:val="00AA2EE4"/>
    <w:rsid w:val="00AA30C6"/>
    <w:rsid w:val="00AA3459"/>
    <w:rsid w:val="00AA39BE"/>
    <w:rsid w:val="00AA43B9"/>
    <w:rsid w:val="00AA4615"/>
    <w:rsid w:val="00AA5162"/>
    <w:rsid w:val="00AA5184"/>
    <w:rsid w:val="00AA53E1"/>
    <w:rsid w:val="00AA566A"/>
    <w:rsid w:val="00AA6E40"/>
    <w:rsid w:val="00AA7179"/>
    <w:rsid w:val="00AA73D6"/>
    <w:rsid w:val="00AA7D0A"/>
    <w:rsid w:val="00AA7E0E"/>
    <w:rsid w:val="00AB02C0"/>
    <w:rsid w:val="00AB0373"/>
    <w:rsid w:val="00AB0603"/>
    <w:rsid w:val="00AB0D21"/>
    <w:rsid w:val="00AB1B33"/>
    <w:rsid w:val="00AB1BF1"/>
    <w:rsid w:val="00AB1F17"/>
    <w:rsid w:val="00AB1FE2"/>
    <w:rsid w:val="00AB2075"/>
    <w:rsid w:val="00AB268C"/>
    <w:rsid w:val="00AB27C0"/>
    <w:rsid w:val="00AB36C8"/>
    <w:rsid w:val="00AB3A6E"/>
    <w:rsid w:val="00AB3FE3"/>
    <w:rsid w:val="00AB45E3"/>
    <w:rsid w:val="00AB47ED"/>
    <w:rsid w:val="00AB4EE8"/>
    <w:rsid w:val="00AB50AE"/>
    <w:rsid w:val="00AB51F5"/>
    <w:rsid w:val="00AB5D00"/>
    <w:rsid w:val="00AB644C"/>
    <w:rsid w:val="00AB66AB"/>
    <w:rsid w:val="00AB697B"/>
    <w:rsid w:val="00AB6C5C"/>
    <w:rsid w:val="00AB7311"/>
    <w:rsid w:val="00AB74B4"/>
    <w:rsid w:val="00AB79C0"/>
    <w:rsid w:val="00AB7BA9"/>
    <w:rsid w:val="00AB7DD9"/>
    <w:rsid w:val="00AB7F4A"/>
    <w:rsid w:val="00AC00CA"/>
    <w:rsid w:val="00AC0330"/>
    <w:rsid w:val="00AC0C91"/>
    <w:rsid w:val="00AC0DAD"/>
    <w:rsid w:val="00AC161B"/>
    <w:rsid w:val="00AC16A7"/>
    <w:rsid w:val="00AC1ACA"/>
    <w:rsid w:val="00AC1F40"/>
    <w:rsid w:val="00AC256E"/>
    <w:rsid w:val="00AC2843"/>
    <w:rsid w:val="00AC2AB7"/>
    <w:rsid w:val="00AC2E77"/>
    <w:rsid w:val="00AC3225"/>
    <w:rsid w:val="00AC33DA"/>
    <w:rsid w:val="00AC3FA6"/>
    <w:rsid w:val="00AC415E"/>
    <w:rsid w:val="00AC42FA"/>
    <w:rsid w:val="00AC4358"/>
    <w:rsid w:val="00AC49E5"/>
    <w:rsid w:val="00AC4E5B"/>
    <w:rsid w:val="00AC4EE6"/>
    <w:rsid w:val="00AC5547"/>
    <w:rsid w:val="00AC62B9"/>
    <w:rsid w:val="00AC62FE"/>
    <w:rsid w:val="00AC6378"/>
    <w:rsid w:val="00AC6648"/>
    <w:rsid w:val="00AC6CA7"/>
    <w:rsid w:val="00AC6D50"/>
    <w:rsid w:val="00AC6F2E"/>
    <w:rsid w:val="00AC797C"/>
    <w:rsid w:val="00AC7A1E"/>
    <w:rsid w:val="00AD031A"/>
    <w:rsid w:val="00AD040E"/>
    <w:rsid w:val="00AD051F"/>
    <w:rsid w:val="00AD0AFD"/>
    <w:rsid w:val="00AD0C71"/>
    <w:rsid w:val="00AD0CFF"/>
    <w:rsid w:val="00AD116F"/>
    <w:rsid w:val="00AD11BA"/>
    <w:rsid w:val="00AD12F9"/>
    <w:rsid w:val="00AD1687"/>
    <w:rsid w:val="00AD1B8E"/>
    <w:rsid w:val="00AD210D"/>
    <w:rsid w:val="00AD287D"/>
    <w:rsid w:val="00AD2EF8"/>
    <w:rsid w:val="00AD306B"/>
    <w:rsid w:val="00AD30BD"/>
    <w:rsid w:val="00AD334F"/>
    <w:rsid w:val="00AD3418"/>
    <w:rsid w:val="00AD3522"/>
    <w:rsid w:val="00AD355F"/>
    <w:rsid w:val="00AD395A"/>
    <w:rsid w:val="00AD3CD0"/>
    <w:rsid w:val="00AD3FDC"/>
    <w:rsid w:val="00AD4117"/>
    <w:rsid w:val="00AD42B6"/>
    <w:rsid w:val="00AD4AFA"/>
    <w:rsid w:val="00AD4D81"/>
    <w:rsid w:val="00AD4F21"/>
    <w:rsid w:val="00AD50CD"/>
    <w:rsid w:val="00AD5118"/>
    <w:rsid w:val="00AD54F5"/>
    <w:rsid w:val="00AD5776"/>
    <w:rsid w:val="00AD5A33"/>
    <w:rsid w:val="00AD5B99"/>
    <w:rsid w:val="00AD5EE4"/>
    <w:rsid w:val="00AD5F04"/>
    <w:rsid w:val="00AD60D4"/>
    <w:rsid w:val="00AD64EB"/>
    <w:rsid w:val="00AD7025"/>
    <w:rsid w:val="00AD74D7"/>
    <w:rsid w:val="00AD758B"/>
    <w:rsid w:val="00AD7820"/>
    <w:rsid w:val="00AD7B35"/>
    <w:rsid w:val="00AE037F"/>
    <w:rsid w:val="00AE05C0"/>
    <w:rsid w:val="00AE08DE"/>
    <w:rsid w:val="00AE0BDC"/>
    <w:rsid w:val="00AE0C03"/>
    <w:rsid w:val="00AE0D70"/>
    <w:rsid w:val="00AE0ECD"/>
    <w:rsid w:val="00AE13A0"/>
    <w:rsid w:val="00AE1501"/>
    <w:rsid w:val="00AE1699"/>
    <w:rsid w:val="00AE1A05"/>
    <w:rsid w:val="00AE207D"/>
    <w:rsid w:val="00AE20DB"/>
    <w:rsid w:val="00AE2B6F"/>
    <w:rsid w:val="00AE3343"/>
    <w:rsid w:val="00AE3770"/>
    <w:rsid w:val="00AE3D45"/>
    <w:rsid w:val="00AE3EAF"/>
    <w:rsid w:val="00AE4293"/>
    <w:rsid w:val="00AE448D"/>
    <w:rsid w:val="00AE4726"/>
    <w:rsid w:val="00AE4D26"/>
    <w:rsid w:val="00AE5053"/>
    <w:rsid w:val="00AE5331"/>
    <w:rsid w:val="00AE550A"/>
    <w:rsid w:val="00AE6369"/>
    <w:rsid w:val="00AE6935"/>
    <w:rsid w:val="00AE70FB"/>
    <w:rsid w:val="00AE7169"/>
    <w:rsid w:val="00AE71F4"/>
    <w:rsid w:val="00AE7E62"/>
    <w:rsid w:val="00AF0020"/>
    <w:rsid w:val="00AF0DC0"/>
    <w:rsid w:val="00AF14E8"/>
    <w:rsid w:val="00AF1797"/>
    <w:rsid w:val="00AF1922"/>
    <w:rsid w:val="00AF1C40"/>
    <w:rsid w:val="00AF1D38"/>
    <w:rsid w:val="00AF2605"/>
    <w:rsid w:val="00AF26C7"/>
    <w:rsid w:val="00AF273A"/>
    <w:rsid w:val="00AF2CF6"/>
    <w:rsid w:val="00AF3908"/>
    <w:rsid w:val="00AF3952"/>
    <w:rsid w:val="00AF3CB2"/>
    <w:rsid w:val="00AF3D1A"/>
    <w:rsid w:val="00AF4139"/>
    <w:rsid w:val="00AF41EA"/>
    <w:rsid w:val="00AF461B"/>
    <w:rsid w:val="00AF4DEB"/>
    <w:rsid w:val="00AF4DFF"/>
    <w:rsid w:val="00AF54CA"/>
    <w:rsid w:val="00AF552D"/>
    <w:rsid w:val="00AF57DE"/>
    <w:rsid w:val="00AF5EA8"/>
    <w:rsid w:val="00AF6026"/>
    <w:rsid w:val="00AF62BA"/>
    <w:rsid w:val="00AF635C"/>
    <w:rsid w:val="00AF6391"/>
    <w:rsid w:val="00AF63F9"/>
    <w:rsid w:val="00AF6D0B"/>
    <w:rsid w:val="00AF7123"/>
    <w:rsid w:val="00AF730F"/>
    <w:rsid w:val="00AF742A"/>
    <w:rsid w:val="00AF7467"/>
    <w:rsid w:val="00AF761D"/>
    <w:rsid w:val="00AF7BB1"/>
    <w:rsid w:val="00B0011E"/>
    <w:rsid w:val="00B0034A"/>
    <w:rsid w:val="00B0097D"/>
    <w:rsid w:val="00B00A2A"/>
    <w:rsid w:val="00B00CE7"/>
    <w:rsid w:val="00B01082"/>
    <w:rsid w:val="00B017AE"/>
    <w:rsid w:val="00B01B73"/>
    <w:rsid w:val="00B021C7"/>
    <w:rsid w:val="00B02234"/>
    <w:rsid w:val="00B02951"/>
    <w:rsid w:val="00B038EE"/>
    <w:rsid w:val="00B0392A"/>
    <w:rsid w:val="00B03BEC"/>
    <w:rsid w:val="00B04D72"/>
    <w:rsid w:val="00B051A5"/>
    <w:rsid w:val="00B0543C"/>
    <w:rsid w:val="00B05863"/>
    <w:rsid w:val="00B05EC5"/>
    <w:rsid w:val="00B0604E"/>
    <w:rsid w:val="00B06696"/>
    <w:rsid w:val="00B06747"/>
    <w:rsid w:val="00B06EF2"/>
    <w:rsid w:val="00B07278"/>
    <w:rsid w:val="00B07CBA"/>
    <w:rsid w:val="00B1036B"/>
    <w:rsid w:val="00B10453"/>
    <w:rsid w:val="00B106BC"/>
    <w:rsid w:val="00B108CD"/>
    <w:rsid w:val="00B1111B"/>
    <w:rsid w:val="00B1116A"/>
    <w:rsid w:val="00B11180"/>
    <w:rsid w:val="00B113D3"/>
    <w:rsid w:val="00B114D4"/>
    <w:rsid w:val="00B11836"/>
    <w:rsid w:val="00B11D3C"/>
    <w:rsid w:val="00B120FC"/>
    <w:rsid w:val="00B127B2"/>
    <w:rsid w:val="00B12804"/>
    <w:rsid w:val="00B131D1"/>
    <w:rsid w:val="00B13239"/>
    <w:rsid w:val="00B1385E"/>
    <w:rsid w:val="00B1392E"/>
    <w:rsid w:val="00B13B0F"/>
    <w:rsid w:val="00B140EC"/>
    <w:rsid w:val="00B14214"/>
    <w:rsid w:val="00B145F7"/>
    <w:rsid w:val="00B146C8"/>
    <w:rsid w:val="00B14952"/>
    <w:rsid w:val="00B14E15"/>
    <w:rsid w:val="00B1581E"/>
    <w:rsid w:val="00B15862"/>
    <w:rsid w:val="00B159E7"/>
    <w:rsid w:val="00B15CB3"/>
    <w:rsid w:val="00B15CBD"/>
    <w:rsid w:val="00B1675A"/>
    <w:rsid w:val="00B16C4B"/>
    <w:rsid w:val="00B16CF4"/>
    <w:rsid w:val="00B17125"/>
    <w:rsid w:val="00B17371"/>
    <w:rsid w:val="00B175D3"/>
    <w:rsid w:val="00B17CA3"/>
    <w:rsid w:val="00B2008C"/>
    <w:rsid w:val="00B201DC"/>
    <w:rsid w:val="00B2053D"/>
    <w:rsid w:val="00B20766"/>
    <w:rsid w:val="00B20C0D"/>
    <w:rsid w:val="00B211B9"/>
    <w:rsid w:val="00B2180B"/>
    <w:rsid w:val="00B2192A"/>
    <w:rsid w:val="00B21996"/>
    <w:rsid w:val="00B2199C"/>
    <w:rsid w:val="00B21BA9"/>
    <w:rsid w:val="00B2241F"/>
    <w:rsid w:val="00B22AF0"/>
    <w:rsid w:val="00B22B3C"/>
    <w:rsid w:val="00B22C60"/>
    <w:rsid w:val="00B22E1B"/>
    <w:rsid w:val="00B231AD"/>
    <w:rsid w:val="00B23B0F"/>
    <w:rsid w:val="00B23FB6"/>
    <w:rsid w:val="00B240BD"/>
    <w:rsid w:val="00B2431D"/>
    <w:rsid w:val="00B24800"/>
    <w:rsid w:val="00B2490F"/>
    <w:rsid w:val="00B24CFE"/>
    <w:rsid w:val="00B25101"/>
    <w:rsid w:val="00B2512B"/>
    <w:rsid w:val="00B252F2"/>
    <w:rsid w:val="00B25546"/>
    <w:rsid w:val="00B25791"/>
    <w:rsid w:val="00B25D10"/>
    <w:rsid w:val="00B25D5D"/>
    <w:rsid w:val="00B2608C"/>
    <w:rsid w:val="00B26890"/>
    <w:rsid w:val="00B300D3"/>
    <w:rsid w:val="00B301EC"/>
    <w:rsid w:val="00B301FA"/>
    <w:rsid w:val="00B303C4"/>
    <w:rsid w:val="00B305EB"/>
    <w:rsid w:val="00B308F8"/>
    <w:rsid w:val="00B3098E"/>
    <w:rsid w:val="00B30BF2"/>
    <w:rsid w:val="00B30D4A"/>
    <w:rsid w:val="00B310E8"/>
    <w:rsid w:val="00B31152"/>
    <w:rsid w:val="00B313D3"/>
    <w:rsid w:val="00B3142F"/>
    <w:rsid w:val="00B31B2F"/>
    <w:rsid w:val="00B326AD"/>
    <w:rsid w:val="00B32817"/>
    <w:rsid w:val="00B3300B"/>
    <w:rsid w:val="00B3357F"/>
    <w:rsid w:val="00B33626"/>
    <w:rsid w:val="00B348AD"/>
    <w:rsid w:val="00B351D5"/>
    <w:rsid w:val="00B353CE"/>
    <w:rsid w:val="00B35861"/>
    <w:rsid w:val="00B36067"/>
    <w:rsid w:val="00B36517"/>
    <w:rsid w:val="00B366AB"/>
    <w:rsid w:val="00B36D1D"/>
    <w:rsid w:val="00B36FB7"/>
    <w:rsid w:val="00B371CB"/>
    <w:rsid w:val="00B373FB"/>
    <w:rsid w:val="00B37466"/>
    <w:rsid w:val="00B3784F"/>
    <w:rsid w:val="00B378A1"/>
    <w:rsid w:val="00B37BD7"/>
    <w:rsid w:val="00B40021"/>
    <w:rsid w:val="00B40453"/>
    <w:rsid w:val="00B40501"/>
    <w:rsid w:val="00B40528"/>
    <w:rsid w:val="00B405E8"/>
    <w:rsid w:val="00B407D1"/>
    <w:rsid w:val="00B41002"/>
    <w:rsid w:val="00B41C22"/>
    <w:rsid w:val="00B4218A"/>
    <w:rsid w:val="00B42238"/>
    <w:rsid w:val="00B426C9"/>
    <w:rsid w:val="00B432F4"/>
    <w:rsid w:val="00B43921"/>
    <w:rsid w:val="00B43BFD"/>
    <w:rsid w:val="00B43F6A"/>
    <w:rsid w:val="00B4418B"/>
    <w:rsid w:val="00B4464E"/>
    <w:rsid w:val="00B446DD"/>
    <w:rsid w:val="00B446EF"/>
    <w:rsid w:val="00B4473C"/>
    <w:rsid w:val="00B44C93"/>
    <w:rsid w:val="00B44DDE"/>
    <w:rsid w:val="00B4512C"/>
    <w:rsid w:val="00B453D2"/>
    <w:rsid w:val="00B457D1"/>
    <w:rsid w:val="00B45F12"/>
    <w:rsid w:val="00B46081"/>
    <w:rsid w:val="00B4666D"/>
    <w:rsid w:val="00B46E12"/>
    <w:rsid w:val="00B4701E"/>
    <w:rsid w:val="00B470C4"/>
    <w:rsid w:val="00B4712A"/>
    <w:rsid w:val="00B4773D"/>
    <w:rsid w:val="00B47821"/>
    <w:rsid w:val="00B47885"/>
    <w:rsid w:val="00B47949"/>
    <w:rsid w:val="00B50A34"/>
    <w:rsid w:val="00B512EA"/>
    <w:rsid w:val="00B51817"/>
    <w:rsid w:val="00B51E8C"/>
    <w:rsid w:val="00B51F06"/>
    <w:rsid w:val="00B529A8"/>
    <w:rsid w:val="00B5360F"/>
    <w:rsid w:val="00B53861"/>
    <w:rsid w:val="00B539C2"/>
    <w:rsid w:val="00B53FC6"/>
    <w:rsid w:val="00B54186"/>
    <w:rsid w:val="00B54464"/>
    <w:rsid w:val="00B545EA"/>
    <w:rsid w:val="00B54E44"/>
    <w:rsid w:val="00B55423"/>
    <w:rsid w:val="00B556BE"/>
    <w:rsid w:val="00B557B5"/>
    <w:rsid w:val="00B55E78"/>
    <w:rsid w:val="00B562EC"/>
    <w:rsid w:val="00B56727"/>
    <w:rsid w:val="00B56923"/>
    <w:rsid w:val="00B56DD6"/>
    <w:rsid w:val="00B56DF1"/>
    <w:rsid w:val="00B5712C"/>
    <w:rsid w:val="00B57192"/>
    <w:rsid w:val="00B5780D"/>
    <w:rsid w:val="00B57B47"/>
    <w:rsid w:val="00B57C1C"/>
    <w:rsid w:val="00B57EEA"/>
    <w:rsid w:val="00B57EF4"/>
    <w:rsid w:val="00B61BCF"/>
    <w:rsid w:val="00B61DAB"/>
    <w:rsid w:val="00B62038"/>
    <w:rsid w:val="00B6273F"/>
    <w:rsid w:val="00B62798"/>
    <w:rsid w:val="00B62AD2"/>
    <w:rsid w:val="00B63112"/>
    <w:rsid w:val="00B631FE"/>
    <w:rsid w:val="00B6356E"/>
    <w:rsid w:val="00B63653"/>
    <w:rsid w:val="00B63D3B"/>
    <w:rsid w:val="00B63EE6"/>
    <w:rsid w:val="00B642C3"/>
    <w:rsid w:val="00B6464E"/>
    <w:rsid w:val="00B648AE"/>
    <w:rsid w:val="00B64E97"/>
    <w:rsid w:val="00B6516E"/>
    <w:rsid w:val="00B6520D"/>
    <w:rsid w:val="00B65ACA"/>
    <w:rsid w:val="00B65CF3"/>
    <w:rsid w:val="00B66C7E"/>
    <w:rsid w:val="00B66ECC"/>
    <w:rsid w:val="00B66F34"/>
    <w:rsid w:val="00B67A86"/>
    <w:rsid w:val="00B67C30"/>
    <w:rsid w:val="00B67CF8"/>
    <w:rsid w:val="00B70BA3"/>
    <w:rsid w:val="00B70C81"/>
    <w:rsid w:val="00B713C6"/>
    <w:rsid w:val="00B713DB"/>
    <w:rsid w:val="00B7162E"/>
    <w:rsid w:val="00B71D73"/>
    <w:rsid w:val="00B72337"/>
    <w:rsid w:val="00B723F7"/>
    <w:rsid w:val="00B726A1"/>
    <w:rsid w:val="00B72BD7"/>
    <w:rsid w:val="00B72D1A"/>
    <w:rsid w:val="00B72E66"/>
    <w:rsid w:val="00B7357B"/>
    <w:rsid w:val="00B73D3E"/>
    <w:rsid w:val="00B73FE4"/>
    <w:rsid w:val="00B746C7"/>
    <w:rsid w:val="00B749C4"/>
    <w:rsid w:val="00B74F22"/>
    <w:rsid w:val="00B75294"/>
    <w:rsid w:val="00B75386"/>
    <w:rsid w:val="00B76067"/>
    <w:rsid w:val="00B7638C"/>
    <w:rsid w:val="00B76688"/>
    <w:rsid w:val="00B76EFB"/>
    <w:rsid w:val="00B76F92"/>
    <w:rsid w:val="00B76FDA"/>
    <w:rsid w:val="00B7745C"/>
    <w:rsid w:val="00B7758D"/>
    <w:rsid w:val="00B7786F"/>
    <w:rsid w:val="00B80690"/>
    <w:rsid w:val="00B80816"/>
    <w:rsid w:val="00B80820"/>
    <w:rsid w:val="00B8084D"/>
    <w:rsid w:val="00B80850"/>
    <w:rsid w:val="00B80860"/>
    <w:rsid w:val="00B8091A"/>
    <w:rsid w:val="00B8096C"/>
    <w:rsid w:val="00B80E2D"/>
    <w:rsid w:val="00B80F01"/>
    <w:rsid w:val="00B80FCD"/>
    <w:rsid w:val="00B81409"/>
    <w:rsid w:val="00B81514"/>
    <w:rsid w:val="00B815D8"/>
    <w:rsid w:val="00B81A73"/>
    <w:rsid w:val="00B81A7B"/>
    <w:rsid w:val="00B81E57"/>
    <w:rsid w:val="00B82103"/>
    <w:rsid w:val="00B8216D"/>
    <w:rsid w:val="00B8219A"/>
    <w:rsid w:val="00B823B2"/>
    <w:rsid w:val="00B8284D"/>
    <w:rsid w:val="00B82E15"/>
    <w:rsid w:val="00B82F34"/>
    <w:rsid w:val="00B83514"/>
    <w:rsid w:val="00B8361A"/>
    <w:rsid w:val="00B83C4C"/>
    <w:rsid w:val="00B845BC"/>
    <w:rsid w:val="00B84AFF"/>
    <w:rsid w:val="00B84B5A"/>
    <w:rsid w:val="00B8502D"/>
    <w:rsid w:val="00B854A9"/>
    <w:rsid w:val="00B85571"/>
    <w:rsid w:val="00B8612E"/>
    <w:rsid w:val="00B862B7"/>
    <w:rsid w:val="00B86319"/>
    <w:rsid w:val="00B86A36"/>
    <w:rsid w:val="00B86A48"/>
    <w:rsid w:val="00B86D1F"/>
    <w:rsid w:val="00B872C6"/>
    <w:rsid w:val="00B872DB"/>
    <w:rsid w:val="00B8739A"/>
    <w:rsid w:val="00B874CB"/>
    <w:rsid w:val="00B875DA"/>
    <w:rsid w:val="00B8781A"/>
    <w:rsid w:val="00B905F4"/>
    <w:rsid w:val="00B9071A"/>
    <w:rsid w:val="00B90772"/>
    <w:rsid w:val="00B90FF4"/>
    <w:rsid w:val="00B9104C"/>
    <w:rsid w:val="00B914FE"/>
    <w:rsid w:val="00B91A5C"/>
    <w:rsid w:val="00B91EF7"/>
    <w:rsid w:val="00B92058"/>
    <w:rsid w:val="00B9215B"/>
    <w:rsid w:val="00B92170"/>
    <w:rsid w:val="00B9235F"/>
    <w:rsid w:val="00B92874"/>
    <w:rsid w:val="00B92E83"/>
    <w:rsid w:val="00B933DB"/>
    <w:rsid w:val="00B94467"/>
    <w:rsid w:val="00B9486D"/>
    <w:rsid w:val="00B9491B"/>
    <w:rsid w:val="00B94ED8"/>
    <w:rsid w:val="00B95021"/>
    <w:rsid w:val="00B95108"/>
    <w:rsid w:val="00B95501"/>
    <w:rsid w:val="00B95503"/>
    <w:rsid w:val="00B95514"/>
    <w:rsid w:val="00B95739"/>
    <w:rsid w:val="00B95900"/>
    <w:rsid w:val="00B95A8E"/>
    <w:rsid w:val="00B95AE4"/>
    <w:rsid w:val="00B960A1"/>
    <w:rsid w:val="00B96BFF"/>
    <w:rsid w:val="00B96E46"/>
    <w:rsid w:val="00B97B37"/>
    <w:rsid w:val="00B97CF0"/>
    <w:rsid w:val="00BA006B"/>
    <w:rsid w:val="00BA0C12"/>
    <w:rsid w:val="00BA140A"/>
    <w:rsid w:val="00BA17FD"/>
    <w:rsid w:val="00BA1EBE"/>
    <w:rsid w:val="00BA1EC9"/>
    <w:rsid w:val="00BA210E"/>
    <w:rsid w:val="00BA2812"/>
    <w:rsid w:val="00BA28B0"/>
    <w:rsid w:val="00BA2A37"/>
    <w:rsid w:val="00BA3884"/>
    <w:rsid w:val="00BA39BF"/>
    <w:rsid w:val="00BA40E4"/>
    <w:rsid w:val="00BA43FD"/>
    <w:rsid w:val="00BA450D"/>
    <w:rsid w:val="00BA477C"/>
    <w:rsid w:val="00BA4BB6"/>
    <w:rsid w:val="00BA4E16"/>
    <w:rsid w:val="00BA4F33"/>
    <w:rsid w:val="00BA54D1"/>
    <w:rsid w:val="00BA57BC"/>
    <w:rsid w:val="00BA5977"/>
    <w:rsid w:val="00BA5A4E"/>
    <w:rsid w:val="00BA6334"/>
    <w:rsid w:val="00BA6671"/>
    <w:rsid w:val="00BA6E34"/>
    <w:rsid w:val="00BA7830"/>
    <w:rsid w:val="00BA7B16"/>
    <w:rsid w:val="00BA7E14"/>
    <w:rsid w:val="00BB0201"/>
    <w:rsid w:val="00BB0AAC"/>
    <w:rsid w:val="00BB0C55"/>
    <w:rsid w:val="00BB0F39"/>
    <w:rsid w:val="00BB107E"/>
    <w:rsid w:val="00BB1225"/>
    <w:rsid w:val="00BB127F"/>
    <w:rsid w:val="00BB14C3"/>
    <w:rsid w:val="00BB194B"/>
    <w:rsid w:val="00BB1C00"/>
    <w:rsid w:val="00BB1E27"/>
    <w:rsid w:val="00BB2416"/>
    <w:rsid w:val="00BB271D"/>
    <w:rsid w:val="00BB2975"/>
    <w:rsid w:val="00BB2BEA"/>
    <w:rsid w:val="00BB2EE3"/>
    <w:rsid w:val="00BB312A"/>
    <w:rsid w:val="00BB31AD"/>
    <w:rsid w:val="00BB3E2B"/>
    <w:rsid w:val="00BB3F58"/>
    <w:rsid w:val="00BB3FA4"/>
    <w:rsid w:val="00BB4158"/>
    <w:rsid w:val="00BB47DE"/>
    <w:rsid w:val="00BB49D6"/>
    <w:rsid w:val="00BB526C"/>
    <w:rsid w:val="00BB543F"/>
    <w:rsid w:val="00BB558B"/>
    <w:rsid w:val="00BB5B18"/>
    <w:rsid w:val="00BB5F27"/>
    <w:rsid w:val="00BB6362"/>
    <w:rsid w:val="00BB63DC"/>
    <w:rsid w:val="00BB6428"/>
    <w:rsid w:val="00BB6620"/>
    <w:rsid w:val="00BB6BEC"/>
    <w:rsid w:val="00BB6C0A"/>
    <w:rsid w:val="00BB6CB6"/>
    <w:rsid w:val="00BB77BA"/>
    <w:rsid w:val="00BB7DFC"/>
    <w:rsid w:val="00BC0462"/>
    <w:rsid w:val="00BC04E1"/>
    <w:rsid w:val="00BC0522"/>
    <w:rsid w:val="00BC08DF"/>
    <w:rsid w:val="00BC0BAE"/>
    <w:rsid w:val="00BC0F8D"/>
    <w:rsid w:val="00BC10AE"/>
    <w:rsid w:val="00BC1125"/>
    <w:rsid w:val="00BC1F34"/>
    <w:rsid w:val="00BC2064"/>
    <w:rsid w:val="00BC281C"/>
    <w:rsid w:val="00BC2B5F"/>
    <w:rsid w:val="00BC2D10"/>
    <w:rsid w:val="00BC2F5E"/>
    <w:rsid w:val="00BC2F7F"/>
    <w:rsid w:val="00BC31A4"/>
    <w:rsid w:val="00BC3556"/>
    <w:rsid w:val="00BC382A"/>
    <w:rsid w:val="00BC39A4"/>
    <w:rsid w:val="00BC3A38"/>
    <w:rsid w:val="00BC3E23"/>
    <w:rsid w:val="00BC412A"/>
    <w:rsid w:val="00BC41DF"/>
    <w:rsid w:val="00BC4386"/>
    <w:rsid w:val="00BC51A8"/>
    <w:rsid w:val="00BC523C"/>
    <w:rsid w:val="00BC5EEC"/>
    <w:rsid w:val="00BC6166"/>
    <w:rsid w:val="00BC62C0"/>
    <w:rsid w:val="00BC6B65"/>
    <w:rsid w:val="00BC6DE0"/>
    <w:rsid w:val="00BD028C"/>
    <w:rsid w:val="00BD0660"/>
    <w:rsid w:val="00BD0AE2"/>
    <w:rsid w:val="00BD0E3E"/>
    <w:rsid w:val="00BD1357"/>
    <w:rsid w:val="00BD144D"/>
    <w:rsid w:val="00BD1528"/>
    <w:rsid w:val="00BD16AF"/>
    <w:rsid w:val="00BD17ED"/>
    <w:rsid w:val="00BD1F43"/>
    <w:rsid w:val="00BD20A0"/>
    <w:rsid w:val="00BD2C14"/>
    <w:rsid w:val="00BD2DAB"/>
    <w:rsid w:val="00BD2E0E"/>
    <w:rsid w:val="00BD2EC2"/>
    <w:rsid w:val="00BD35BB"/>
    <w:rsid w:val="00BD37CB"/>
    <w:rsid w:val="00BD3EA0"/>
    <w:rsid w:val="00BD4578"/>
    <w:rsid w:val="00BD462F"/>
    <w:rsid w:val="00BD47C1"/>
    <w:rsid w:val="00BD4F02"/>
    <w:rsid w:val="00BD517C"/>
    <w:rsid w:val="00BD5B82"/>
    <w:rsid w:val="00BD5E0C"/>
    <w:rsid w:val="00BD69CA"/>
    <w:rsid w:val="00BD6AAA"/>
    <w:rsid w:val="00BD7034"/>
    <w:rsid w:val="00BD72AC"/>
    <w:rsid w:val="00BD75C0"/>
    <w:rsid w:val="00BD7974"/>
    <w:rsid w:val="00BD7C2B"/>
    <w:rsid w:val="00BD7FAF"/>
    <w:rsid w:val="00BE00D4"/>
    <w:rsid w:val="00BE067C"/>
    <w:rsid w:val="00BE0900"/>
    <w:rsid w:val="00BE0B0E"/>
    <w:rsid w:val="00BE0B3B"/>
    <w:rsid w:val="00BE13BA"/>
    <w:rsid w:val="00BE1438"/>
    <w:rsid w:val="00BE1A5C"/>
    <w:rsid w:val="00BE1C0A"/>
    <w:rsid w:val="00BE20BD"/>
    <w:rsid w:val="00BE216D"/>
    <w:rsid w:val="00BE23AC"/>
    <w:rsid w:val="00BE2432"/>
    <w:rsid w:val="00BE31C1"/>
    <w:rsid w:val="00BE373B"/>
    <w:rsid w:val="00BE3D78"/>
    <w:rsid w:val="00BE3DE1"/>
    <w:rsid w:val="00BE4124"/>
    <w:rsid w:val="00BE464A"/>
    <w:rsid w:val="00BE4BAF"/>
    <w:rsid w:val="00BE5086"/>
    <w:rsid w:val="00BE509D"/>
    <w:rsid w:val="00BE5313"/>
    <w:rsid w:val="00BE5346"/>
    <w:rsid w:val="00BE56FA"/>
    <w:rsid w:val="00BE5767"/>
    <w:rsid w:val="00BE6236"/>
    <w:rsid w:val="00BE651D"/>
    <w:rsid w:val="00BE69DC"/>
    <w:rsid w:val="00BE71E9"/>
    <w:rsid w:val="00BE7208"/>
    <w:rsid w:val="00BE7709"/>
    <w:rsid w:val="00BE77DD"/>
    <w:rsid w:val="00BE7D30"/>
    <w:rsid w:val="00BF0272"/>
    <w:rsid w:val="00BF05E1"/>
    <w:rsid w:val="00BF0802"/>
    <w:rsid w:val="00BF123B"/>
    <w:rsid w:val="00BF17B5"/>
    <w:rsid w:val="00BF18C4"/>
    <w:rsid w:val="00BF1C6F"/>
    <w:rsid w:val="00BF1F15"/>
    <w:rsid w:val="00BF1FDD"/>
    <w:rsid w:val="00BF21D8"/>
    <w:rsid w:val="00BF2357"/>
    <w:rsid w:val="00BF282E"/>
    <w:rsid w:val="00BF2F67"/>
    <w:rsid w:val="00BF33FF"/>
    <w:rsid w:val="00BF3C66"/>
    <w:rsid w:val="00BF3CF2"/>
    <w:rsid w:val="00BF451E"/>
    <w:rsid w:val="00BF526D"/>
    <w:rsid w:val="00BF5834"/>
    <w:rsid w:val="00BF59AF"/>
    <w:rsid w:val="00BF59DA"/>
    <w:rsid w:val="00BF5BA6"/>
    <w:rsid w:val="00BF5F1A"/>
    <w:rsid w:val="00BF6279"/>
    <w:rsid w:val="00BF64E9"/>
    <w:rsid w:val="00BF65FD"/>
    <w:rsid w:val="00BF67B9"/>
    <w:rsid w:val="00BF6DFC"/>
    <w:rsid w:val="00BF6F48"/>
    <w:rsid w:val="00BF7666"/>
    <w:rsid w:val="00BF77F3"/>
    <w:rsid w:val="00BF7E52"/>
    <w:rsid w:val="00C0003C"/>
    <w:rsid w:val="00C00719"/>
    <w:rsid w:val="00C01025"/>
    <w:rsid w:val="00C01654"/>
    <w:rsid w:val="00C016A5"/>
    <w:rsid w:val="00C01986"/>
    <w:rsid w:val="00C01D88"/>
    <w:rsid w:val="00C01E36"/>
    <w:rsid w:val="00C01F13"/>
    <w:rsid w:val="00C0221E"/>
    <w:rsid w:val="00C0273D"/>
    <w:rsid w:val="00C02ED2"/>
    <w:rsid w:val="00C02FEE"/>
    <w:rsid w:val="00C03155"/>
    <w:rsid w:val="00C04564"/>
    <w:rsid w:val="00C04F5B"/>
    <w:rsid w:val="00C05462"/>
    <w:rsid w:val="00C05B11"/>
    <w:rsid w:val="00C05E76"/>
    <w:rsid w:val="00C061AE"/>
    <w:rsid w:val="00C063B7"/>
    <w:rsid w:val="00C065FF"/>
    <w:rsid w:val="00C0684B"/>
    <w:rsid w:val="00C068ED"/>
    <w:rsid w:val="00C06E51"/>
    <w:rsid w:val="00C0744E"/>
    <w:rsid w:val="00C07907"/>
    <w:rsid w:val="00C07B39"/>
    <w:rsid w:val="00C101FF"/>
    <w:rsid w:val="00C105BC"/>
    <w:rsid w:val="00C10984"/>
    <w:rsid w:val="00C10D0D"/>
    <w:rsid w:val="00C11068"/>
    <w:rsid w:val="00C116DC"/>
    <w:rsid w:val="00C11C58"/>
    <w:rsid w:val="00C1212C"/>
    <w:rsid w:val="00C12DD8"/>
    <w:rsid w:val="00C133DB"/>
    <w:rsid w:val="00C135CB"/>
    <w:rsid w:val="00C136C1"/>
    <w:rsid w:val="00C13DEB"/>
    <w:rsid w:val="00C14088"/>
    <w:rsid w:val="00C14152"/>
    <w:rsid w:val="00C14504"/>
    <w:rsid w:val="00C14A97"/>
    <w:rsid w:val="00C14CE7"/>
    <w:rsid w:val="00C1586C"/>
    <w:rsid w:val="00C15F41"/>
    <w:rsid w:val="00C16019"/>
    <w:rsid w:val="00C1612C"/>
    <w:rsid w:val="00C16492"/>
    <w:rsid w:val="00C167ED"/>
    <w:rsid w:val="00C16A17"/>
    <w:rsid w:val="00C16E91"/>
    <w:rsid w:val="00C1752D"/>
    <w:rsid w:val="00C1758B"/>
    <w:rsid w:val="00C17658"/>
    <w:rsid w:val="00C176D6"/>
    <w:rsid w:val="00C17A5D"/>
    <w:rsid w:val="00C17DF6"/>
    <w:rsid w:val="00C17F40"/>
    <w:rsid w:val="00C21146"/>
    <w:rsid w:val="00C2136E"/>
    <w:rsid w:val="00C21A15"/>
    <w:rsid w:val="00C21B78"/>
    <w:rsid w:val="00C21DA5"/>
    <w:rsid w:val="00C21FB5"/>
    <w:rsid w:val="00C221DD"/>
    <w:rsid w:val="00C22361"/>
    <w:rsid w:val="00C2325B"/>
    <w:rsid w:val="00C2346D"/>
    <w:rsid w:val="00C234BF"/>
    <w:rsid w:val="00C23BD4"/>
    <w:rsid w:val="00C242A7"/>
    <w:rsid w:val="00C242B3"/>
    <w:rsid w:val="00C24658"/>
    <w:rsid w:val="00C25A00"/>
    <w:rsid w:val="00C25A29"/>
    <w:rsid w:val="00C264EC"/>
    <w:rsid w:val="00C26537"/>
    <w:rsid w:val="00C266E2"/>
    <w:rsid w:val="00C267ED"/>
    <w:rsid w:val="00C269E3"/>
    <w:rsid w:val="00C26A47"/>
    <w:rsid w:val="00C26DE2"/>
    <w:rsid w:val="00C27867"/>
    <w:rsid w:val="00C27CF1"/>
    <w:rsid w:val="00C30672"/>
    <w:rsid w:val="00C3071D"/>
    <w:rsid w:val="00C30AC8"/>
    <w:rsid w:val="00C31557"/>
    <w:rsid w:val="00C31562"/>
    <w:rsid w:val="00C3199E"/>
    <w:rsid w:val="00C3216F"/>
    <w:rsid w:val="00C32353"/>
    <w:rsid w:val="00C32B15"/>
    <w:rsid w:val="00C33643"/>
    <w:rsid w:val="00C33F1A"/>
    <w:rsid w:val="00C34039"/>
    <w:rsid w:val="00C341DA"/>
    <w:rsid w:val="00C34464"/>
    <w:rsid w:val="00C3471B"/>
    <w:rsid w:val="00C34745"/>
    <w:rsid w:val="00C34F51"/>
    <w:rsid w:val="00C3508E"/>
    <w:rsid w:val="00C35152"/>
    <w:rsid w:val="00C35849"/>
    <w:rsid w:val="00C35ACC"/>
    <w:rsid w:val="00C35F64"/>
    <w:rsid w:val="00C36B54"/>
    <w:rsid w:val="00C36C1A"/>
    <w:rsid w:val="00C36C73"/>
    <w:rsid w:val="00C36D29"/>
    <w:rsid w:val="00C37191"/>
    <w:rsid w:val="00C37195"/>
    <w:rsid w:val="00C37512"/>
    <w:rsid w:val="00C37672"/>
    <w:rsid w:val="00C401EA"/>
    <w:rsid w:val="00C40828"/>
    <w:rsid w:val="00C40B14"/>
    <w:rsid w:val="00C40D73"/>
    <w:rsid w:val="00C4124E"/>
    <w:rsid w:val="00C41875"/>
    <w:rsid w:val="00C41A81"/>
    <w:rsid w:val="00C41BC6"/>
    <w:rsid w:val="00C41D9B"/>
    <w:rsid w:val="00C4206E"/>
    <w:rsid w:val="00C421DC"/>
    <w:rsid w:val="00C42445"/>
    <w:rsid w:val="00C4287F"/>
    <w:rsid w:val="00C43186"/>
    <w:rsid w:val="00C43B2C"/>
    <w:rsid w:val="00C44BCA"/>
    <w:rsid w:val="00C45598"/>
    <w:rsid w:val="00C4573D"/>
    <w:rsid w:val="00C45A74"/>
    <w:rsid w:val="00C45C2B"/>
    <w:rsid w:val="00C46060"/>
    <w:rsid w:val="00C461FC"/>
    <w:rsid w:val="00C46469"/>
    <w:rsid w:val="00C46B31"/>
    <w:rsid w:val="00C46E36"/>
    <w:rsid w:val="00C46F93"/>
    <w:rsid w:val="00C46FFD"/>
    <w:rsid w:val="00C471E2"/>
    <w:rsid w:val="00C47419"/>
    <w:rsid w:val="00C478B0"/>
    <w:rsid w:val="00C47AA4"/>
    <w:rsid w:val="00C47CC8"/>
    <w:rsid w:val="00C50838"/>
    <w:rsid w:val="00C50B03"/>
    <w:rsid w:val="00C50FBF"/>
    <w:rsid w:val="00C51048"/>
    <w:rsid w:val="00C51951"/>
    <w:rsid w:val="00C51E7C"/>
    <w:rsid w:val="00C521DB"/>
    <w:rsid w:val="00C52C2D"/>
    <w:rsid w:val="00C52DB0"/>
    <w:rsid w:val="00C53C2A"/>
    <w:rsid w:val="00C53CBC"/>
    <w:rsid w:val="00C53D20"/>
    <w:rsid w:val="00C543AC"/>
    <w:rsid w:val="00C55701"/>
    <w:rsid w:val="00C55997"/>
    <w:rsid w:val="00C55D6D"/>
    <w:rsid w:val="00C55F6E"/>
    <w:rsid w:val="00C55FFD"/>
    <w:rsid w:val="00C5645F"/>
    <w:rsid w:val="00C5670B"/>
    <w:rsid w:val="00C56968"/>
    <w:rsid w:val="00C56D7B"/>
    <w:rsid w:val="00C57D84"/>
    <w:rsid w:val="00C60190"/>
    <w:rsid w:val="00C60275"/>
    <w:rsid w:val="00C60652"/>
    <w:rsid w:val="00C60856"/>
    <w:rsid w:val="00C608DF"/>
    <w:rsid w:val="00C60A44"/>
    <w:rsid w:val="00C60F7C"/>
    <w:rsid w:val="00C613F5"/>
    <w:rsid w:val="00C61446"/>
    <w:rsid w:val="00C61530"/>
    <w:rsid w:val="00C61539"/>
    <w:rsid w:val="00C6185E"/>
    <w:rsid w:val="00C6194F"/>
    <w:rsid w:val="00C61BFB"/>
    <w:rsid w:val="00C61CBF"/>
    <w:rsid w:val="00C61FE4"/>
    <w:rsid w:val="00C6218B"/>
    <w:rsid w:val="00C629F8"/>
    <w:rsid w:val="00C62FFF"/>
    <w:rsid w:val="00C63090"/>
    <w:rsid w:val="00C637FB"/>
    <w:rsid w:val="00C63C69"/>
    <w:rsid w:val="00C64E32"/>
    <w:rsid w:val="00C65A86"/>
    <w:rsid w:val="00C665F0"/>
    <w:rsid w:val="00C66A21"/>
    <w:rsid w:val="00C66B91"/>
    <w:rsid w:val="00C66C9D"/>
    <w:rsid w:val="00C67453"/>
    <w:rsid w:val="00C676B6"/>
    <w:rsid w:val="00C67E02"/>
    <w:rsid w:val="00C70419"/>
    <w:rsid w:val="00C70B30"/>
    <w:rsid w:val="00C70CFF"/>
    <w:rsid w:val="00C71208"/>
    <w:rsid w:val="00C715BB"/>
    <w:rsid w:val="00C7174A"/>
    <w:rsid w:val="00C71BFA"/>
    <w:rsid w:val="00C71C0C"/>
    <w:rsid w:val="00C71D92"/>
    <w:rsid w:val="00C7206E"/>
    <w:rsid w:val="00C72494"/>
    <w:rsid w:val="00C725DE"/>
    <w:rsid w:val="00C72635"/>
    <w:rsid w:val="00C7281F"/>
    <w:rsid w:val="00C730B3"/>
    <w:rsid w:val="00C731A0"/>
    <w:rsid w:val="00C73A0C"/>
    <w:rsid w:val="00C73B36"/>
    <w:rsid w:val="00C73CF0"/>
    <w:rsid w:val="00C73EB8"/>
    <w:rsid w:val="00C7402C"/>
    <w:rsid w:val="00C74240"/>
    <w:rsid w:val="00C7542C"/>
    <w:rsid w:val="00C759E5"/>
    <w:rsid w:val="00C75A64"/>
    <w:rsid w:val="00C761BF"/>
    <w:rsid w:val="00C765C6"/>
    <w:rsid w:val="00C76A59"/>
    <w:rsid w:val="00C774AA"/>
    <w:rsid w:val="00C774ED"/>
    <w:rsid w:val="00C77632"/>
    <w:rsid w:val="00C77E64"/>
    <w:rsid w:val="00C803D9"/>
    <w:rsid w:val="00C8056A"/>
    <w:rsid w:val="00C80744"/>
    <w:rsid w:val="00C80CB8"/>
    <w:rsid w:val="00C80D7A"/>
    <w:rsid w:val="00C80D97"/>
    <w:rsid w:val="00C80E85"/>
    <w:rsid w:val="00C81A5C"/>
    <w:rsid w:val="00C82582"/>
    <w:rsid w:val="00C827E0"/>
    <w:rsid w:val="00C828D3"/>
    <w:rsid w:val="00C82BC3"/>
    <w:rsid w:val="00C82C8F"/>
    <w:rsid w:val="00C82DC8"/>
    <w:rsid w:val="00C82F1B"/>
    <w:rsid w:val="00C833D0"/>
    <w:rsid w:val="00C83507"/>
    <w:rsid w:val="00C83CAF"/>
    <w:rsid w:val="00C84704"/>
    <w:rsid w:val="00C84B4E"/>
    <w:rsid w:val="00C84DB2"/>
    <w:rsid w:val="00C84E4E"/>
    <w:rsid w:val="00C85464"/>
    <w:rsid w:val="00C85566"/>
    <w:rsid w:val="00C85583"/>
    <w:rsid w:val="00C855E9"/>
    <w:rsid w:val="00C85914"/>
    <w:rsid w:val="00C85C35"/>
    <w:rsid w:val="00C85F04"/>
    <w:rsid w:val="00C8634D"/>
    <w:rsid w:val="00C865D7"/>
    <w:rsid w:val="00C86D60"/>
    <w:rsid w:val="00C86EC6"/>
    <w:rsid w:val="00C86EEC"/>
    <w:rsid w:val="00C871DB"/>
    <w:rsid w:val="00C876AF"/>
    <w:rsid w:val="00C87771"/>
    <w:rsid w:val="00C901B8"/>
    <w:rsid w:val="00C9022B"/>
    <w:rsid w:val="00C90432"/>
    <w:rsid w:val="00C906AB"/>
    <w:rsid w:val="00C90E96"/>
    <w:rsid w:val="00C91381"/>
    <w:rsid w:val="00C917EB"/>
    <w:rsid w:val="00C9192A"/>
    <w:rsid w:val="00C91B7B"/>
    <w:rsid w:val="00C91F8F"/>
    <w:rsid w:val="00C9206C"/>
    <w:rsid w:val="00C92838"/>
    <w:rsid w:val="00C928AA"/>
    <w:rsid w:val="00C92BFF"/>
    <w:rsid w:val="00C92E52"/>
    <w:rsid w:val="00C93240"/>
    <w:rsid w:val="00C932B1"/>
    <w:rsid w:val="00C934C9"/>
    <w:rsid w:val="00C9388A"/>
    <w:rsid w:val="00C93DD3"/>
    <w:rsid w:val="00C94192"/>
    <w:rsid w:val="00C94977"/>
    <w:rsid w:val="00C953E8"/>
    <w:rsid w:val="00C96473"/>
    <w:rsid w:val="00C9665D"/>
    <w:rsid w:val="00C96864"/>
    <w:rsid w:val="00C969F2"/>
    <w:rsid w:val="00C97165"/>
    <w:rsid w:val="00C97484"/>
    <w:rsid w:val="00C97E0C"/>
    <w:rsid w:val="00CA019A"/>
    <w:rsid w:val="00CA0370"/>
    <w:rsid w:val="00CA061D"/>
    <w:rsid w:val="00CA0BFA"/>
    <w:rsid w:val="00CA13A3"/>
    <w:rsid w:val="00CA1575"/>
    <w:rsid w:val="00CA1888"/>
    <w:rsid w:val="00CA1A7D"/>
    <w:rsid w:val="00CA25B3"/>
    <w:rsid w:val="00CA26AB"/>
    <w:rsid w:val="00CA2BFB"/>
    <w:rsid w:val="00CA2CB2"/>
    <w:rsid w:val="00CA2D10"/>
    <w:rsid w:val="00CA3203"/>
    <w:rsid w:val="00CA3601"/>
    <w:rsid w:val="00CA3831"/>
    <w:rsid w:val="00CA3FB3"/>
    <w:rsid w:val="00CA4138"/>
    <w:rsid w:val="00CA4671"/>
    <w:rsid w:val="00CA4B24"/>
    <w:rsid w:val="00CA4CD9"/>
    <w:rsid w:val="00CA4DBE"/>
    <w:rsid w:val="00CA508A"/>
    <w:rsid w:val="00CA50E3"/>
    <w:rsid w:val="00CA5273"/>
    <w:rsid w:val="00CA54C2"/>
    <w:rsid w:val="00CA5604"/>
    <w:rsid w:val="00CA5E8E"/>
    <w:rsid w:val="00CA62D4"/>
    <w:rsid w:val="00CA6374"/>
    <w:rsid w:val="00CA666A"/>
    <w:rsid w:val="00CA67BF"/>
    <w:rsid w:val="00CA6BDA"/>
    <w:rsid w:val="00CA73B1"/>
    <w:rsid w:val="00CA7508"/>
    <w:rsid w:val="00CA7CD8"/>
    <w:rsid w:val="00CA7F08"/>
    <w:rsid w:val="00CB00A7"/>
    <w:rsid w:val="00CB012C"/>
    <w:rsid w:val="00CB0443"/>
    <w:rsid w:val="00CB0477"/>
    <w:rsid w:val="00CB0636"/>
    <w:rsid w:val="00CB068B"/>
    <w:rsid w:val="00CB1262"/>
    <w:rsid w:val="00CB12A3"/>
    <w:rsid w:val="00CB1988"/>
    <w:rsid w:val="00CB1FA0"/>
    <w:rsid w:val="00CB21AE"/>
    <w:rsid w:val="00CB21BA"/>
    <w:rsid w:val="00CB340A"/>
    <w:rsid w:val="00CB36CA"/>
    <w:rsid w:val="00CB37B7"/>
    <w:rsid w:val="00CB38A8"/>
    <w:rsid w:val="00CB40A3"/>
    <w:rsid w:val="00CB40E0"/>
    <w:rsid w:val="00CB484E"/>
    <w:rsid w:val="00CB4BE7"/>
    <w:rsid w:val="00CB5E79"/>
    <w:rsid w:val="00CB6118"/>
    <w:rsid w:val="00CB6297"/>
    <w:rsid w:val="00CB639A"/>
    <w:rsid w:val="00CB6491"/>
    <w:rsid w:val="00CB6773"/>
    <w:rsid w:val="00CB6957"/>
    <w:rsid w:val="00CB6AB3"/>
    <w:rsid w:val="00CB6D78"/>
    <w:rsid w:val="00CB6D82"/>
    <w:rsid w:val="00CB741F"/>
    <w:rsid w:val="00CB760C"/>
    <w:rsid w:val="00CB7EA7"/>
    <w:rsid w:val="00CC02B2"/>
    <w:rsid w:val="00CC078D"/>
    <w:rsid w:val="00CC0814"/>
    <w:rsid w:val="00CC1303"/>
    <w:rsid w:val="00CC227E"/>
    <w:rsid w:val="00CC2492"/>
    <w:rsid w:val="00CC25D8"/>
    <w:rsid w:val="00CC2E1F"/>
    <w:rsid w:val="00CC2EE0"/>
    <w:rsid w:val="00CC3023"/>
    <w:rsid w:val="00CC30C3"/>
    <w:rsid w:val="00CC3F30"/>
    <w:rsid w:val="00CC41E1"/>
    <w:rsid w:val="00CC4262"/>
    <w:rsid w:val="00CC4707"/>
    <w:rsid w:val="00CC4AC4"/>
    <w:rsid w:val="00CC4D91"/>
    <w:rsid w:val="00CC582D"/>
    <w:rsid w:val="00CC58D0"/>
    <w:rsid w:val="00CC58D2"/>
    <w:rsid w:val="00CC5A47"/>
    <w:rsid w:val="00CC606C"/>
    <w:rsid w:val="00CC65CA"/>
    <w:rsid w:val="00CC6658"/>
    <w:rsid w:val="00CC6801"/>
    <w:rsid w:val="00CC6CC2"/>
    <w:rsid w:val="00CC6F8A"/>
    <w:rsid w:val="00CC7184"/>
    <w:rsid w:val="00CC71F5"/>
    <w:rsid w:val="00CC7250"/>
    <w:rsid w:val="00CC7447"/>
    <w:rsid w:val="00CC7509"/>
    <w:rsid w:val="00CC7B55"/>
    <w:rsid w:val="00CC7E68"/>
    <w:rsid w:val="00CD0016"/>
    <w:rsid w:val="00CD0336"/>
    <w:rsid w:val="00CD0C84"/>
    <w:rsid w:val="00CD1270"/>
    <w:rsid w:val="00CD14D4"/>
    <w:rsid w:val="00CD15D9"/>
    <w:rsid w:val="00CD1602"/>
    <w:rsid w:val="00CD1BE6"/>
    <w:rsid w:val="00CD1ED6"/>
    <w:rsid w:val="00CD20B3"/>
    <w:rsid w:val="00CD2574"/>
    <w:rsid w:val="00CD25F1"/>
    <w:rsid w:val="00CD2C1F"/>
    <w:rsid w:val="00CD2EA7"/>
    <w:rsid w:val="00CD3464"/>
    <w:rsid w:val="00CD40EA"/>
    <w:rsid w:val="00CD4558"/>
    <w:rsid w:val="00CD48B9"/>
    <w:rsid w:val="00CD4D21"/>
    <w:rsid w:val="00CD4D7D"/>
    <w:rsid w:val="00CD4E1F"/>
    <w:rsid w:val="00CD4FF7"/>
    <w:rsid w:val="00CD5802"/>
    <w:rsid w:val="00CD5B42"/>
    <w:rsid w:val="00CD603A"/>
    <w:rsid w:val="00CD613F"/>
    <w:rsid w:val="00CD6210"/>
    <w:rsid w:val="00CD62C0"/>
    <w:rsid w:val="00CD63DF"/>
    <w:rsid w:val="00CD7398"/>
    <w:rsid w:val="00CD7994"/>
    <w:rsid w:val="00CD7EDD"/>
    <w:rsid w:val="00CE01BB"/>
    <w:rsid w:val="00CE037B"/>
    <w:rsid w:val="00CE059F"/>
    <w:rsid w:val="00CE0DF5"/>
    <w:rsid w:val="00CE100C"/>
    <w:rsid w:val="00CE1727"/>
    <w:rsid w:val="00CE1C5B"/>
    <w:rsid w:val="00CE2139"/>
    <w:rsid w:val="00CE221F"/>
    <w:rsid w:val="00CE2874"/>
    <w:rsid w:val="00CE2AFE"/>
    <w:rsid w:val="00CE2B0E"/>
    <w:rsid w:val="00CE2ED4"/>
    <w:rsid w:val="00CE3081"/>
    <w:rsid w:val="00CE30F3"/>
    <w:rsid w:val="00CE3D1A"/>
    <w:rsid w:val="00CE46AE"/>
    <w:rsid w:val="00CE4C49"/>
    <w:rsid w:val="00CE4C67"/>
    <w:rsid w:val="00CE4F02"/>
    <w:rsid w:val="00CE52C1"/>
    <w:rsid w:val="00CE5344"/>
    <w:rsid w:val="00CE5531"/>
    <w:rsid w:val="00CE574B"/>
    <w:rsid w:val="00CE5AA8"/>
    <w:rsid w:val="00CE5E45"/>
    <w:rsid w:val="00CE62B5"/>
    <w:rsid w:val="00CE72D6"/>
    <w:rsid w:val="00CE72EC"/>
    <w:rsid w:val="00CE7823"/>
    <w:rsid w:val="00CE7DED"/>
    <w:rsid w:val="00CF018C"/>
    <w:rsid w:val="00CF0248"/>
    <w:rsid w:val="00CF072E"/>
    <w:rsid w:val="00CF08B4"/>
    <w:rsid w:val="00CF0B4E"/>
    <w:rsid w:val="00CF0B9D"/>
    <w:rsid w:val="00CF1216"/>
    <w:rsid w:val="00CF151F"/>
    <w:rsid w:val="00CF166B"/>
    <w:rsid w:val="00CF18AC"/>
    <w:rsid w:val="00CF1961"/>
    <w:rsid w:val="00CF1BB1"/>
    <w:rsid w:val="00CF23A3"/>
    <w:rsid w:val="00CF2465"/>
    <w:rsid w:val="00CF24DB"/>
    <w:rsid w:val="00CF27FA"/>
    <w:rsid w:val="00CF28BE"/>
    <w:rsid w:val="00CF33B3"/>
    <w:rsid w:val="00CF3580"/>
    <w:rsid w:val="00CF3591"/>
    <w:rsid w:val="00CF3CF7"/>
    <w:rsid w:val="00CF3D57"/>
    <w:rsid w:val="00CF4222"/>
    <w:rsid w:val="00CF4256"/>
    <w:rsid w:val="00CF450F"/>
    <w:rsid w:val="00CF495A"/>
    <w:rsid w:val="00CF497E"/>
    <w:rsid w:val="00CF4AD8"/>
    <w:rsid w:val="00CF4D1E"/>
    <w:rsid w:val="00CF4DE5"/>
    <w:rsid w:val="00CF5168"/>
    <w:rsid w:val="00CF54E2"/>
    <w:rsid w:val="00CF572B"/>
    <w:rsid w:val="00CF5FFA"/>
    <w:rsid w:val="00CF6951"/>
    <w:rsid w:val="00CF6E4B"/>
    <w:rsid w:val="00CF7230"/>
    <w:rsid w:val="00CF7B86"/>
    <w:rsid w:val="00D002E2"/>
    <w:rsid w:val="00D00CE3"/>
    <w:rsid w:val="00D00F81"/>
    <w:rsid w:val="00D01F2E"/>
    <w:rsid w:val="00D01FBF"/>
    <w:rsid w:val="00D020C9"/>
    <w:rsid w:val="00D02134"/>
    <w:rsid w:val="00D02165"/>
    <w:rsid w:val="00D02180"/>
    <w:rsid w:val="00D02397"/>
    <w:rsid w:val="00D02735"/>
    <w:rsid w:val="00D02C4A"/>
    <w:rsid w:val="00D02CE0"/>
    <w:rsid w:val="00D0372B"/>
    <w:rsid w:val="00D03A70"/>
    <w:rsid w:val="00D03C4F"/>
    <w:rsid w:val="00D03EC1"/>
    <w:rsid w:val="00D03FF8"/>
    <w:rsid w:val="00D046EF"/>
    <w:rsid w:val="00D0471F"/>
    <w:rsid w:val="00D05039"/>
    <w:rsid w:val="00D05394"/>
    <w:rsid w:val="00D056A2"/>
    <w:rsid w:val="00D05920"/>
    <w:rsid w:val="00D05A25"/>
    <w:rsid w:val="00D05C27"/>
    <w:rsid w:val="00D05D95"/>
    <w:rsid w:val="00D05EB4"/>
    <w:rsid w:val="00D05FA1"/>
    <w:rsid w:val="00D064B2"/>
    <w:rsid w:val="00D065EE"/>
    <w:rsid w:val="00D066CD"/>
    <w:rsid w:val="00D06880"/>
    <w:rsid w:val="00D06A2C"/>
    <w:rsid w:val="00D07602"/>
    <w:rsid w:val="00D07849"/>
    <w:rsid w:val="00D07A88"/>
    <w:rsid w:val="00D07FF5"/>
    <w:rsid w:val="00D102A2"/>
    <w:rsid w:val="00D1086A"/>
    <w:rsid w:val="00D10D07"/>
    <w:rsid w:val="00D10D99"/>
    <w:rsid w:val="00D11050"/>
    <w:rsid w:val="00D114CA"/>
    <w:rsid w:val="00D11563"/>
    <w:rsid w:val="00D11666"/>
    <w:rsid w:val="00D11D12"/>
    <w:rsid w:val="00D11F3C"/>
    <w:rsid w:val="00D12056"/>
    <w:rsid w:val="00D12102"/>
    <w:rsid w:val="00D12608"/>
    <w:rsid w:val="00D127F2"/>
    <w:rsid w:val="00D12F6A"/>
    <w:rsid w:val="00D135BA"/>
    <w:rsid w:val="00D13DF7"/>
    <w:rsid w:val="00D14717"/>
    <w:rsid w:val="00D14A7B"/>
    <w:rsid w:val="00D14F2F"/>
    <w:rsid w:val="00D1538E"/>
    <w:rsid w:val="00D15B0D"/>
    <w:rsid w:val="00D15B10"/>
    <w:rsid w:val="00D15C9C"/>
    <w:rsid w:val="00D163A5"/>
    <w:rsid w:val="00D164F3"/>
    <w:rsid w:val="00D165B2"/>
    <w:rsid w:val="00D16D33"/>
    <w:rsid w:val="00D17375"/>
    <w:rsid w:val="00D176B5"/>
    <w:rsid w:val="00D176EA"/>
    <w:rsid w:val="00D17713"/>
    <w:rsid w:val="00D17791"/>
    <w:rsid w:val="00D1789C"/>
    <w:rsid w:val="00D17A2C"/>
    <w:rsid w:val="00D17A38"/>
    <w:rsid w:val="00D2018D"/>
    <w:rsid w:val="00D20258"/>
    <w:rsid w:val="00D203C0"/>
    <w:rsid w:val="00D204E1"/>
    <w:rsid w:val="00D20611"/>
    <w:rsid w:val="00D20985"/>
    <w:rsid w:val="00D20AA1"/>
    <w:rsid w:val="00D20C4E"/>
    <w:rsid w:val="00D21489"/>
    <w:rsid w:val="00D21AFB"/>
    <w:rsid w:val="00D21B28"/>
    <w:rsid w:val="00D21C31"/>
    <w:rsid w:val="00D21CC1"/>
    <w:rsid w:val="00D22324"/>
    <w:rsid w:val="00D22BFE"/>
    <w:rsid w:val="00D23055"/>
    <w:rsid w:val="00D239BC"/>
    <w:rsid w:val="00D23BC9"/>
    <w:rsid w:val="00D23D55"/>
    <w:rsid w:val="00D23F68"/>
    <w:rsid w:val="00D24214"/>
    <w:rsid w:val="00D2437C"/>
    <w:rsid w:val="00D247C3"/>
    <w:rsid w:val="00D248FF"/>
    <w:rsid w:val="00D25087"/>
    <w:rsid w:val="00D2530F"/>
    <w:rsid w:val="00D25396"/>
    <w:rsid w:val="00D2539B"/>
    <w:rsid w:val="00D25463"/>
    <w:rsid w:val="00D2549E"/>
    <w:rsid w:val="00D254EA"/>
    <w:rsid w:val="00D257FF"/>
    <w:rsid w:val="00D25E81"/>
    <w:rsid w:val="00D264A5"/>
    <w:rsid w:val="00D2679A"/>
    <w:rsid w:val="00D26ABA"/>
    <w:rsid w:val="00D26B7F"/>
    <w:rsid w:val="00D27621"/>
    <w:rsid w:val="00D27B32"/>
    <w:rsid w:val="00D27D8D"/>
    <w:rsid w:val="00D27F53"/>
    <w:rsid w:val="00D3066A"/>
    <w:rsid w:val="00D30E26"/>
    <w:rsid w:val="00D312C8"/>
    <w:rsid w:val="00D318DE"/>
    <w:rsid w:val="00D3223B"/>
    <w:rsid w:val="00D32490"/>
    <w:rsid w:val="00D3275D"/>
    <w:rsid w:val="00D32A8A"/>
    <w:rsid w:val="00D33D1B"/>
    <w:rsid w:val="00D33D44"/>
    <w:rsid w:val="00D33E7A"/>
    <w:rsid w:val="00D34143"/>
    <w:rsid w:val="00D3417E"/>
    <w:rsid w:val="00D34273"/>
    <w:rsid w:val="00D34FAC"/>
    <w:rsid w:val="00D35230"/>
    <w:rsid w:val="00D356D5"/>
    <w:rsid w:val="00D35742"/>
    <w:rsid w:val="00D358EA"/>
    <w:rsid w:val="00D35CF4"/>
    <w:rsid w:val="00D36810"/>
    <w:rsid w:val="00D36F0E"/>
    <w:rsid w:val="00D37CF6"/>
    <w:rsid w:val="00D37F8E"/>
    <w:rsid w:val="00D4144B"/>
    <w:rsid w:val="00D41A10"/>
    <w:rsid w:val="00D42398"/>
    <w:rsid w:val="00D430E3"/>
    <w:rsid w:val="00D435AA"/>
    <w:rsid w:val="00D43735"/>
    <w:rsid w:val="00D43F86"/>
    <w:rsid w:val="00D4450C"/>
    <w:rsid w:val="00D44556"/>
    <w:rsid w:val="00D445A8"/>
    <w:rsid w:val="00D44F23"/>
    <w:rsid w:val="00D4505E"/>
    <w:rsid w:val="00D45062"/>
    <w:rsid w:val="00D45796"/>
    <w:rsid w:val="00D4585C"/>
    <w:rsid w:val="00D45BC0"/>
    <w:rsid w:val="00D45E69"/>
    <w:rsid w:val="00D464AB"/>
    <w:rsid w:val="00D46BE2"/>
    <w:rsid w:val="00D46C3E"/>
    <w:rsid w:val="00D46F6D"/>
    <w:rsid w:val="00D47172"/>
    <w:rsid w:val="00D4737B"/>
    <w:rsid w:val="00D47523"/>
    <w:rsid w:val="00D47DED"/>
    <w:rsid w:val="00D50B23"/>
    <w:rsid w:val="00D50DC6"/>
    <w:rsid w:val="00D50ED0"/>
    <w:rsid w:val="00D5171B"/>
    <w:rsid w:val="00D51918"/>
    <w:rsid w:val="00D51CD2"/>
    <w:rsid w:val="00D5204D"/>
    <w:rsid w:val="00D524D6"/>
    <w:rsid w:val="00D525AE"/>
    <w:rsid w:val="00D533F6"/>
    <w:rsid w:val="00D538AD"/>
    <w:rsid w:val="00D538D5"/>
    <w:rsid w:val="00D53DE8"/>
    <w:rsid w:val="00D542B1"/>
    <w:rsid w:val="00D547AB"/>
    <w:rsid w:val="00D54E22"/>
    <w:rsid w:val="00D54F73"/>
    <w:rsid w:val="00D556AA"/>
    <w:rsid w:val="00D55957"/>
    <w:rsid w:val="00D5596B"/>
    <w:rsid w:val="00D56403"/>
    <w:rsid w:val="00D56B61"/>
    <w:rsid w:val="00D5760F"/>
    <w:rsid w:val="00D57B94"/>
    <w:rsid w:val="00D57E7A"/>
    <w:rsid w:val="00D600CF"/>
    <w:rsid w:val="00D613F3"/>
    <w:rsid w:val="00D61464"/>
    <w:rsid w:val="00D61594"/>
    <w:rsid w:val="00D61C70"/>
    <w:rsid w:val="00D61FE0"/>
    <w:rsid w:val="00D621BC"/>
    <w:rsid w:val="00D62397"/>
    <w:rsid w:val="00D623A5"/>
    <w:rsid w:val="00D62438"/>
    <w:rsid w:val="00D624A0"/>
    <w:rsid w:val="00D62603"/>
    <w:rsid w:val="00D6262F"/>
    <w:rsid w:val="00D62CF0"/>
    <w:rsid w:val="00D62F99"/>
    <w:rsid w:val="00D63655"/>
    <w:rsid w:val="00D63669"/>
    <w:rsid w:val="00D63B17"/>
    <w:rsid w:val="00D63BB3"/>
    <w:rsid w:val="00D64116"/>
    <w:rsid w:val="00D642AB"/>
    <w:rsid w:val="00D64301"/>
    <w:rsid w:val="00D649EA"/>
    <w:rsid w:val="00D64B9A"/>
    <w:rsid w:val="00D64F3E"/>
    <w:rsid w:val="00D65122"/>
    <w:rsid w:val="00D65357"/>
    <w:rsid w:val="00D6554E"/>
    <w:rsid w:val="00D6629E"/>
    <w:rsid w:val="00D66874"/>
    <w:rsid w:val="00D6698D"/>
    <w:rsid w:val="00D66D8C"/>
    <w:rsid w:val="00D67038"/>
    <w:rsid w:val="00D67195"/>
    <w:rsid w:val="00D67615"/>
    <w:rsid w:val="00D67A22"/>
    <w:rsid w:val="00D67FD8"/>
    <w:rsid w:val="00D70002"/>
    <w:rsid w:val="00D702E8"/>
    <w:rsid w:val="00D70EF3"/>
    <w:rsid w:val="00D7116B"/>
    <w:rsid w:val="00D7171B"/>
    <w:rsid w:val="00D71797"/>
    <w:rsid w:val="00D71AD9"/>
    <w:rsid w:val="00D724FF"/>
    <w:rsid w:val="00D725F6"/>
    <w:rsid w:val="00D7278C"/>
    <w:rsid w:val="00D7296B"/>
    <w:rsid w:val="00D72A8B"/>
    <w:rsid w:val="00D72F60"/>
    <w:rsid w:val="00D731D2"/>
    <w:rsid w:val="00D735BF"/>
    <w:rsid w:val="00D73B2A"/>
    <w:rsid w:val="00D73F21"/>
    <w:rsid w:val="00D744BA"/>
    <w:rsid w:val="00D7536C"/>
    <w:rsid w:val="00D75F02"/>
    <w:rsid w:val="00D75FE4"/>
    <w:rsid w:val="00D7605D"/>
    <w:rsid w:val="00D76397"/>
    <w:rsid w:val="00D763E9"/>
    <w:rsid w:val="00D768D1"/>
    <w:rsid w:val="00D76B46"/>
    <w:rsid w:val="00D770A7"/>
    <w:rsid w:val="00D778AE"/>
    <w:rsid w:val="00D77BAA"/>
    <w:rsid w:val="00D77D3F"/>
    <w:rsid w:val="00D77DEC"/>
    <w:rsid w:val="00D8002D"/>
    <w:rsid w:val="00D80429"/>
    <w:rsid w:val="00D80A66"/>
    <w:rsid w:val="00D80BB6"/>
    <w:rsid w:val="00D811D3"/>
    <w:rsid w:val="00D81616"/>
    <w:rsid w:val="00D816D5"/>
    <w:rsid w:val="00D81775"/>
    <w:rsid w:val="00D817F6"/>
    <w:rsid w:val="00D8180C"/>
    <w:rsid w:val="00D81903"/>
    <w:rsid w:val="00D81DB6"/>
    <w:rsid w:val="00D81E08"/>
    <w:rsid w:val="00D8203A"/>
    <w:rsid w:val="00D827F4"/>
    <w:rsid w:val="00D82AAA"/>
    <w:rsid w:val="00D8351E"/>
    <w:rsid w:val="00D83F26"/>
    <w:rsid w:val="00D8436A"/>
    <w:rsid w:val="00D843CF"/>
    <w:rsid w:val="00D851E8"/>
    <w:rsid w:val="00D855BD"/>
    <w:rsid w:val="00D85E09"/>
    <w:rsid w:val="00D85FA1"/>
    <w:rsid w:val="00D86669"/>
    <w:rsid w:val="00D866D6"/>
    <w:rsid w:val="00D86979"/>
    <w:rsid w:val="00D869B5"/>
    <w:rsid w:val="00D86B3B"/>
    <w:rsid w:val="00D87159"/>
    <w:rsid w:val="00D873F5"/>
    <w:rsid w:val="00D8763D"/>
    <w:rsid w:val="00D87865"/>
    <w:rsid w:val="00D879BE"/>
    <w:rsid w:val="00D87AC6"/>
    <w:rsid w:val="00D87D78"/>
    <w:rsid w:val="00D87ED8"/>
    <w:rsid w:val="00D9016C"/>
    <w:rsid w:val="00D90398"/>
    <w:rsid w:val="00D907E2"/>
    <w:rsid w:val="00D90ADA"/>
    <w:rsid w:val="00D91588"/>
    <w:rsid w:val="00D9186F"/>
    <w:rsid w:val="00D91CF1"/>
    <w:rsid w:val="00D91EFB"/>
    <w:rsid w:val="00D92592"/>
    <w:rsid w:val="00D92672"/>
    <w:rsid w:val="00D9363E"/>
    <w:rsid w:val="00D93D58"/>
    <w:rsid w:val="00D93EEF"/>
    <w:rsid w:val="00D947B3"/>
    <w:rsid w:val="00D94819"/>
    <w:rsid w:val="00D94D0A"/>
    <w:rsid w:val="00D94DC6"/>
    <w:rsid w:val="00D9586D"/>
    <w:rsid w:val="00D958DA"/>
    <w:rsid w:val="00D95A7C"/>
    <w:rsid w:val="00D95E2F"/>
    <w:rsid w:val="00D963F9"/>
    <w:rsid w:val="00D966EA"/>
    <w:rsid w:val="00D96746"/>
    <w:rsid w:val="00D96C24"/>
    <w:rsid w:val="00D975B2"/>
    <w:rsid w:val="00D97609"/>
    <w:rsid w:val="00D97897"/>
    <w:rsid w:val="00DA0103"/>
    <w:rsid w:val="00DA076E"/>
    <w:rsid w:val="00DA07BF"/>
    <w:rsid w:val="00DA07C6"/>
    <w:rsid w:val="00DA0B99"/>
    <w:rsid w:val="00DA0CBF"/>
    <w:rsid w:val="00DA0FB4"/>
    <w:rsid w:val="00DA12F1"/>
    <w:rsid w:val="00DA1742"/>
    <w:rsid w:val="00DA1E47"/>
    <w:rsid w:val="00DA21CD"/>
    <w:rsid w:val="00DA246E"/>
    <w:rsid w:val="00DA25A1"/>
    <w:rsid w:val="00DA29CA"/>
    <w:rsid w:val="00DA2A2C"/>
    <w:rsid w:val="00DA2C9C"/>
    <w:rsid w:val="00DA2E3E"/>
    <w:rsid w:val="00DA3220"/>
    <w:rsid w:val="00DA32BB"/>
    <w:rsid w:val="00DA380B"/>
    <w:rsid w:val="00DA49FA"/>
    <w:rsid w:val="00DA4D08"/>
    <w:rsid w:val="00DA5002"/>
    <w:rsid w:val="00DA5361"/>
    <w:rsid w:val="00DA55C5"/>
    <w:rsid w:val="00DA56AC"/>
    <w:rsid w:val="00DA570D"/>
    <w:rsid w:val="00DA5A12"/>
    <w:rsid w:val="00DA7561"/>
    <w:rsid w:val="00DA75AD"/>
    <w:rsid w:val="00DA75C3"/>
    <w:rsid w:val="00DA7912"/>
    <w:rsid w:val="00DA7BD0"/>
    <w:rsid w:val="00DA7EB5"/>
    <w:rsid w:val="00DB08EE"/>
    <w:rsid w:val="00DB0D0C"/>
    <w:rsid w:val="00DB1257"/>
    <w:rsid w:val="00DB135B"/>
    <w:rsid w:val="00DB14B3"/>
    <w:rsid w:val="00DB1854"/>
    <w:rsid w:val="00DB2049"/>
    <w:rsid w:val="00DB2AA3"/>
    <w:rsid w:val="00DB2D63"/>
    <w:rsid w:val="00DB3297"/>
    <w:rsid w:val="00DB344A"/>
    <w:rsid w:val="00DB34BF"/>
    <w:rsid w:val="00DB3D0B"/>
    <w:rsid w:val="00DB43D2"/>
    <w:rsid w:val="00DB48F2"/>
    <w:rsid w:val="00DB4A05"/>
    <w:rsid w:val="00DB4F51"/>
    <w:rsid w:val="00DB5084"/>
    <w:rsid w:val="00DB5393"/>
    <w:rsid w:val="00DB53FD"/>
    <w:rsid w:val="00DB5526"/>
    <w:rsid w:val="00DB6487"/>
    <w:rsid w:val="00DB65ED"/>
    <w:rsid w:val="00DB72F7"/>
    <w:rsid w:val="00DB7DA0"/>
    <w:rsid w:val="00DC03BA"/>
    <w:rsid w:val="00DC051D"/>
    <w:rsid w:val="00DC11BD"/>
    <w:rsid w:val="00DC190E"/>
    <w:rsid w:val="00DC1BF5"/>
    <w:rsid w:val="00DC20BE"/>
    <w:rsid w:val="00DC23CC"/>
    <w:rsid w:val="00DC2B0A"/>
    <w:rsid w:val="00DC2B4B"/>
    <w:rsid w:val="00DC2D28"/>
    <w:rsid w:val="00DC2EDA"/>
    <w:rsid w:val="00DC30E2"/>
    <w:rsid w:val="00DC414B"/>
    <w:rsid w:val="00DC431B"/>
    <w:rsid w:val="00DC45C0"/>
    <w:rsid w:val="00DC461A"/>
    <w:rsid w:val="00DC4AA7"/>
    <w:rsid w:val="00DC4DAB"/>
    <w:rsid w:val="00DC54D1"/>
    <w:rsid w:val="00DC5811"/>
    <w:rsid w:val="00DC5A27"/>
    <w:rsid w:val="00DC5E51"/>
    <w:rsid w:val="00DC6060"/>
    <w:rsid w:val="00DC60FB"/>
    <w:rsid w:val="00DC6408"/>
    <w:rsid w:val="00DC64BA"/>
    <w:rsid w:val="00DC6818"/>
    <w:rsid w:val="00DC6C18"/>
    <w:rsid w:val="00DC6D72"/>
    <w:rsid w:val="00DC70DE"/>
    <w:rsid w:val="00DC71DB"/>
    <w:rsid w:val="00DC7547"/>
    <w:rsid w:val="00DC76AE"/>
    <w:rsid w:val="00DC76D8"/>
    <w:rsid w:val="00DC7800"/>
    <w:rsid w:val="00DC7A19"/>
    <w:rsid w:val="00DD01CD"/>
    <w:rsid w:val="00DD08DD"/>
    <w:rsid w:val="00DD0A14"/>
    <w:rsid w:val="00DD0FAF"/>
    <w:rsid w:val="00DD16A5"/>
    <w:rsid w:val="00DD1A6C"/>
    <w:rsid w:val="00DD1D35"/>
    <w:rsid w:val="00DD1D7E"/>
    <w:rsid w:val="00DD289E"/>
    <w:rsid w:val="00DD296F"/>
    <w:rsid w:val="00DD2CC6"/>
    <w:rsid w:val="00DD3042"/>
    <w:rsid w:val="00DD3192"/>
    <w:rsid w:val="00DD33CD"/>
    <w:rsid w:val="00DD33FC"/>
    <w:rsid w:val="00DD353F"/>
    <w:rsid w:val="00DD3F80"/>
    <w:rsid w:val="00DD4213"/>
    <w:rsid w:val="00DD42AA"/>
    <w:rsid w:val="00DD4C56"/>
    <w:rsid w:val="00DD4CDC"/>
    <w:rsid w:val="00DD4E62"/>
    <w:rsid w:val="00DD5138"/>
    <w:rsid w:val="00DD52F6"/>
    <w:rsid w:val="00DD54C3"/>
    <w:rsid w:val="00DD570C"/>
    <w:rsid w:val="00DD584D"/>
    <w:rsid w:val="00DD59FF"/>
    <w:rsid w:val="00DD5C84"/>
    <w:rsid w:val="00DD5CDA"/>
    <w:rsid w:val="00DD5D5C"/>
    <w:rsid w:val="00DD5E68"/>
    <w:rsid w:val="00DD5F33"/>
    <w:rsid w:val="00DD68CB"/>
    <w:rsid w:val="00DD6B7C"/>
    <w:rsid w:val="00DD6EBA"/>
    <w:rsid w:val="00DD76C2"/>
    <w:rsid w:val="00DD7C17"/>
    <w:rsid w:val="00DD7F62"/>
    <w:rsid w:val="00DE0250"/>
    <w:rsid w:val="00DE032C"/>
    <w:rsid w:val="00DE0453"/>
    <w:rsid w:val="00DE0A2C"/>
    <w:rsid w:val="00DE12CD"/>
    <w:rsid w:val="00DE1395"/>
    <w:rsid w:val="00DE19BA"/>
    <w:rsid w:val="00DE1E4A"/>
    <w:rsid w:val="00DE1FB6"/>
    <w:rsid w:val="00DE2208"/>
    <w:rsid w:val="00DE24A8"/>
    <w:rsid w:val="00DE2F75"/>
    <w:rsid w:val="00DE2F88"/>
    <w:rsid w:val="00DE2FD0"/>
    <w:rsid w:val="00DE3DF5"/>
    <w:rsid w:val="00DE3E61"/>
    <w:rsid w:val="00DE4149"/>
    <w:rsid w:val="00DE421D"/>
    <w:rsid w:val="00DE453D"/>
    <w:rsid w:val="00DE4883"/>
    <w:rsid w:val="00DE4EA8"/>
    <w:rsid w:val="00DE5220"/>
    <w:rsid w:val="00DE5282"/>
    <w:rsid w:val="00DE52B1"/>
    <w:rsid w:val="00DE52C7"/>
    <w:rsid w:val="00DE5548"/>
    <w:rsid w:val="00DE574E"/>
    <w:rsid w:val="00DE58DC"/>
    <w:rsid w:val="00DE5DD5"/>
    <w:rsid w:val="00DE6345"/>
    <w:rsid w:val="00DE63DB"/>
    <w:rsid w:val="00DE642C"/>
    <w:rsid w:val="00DE6AA6"/>
    <w:rsid w:val="00DE6B84"/>
    <w:rsid w:val="00DE6BDE"/>
    <w:rsid w:val="00DE6C3A"/>
    <w:rsid w:val="00DE6FA3"/>
    <w:rsid w:val="00DE70E3"/>
    <w:rsid w:val="00DE721F"/>
    <w:rsid w:val="00DE7B06"/>
    <w:rsid w:val="00DE7C88"/>
    <w:rsid w:val="00DE7CF0"/>
    <w:rsid w:val="00DF0345"/>
    <w:rsid w:val="00DF0419"/>
    <w:rsid w:val="00DF0450"/>
    <w:rsid w:val="00DF04A2"/>
    <w:rsid w:val="00DF0542"/>
    <w:rsid w:val="00DF07C8"/>
    <w:rsid w:val="00DF092E"/>
    <w:rsid w:val="00DF179A"/>
    <w:rsid w:val="00DF19B3"/>
    <w:rsid w:val="00DF1B8E"/>
    <w:rsid w:val="00DF21A2"/>
    <w:rsid w:val="00DF24EA"/>
    <w:rsid w:val="00DF2875"/>
    <w:rsid w:val="00DF2A92"/>
    <w:rsid w:val="00DF2DA8"/>
    <w:rsid w:val="00DF3898"/>
    <w:rsid w:val="00DF3C54"/>
    <w:rsid w:val="00DF3FDD"/>
    <w:rsid w:val="00DF4351"/>
    <w:rsid w:val="00DF474A"/>
    <w:rsid w:val="00DF4BD9"/>
    <w:rsid w:val="00DF4C1D"/>
    <w:rsid w:val="00DF4E2C"/>
    <w:rsid w:val="00DF5020"/>
    <w:rsid w:val="00DF592E"/>
    <w:rsid w:val="00DF6438"/>
    <w:rsid w:val="00DF6635"/>
    <w:rsid w:val="00DF66E2"/>
    <w:rsid w:val="00DF68F2"/>
    <w:rsid w:val="00DF6A19"/>
    <w:rsid w:val="00DF6DC4"/>
    <w:rsid w:val="00DF7424"/>
    <w:rsid w:val="00DF75AE"/>
    <w:rsid w:val="00DF75EB"/>
    <w:rsid w:val="00DF778F"/>
    <w:rsid w:val="00DF7979"/>
    <w:rsid w:val="00DF7BFB"/>
    <w:rsid w:val="00E00576"/>
    <w:rsid w:val="00E0066C"/>
    <w:rsid w:val="00E00B5F"/>
    <w:rsid w:val="00E00E5E"/>
    <w:rsid w:val="00E00EAA"/>
    <w:rsid w:val="00E023BA"/>
    <w:rsid w:val="00E02501"/>
    <w:rsid w:val="00E02794"/>
    <w:rsid w:val="00E02CD4"/>
    <w:rsid w:val="00E0328D"/>
    <w:rsid w:val="00E03AA7"/>
    <w:rsid w:val="00E03AD2"/>
    <w:rsid w:val="00E03B80"/>
    <w:rsid w:val="00E03C95"/>
    <w:rsid w:val="00E0413F"/>
    <w:rsid w:val="00E04171"/>
    <w:rsid w:val="00E04414"/>
    <w:rsid w:val="00E049EC"/>
    <w:rsid w:val="00E04AE9"/>
    <w:rsid w:val="00E0501D"/>
    <w:rsid w:val="00E05493"/>
    <w:rsid w:val="00E0578C"/>
    <w:rsid w:val="00E06047"/>
    <w:rsid w:val="00E06736"/>
    <w:rsid w:val="00E06A44"/>
    <w:rsid w:val="00E06F92"/>
    <w:rsid w:val="00E07447"/>
    <w:rsid w:val="00E0744F"/>
    <w:rsid w:val="00E07779"/>
    <w:rsid w:val="00E07915"/>
    <w:rsid w:val="00E106B3"/>
    <w:rsid w:val="00E10B28"/>
    <w:rsid w:val="00E10BED"/>
    <w:rsid w:val="00E1197C"/>
    <w:rsid w:val="00E11E1C"/>
    <w:rsid w:val="00E11F29"/>
    <w:rsid w:val="00E1299B"/>
    <w:rsid w:val="00E1383F"/>
    <w:rsid w:val="00E13C57"/>
    <w:rsid w:val="00E14AD7"/>
    <w:rsid w:val="00E14BDF"/>
    <w:rsid w:val="00E14DE4"/>
    <w:rsid w:val="00E152D4"/>
    <w:rsid w:val="00E155AD"/>
    <w:rsid w:val="00E15771"/>
    <w:rsid w:val="00E157E3"/>
    <w:rsid w:val="00E15922"/>
    <w:rsid w:val="00E15F3B"/>
    <w:rsid w:val="00E1633F"/>
    <w:rsid w:val="00E16990"/>
    <w:rsid w:val="00E17496"/>
    <w:rsid w:val="00E176D2"/>
    <w:rsid w:val="00E178F4"/>
    <w:rsid w:val="00E20272"/>
    <w:rsid w:val="00E20864"/>
    <w:rsid w:val="00E2090A"/>
    <w:rsid w:val="00E20A33"/>
    <w:rsid w:val="00E2102D"/>
    <w:rsid w:val="00E21DE9"/>
    <w:rsid w:val="00E220A6"/>
    <w:rsid w:val="00E22D76"/>
    <w:rsid w:val="00E2363F"/>
    <w:rsid w:val="00E237A4"/>
    <w:rsid w:val="00E23BDB"/>
    <w:rsid w:val="00E23E41"/>
    <w:rsid w:val="00E23EA3"/>
    <w:rsid w:val="00E23FDC"/>
    <w:rsid w:val="00E241F6"/>
    <w:rsid w:val="00E24554"/>
    <w:rsid w:val="00E24792"/>
    <w:rsid w:val="00E2491F"/>
    <w:rsid w:val="00E25C74"/>
    <w:rsid w:val="00E2614B"/>
    <w:rsid w:val="00E266EB"/>
    <w:rsid w:val="00E2748D"/>
    <w:rsid w:val="00E27AAF"/>
    <w:rsid w:val="00E30185"/>
    <w:rsid w:val="00E3018F"/>
    <w:rsid w:val="00E303AB"/>
    <w:rsid w:val="00E303F6"/>
    <w:rsid w:val="00E30A0E"/>
    <w:rsid w:val="00E317FB"/>
    <w:rsid w:val="00E3208F"/>
    <w:rsid w:val="00E32333"/>
    <w:rsid w:val="00E324C7"/>
    <w:rsid w:val="00E32A03"/>
    <w:rsid w:val="00E3307B"/>
    <w:rsid w:val="00E332C1"/>
    <w:rsid w:val="00E3401C"/>
    <w:rsid w:val="00E340B5"/>
    <w:rsid w:val="00E34145"/>
    <w:rsid w:val="00E3475F"/>
    <w:rsid w:val="00E34F4A"/>
    <w:rsid w:val="00E34FC3"/>
    <w:rsid w:val="00E356A9"/>
    <w:rsid w:val="00E35742"/>
    <w:rsid w:val="00E35E40"/>
    <w:rsid w:val="00E35E98"/>
    <w:rsid w:val="00E35EFA"/>
    <w:rsid w:val="00E36093"/>
    <w:rsid w:val="00E365A3"/>
    <w:rsid w:val="00E36706"/>
    <w:rsid w:val="00E3696C"/>
    <w:rsid w:val="00E37150"/>
    <w:rsid w:val="00E372B3"/>
    <w:rsid w:val="00E377D1"/>
    <w:rsid w:val="00E37813"/>
    <w:rsid w:val="00E37930"/>
    <w:rsid w:val="00E400EA"/>
    <w:rsid w:val="00E401C8"/>
    <w:rsid w:val="00E40C62"/>
    <w:rsid w:val="00E4107E"/>
    <w:rsid w:val="00E416C8"/>
    <w:rsid w:val="00E41880"/>
    <w:rsid w:val="00E419EF"/>
    <w:rsid w:val="00E42039"/>
    <w:rsid w:val="00E42216"/>
    <w:rsid w:val="00E42219"/>
    <w:rsid w:val="00E435F1"/>
    <w:rsid w:val="00E43841"/>
    <w:rsid w:val="00E43848"/>
    <w:rsid w:val="00E4384C"/>
    <w:rsid w:val="00E43B9E"/>
    <w:rsid w:val="00E44BE7"/>
    <w:rsid w:val="00E44EDD"/>
    <w:rsid w:val="00E45047"/>
    <w:rsid w:val="00E45253"/>
    <w:rsid w:val="00E4545C"/>
    <w:rsid w:val="00E4587B"/>
    <w:rsid w:val="00E4607C"/>
    <w:rsid w:val="00E460B6"/>
    <w:rsid w:val="00E463E4"/>
    <w:rsid w:val="00E46EEB"/>
    <w:rsid w:val="00E46F2F"/>
    <w:rsid w:val="00E47379"/>
    <w:rsid w:val="00E474B3"/>
    <w:rsid w:val="00E47583"/>
    <w:rsid w:val="00E47A2E"/>
    <w:rsid w:val="00E50083"/>
    <w:rsid w:val="00E500BA"/>
    <w:rsid w:val="00E502F8"/>
    <w:rsid w:val="00E5032F"/>
    <w:rsid w:val="00E513B8"/>
    <w:rsid w:val="00E523F6"/>
    <w:rsid w:val="00E52E3E"/>
    <w:rsid w:val="00E53184"/>
    <w:rsid w:val="00E534D4"/>
    <w:rsid w:val="00E53643"/>
    <w:rsid w:val="00E5376F"/>
    <w:rsid w:val="00E53804"/>
    <w:rsid w:val="00E5393C"/>
    <w:rsid w:val="00E54318"/>
    <w:rsid w:val="00E55523"/>
    <w:rsid w:val="00E5562B"/>
    <w:rsid w:val="00E55652"/>
    <w:rsid w:val="00E55AA4"/>
    <w:rsid w:val="00E56556"/>
    <w:rsid w:val="00E56865"/>
    <w:rsid w:val="00E56B71"/>
    <w:rsid w:val="00E56BA7"/>
    <w:rsid w:val="00E57393"/>
    <w:rsid w:val="00E573D4"/>
    <w:rsid w:val="00E5752A"/>
    <w:rsid w:val="00E5795C"/>
    <w:rsid w:val="00E57A03"/>
    <w:rsid w:val="00E57B17"/>
    <w:rsid w:val="00E57C3B"/>
    <w:rsid w:val="00E57FB6"/>
    <w:rsid w:val="00E60155"/>
    <w:rsid w:val="00E6075A"/>
    <w:rsid w:val="00E609B7"/>
    <w:rsid w:val="00E61767"/>
    <w:rsid w:val="00E61A55"/>
    <w:rsid w:val="00E61E23"/>
    <w:rsid w:val="00E623B3"/>
    <w:rsid w:val="00E62538"/>
    <w:rsid w:val="00E62956"/>
    <w:rsid w:val="00E6337A"/>
    <w:rsid w:val="00E6393C"/>
    <w:rsid w:val="00E63D5B"/>
    <w:rsid w:val="00E642D9"/>
    <w:rsid w:val="00E64892"/>
    <w:rsid w:val="00E64E71"/>
    <w:rsid w:val="00E651EB"/>
    <w:rsid w:val="00E6547D"/>
    <w:rsid w:val="00E65583"/>
    <w:rsid w:val="00E65CD4"/>
    <w:rsid w:val="00E65D06"/>
    <w:rsid w:val="00E65D49"/>
    <w:rsid w:val="00E66446"/>
    <w:rsid w:val="00E6649A"/>
    <w:rsid w:val="00E66960"/>
    <w:rsid w:val="00E669F6"/>
    <w:rsid w:val="00E66A4D"/>
    <w:rsid w:val="00E674D2"/>
    <w:rsid w:val="00E67587"/>
    <w:rsid w:val="00E679A7"/>
    <w:rsid w:val="00E67CDF"/>
    <w:rsid w:val="00E70295"/>
    <w:rsid w:val="00E70E35"/>
    <w:rsid w:val="00E71834"/>
    <w:rsid w:val="00E718DB"/>
    <w:rsid w:val="00E72CF6"/>
    <w:rsid w:val="00E72E0C"/>
    <w:rsid w:val="00E73397"/>
    <w:rsid w:val="00E73624"/>
    <w:rsid w:val="00E7366B"/>
    <w:rsid w:val="00E7394A"/>
    <w:rsid w:val="00E739F1"/>
    <w:rsid w:val="00E7401B"/>
    <w:rsid w:val="00E74368"/>
    <w:rsid w:val="00E74600"/>
    <w:rsid w:val="00E74657"/>
    <w:rsid w:val="00E7487C"/>
    <w:rsid w:val="00E75074"/>
    <w:rsid w:val="00E75152"/>
    <w:rsid w:val="00E75436"/>
    <w:rsid w:val="00E7570D"/>
    <w:rsid w:val="00E75B5E"/>
    <w:rsid w:val="00E75D04"/>
    <w:rsid w:val="00E75EEA"/>
    <w:rsid w:val="00E75FE9"/>
    <w:rsid w:val="00E7676D"/>
    <w:rsid w:val="00E76B69"/>
    <w:rsid w:val="00E76CD9"/>
    <w:rsid w:val="00E76E4C"/>
    <w:rsid w:val="00E77398"/>
    <w:rsid w:val="00E80243"/>
    <w:rsid w:val="00E80589"/>
    <w:rsid w:val="00E80742"/>
    <w:rsid w:val="00E80B17"/>
    <w:rsid w:val="00E81B89"/>
    <w:rsid w:val="00E82BAD"/>
    <w:rsid w:val="00E83061"/>
    <w:rsid w:val="00E83FAD"/>
    <w:rsid w:val="00E84375"/>
    <w:rsid w:val="00E84645"/>
    <w:rsid w:val="00E8477E"/>
    <w:rsid w:val="00E84887"/>
    <w:rsid w:val="00E84981"/>
    <w:rsid w:val="00E84AC2"/>
    <w:rsid w:val="00E84BE6"/>
    <w:rsid w:val="00E855DF"/>
    <w:rsid w:val="00E856DC"/>
    <w:rsid w:val="00E856F9"/>
    <w:rsid w:val="00E857AE"/>
    <w:rsid w:val="00E85FAA"/>
    <w:rsid w:val="00E85FBD"/>
    <w:rsid w:val="00E85FCC"/>
    <w:rsid w:val="00E86386"/>
    <w:rsid w:val="00E86864"/>
    <w:rsid w:val="00E86C11"/>
    <w:rsid w:val="00E86F5E"/>
    <w:rsid w:val="00E8762F"/>
    <w:rsid w:val="00E876CE"/>
    <w:rsid w:val="00E876E1"/>
    <w:rsid w:val="00E878D8"/>
    <w:rsid w:val="00E87B40"/>
    <w:rsid w:val="00E87CAC"/>
    <w:rsid w:val="00E90BB3"/>
    <w:rsid w:val="00E90BDF"/>
    <w:rsid w:val="00E90D6D"/>
    <w:rsid w:val="00E90E9D"/>
    <w:rsid w:val="00E9106F"/>
    <w:rsid w:val="00E91099"/>
    <w:rsid w:val="00E910A7"/>
    <w:rsid w:val="00E91F18"/>
    <w:rsid w:val="00E928E1"/>
    <w:rsid w:val="00E92FD3"/>
    <w:rsid w:val="00E93E46"/>
    <w:rsid w:val="00E9405A"/>
    <w:rsid w:val="00E94224"/>
    <w:rsid w:val="00E94BFB"/>
    <w:rsid w:val="00E95558"/>
    <w:rsid w:val="00E95599"/>
    <w:rsid w:val="00E95CD4"/>
    <w:rsid w:val="00E968D0"/>
    <w:rsid w:val="00E969B0"/>
    <w:rsid w:val="00E96DA1"/>
    <w:rsid w:val="00E970F7"/>
    <w:rsid w:val="00E975E7"/>
    <w:rsid w:val="00E97721"/>
    <w:rsid w:val="00E9784C"/>
    <w:rsid w:val="00E97E6D"/>
    <w:rsid w:val="00EA029B"/>
    <w:rsid w:val="00EA04FD"/>
    <w:rsid w:val="00EA0AEF"/>
    <w:rsid w:val="00EA0EB5"/>
    <w:rsid w:val="00EA0F9D"/>
    <w:rsid w:val="00EA0FB2"/>
    <w:rsid w:val="00EA1B6C"/>
    <w:rsid w:val="00EA1B71"/>
    <w:rsid w:val="00EA1D9D"/>
    <w:rsid w:val="00EA1EA5"/>
    <w:rsid w:val="00EA2179"/>
    <w:rsid w:val="00EA22FE"/>
    <w:rsid w:val="00EA2698"/>
    <w:rsid w:val="00EA2888"/>
    <w:rsid w:val="00EA2B8C"/>
    <w:rsid w:val="00EA31A3"/>
    <w:rsid w:val="00EA3E90"/>
    <w:rsid w:val="00EA3F7D"/>
    <w:rsid w:val="00EA4208"/>
    <w:rsid w:val="00EA46D9"/>
    <w:rsid w:val="00EA571F"/>
    <w:rsid w:val="00EA5F1D"/>
    <w:rsid w:val="00EA62B6"/>
    <w:rsid w:val="00EA6B3D"/>
    <w:rsid w:val="00EA6C05"/>
    <w:rsid w:val="00EA6F18"/>
    <w:rsid w:val="00EA7CD5"/>
    <w:rsid w:val="00EA7F72"/>
    <w:rsid w:val="00EB050F"/>
    <w:rsid w:val="00EB09FF"/>
    <w:rsid w:val="00EB0E5B"/>
    <w:rsid w:val="00EB125F"/>
    <w:rsid w:val="00EB1B43"/>
    <w:rsid w:val="00EB1C27"/>
    <w:rsid w:val="00EB2841"/>
    <w:rsid w:val="00EB2B63"/>
    <w:rsid w:val="00EB2E41"/>
    <w:rsid w:val="00EB2E8A"/>
    <w:rsid w:val="00EB39EF"/>
    <w:rsid w:val="00EB3E3E"/>
    <w:rsid w:val="00EB4204"/>
    <w:rsid w:val="00EB4B6F"/>
    <w:rsid w:val="00EB527E"/>
    <w:rsid w:val="00EB54BA"/>
    <w:rsid w:val="00EB5B02"/>
    <w:rsid w:val="00EB6431"/>
    <w:rsid w:val="00EB6594"/>
    <w:rsid w:val="00EB6DA7"/>
    <w:rsid w:val="00EB795B"/>
    <w:rsid w:val="00EB7996"/>
    <w:rsid w:val="00EB7CCE"/>
    <w:rsid w:val="00EC00E1"/>
    <w:rsid w:val="00EC1334"/>
    <w:rsid w:val="00EC17F5"/>
    <w:rsid w:val="00EC189E"/>
    <w:rsid w:val="00EC1F64"/>
    <w:rsid w:val="00EC298B"/>
    <w:rsid w:val="00EC2AF3"/>
    <w:rsid w:val="00EC2C22"/>
    <w:rsid w:val="00EC2DCE"/>
    <w:rsid w:val="00EC38A9"/>
    <w:rsid w:val="00EC3E60"/>
    <w:rsid w:val="00EC3ED0"/>
    <w:rsid w:val="00EC4664"/>
    <w:rsid w:val="00EC47A7"/>
    <w:rsid w:val="00EC48AC"/>
    <w:rsid w:val="00EC4D3A"/>
    <w:rsid w:val="00EC5426"/>
    <w:rsid w:val="00EC572B"/>
    <w:rsid w:val="00EC574F"/>
    <w:rsid w:val="00EC59B3"/>
    <w:rsid w:val="00EC5FB3"/>
    <w:rsid w:val="00EC632E"/>
    <w:rsid w:val="00EC63BE"/>
    <w:rsid w:val="00EC63CB"/>
    <w:rsid w:val="00EC6450"/>
    <w:rsid w:val="00EC78FA"/>
    <w:rsid w:val="00ED02A2"/>
    <w:rsid w:val="00ED0649"/>
    <w:rsid w:val="00ED0680"/>
    <w:rsid w:val="00ED0697"/>
    <w:rsid w:val="00ED0924"/>
    <w:rsid w:val="00ED0BDF"/>
    <w:rsid w:val="00ED0F28"/>
    <w:rsid w:val="00ED19F6"/>
    <w:rsid w:val="00ED1B8D"/>
    <w:rsid w:val="00ED1CA5"/>
    <w:rsid w:val="00ED1EF2"/>
    <w:rsid w:val="00ED2236"/>
    <w:rsid w:val="00ED2338"/>
    <w:rsid w:val="00ED240F"/>
    <w:rsid w:val="00ED2426"/>
    <w:rsid w:val="00ED2589"/>
    <w:rsid w:val="00ED364D"/>
    <w:rsid w:val="00ED3AC1"/>
    <w:rsid w:val="00ED41DE"/>
    <w:rsid w:val="00ED45F1"/>
    <w:rsid w:val="00ED4AE0"/>
    <w:rsid w:val="00ED58D0"/>
    <w:rsid w:val="00ED5BBE"/>
    <w:rsid w:val="00ED5D76"/>
    <w:rsid w:val="00ED5EB6"/>
    <w:rsid w:val="00ED6324"/>
    <w:rsid w:val="00ED6A29"/>
    <w:rsid w:val="00ED6AC0"/>
    <w:rsid w:val="00ED6F6A"/>
    <w:rsid w:val="00ED774D"/>
    <w:rsid w:val="00ED7843"/>
    <w:rsid w:val="00ED796E"/>
    <w:rsid w:val="00ED79B9"/>
    <w:rsid w:val="00ED7C41"/>
    <w:rsid w:val="00EE0268"/>
    <w:rsid w:val="00EE04AA"/>
    <w:rsid w:val="00EE05BB"/>
    <w:rsid w:val="00EE081D"/>
    <w:rsid w:val="00EE0859"/>
    <w:rsid w:val="00EE0AD8"/>
    <w:rsid w:val="00EE1461"/>
    <w:rsid w:val="00EE180C"/>
    <w:rsid w:val="00EE1AE3"/>
    <w:rsid w:val="00EE29E7"/>
    <w:rsid w:val="00EE2C8B"/>
    <w:rsid w:val="00EE2F7C"/>
    <w:rsid w:val="00EE33F1"/>
    <w:rsid w:val="00EE366C"/>
    <w:rsid w:val="00EE397A"/>
    <w:rsid w:val="00EE4222"/>
    <w:rsid w:val="00EE4324"/>
    <w:rsid w:val="00EE4B31"/>
    <w:rsid w:val="00EE4CAD"/>
    <w:rsid w:val="00EE50C3"/>
    <w:rsid w:val="00EE5418"/>
    <w:rsid w:val="00EE58A0"/>
    <w:rsid w:val="00EE5E6F"/>
    <w:rsid w:val="00EE5F87"/>
    <w:rsid w:val="00EE6195"/>
    <w:rsid w:val="00EE6302"/>
    <w:rsid w:val="00EE649D"/>
    <w:rsid w:val="00EE66A4"/>
    <w:rsid w:val="00EE6D96"/>
    <w:rsid w:val="00EE6F15"/>
    <w:rsid w:val="00EE706B"/>
    <w:rsid w:val="00EE7A38"/>
    <w:rsid w:val="00EE7C45"/>
    <w:rsid w:val="00EF0EA6"/>
    <w:rsid w:val="00EF151E"/>
    <w:rsid w:val="00EF1ADE"/>
    <w:rsid w:val="00EF27E0"/>
    <w:rsid w:val="00EF2BCD"/>
    <w:rsid w:val="00EF2DBE"/>
    <w:rsid w:val="00EF3CA9"/>
    <w:rsid w:val="00EF40F3"/>
    <w:rsid w:val="00EF43B9"/>
    <w:rsid w:val="00EF4478"/>
    <w:rsid w:val="00EF47A0"/>
    <w:rsid w:val="00EF5256"/>
    <w:rsid w:val="00EF538E"/>
    <w:rsid w:val="00EF5611"/>
    <w:rsid w:val="00EF592D"/>
    <w:rsid w:val="00EF5D66"/>
    <w:rsid w:val="00EF611B"/>
    <w:rsid w:val="00EF6431"/>
    <w:rsid w:val="00EF64F4"/>
    <w:rsid w:val="00EF64FD"/>
    <w:rsid w:val="00EF6923"/>
    <w:rsid w:val="00EF6EF8"/>
    <w:rsid w:val="00EF6FEB"/>
    <w:rsid w:val="00EF76D5"/>
    <w:rsid w:val="00EF7AB4"/>
    <w:rsid w:val="00EF7CF5"/>
    <w:rsid w:val="00F00071"/>
    <w:rsid w:val="00F0009C"/>
    <w:rsid w:val="00F00226"/>
    <w:rsid w:val="00F0046D"/>
    <w:rsid w:val="00F012B1"/>
    <w:rsid w:val="00F0192C"/>
    <w:rsid w:val="00F01F03"/>
    <w:rsid w:val="00F02398"/>
    <w:rsid w:val="00F023D4"/>
    <w:rsid w:val="00F02801"/>
    <w:rsid w:val="00F028B3"/>
    <w:rsid w:val="00F02A67"/>
    <w:rsid w:val="00F02CAE"/>
    <w:rsid w:val="00F030C8"/>
    <w:rsid w:val="00F0311D"/>
    <w:rsid w:val="00F03180"/>
    <w:rsid w:val="00F03228"/>
    <w:rsid w:val="00F037E3"/>
    <w:rsid w:val="00F04031"/>
    <w:rsid w:val="00F04175"/>
    <w:rsid w:val="00F04A4C"/>
    <w:rsid w:val="00F04DF0"/>
    <w:rsid w:val="00F05174"/>
    <w:rsid w:val="00F05C00"/>
    <w:rsid w:val="00F06312"/>
    <w:rsid w:val="00F06344"/>
    <w:rsid w:val="00F0661C"/>
    <w:rsid w:val="00F0697D"/>
    <w:rsid w:val="00F072A7"/>
    <w:rsid w:val="00F0732E"/>
    <w:rsid w:val="00F07B7C"/>
    <w:rsid w:val="00F10375"/>
    <w:rsid w:val="00F10A40"/>
    <w:rsid w:val="00F10B72"/>
    <w:rsid w:val="00F110DC"/>
    <w:rsid w:val="00F112B5"/>
    <w:rsid w:val="00F11650"/>
    <w:rsid w:val="00F119D6"/>
    <w:rsid w:val="00F120B3"/>
    <w:rsid w:val="00F12110"/>
    <w:rsid w:val="00F12B73"/>
    <w:rsid w:val="00F12D43"/>
    <w:rsid w:val="00F13E53"/>
    <w:rsid w:val="00F140A0"/>
    <w:rsid w:val="00F1453C"/>
    <w:rsid w:val="00F14719"/>
    <w:rsid w:val="00F14B02"/>
    <w:rsid w:val="00F14BF5"/>
    <w:rsid w:val="00F14C48"/>
    <w:rsid w:val="00F14FD5"/>
    <w:rsid w:val="00F15A5F"/>
    <w:rsid w:val="00F15DD1"/>
    <w:rsid w:val="00F163D7"/>
    <w:rsid w:val="00F16A4C"/>
    <w:rsid w:val="00F16AD2"/>
    <w:rsid w:val="00F16BDF"/>
    <w:rsid w:val="00F16CA7"/>
    <w:rsid w:val="00F16EDF"/>
    <w:rsid w:val="00F17873"/>
    <w:rsid w:val="00F17EEC"/>
    <w:rsid w:val="00F2041E"/>
    <w:rsid w:val="00F213DE"/>
    <w:rsid w:val="00F214B5"/>
    <w:rsid w:val="00F21590"/>
    <w:rsid w:val="00F2197A"/>
    <w:rsid w:val="00F21FDF"/>
    <w:rsid w:val="00F222F4"/>
    <w:rsid w:val="00F22411"/>
    <w:rsid w:val="00F23064"/>
    <w:rsid w:val="00F2311C"/>
    <w:rsid w:val="00F234FC"/>
    <w:rsid w:val="00F23571"/>
    <w:rsid w:val="00F2372B"/>
    <w:rsid w:val="00F23972"/>
    <w:rsid w:val="00F23A2F"/>
    <w:rsid w:val="00F23A95"/>
    <w:rsid w:val="00F2434D"/>
    <w:rsid w:val="00F244F1"/>
    <w:rsid w:val="00F2455E"/>
    <w:rsid w:val="00F249AC"/>
    <w:rsid w:val="00F24ACD"/>
    <w:rsid w:val="00F259C1"/>
    <w:rsid w:val="00F25DBB"/>
    <w:rsid w:val="00F26178"/>
    <w:rsid w:val="00F265F0"/>
    <w:rsid w:val="00F26897"/>
    <w:rsid w:val="00F2716F"/>
    <w:rsid w:val="00F27EE5"/>
    <w:rsid w:val="00F30775"/>
    <w:rsid w:val="00F308A0"/>
    <w:rsid w:val="00F30CB2"/>
    <w:rsid w:val="00F30E61"/>
    <w:rsid w:val="00F3136C"/>
    <w:rsid w:val="00F31590"/>
    <w:rsid w:val="00F31D58"/>
    <w:rsid w:val="00F323D8"/>
    <w:rsid w:val="00F32942"/>
    <w:rsid w:val="00F32B7F"/>
    <w:rsid w:val="00F32E0B"/>
    <w:rsid w:val="00F335EF"/>
    <w:rsid w:val="00F33666"/>
    <w:rsid w:val="00F33B62"/>
    <w:rsid w:val="00F33D15"/>
    <w:rsid w:val="00F3447E"/>
    <w:rsid w:val="00F34592"/>
    <w:rsid w:val="00F347FF"/>
    <w:rsid w:val="00F34CB4"/>
    <w:rsid w:val="00F34D5A"/>
    <w:rsid w:val="00F35361"/>
    <w:rsid w:val="00F357F7"/>
    <w:rsid w:val="00F35842"/>
    <w:rsid w:val="00F3625B"/>
    <w:rsid w:val="00F364F6"/>
    <w:rsid w:val="00F36FA4"/>
    <w:rsid w:val="00F373EC"/>
    <w:rsid w:val="00F37B21"/>
    <w:rsid w:val="00F37CF6"/>
    <w:rsid w:val="00F37F7C"/>
    <w:rsid w:val="00F401BD"/>
    <w:rsid w:val="00F40304"/>
    <w:rsid w:val="00F40445"/>
    <w:rsid w:val="00F40A04"/>
    <w:rsid w:val="00F410E6"/>
    <w:rsid w:val="00F4136F"/>
    <w:rsid w:val="00F41533"/>
    <w:rsid w:val="00F4234B"/>
    <w:rsid w:val="00F42722"/>
    <w:rsid w:val="00F428A4"/>
    <w:rsid w:val="00F42CEF"/>
    <w:rsid w:val="00F42E9C"/>
    <w:rsid w:val="00F436DD"/>
    <w:rsid w:val="00F439F5"/>
    <w:rsid w:val="00F43B58"/>
    <w:rsid w:val="00F43E6E"/>
    <w:rsid w:val="00F43EEB"/>
    <w:rsid w:val="00F43FCC"/>
    <w:rsid w:val="00F4464F"/>
    <w:rsid w:val="00F447BF"/>
    <w:rsid w:val="00F44808"/>
    <w:rsid w:val="00F4491E"/>
    <w:rsid w:val="00F449D5"/>
    <w:rsid w:val="00F451D2"/>
    <w:rsid w:val="00F4567D"/>
    <w:rsid w:val="00F45A73"/>
    <w:rsid w:val="00F45ADC"/>
    <w:rsid w:val="00F45C98"/>
    <w:rsid w:val="00F46134"/>
    <w:rsid w:val="00F46932"/>
    <w:rsid w:val="00F46B03"/>
    <w:rsid w:val="00F46EA7"/>
    <w:rsid w:val="00F503E7"/>
    <w:rsid w:val="00F50B52"/>
    <w:rsid w:val="00F51083"/>
    <w:rsid w:val="00F51129"/>
    <w:rsid w:val="00F5154E"/>
    <w:rsid w:val="00F516D8"/>
    <w:rsid w:val="00F519CC"/>
    <w:rsid w:val="00F51D08"/>
    <w:rsid w:val="00F5222D"/>
    <w:rsid w:val="00F522BE"/>
    <w:rsid w:val="00F5264A"/>
    <w:rsid w:val="00F5291A"/>
    <w:rsid w:val="00F5297B"/>
    <w:rsid w:val="00F52B83"/>
    <w:rsid w:val="00F52EF5"/>
    <w:rsid w:val="00F52FB0"/>
    <w:rsid w:val="00F53904"/>
    <w:rsid w:val="00F53D66"/>
    <w:rsid w:val="00F5466E"/>
    <w:rsid w:val="00F54AB9"/>
    <w:rsid w:val="00F550F5"/>
    <w:rsid w:val="00F55581"/>
    <w:rsid w:val="00F556AA"/>
    <w:rsid w:val="00F559D4"/>
    <w:rsid w:val="00F56523"/>
    <w:rsid w:val="00F5659A"/>
    <w:rsid w:val="00F56741"/>
    <w:rsid w:val="00F56997"/>
    <w:rsid w:val="00F56ABB"/>
    <w:rsid w:val="00F56D9F"/>
    <w:rsid w:val="00F57623"/>
    <w:rsid w:val="00F57715"/>
    <w:rsid w:val="00F57949"/>
    <w:rsid w:val="00F579DF"/>
    <w:rsid w:val="00F57C40"/>
    <w:rsid w:val="00F57FD5"/>
    <w:rsid w:val="00F601A4"/>
    <w:rsid w:val="00F60366"/>
    <w:rsid w:val="00F60675"/>
    <w:rsid w:val="00F6081C"/>
    <w:rsid w:val="00F60D42"/>
    <w:rsid w:val="00F60D65"/>
    <w:rsid w:val="00F60E89"/>
    <w:rsid w:val="00F61968"/>
    <w:rsid w:val="00F61A90"/>
    <w:rsid w:val="00F61DF6"/>
    <w:rsid w:val="00F61FAC"/>
    <w:rsid w:val="00F62129"/>
    <w:rsid w:val="00F6223A"/>
    <w:rsid w:val="00F62A8B"/>
    <w:rsid w:val="00F62C06"/>
    <w:rsid w:val="00F62C7D"/>
    <w:rsid w:val="00F6331A"/>
    <w:rsid w:val="00F633F0"/>
    <w:rsid w:val="00F63453"/>
    <w:rsid w:val="00F639AB"/>
    <w:rsid w:val="00F64472"/>
    <w:rsid w:val="00F646C0"/>
    <w:rsid w:val="00F64A57"/>
    <w:rsid w:val="00F64F4F"/>
    <w:rsid w:val="00F64FE3"/>
    <w:rsid w:val="00F654D5"/>
    <w:rsid w:val="00F656EE"/>
    <w:rsid w:val="00F65FEB"/>
    <w:rsid w:val="00F66D0C"/>
    <w:rsid w:val="00F66E15"/>
    <w:rsid w:val="00F67400"/>
    <w:rsid w:val="00F675E6"/>
    <w:rsid w:val="00F679A3"/>
    <w:rsid w:val="00F67B29"/>
    <w:rsid w:val="00F67B7F"/>
    <w:rsid w:val="00F67C64"/>
    <w:rsid w:val="00F67EDC"/>
    <w:rsid w:val="00F702DF"/>
    <w:rsid w:val="00F70499"/>
    <w:rsid w:val="00F7065E"/>
    <w:rsid w:val="00F706EB"/>
    <w:rsid w:val="00F708B9"/>
    <w:rsid w:val="00F708E0"/>
    <w:rsid w:val="00F7094D"/>
    <w:rsid w:val="00F70AF4"/>
    <w:rsid w:val="00F712D6"/>
    <w:rsid w:val="00F71628"/>
    <w:rsid w:val="00F71BA1"/>
    <w:rsid w:val="00F72232"/>
    <w:rsid w:val="00F728EF"/>
    <w:rsid w:val="00F74199"/>
    <w:rsid w:val="00F74768"/>
    <w:rsid w:val="00F74F9B"/>
    <w:rsid w:val="00F752D7"/>
    <w:rsid w:val="00F754FF"/>
    <w:rsid w:val="00F75712"/>
    <w:rsid w:val="00F75BF1"/>
    <w:rsid w:val="00F75D4F"/>
    <w:rsid w:val="00F75F5E"/>
    <w:rsid w:val="00F7602B"/>
    <w:rsid w:val="00F760D8"/>
    <w:rsid w:val="00F760DB"/>
    <w:rsid w:val="00F76223"/>
    <w:rsid w:val="00F763F5"/>
    <w:rsid w:val="00F764A8"/>
    <w:rsid w:val="00F764C4"/>
    <w:rsid w:val="00F76B1D"/>
    <w:rsid w:val="00F774CC"/>
    <w:rsid w:val="00F77BF2"/>
    <w:rsid w:val="00F77C65"/>
    <w:rsid w:val="00F77D77"/>
    <w:rsid w:val="00F77D92"/>
    <w:rsid w:val="00F77F1E"/>
    <w:rsid w:val="00F809C4"/>
    <w:rsid w:val="00F810C0"/>
    <w:rsid w:val="00F810C3"/>
    <w:rsid w:val="00F81815"/>
    <w:rsid w:val="00F81863"/>
    <w:rsid w:val="00F81AE3"/>
    <w:rsid w:val="00F81B81"/>
    <w:rsid w:val="00F81B9E"/>
    <w:rsid w:val="00F81CE4"/>
    <w:rsid w:val="00F8213E"/>
    <w:rsid w:val="00F8255A"/>
    <w:rsid w:val="00F8283C"/>
    <w:rsid w:val="00F82A4F"/>
    <w:rsid w:val="00F82CB9"/>
    <w:rsid w:val="00F82CE5"/>
    <w:rsid w:val="00F83210"/>
    <w:rsid w:val="00F832BB"/>
    <w:rsid w:val="00F835AA"/>
    <w:rsid w:val="00F845BB"/>
    <w:rsid w:val="00F8480F"/>
    <w:rsid w:val="00F8496C"/>
    <w:rsid w:val="00F85BB5"/>
    <w:rsid w:val="00F85D13"/>
    <w:rsid w:val="00F8605E"/>
    <w:rsid w:val="00F86133"/>
    <w:rsid w:val="00F865A9"/>
    <w:rsid w:val="00F8676F"/>
    <w:rsid w:val="00F86A04"/>
    <w:rsid w:val="00F86AF5"/>
    <w:rsid w:val="00F87221"/>
    <w:rsid w:val="00F87369"/>
    <w:rsid w:val="00F877C5"/>
    <w:rsid w:val="00F87B82"/>
    <w:rsid w:val="00F906EA"/>
    <w:rsid w:val="00F907F7"/>
    <w:rsid w:val="00F90BDD"/>
    <w:rsid w:val="00F90C7D"/>
    <w:rsid w:val="00F912B2"/>
    <w:rsid w:val="00F916B4"/>
    <w:rsid w:val="00F92C4C"/>
    <w:rsid w:val="00F92FB2"/>
    <w:rsid w:val="00F931D3"/>
    <w:rsid w:val="00F93345"/>
    <w:rsid w:val="00F9341E"/>
    <w:rsid w:val="00F935CF"/>
    <w:rsid w:val="00F93854"/>
    <w:rsid w:val="00F9405C"/>
    <w:rsid w:val="00F94525"/>
    <w:rsid w:val="00F94827"/>
    <w:rsid w:val="00F94A10"/>
    <w:rsid w:val="00F94C95"/>
    <w:rsid w:val="00F94DCB"/>
    <w:rsid w:val="00F94F46"/>
    <w:rsid w:val="00F94FCA"/>
    <w:rsid w:val="00F951B6"/>
    <w:rsid w:val="00F95584"/>
    <w:rsid w:val="00F95592"/>
    <w:rsid w:val="00F95663"/>
    <w:rsid w:val="00F95671"/>
    <w:rsid w:val="00F95B2A"/>
    <w:rsid w:val="00F95BCC"/>
    <w:rsid w:val="00F95EFE"/>
    <w:rsid w:val="00F95F09"/>
    <w:rsid w:val="00F9650B"/>
    <w:rsid w:val="00F96639"/>
    <w:rsid w:val="00F968F5"/>
    <w:rsid w:val="00F96FD7"/>
    <w:rsid w:val="00F9706C"/>
    <w:rsid w:val="00F97479"/>
    <w:rsid w:val="00F97522"/>
    <w:rsid w:val="00F97778"/>
    <w:rsid w:val="00F97C42"/>
    <w:rsid w:val="00FA000A"/>
    <w:rsid w:val="00FA0AE8"/>
    <w:rsid w:val="00FA1021"/>
    <w:rsid w:val="00FA1D86"/>
    <w:rsid w:val="00FA2381"/>
    <w:rsid w:val="00FA2795"/>
    <w:rsid w:val="00FA2E4F"/>
    <w:rsid w:val="00FA305B"/>
    <w:rsid w:val="00FA3792"/>
    <w:rsid w:val="00FA3CEA"/>
    <w:rsid w:val="00FA4796"/>
    <w:rsid w:val="00FA4BEE"/>
    <w:rsid w:val="00FA522A"/>
    <w:rsid w:val="00FA55B6"/>
    <w:rsid w:val="00FA5A2F"/>
    <w:rsid w:val="00FA5D26"/>
    <w:rsid w:val="00FA5ED1"/>
    <w:rsid w:val="00FA5FED"/>
    <w:rsid w:val="00FA6681"/>
    <w:rsid w:val="00FA697E"/>
    <w:rsid w:val="00FA69BF"/>
    <w:rsid w:val="00FA69D9"/>
    <w:rsid w:val="00FA6D60"/>
    <w:rsid w:val="00FA71F1"/>
    <w:rsid w:val="00FA72B9"/>
    <w:rsid w:val="00FA7966"/>
    <w:rsid w:val="00FA7AC6"/>
    <w:rsid w:val="00FA7E01"/>
    <w:rsid w:val="00FA7F09"/>
    <w:rsid w:val="00FB0689"/>
    <w:rsid w:val="00FB0A63"/>
    <w:rsid w:val="00FB0AC1"/>
    <w:rsid w:val="00FB1156"/>
    <w:rsid w:val="00FB134E"/>
    <w:rsid w:val="00FB18C3"/>
    <w:rsid w:val="00FB1EA5"/>
    <w:rsid w:val="00FB1FE5"/>
    <w:rsid w:val="00FB221F"/>
    <w:rsid w:val="00FB2B52"/>
    <w:rsid w:val="00FB3A52"/>
    <w:rsid w:val="00FB3A6D"/>
    <w:rsid w:val="00FB3D79"/>
    <w:rsid w:val="00FB40A0"/>
    <w:rsid w:val="00FB4FD3"/>
    <w:rsid w:val="00FB50C0"/>
    <w:rsid w:val="00FB5AF4"/>
    <w:rsid w:val="00FB5C6E"/>
    <w:rsid w:val="00FB5CA7"/>
    <w:rsid w:val="00FB5E6A"/>
    <w:rsid w:val="00FB5EA6"/>
    <w:rsid w:val="00FB5F40"/>
    <w:rsid w:val="00FB61A7"/>
    <w:rsid w:val="00FB62F5"/>
    <w:rsid w:val="00FB63D4"/>
    <w:rsid w:val="00FB6AC1"/>
    <w:rsid w:val="00FB6DB8"/>
    <w:rsid w:val="00FB6F08"/>
    <w:rsid w:val="00FB73FD"/>
    <w:rsid w:val="00FB7834"/>
    <w:rsid w:val="00FB7884"/>
    <w:rsid w:val="00FB7A79"/>
    <w:rsid w:val="00FC00CE"/>
    <w:rsid w:val="00FC0610"/>
    <w:rsid w:val="00FC09B7"/>
    <w:rsid w:val="00FC131F"/>
    <w:rsid w:val="00FC17D0"/>
    <w:rsid w:val="00FC17E7"/>
    <w:rsid w:val="00FC1A98"/>
    <w:rsid w:val="00FC1C69"/>
    <w:rsid w:val="00FC2036"/>
    <w:rsid w:val="00FC212C"/>
    <w:rsid w:val="00FC28D1"/>
    <w:rsid w:val="00FC340C"/>
    <w:rsid w:val="00FC3465"/>
    <w:rsid w:val="00FC34B9"/>
    <w:rsid w:val="00FC3844"/>
    <w:rsid w:val="00FC3898"/>
    <w:rsid w:val="00FC3988"/>
    <w:rsid w:val="00FC3BBD"/>
    <w:rsid w:val="00FC43F6"/>
    <w:rsid w:val="00FC4524"/>
    <w:rsid w:val="00FC4B96"/>
    <w:rsid w:val="00FC4E24"/>
    <w:rsid w:val="00FC52B0"/>
    <w:rsid w:val="00FC5D32"/>
    <w:rsid w:val="00FC639A"/>
    <w:rsid w:val="00FC64FC"/>
    <w:rsid w:val="00FC6511"/>
    <w:rsid w:val="00FC662D"/>
    <w:rsid w:val="00FC67CC"/>
    <w:rsid w:val="00FC67E4"/>
    <w:rsid w:val="00FC6A85"/>
    <w:rsid w:val="00FC6C7B"/>
    <w:rsid w:val="00FC6CEA"/>
    <w:rsid w:val="00FC7266"/>
    <w:rsid w:val="00FC7EFB"/>
    <w:rsid w:val="00FD0060"/>
    <w:rsid w:val="00FD0107"/>
    <w:rsid w:val="00FD06E7"/>
    <w:rsid w:val="00FD1378"/>
    <w:rsid w:val="00FD169E"/>
    <w:rsid w:val="00FD19A3"/>
    <w:rsid w:val="00FD1A34"/>
    <w:rsid w:val="00FD1EE8"/>
    <w:rsid w:val="00FD26AB"/>
    <w:rsid w:val="00FD28E5"/>
    <w:rsid w:val="00FD2B56"/>
    <w:rsid w:val="00FD3B8E"/>
    <w:rsid w:val="00FD3E6C"/>
    <w:rsid w:val="00FD4249"/>
    <w:rsid w:val="00FD468C"/>
    <w:rsid w:val="00FD47F9"/>
    <w:rsid w:val="00FD49DF"/>
    <w:rsid w:val="00FD4A47"/>
    <w:rsid w:val="00FD4B35"/>
    <w:rsid w:val="00FD4FBD"/>
    <w:rsid w:val="00FD4FDD"/>
    <w:rsid w:val="00FD54CA"/>
    <w:rsid w:val="00FD592E"/>
    <w:rsid w:val="00FD599A"/>
    <w:rsid w:val="00FD5C9D"/>
    <w:rsid w:val="00FD60E7"/>
    <w:rsid w:val="00FD692A"/>
    <w:rsid w:val="00FD6B24"/>
    <w:rsid w:val="00FD73AE"/>
    <w:rsid w:val="00FD789F"/>
    <w:rsid w:val="00FD7A25"/>
    <w:rsid w:val="00FD7A46"/>
    <w:rsid w:val="00FD7AE5"/>
    <w:rsid w:val="00FD7DD4"/>
    <w:rsid w:val="00FE05E4"/>
    <w:rsid w:val="00FE067F"/>
    <w:rsid w:val="00FE0785"/>
    <w:rsid w:val="00FE10F3"/>
    <w:rsid w:val="00FE1597"/>
    <w:rsid w:val="00FE1869"/>
    <w:rsid w:val="00FE1AB2"/>
    <w:rsid w:val="00FE2076"/>
    <w:rsid w:val="00FE2460"/>
    <w:rsid w:val="00FE3322"/>
    <w:rsid w:val="00FE37A7"/>
    <w:rsid w:val="00FE389B"/>
    <w:rsid w:val="00FE3B99"/>
    <w:rsid w:val="00FE3CF9"/>
    <w:rsid w:val="00FE4FDC"/>
    <w:rsid w:val="00FE50E3"/>
    <w:rsid w:val="00FE523D"/>
    <w:rsid w:val="00FE551F"/>
    <w:rsid w:val="00FE5522"/>
    <w:rsid w:val="00FE5927"/>
    <w:rsid w:val="00FE59CB"/>
    <w:rsid w:val="00FE619B"/>
    <w:rsid w:val="00FE6225"/>
    <w:rsid w:val="00FE64A4"/>
    <w:rsid w:val="00FE6CE3"/>
    <w:rsid w:val="00FE7183"/>
    <w:rsid w:val="00FE7274"/>
    <w:rsid w:val="00FE7304"/>
    <w:rsid w:val="00FE786F"/>
    <w:rsid w:val="00FE78CC"/>
    <w:rsid w:val="00FE7A23"/>
    <w:rsid w:val="00FE7DFC"/>
    <w:rsid w:val="00FF06FE"/>
    <w:rsid w:val="00FF09A8"/>
    <w:rsid w:val="00FF0C41"/>
    <w:rsid w:val="00FF17E1"/>
    <w:rsid w:val="00FF1B72"/>
    <w:rsid w:val="00FF266D"/>
    <w:rsid w:val="00FF2808"/>
    <w:rsid w:val="00FF31C5"/>
    <w:rsid w:val="00FF3295"/>
    <w:rsid w:val="00FF36C3"/>
    <w:rsid w:val="00FF36D9"/>
    <w:rsid w:val="00FF3994"/>
    <w:rsid w:val="00FF3FBA"/>
    <w:rsid w:val="00FF4294"/>
    <w:rsid w:val="00FF43AD"/>
    <w:rsid w:val="00FF497F"/>
    <w:rsid w:val="00FF5D15"/>
    <w:rsid w:val="00FF6744"/>
    <w:rsid w:val="00FF6A41"/>
    <w:rsid w:val="00FF6DE4"/>
    <w:rsid w:val="00FF77BC"/>
    <w:rsid w:val="00FF77D6"/>
    <w:rsid w:val="00FF78E9"/>
    <w:rsid w:val="00FF7BDA"/>
    <w:rsid w:val="00FF7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A8DE7B4-3733-47E7-99B8-0B6B9073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5D04E1"/>
    <w:pPr>
      <w:widowControl w:val="0"/>
      <w:autoSpaceDE w:val="0"/>
      <w:autoSpaceDN w:val="0"/>
      <w:adjustRightInd w:val="0"/>
    </w:pPr>
    <w:rPr>
      <w:rFonts w:eastAsia="Times New Roman"/>
      <w:snapToGrid w:val="0"/>
      <w:sz w:val="21"/>
      <w:szCs w:val="21"/>
    </w:rPr>
  </w:style>
  <w:style w:type="paragraph" w:styleId="1">
    <w:name w:val="heading 1"/>
    <w:aliases w:val="PART标题"/>
    <w:next w:val="2"/>
    <w:link w:val="1Char"/>
    <w:uiPriority w:val="9"/>
    <w:rsid w:val="00B80820"/>
    <w:pPr>
      <w:keepNext/>
      <w:numPr>
        <w:numId w:val="2"/>
      </w:numPr>
      <w:spacing w:before="240" w:after="240"/>
      <w:jc w:val="both"/>
      <w:outlineLvl w:val="0"/>
    </w:pPr>
    <w:rPr>
      <w:rFonts w:ascii="Book Antiqua" w:eastAsia="黑体" w:hAnsi="Book Antiqua"/>
      <w:b/>
      <w:sz w:val="36"/>
      <w:szCs w:val="32"/>
    </w:rPr>
  </w:style>
  <w:style w:type="paragraph" w:styleId="2">
    <w:name w:val="heading 2"/>
    <w:aliases w:val="规则"/>
    <w:next w:val="a1"/>
    <w:link w:val="2Char"/>
    <w:qFormat/>
    <w:rsid w:val="001C122A"/>
    <w:pPr>
      <w:keepNext/>
      <w:spacing w:before="240" w:after="240"/>
      <w:outlineLvl w:val="1"/>
    </w:pPr>
    <w:rPr>
      <w:rFonts w:eastAsia="Times New Roman"/>
      <w:b/>
      <w:sz w:val="28"/>
      <w:szCs w:val="24"/>
    </w:rPr>
  </w:style>
  <w:style w:type="paragraph" w:styleId="3">
    <w:name w:val="heading 3"/>
    <w:basedOn w:val="a1"/>
    <w:next w:val="a1"/>
    <w:rsid w:val="00C02ED2"/>
    <w:pPr>
      <w:keepNext/>
      <w:keepLines/>
      <w:numPr>
        <w:ilvl w:val="2"/>
        <w:numId w:val="2"/>
      </w:numPr>
      <w:autoSpaceDE/>
      <w:autoSpaceDN/>
      <w:adjustRightInd/>
      <w:spacing w:before="260" w:after="260" w:line="416" w:lineRule="auto"/>
      <w:outlineLvl w:val="2"/>
    </w:pPr>
    <w:rPr>
      <w:rFonts w:eastAsia="黑体"/>
      <w:bCs/>
      <w:kern w:val="2"/>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表格题注"/>
    <w:next w:val="a1"/>
    <w:rsid w:val="00C02ED2"/>
    <w:pPr>
      <w:keepLines/>
      <w:numPr>
        <w:ilvl w:val="8"/>
        <w:numId w:val="1"/>
      </w:numPr>
      <w:spacing w:beforeLines="100"/>
      <w:ind w:left="1089" w:hanging="369"/>
      <w:jc w:val="center"/>
    </w:pPr>
    <w:rPr>
      <w:rFonts w:ascii="Arial" w:hAnsi="Arial"/>
      <w:sz w:val="18"/>
      <w:szCs w:val="18"/>
    </w:rPr>
  </w:style>
  <w:style w:type="paragraph" w:customStyle="1" w:styleId="a5">
    <w:name w:val="表格文本"/>
    <w:rsid w:val="00C02ED2"/>
    <w:pPr>
      <w:tabs>
        <w:tab w:val="decimal" w:pos="0"/>
      </w:tabs>
    </w:pPr>
    <w:rPr>
      <w:rFonts w:ascii="Arial" w:hAnsi="Arial"/>
      <w:noProof/>
      <w:sz w:val="21"/>
      <w:szCs w:val="21"/>
    </w:rPr>
  </w:style>
  <w:style w:type="paragraph" w:customStyle="1" w:styleId="a6">
    <w:name w:val="表头文本"/>
    <w:rsid w:val="00C02ED2"/>
    <w:pPr>
      <w:jc w:val="center"/>
    </w:pPr>
    <w:rPr>
      <w:rFonts w:ascii="Arial" w:hAnsi="Arial"/>
      <w:b/>
      <w:sz w:val="21"/>
      <w:szCs w:val="21"/>
    </w:rPr>
  </w:style>
  <w:style w:type="table" w:customStyle="1" w:styleId="a7">
    <w:name w:val="表样式"/>
    <w:basedOn w:val="a3"/>
    <w:rsid w:val="00C02ED2"/>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rsid w:val="00C02ED2"/>
    <w:pPr>
      <w:numPr>
        <w:ilvl w:val="7"/>
        <w:numId w:val="1"/>
      </w:numPr>
      <w:spacing w:afterLines="100"/>
      <w:ind w:left="1089" w:hanging="369"/>
      <w:jc w:val="center"/>
    </w:pPr>
    <w:rPr>
      <w:rFonts w:ascii="Arial" w:hAnsi="Arial"/>
      <w:sz w:val="18"/>
      <w:szCs w:val="18"/>
    </w:rPr>
  </w:style>
  <w:style w:type="paragraph" w:customStyle="1" w:styleId="a8">
    <w:name w:val="图样式"/>
    <w:basedOn w:val="a1"/>
    <w:rsid w:val="00C02ED2"/>
    <w:pPr>
      <w:keepNext/>
      <w:widowControl/>
      <w:spacing w:before="80" w:after="80"/>
      <w:jc w:val="center"/>
    </w:pPr>
  </w:style>
  <w:style w:type="paragraph" w:customStyle="1" w:styleId="a9">
    <w:name w:val="文档标题"/>
    <w:basedOn w:val="a1"/>
    <w:rsid w:val="00C02ED2"/>
    <w:pPr>
      <w:tabs>
        <w:tab w:val="left" w:pos="0"/>
      </w:tabs>
      <w:spacing w:before="300" w:after="300"/>
      <w:jc w:val="center"/>
    </w:pPr>
    <w:rPr>
      <w:rFonts w:eastAsia="黑体"/>
      <w:sz w:val="36"/>
      <w:szCs w:val="36"/>
    </w:rPr>
  </w:style>
  <w:style w:type="paragraph" w:styleId="aa">
    <w:name w:val="footer"/>
    <w:rsid w:val="00C02ED2"/>
    <w:pPr>
      <w:tabs>
        <w:tab w:val="center" w:pos="4510"/>
        <w:tab w:val="right" w:pos="9020"/>
      </w:tabs>
    </w:pPr>
    <w:rPr>
      <w:rFonts w:ascii="Arial" w:hAnsi="Arial"/>
      <w:sz w:val="18"/>
      <w:szCs w:val="18"/>
    </w:rPr>
  </w:style>
  <w:style w:type="paragraph" w:styleId="ab">
    <w:name w:val="header"/>
    <w:rsid w:val="00C02ED2"/>
    <w:pPr>
      <w:tabs>
        <w:tab w:val="center" w:pos="4153"/>
        <w:tab w:val="right" w:pos="8306"/>
      </w:tabs>
      <w:snapToGrid w:val="0"/>
      <w:jc w:val="both"/>
    </w:pPr>
    <w:rPr>
      <w:rFonts w:ascii="Arial" w:hAnsi="Arial"/>
      <w:sz w:val="18"/>
      <w:szCs w:val="18"/>
    </w:rPr>
  </w:style>
  <w:style w:type="paragraph" w:customStyle="1" w:styleId="ac">
    <w:name w:val="正文（首行不缩进）"/>
    <w:basedOn w:val="a1"/>
    <w:rsid w:val="00C02ED2"/>
  </w:style>
  <w:style w:type="paragraph" w:customStyle="1" w:styleId="ad">
    <w:name w:val="注示头"/>
    <w:basedOn w:val="a1"/>
    <w:rsid w:val="00C02ED2"/>
    <w:pPr>
      <w:pBdr>
        <w:top w:val="single" w:sz="4" w:space="1" w:color="000000"/>
      </w:pBdr>
    </w:pPr>
    <w:rPr>
      <w:rFonts w:eastAsia="黑体"/>
      <w:sz w:val="18"/>
    </w:rPr>
  </w:style>
  <w:style w:type="paragraph" w:customStyle="1" w:styleId="ae">
    <w:name w:val="注示文本"/>
    <w:basedOn w:val="a1"/>
    <w:rsid w:val="00C02ED2"/>
    <w:pPr>
      <w:pBdr>
        <w:bottom w:val="single" w:sz="4" w:space="1" w:color="000000"/>
      </w:pBdr>
      <w:ind w:firstLine="360"/>
    </w:pPr>
    <w:rPr>
      <w:rFonts w:eastAsia="楷体_GB2312"/>
      <w:sz w:val="18"/>
      <w:szCs w:val="18"/>
    </w:rPr>
  </w:style>
  <w:style w:type="paragraph" w:customStyle="1" w:styleId="af">
    <w:name w:val="编写建议"/>
    <w:basedOn w:val="a1"/>
    <w:rsid w:val="00C02ED2"/>
    <w:pPr>
      <w:ind w:firstLine="420"/>
    </w:pPr>
    <w:rPr>
      <w:rFonts w:cs="Arial"/>
      <w:i/>
      <w:color w:val="0000FF"/>
    </w:rPr>
  </w:style>
  <w:style w:type="table" w:styleId="af0">
    <w:name w:val="Table Grid"/>
    <w:basedOn w:val="a3"/>
    <w:rsid w:val="00C02ED2"/>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样式一"/>
    <w:basedOn w:val="a2"/>
    <w:rsid w:val="00C02ED2"/>
    <w:rPr>
      <w:rFonts w:ascii="宋体" w:hAnsi="宋体"/>
      <w:b/>
      <w:bCs/>
      <w:color w:val="000000"/>
      <w:sz w:val="36"/>
    </w:rPr>
  </w:style>
  <w:style w:type="character" w:customStyle="1" w:styleId="af2">
    <w:name w:val="样式二"/>
    <w:basedOn w:val="af1"/>
    <w:rsid w:val="00C02ED2"/>
    <w:rPr>
      <w:rFonts w:ascii="宋体" w:hAnsi="宋体"/>
      <w:b/>
      <w:bCs/>
      <w:color w:val="000000"/>
      <w:sz w:val="36"/>
    </w:rPr>
  </w:style>
  <w:style w:type="paragraph" w:styleId="af3">
    <w:name w:val="Balloon Text"/>
    <w:basedOn w:val="a1"/>
    <w:link w:val="Char"/>
    <w:rsid w:val="00C02ED2"/>
    <w:rPr>
      <w:sz w:val="18"/>
      <w:szCs w:val="18"/>
    </w:rPr>
  </w:style>
  <w:style w:type="character" w:customStyle="1" w:styleId="Char">
    <w:name w:val="批注框文本 Char"/>
    <w:basedOn w:val="a2"/>
    <w:link w:val="af3"/>
    <w:rsid w:val="00C02ED2"/>
    <w:rPr>
      <w:snapToGrid w:val="0"/>
      <w:sz w:val="18"/>
      <w:szCs w:val="18"/>
    </w:rPr>
  </w:style>
  <w:style w:type="paragraph" w:styleId="af4">
    <w:name w:val="Title"/>
    <w:next w:val="a1"/>
    <w:link w:val="Char0"/>
    <w:qFormat/>
    <w:rsid w:val="00464211"/>
    <w:pPr>
      <w:spacing w:before="240" w:after="60"/>
      <w:jc w:val="center"/>
      <w:outlineLvl w:val="0"/>
    </w:pPr>
    <w:rPr>
      <w:b/>
      <w:bCs/>
      <w:snapToGrid w:val="0"/>
      <w:sz w:val="44"/>
      <w:szCs w:val="32"/>
    </w:rPr>
  </w:style>
  <w:style w:type="character" w:customStyle="1" w:styleId="Char0">
    <w:name w:val="标题 Char"/>
    <w:basedOn w:val="a2"/>
    <w:link w:val="af4"/>
    <w:rsid w:val="00464211"/>
    <w:rPr>
      <w:b/>
      <w:bCs/>
      <w:snapToGrid w:val="0"/>
      <w:sz w:val="44"/>
      <w:szCs w:val="32"/>
      <w:lang w:val="en-US" w:eastAsia="zh-CN" w:bidi="ar-SA"/>
    </w:rPr>
  </w:style>
  <w:style w:type="paragraph" w:styleId="af5">
    <w:name w:val="Document Map"/>
    <w:basedOn w:val="a1"/>
    <w:link w:val="Char1"/>
    <w:rsid w:val="00900FBA"/>
    <w:rPr>
      <w:rFonts w:ascii="宋体"/>
      <w:sz w:val="18"/>
      <w:szCs w:val="18"/>
    </w:rPr>
  </w:style>
  <w:style w:type="character" w:customStyle="1" w:styleId="Char1">
    <w:name w:val="文档结构图 Char"/>
    <w:basedOn w:val="a2"/>
    <w:link w:val="af5"/>
    <w:rsid w:val="00900FBA"/>
    <w:rPr>
      <w:rFonts w:ascii="宋体"/>
      <w:snapToGrid w:val="0"/>
      <w:sz w:val="18"/>
      <w:szCs w:val="18"/>
    </w:rPr>
  </w:style>
  <w:style w:type="paragraph" w:customStyle="1" w:styleId="af6">
    <w:name w:val="封面文档标题"/>
    <w:basedOn w:val="a1"/>
    <w:autoRedefine/>
    <w:rsid w:val="00732679"/>
    <w:pPr>
      <w:widowControl/>
      <w:autoSpaceDN/>
      <w:adjustRightInd/>
      <w:ind w:leftChars="-5" w:left="-1" w:right="198" w:hangingChars="2" w:hanging="9"/>
      <w:jc w:val="center"/>
    </w:pPr>
    <w:rPr>
      <w:rFonts w:eastAsia="黑体"/>
      <w:b/>
      <w:bCs/>
      <w:noProof/>
      <w:sz w:val="44"/>
      <w:szCs w:val="44"/>
    </w:rPr>
  </w:style>
  <w:style w:type="paragraph" w:customStyle="1" w:styleId="af7">
    <w:name w:val="封面表格文本"/>
    <w:basedOn w:val="a1"/>
    <w:autoRedefine/>
    <w:rsid w:val="00067918"/>
    <w:pPr>
      <w:widowControl/>
      <w:autoSpaceDN/>
      <w:adjustRightInd/>
      <w:ind w:right="198"/>
      <w:jc w:val="center"/>
    </w:pPr>
    <w:rPr>
      <w:rFonts w:cs="Arial"/>
      <w:noProof/>
    </w:rPr>
  </w:style>
  <w:style w:type="paragraph" w:customStyle="1" w:styleId="af8">
    <w:name w:val="封面华为技术"/>
    <w:basedOn w:val="a1"/>
    <w:autoRedefine/>
    <w:rsid w:val="0047617A"/>
    <w:pPr>
      <w:widowControl/>
      <w:autoSpaceDN/>
      <w:adjustRightInd/>
      <w:ind w:right="198"/>
      <w:jc w:val="center"/>
    </w:pPr>
    <w:rPr>
      <w:rFonts w:eastAsia="黑体" w:cs="Arial"/>
      <w:noProof/>
      <w:sz w:val="32"/>
      <w:szCs w:val="32"/>
    </w:rPr>
  </w:style>
  <w:style w:type="paragraph" w:styleId="af9">
    <w:name w:val="Subtitle"/>
    <w:basedOn w:val="a1"/>
    <w:next w:val="a1"/>
    <w:link w:val="Char2"/>
    <w:rsid w:val="008732CA"/>
    <w:pPr>
      <w:spacing w:before="240" w:after="60" w:line="312" w:lineRule="auto"/>
      <w:jc w:val="center"/>
      <w:outlineLvl w:val="1"/>
    </w:pPr>
    <w:rPr>
      <w:rFonts w:ascii="Cambria" w:hAnsi="Cambria"/>
      <w:b/>
      <w:bCs/>
      <w:kern w:val="28"/>
      <w:sz w:val="32"/>
      <w:szCs w:val="32"/>
    </w:rPr>
  </w:style>
  <w:style w:type="character" w:customStyle="1" w:styleId="Char2">
    <w:name w:val="副标题 Char"/>
    <w:basedOn w:val="a2"/>
    <w:link w:val="af9"/>
    <w:rsid w:val="008732CA"/>
    <w:rPr>
      <w:rFonts w:ascii="Cambria" w:hAnsi="Cambria" w:cs="Times New Roman"/>
      <w:b/>
      <w:bCs/>
      <w:snapToGrid w:val="0"/>
      <w:kern w:val="28"/>
      <w:sz w:val="32"/>
      <w:szCs w:val="32"/>
    </w:rPr>
  </w:style>
  <w:style w:type="paragraph" w:styleId="afa">
    <w:name w:val="Body Text"/>
    <w:basedOn w:val="a1"/>
    <w:link w:val="Char3"/>
    <w:rsid w:val="00CC71F5"/>
    <w:pPr>
      <w:spacing w:after="120"/>
    </w:pPr>
  </w:style>
  <w:style w:type="character" w:customStyle="1" w:styleId="Char3">
    <w:name w:val="正文文本 Char"/>
    <w:basedOn w:val="a2"/>
    <w:link w:val="afa"/>
    <w:rsid w:val="00CC71F5"/>
    <w:rPr>
      <w:snapToGrid w:val="0"/>
      <w:sz w:val="21"/>
      <w:szCs w:val="21"/>
    </w:rPr>
  </w:style>
  <w:style w:type="paragraph" w:styleId="afb">
    <w:name w:val="Body Text First Indent"/>
    <w:basedOn w:val="a1"/>
    <w:link w:val="Char4"/>
    <w:autoRedefine/>
    <w:uiPriority w:val="99"/>
    <w:rsid w:val="00CC71F5"/>
    <w:pPr>
      <w:widowControl/>
      <w:autoSpaceDN/>
      <w:adjustRightInd/>
      <w:ind w:right="198" w:firstLineChars="200" w:firstLine="420"/>
    </w:pPr>
    <w:rPr>
      <w:rFonts w:cs="Arial"/>
      <w:noProof/>
      <w:sz w:val="18"/>
      <w:szCs w:val="18"/>
    </w:rPr>
  </w:style>
  <w:style w:type="character" w:customStyle="1" w:styleId="Char4">
    <w:name w:val="正文首行缩进 Char"/>
    <w:basedOn w:val="Char3"/>
    <w:link w:val="afb"/>
    <w:uiPriority w:val="99"/>
    <w:rsid w:val="00CC71F5"/>
    <w:rPr>
      <w:rFonts w:ascii="Arial" w:hAnsi="Arial" w:cs="Arial"/>
      <w:noProof/>
      <w:snapToGrid w:val="0"/>
      <w:sz w:val="18"/>
      <w:szCs w:val="18"/>
    </w:rPr>
  </w:style>
  <w:style w:type="paragraph" w:customStyle="1" w:styleId="afc">
    <w:name w:val="表头样式"/>
    <w:basedOn w:val="a1"/>
    <w:autoRedefine/>
    <w:rsid w:val="00CC71F5"/>
    <w:pPr>
      <w:widowControl/>
      <w:autoSpaceDN/>
      <w:adjustRightInd/>
      <w:ind w:left="200" w:right="200" w:firstLine="841"/>
    </w:pPr>
    <w:rPr>
      <w:rFonts w:cs="Arial"/>
      <w:b/>
      <w:noProof/>
    </w:rPr>
  </w:style>
  <w:style w:type="paragraph" w:customStyle="1" w:styleId="afd">
    <w:name w:val="规则标题"/>
    <w:next w:val="a1"/>
    <w:link w:val="Char5"/>
    <w:rsid w:val="00F2041E"/>
    <w:rPr>
      <w:b/>
      <w:iCs/>
      <w:snapToGrid w:val="0"/>
      <w:sz w:val="28"/>
      <w:szCs w:val="28"/>
    </w:rPr>
  </w:style>
  <w:style w:type="character" w:customStyle="1" w:styleId="Char5">
    <w:name w:val="规则标题 Char"/>
    <w:basedOn w:val="a2"/>
    <w:link w:val="afd"/>
    <w:rsid w:val="00F2041E"/>
    <w:rPr>
      <w:b/>
      <w:iCs/>
      <w:snapToGrid w:val="0"/>
      <w:sz w:val="28"/>
      <w:szCs w:val="28"/>
      <w:lang w:val="en-US" w:eastAsia="zh-CN" w:bidi="ar-SA"/>
    </w:rPr>
  </w:style>
  <w:style w:type="paragraph" w:customStyle="1" w:styleId="afe">
    <w:name w:val="代码片段"/>
    <w:link w:val="Char6"/>
    <w:qFormat/>
    <w:rsid w:val="00C30AC8"/>
    <w:rPr>
      <w:rFonts w:ascii="Courier New" w:hAnsi="Courier New"/>
      <w:snapToGrid w:val="0"/>
      <w:sz w:val="21"/>
      <w:szCs w:val="21"/>
    </w:rPr>
  </w:style>
  <w:style w:type="paragraph" w:customStyle="1" w:styleId="aff">
    <w:name w:val="示例代码"/>
    <w:next w:val="a1"/>
    <w:link w:val="Char7"/>
    <w:qFormat/>
    <w:rsid w:val="001F1130"/>
    <w:pPr>
      <w:snapToGrid w:val="0"/>
    </w:pPr>
    <w:rPr>
      <w:rFonts w:ascii="Courier New" w:hAnsi="Courier New" w:cs="Courier New"/>
      <w:bCs/>
      <w:snapToGrid w:val="0"/>
      <w:sz w:val="18"/>
      <w:szCs w:val="18"/>
      <w:shd w:val="pct15" w:color="auto" w:fill="FFFFFF"/>
    </w:rPr>
  </w:style>
  <w:style w:type="character" w:customStyle="1" w:styleId="Char6">
    <w:name w:val="代码片段 Char"/>
    <w:basedOn w:val="a2"/>
    <w:link w:val="afe"/>
    <w:rsid w:val="00C30AC8"/>
    <w:rPr>
      <w:rFonts w:ascii="Courier New" w:hAnsi="Courier New"/>
      <w:snapToGrid w:val="0"/>
      <w:sz w:val="21"/>
      <w:szCs w:val="21"/>
      <w:lang w:val="en-US" w:eastAsia="zh-CN" w:bidi="ar-SA"/>
    </w:rPr>
  </w:style>
  <w:style w:type="paragraph" w:customStyle="1" w:styleId="aff0">
    <w:name w:val="示例标题"/>
    <w:link w:val="Char8"/>
    <w:qFormat/>
    <w:rsid w:val="008E22A9"/>
    <w:pPr>
      <w:spacing w:line="360" w:lineRule="auto"/>
    </w:pPr>
    <w:rPr>
      <w:b/>
      <w:snapToGrid w:val="0"/>
      <w:sz w:val="21"/>
      <w:szCs w:val="21"/>
    </w:rPr>
  </w:style>
  <w:style w:type="character" w:customStyle="1" w:styleId="Char7">
    <w:name w:val="示例代码 Char"/>
    <w:basedOn w:val="a2"/>
    <w:link w:val="aff"/>
    <w:rsid w:val="001F1130"/>
    <w:rPr>
      <w:rFonts w:ascii="Courier New" w:hAnsi="Courier New" w:cs="Courier New"/>
      <w:bCs/>
      <w:snapToGrid w:val="0"/>
      <w:sz w:val="18"/>
      <w:szCs w:val="18"/>
      <w:lang w:val="en-US" w:eastAsia="zh-CN" w:bidi="ar-SA"/>
    </w:rPr>
  </w:style>
  <w:style w:type="character" w:customStyle="1" w:styleId="Char8">
    <w:name w:val="示例标题 Char"/>
    <w:basedOn w:val="a2"/>
    <w:link w:val="aff0"/>
    <w:rsid w:val="008E22A9"/>
    <w:rPr>
      <w:b/>
      <w:snapToGrid w:val="0"/>
      <w:sz w:val="21"/>
      <w:szCs w:val="21"/>
      <w:lang w:val="en-US" w:eastAsia="zh-CN" w:bidi="ar-SA"/>
    </w:rPr>
  </w:style>
  <w:style w:type="paragraph" w:customStyle="1" w:styleId="aff1">
    <w:name w:val="大类标题"/>
    <w:basedOn w:val="1"/>
    <w:next w:val="2"/>
    <w:link w:val="Char9"/>
    <w:qFormat/>
    <w:rsid w:val="001D664F"/>
    <w:pPr>
      <w:jc w:val="left"/>
    </w:pPr>
    <w:rPr>
      <w:rFonts w:eastAsia="Book Antiqua"/>
      <w:snapToGrid w:val="0"/>
      <w:sz w:val="32"/>
    </w:rPr>
  </w:style>
  <w:style w:type="paragraph" w:customStyle="1" w:styleId="rule">
    <w:name w:val="rule标题"/>
    <w:basedOn w:val="2"/>
    <w:next w:val="a1"/>
    <w:link w:val="ruleChar"/>
    <w:rsid w:val="00AE448D"/>
    <w:pPr>
      <w:numPr>
        <w:ilvl w:val="1"/>
        <w:numId w:val="2"/>
      </w:numPr>
      <w:tabs>
        <w:tab w:val="left" w:pos="1134"/>
      </w:tabs>
      <w:ind w:rightChars="-27" w:right="-57"/>
    </w:pPr>
    <w:rPr>
      <w:snapToGrid w:val="0"/>
    </w:rPr>
  </w:style>
  <w:style w:type="character" w:customStyle="1" w:styleId="1Char">
    <w:name w:val="标题 1 Char"/>
    <w:aliases w:val="PART标题 Char"/>
    <w:basedOn w:val="a2"/>
    <w:link w:val="1"/>
    <w:uiPriority w:val="9"/>
    <w:rsid w:val="00CC4D91"/>
    <w:rPr>
      <w:rFonts w:ascii="Book Antiqua" w:eastAsia="黑体" w:hAnsi="Book Antiqua"/>
      <w:b/>
      <w:sz w:val="36"/>
      <w:szCs w:val="32"/>
      <w:lang w:val="en-US" w:eastAsia="zh-CN" w:bidi="ar-SA"/>
    </w:rPr>
  </w:style>
  <w:style w:type="character" w:customStyle="1" w:styleId="Char9">
    <w:name w:val="大类标题 Char"/>
    <w:basedOn w:val="1Char"/>
    <w:link w:val="aff1"/>
    <w:rsid w:val="00EA029B"/>
    <w:rPr>
      <w:rFonts w:ascii="Book Antiqua" w:eastAsia="Book Antiqua" w:hAnsi="Book Antiqua"/>
      <w:b/>
      <w:snapToGrid w:val="0"/>
      <w:sz w:val="32"/>
      <w:szCs w:val="32"/>
      <w:lang w:val="en-US" w:eastAsia="zh-CN" w:bidi="ar-SA"/>
    </w:rPr>
  </w:style>
  <w:style w:type="character" w:styleId="aff2">
    <w:name w:val="annotation reference"/>
    <w:rsid w:val="004B0C5B"/>
    <w:rPr>
      <w:sz w:val="21"/>
      <w:szCs w:val="21"/>
    </w:rPr>
  </w:style>
  <w:style w:type="character" w:customStyle="1" w:styleId="2Char">
    <w:name w:val="标题 2 Char"/>
    <w:aliases w:val="规则 Char"/>
    <w:basedOn w:val="a2"/>
    <w:link w:val="2"/>
    <w:rsid w:val="001C122A"/>
    <w:rPr>
      <w:rFonts w:eastAsia="Times New Roman"/>
      <w:b/>
      <w:sz w:val="28"/>
      <w:szCs w:val="24"/>
    </w:rPr>
  </w:style>
  <w:style w:type="character" w:customStyle="1" w:styleId="ruleChar">
    <w:name w:val="rule标题 Char"/>
    <w:basedOn w:val="2Char"/>
    <w:link w:val="rule"/>
    <w:rsid w:val="009737EC"/>
    <w:rPr>
      <w:rFonts w:eastAsia="Times New Roman"/>
      <w:b/>
      <w:snapToGrid w:val="0"/>
      <w:sz w:val="28"/>
      <w:szCs w:val="24"/>
    </w:rPr>
  </w:style>
  <w:style w:type="paragraph" w:styleId="aff3">
    <w:name w:val="annotation text"/>
    <w:basedOn w:val="a1"/>
    <w:link w:val="Chara"/>
    <w:rsid w:val="000F5CC9"/>
    <w:pPr>
      <w:widowControl/>
      <w:autoSpaceDN/>
      <w:adjustRightInd/>
      <w:ind w:right="198"/>
    </w:pPr>
    <w:rPr>
      <w:rFonts w:eastAsia="宋体"/>
      <w:noProof/>
      <w:sz w:val="20"/>
    </w:rPr>
  </w:style>
  <w:style w:type="character" w:customStyle="1" w:styleId="Chara">
    <w:name w:val="批注文字 Char"/>
    <w:basedOn w:val="a2"/>
    <w:link w:val="aff3"/>
    <w:rsid w:val="000F5CC9"/>
    <w:rPr>
      <w:noProof/>
      <w:snapToGrid w:val="0"/>
      <w:szCs w:val="21"/>
    </w:rPr>
  </w:style>
  <w:style w:type="paragraph" w:customStyle="1" w:styleId="Java">
    <w:name w:val="Java代码"/>
    <w:basedOn w:val="a1"/>
    <w:link w:val="JavaChar"/>
    <w:autoRedefine/>
    <w:rsid w:val="00F675E6"/>
    <w:pPr>
      <w:widowControl/>
      <w:autoSpaceDN/>
      <w:adjustRightInd/>
      <w:ind w:rightChars="94" w:right="197"/>
    </w:pPr>
    <w:rPr>
      <w:rFonts w:ascii="Courier New" w:eastAsia="Courier New" w:hAnsi="Courier New" w:cs="Courier New"/>
      <w:noProof/>
      <w:sz w:val="18"/>
      <w:szCs w:val="18"/>
      <w:shd w:val="pct15" w:color="auto" w:fill="FFFFFF"/>
    </w:rPr>
  </w:style>
  <w:style w:type="paragraph" w:customStyle="1" w:styleId="30">
    <w:name w:val="代码3"/>
    <w:basedOn w:val="a1"/>
    <w:link w:val="3Char"/>
    <w:autoRedefine/>
    <w:rsid w:val="00F675E6"/>
    <w:pPr>
      <w:widowControl/>
      <w:autoSpaceDN/>
      <w:adjustRightInd/>
      <w:ind w:right="198" w:firstLineChars="236" w:firstLine="425"/>
    </w:pPr>
    <w:rPr>
      <w:rFonts w:ascii="Courier New" w:eastAsia="新宋体" w:hAnsi="Courier New"/>
      <w:noProof/>
      <w:snapToGrid/>
      <w:color w:val="000000"/>
      <w:sz w:val="18"/>
      <w:shd w:val="pct15" w:color="auto" w:fill="FFFFFF"/>
    </w:rPr>
  </w:style>
  <w:style w:type="character" w:customStyle="1" w:styleId="3Char">
    <w:name w:val="代码3 Char"/>
    <w:link w:val="30"/>
    <w:rsid w:val="00F675E6"/>
    <w:rPr>
      <w:rFonts w:ascii="Courier New" w:eastAsia="新宋体" w:hAnsi="Courier New"/>
      <w:noProof/>
      <w:color w:val="000000"/>
      <w:sz w:val="18"/>
      <w:szCs w:val="21"/>
    </w:rPr>
  </w:style>
  <w:style w:type="paragraph" w:styleId="aff4">
    <w:name w:val="Normal (Web)"/>
    <w:basedOn w:val="a1"/>
    <w:uiPriority w:val="99"/>
    <w:unhideWhenUsed/>
    <w:rsid w:val="009C3D16"/>
    <w:pPr>
      <w:widowControl/>
      <w:autoSpaceDE/>
      <w:autoSpaceDN/>
      <w:adjustRightInd/>
      <w:spacing w:before="136"/>
    </w:pPr>
    <w:rPr>
      <w:rFonts w:ascii="宋体" w:hAnsi="宋体" w:cs="宋体"/>
      <w:snapToGrid/>
      <w:sz w:val="24"/>
      <w:szCs w:val="24"/>
    </w:rPr>
  </w:style>
  <w:style w:type="paragraph" w:styleId="aff5">
    <w:name w:val="List Paragraph"/>
    <w:basedOn w:val="a1"/>
    <w:uiPriority w:val="34"/>
    <w:qFormat/>
    <w:rsid w:val="00893EDB"/>
    <w:pPr>
      <w:ind w:firstLineChars="200" w:firstLine="420"/>
    </w:pPr>
  </w:style>
  <w:style w:type="character" w:styleId="aff6">
    <w:name w:val="FollowedHyperlink"/>
    <w:uiPriority w:val="99"/>
    <w:rsid w:val="00B92170"/>
    <w:rPr>
      <w:color w:val="800080"/>
      <w:u w:val="single"/>
    </w:rPr>
  </w:style>
  <w:style w:type="character" w:styleId="aff7">
    <w:name w:val="Hyperlink"/>
    <w:uiPriority w:val="99"/>
    <w:rsid w:val="0015634B"/>
    <w:rPr>
      <w:rFonts w:cs="Times New Roman"/>
      <w:color w:val="0000FF"/>
      <w:u w:val="single"/>
    </w:rPr>
  </w:style>
  <w:style w:type="paragraph" w:styleId="aff8">
    <w:name w:val="Revision"/>
    <w:hidden/>
    <w:uiPriority w:val="99"/>
    <w:semiHidden/>
    <w:rsid w:val="00AF62BA"/>
    <w:rPr>
      <w:sz w:val="21"/>
      <w:szCs w:val="21"/>
    </w:rPr>
  </w:style>
  <w:style w:type="paragraph" w:styleId="10">
    <w:name w:val="toc 1"/>
    <w:basedOn w:val="a1"/>
    <w:next w:val="a1"/>
    <w:autoRedefine/>
    <w:uiPriority w:val="39"/>
    <w:qFormat/>
    <w:rsid w:val="00AF62BA"/>
    <w:pPr>
      <w:tabs>
        <w:tab w:val="left" w:pos="453"/>
        <w:tab w:val="right" w:leader="dot" w:pos="8931"/>
      </w:tabs>
      <w:spacing w:line="300" w:lineRule="auto"/>
      <w:ind w:rightChars="100" w:right="210"/>
    </w:pPr>
    <w:rPr>
      <w:rFonts w:eastAsia="宋体" w:cs="Arial"/>
      <w:noProof/>
      <w:sz w:val="28"/>
      <w:szCs w:val="28"/>
    </w:rPr>
  </w:style>
  <w:style w:type="paragraph" w:styleId="20">
    <w:name w:val="toc 2"/>
    <w:basedOn w:val="a1"/>
    <w:next w:val="a1"/>
    <w:autoRedefine/>
    <w:uiPriority w:val="39"/>
    <w:qFormat/>
    <w:rsid w:val="00425DE5"/>
    <w:pPr>
      <w:tabs>
        <w:tab w:val="left" w:pos="210"/>
        <w:tab w:val="right" w:leader="dot" w:pos="8931"/>
      </w:tabs>
      <w:spacing w:line="300" w:lineRule="auto"/>
      <w:ind w:leftChars="100" w:left="100" w:rightChars="100" w:right="210"/>
    </w:pPr>
    <w:rPr>
      <w:rFonts w:eastAsia="宋体"/>
      <w:snapToGrid/>
    </w:rPr>
  </w:style>
  <w:style w:type="paragraph" w:styleId="aff9">
    <w:name w:val="annotation subject"/>
    <w:basedOn w:val="aff3"/>
    <w:next w:val="aff3"/>
    <w:link w:val="Charb"/>
    <w:rsid w:val="003F75E7"/>
    <w:pPr>
      <w:widowControl w:val="0"/>
      <w:autoSpaceDN w:val="0"/>
      <w:adjustRightInd w:val="0"/>
      <w:ind w:right="0"/>
    </w:pPr>
    <w:rPr>
      <w:b/>
      <w:bCs/>
      <w:noProof w:val="0"/>
      <w:sz w:val="21"/>
    </w:rPr>
  </w:style>
  <w:style w:type="character" w:customStyle="1" w:styleId="Charb">
    <w:name w:val="批注主题 Char"/>
    <w:basedOn w:val="Chara"/>
    <w:link w:val="aff9"/>
    <w:rsid w:val="003F75E7"/>
    <w:rPr>
      <w:b/>
      <w:bCs/>
      <w:noProof/>
      <w:snapToGrid w:val="0"/>
      <w:sz w:val="21"/>
      <w:szCs w:val="21"/>
    </w:rPr>
  </w:style>
  <w:style w:type="paragraph" w:customStyle="1" w:styleId="affa">
    <w:name w:val="a"/>
    <w:basedOn w:val="a1"/>
    <w:rsid w:val="002B3B7D"/>
    <w:pPr>
      <w:widowControl/>
      <w:autoSpaceDE/>
      <w:autoSpaceDN/>
      <w:adjustRightInd/>
      <w:spacing w:before="100" w:beforeAutospacing="1" w:after="100" w:afterAutospacing="1"/>
    </w:pPr>
    <w:rPr>
      <w:rFonts w:ascii="宋体" w:eastAsia="宋体" w:hAnsi="宋体" w:cs="宋体"/>
      <w:snapToGrid/>
      <w:sz w:val="24"/>
      <w:szCs w:val="24"/>
    </w:rPr>
  </w:style>
  <w:style w:type="character" w:styleId="affb">
    <w:name w:val="line number"/>
    <w:basedOn w:val="a2"/>
    <w:rsid w:val="00DE421D"/>
  </w:style>
  <w:style w:type="paragraph" w:styleId="HTML">
    <w:name w:val="HTML Preformatted"/>
    <w:basedOn w:val="a1"/>
    <w:link w:val="HTMLChar"/>
    <w:uiPriority w:val="99"/>
    <w:unhideWhenUsed/>
    <w:rsid w:val="006537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宋体" w:eastAsia="宋体" w:hAnsi="宋体" w:cs="宋体"/>
      <w:snapToGrid/>
      <w:sz w:val="24"/>
      <w:szCs w:val="24"/>
    </w:rPr>
  </w:style>
  <w:style w:type="character" w:customStyle="1" w:styleId="HTMLChar">
    <w:name w:val="HTML 预设格式 Char"/>
    <w:basedOn w:val="a2"/>
    <w:link w:val="HTML"/>
    <w:uiPriority w:val="99"/>
    <w:rsid w:val="0065375C"/>
    <w:rPr>
      <w:rFonts w:ascii="宋体" w:hAnsi="宋体" w:cs="宋体"/>
      <w:sz w:val="24"/>
      <w:szCs w:val="24"/>
    </w:rPr>
  </w:style>
  <w:style w:type="character" w:customStyle="1" w:styleId="mw-headline">
    <w:name w:val="mw-headline"/>
    <w:basedOn w:val="a2"/>
    <w:rsid w:val="00DD3192"/>
  </w:style>
  <w:style w:type="character" w:styleId="affc">
    <w:name w:val="Emphasis"/>
    <w:basedOn w:val="a2"/>
    <w:uiPriority w:val="20"/>
    <w:qFormat/>
    <w:rsid w:val="00475220"/>
    <w:rPr>
      <w:i/>
      <w:iCs/>
    </w:rPr>
  </w:style>
  <w:style w:type="character" w:customStyle="1" w:styleId="hps">
    <w:name w:val="hps"/>
    <w:basedOn w:val="a2"/>
    <w:rsid w:val="00E57393"/>
    <w:rPr>
      <w:rFonts w:cs="Times New Roman"/>
    </w:rPr>
  </w:style>
  <w:style w:type="character" w:customStyle="1" w:styleId="keyword">
    <w:name w:val="keyword"/>
    <w:basedOn w:val="a2"/>
    <w:rsid w:val="003C6F74"/>
  </w:style>
  <w:style w:type="paragraph" w:customStyle="1" w:styleId="affd">
    <w:name w:val="交叉超链接"/>
    <w:basedOn w:val="a1"/>
    <w:link w:val="Charc"/>
    <w:qFormat/>
    <w:rsid w:val="00AD287D"/>
    <w:rPr>
      <w:rFonts w:eastAsiaTheme="minorEastAsia"/>
      <w:color w:val="0000FF"/>
      <w:u w:val="single"/>
    </w:rPr>
  </w:style>
  <w:style w:type="character" w:customStyle="1" w:styleId="Charc">
    <w:name w:val="交叉超链接 Char"/>
    <w:basedOn w:val="a2"/>
    <w:link w:val="affd"/>
    <w:rsid w:val="00AD287D"/>
    <w:rPr>
      <w:rFonts w:eastAsiaTheme="minorEastAsia"/>
      <w:snapToGrid w:val="0"/>
      <w:color w:val="0000FF"/>
      <w:sz w:val="21"/>
      <w:szCs w:val="21"/>
      <w:u w:val="single"/>
    </w:rPr>
  </w:style>
  <w:style w:type="character" w:customStyle="1" w:styleId="diff-html-added2">
    <w:name w:val="diff-html-added2"/>
    <w:basedOn w:val="a2"/>
    <w:rsid w:val="000E5BEB"/>
    <w:rPr>
      <w:sz w:val="24"/>
      <w:szCs w:val="24"/>
      <w:bdr w:val="none" w:sz="0" w:space="0" w:color="auto" w:frame="1"/>
      <w:shd w:val="clear" w:color="auto" w:fill="DDFADE"/>
    </w:rPr>
  </w:style>
  <w:style w:type="character" w:customStyle="1" w:styleId="diff-html-removed2">
    <w:name w:val="diff-html-removed2"/>
    <w:basedOn w:val="a2"/>
    <w:rsid w:val="00E70295"/>
    <w:rPr>
      <w:strike/>
      <w:sz w:val="24"/>
      <w:szCs w:val="24"/>
      <w:bdr w:val="none" w:sz="0" w:space="0" w:color="auto" w:frame="1"/>
      <w:shd w:val="clear" w:color="auto" w:fill="FFE7E7"/>
    </w:rPr>
  </w:style>
  <w:style w:type="character" w:customStyle="1" w:styleId="Chard">
    <w:name w:val="???? Char"/>
    <w:locked/>
    <w:rsid w:val="008936E9"/>
    <w:rPr>
      <w:rFonts w:ascii="Courier New" w:hAnsi="Courier New" w:cs="Times New Roman"/>
      <w:snapToGrid w:val="0"/>
      <w:sz w:val="21"/>
      <w:szCs w:val="21"/>
    </w:rPr>
  </w:style>
  <w:style w:type="character" w:customStyle="1" w:styleId="JavaChar">
    <w:name w:val="Java代码 Char"/>
    <w:basedOn w:val="a2"/>
    <w:link w:val="Java"/>
    <w:rsid w:val="00CF5FFA"/>
    <w:rPr>
      <w:rFonts w:ascii="Courier New" w:eastAsia="Courier New" w:hAnsi="Courier New" w:cs="Courier New"/>
      <w:noProof/>
      <w:snapToGrid w:val="0"/>
      <w:sz w:val="18"/>
      <w:szCs w:val="18"/>
    </w:rPr>
  </w:style>
  <w:style w:type="paragraph" w:customStyle="1" w:styleId="affe">
    <w:name w:val="????"/>
    <w:rsid w:val="00E928E1"/>
    <w:pPr>
      <w:tabs>
        <w:tab w:val="decimal" w:pos="0"/>
      </w:tabs>
    </w:pPr>
    <w:rPr>
      <w:rFonts w:ascii="Arial" w:hAnsi="Arial"/>
      <w:noProof/>
      <w:snapToGrid w:val="0"/>
      <w:sz w:val="21"/>
      <w:szCs w:val="21"/>
    </w:rPr>
  </w:style>
  <w:style w:type="paragraph" w:customStyle="1" w:styleId="afff">
    <w:name w:val="文档编号"/>
    <w:basedOn w:val="a1"/>
    <w:autoRedefine/>
    <w:rsid w:val="00195CDE"/>
    <w:pPr>
      <w:widowControl/>
      <w:wordWrap w:val="0"/>
      <w:autoSpaceDN/>
      <w:adjustRightInd/>
      <w:spacing w:line="360" w:lineRule="auto"/>
      <w:ind w:right="678"/>
      <w:jc w:val="right"/>
    </w:pPr>
    <w:rPr>
      <w:rFonts w:ascii="宋体" w:eastAsia="宋体" w:hAnsi="宋体" w:cs="Arial Unicode MS"/>
      <w:noProof/>
      <w:snapToGr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6811">
      <w:bodyDiv w:val="1"/>
      <w:marLeft w:val="0"/>
      <w:marRight w:val="0"/>
      <w:marTop w:val="0"/>
      <w:marBottom w:val="0"/>
      <w:divBdr>
        <w:top w:val="none" w:sz="0" w:space="0" w:color="auto"/>
        <w:left w:val="none" w:sz="0" w:space="0" w:color="auto"/>
        <w:bottom w:val="none" w:sz="0" w:space="0" w:color="auto"/>
        <w:right w:val="none" w:sz="0" w:space="0" w:color="auto"/>
      </w:divBdr>
      <w:divsChild>
        <w:div w:id="1866628058">
          <w:marLeft w:val="0"/>
          <w:marRight w:val="0"/>
          <w:marTop w:val="0"/>
          <w:marBottom w:val="0"/>
          <w:divBdr>
            <w:top w:val="none" w:sz="0" w:space="0" w:color="auto"/>
            <w:left w:val="none" w:sz="0" w:space="0" w:color="auto"/>
            <w:bottom w:val="none" w:sz="0" w:space="0" w:color="auto"/>
            <w:right w:val="none" w:sz="0" w:space="0" w:color="auto"/>
          </w:divBdr>
          <w:divsChild>
            <w:div w:id="1445610146">
              <w:marLeft w:val="0"/>
              <w:marRight w:val="0"/>
              <w:marTop w:val="0"/>
              <w:marBottom w:val="0"/>
              <w:divBdr>
                <w:top w:val="none" w:sz="0" w:space="0" w:color="auto"/>
                <w:left w:val="none" w:sz="0" w:space="0" w:color="auto"/>
                <w:bottom w:val="none" w:sz="0" w:space="0" w:color="auto"/>
                <w:right w:val="none" w:sz="0" w:space="0" w:color="auto"/>
              </w:divBdr>
              <w:divsChild>
                <w:div w:id="595794438">
                  <w:marLeft w:val="0"/>
                  <w:marRight w:val="0"/>
                  <w:marTop w:val="0"/>
                  <w:marBottom w:val="0"/>
                  <w:divBdr>
                    <w:top w:val="none" w:sz="0" w:space="0" w:color="auto"/>
                    <w:left w:val="none" w:sz="0" w:space="0" w:color="auto"/>
                    <w:bottom w:val="none" w:sz="0" w:space="0" w:color="auto"/>
                    <w:right w:val="none" w:sz="0" w:space="0" w:color="auto"/>
                  </w:divBdr>
                  <w:divsChild>
                    <w:div w:id="910963203">
                      <w:marLeft w:val="825"/>
                      <w:marRight w:val="0"/>
                      <w:marTop w:val="0"/>
                      <w:marBottom w:val="0"/>
                      <w:divBdr>
                        <w:top w:val="none" w:sz="0" w:space="0" w:color="auto"/>
                        <w:left w:val="none" w:sz="0" w:space="0" w:color="auto"/>
                        <w:bottom w:val="none" w:sz="0" w:space="0" w:color="auto"/>
                        <w:right w:val="none" w:sz="0" w:space="0" w:color="auto"/>
                      </w:divBdr>
                      <w:divsChild>
                        <w:div w:id="541747973">
                          <w:marLeft w:val="0"/>
                          <w:marRight w:val="0"/>
                          <w:marTop w:val="0"/>
                          <w:marBottom w:val="0"/>
                          <w:divBdr>
                            <w:top w:val="none" w:sz="0" w:space="0" w:color="auto"/>
                            <w:left w:val="none" w:sz="0" w:space="0" w:color="auto"/>
                            <w:bottom w:val="none" w:sz="0" w:space="0" w:color="auto"/>
                            <w:right w:val="none" w:sz="0" w:space="0" w:color="auto"/>
                          </w:divBdr>
                          <w:divsChild>
                            <w:div w:id="21388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49480">
      <w:bodyDiv w:val="1"/>
      <w:marLeft w:val="0"/>
      <w:marRight w:val="0"/>
      <w:marTop w:val="0"/>
      <w:marBottom w:val="0"/>
      <w:divBdr>
        <w:top w:val="none" w:sz="0" w:space="0" w:color="auto"/>
        <w:left w:val="none" w:sz="0" w:space="0" w:color="auto"/>
        <w:bottom w:val="none" w:sz="0" w:space="0" w:color="auto"/>
        <w:right w:val="none" w:sz="0" w:space="0" w:color="auto"/>
      </w:divBdr>
      <w:divsChild>
        <w:div w:id="345332469">
          <w:marLeft w:val="0"/>
          <w:marRight w:val="0"/>
          <w:marTop w:val="0"/>
          <w:marBottom w:val="0"/>
          <w:divBdr>
            <w:top w:val="none" w:sz="0" w:space="0" w:color="auto"/>
            <w:left w:val="none" w:sz="0" w:space="0" w:color="auto"/>
            <w:bottom w:val="none" w:sz="0" w:space="0" w:color="auto"/>
            <w:right w:val="none" w:sz="0" w:space="0" w:color="auto"/>
          </w:divBdr>
          <w:divsChild>
            <w:div w:id="966812326">
              <w:marLeft w:val="0"/>
              <w:marRight w:val="0"/>
              <w:marTop w:val="0"/>
              <w:marBottom w:val="0"/>
              <w:divBdr>
                <w:top w:val="none" w:sz="0" w:space="0" w:color="auto"/>
                <w:left w:val="none" w:sz="0" w:space="0" w:color="auto"/>
                <w:bottom w:val="none" w:sz="0" w:space="0" w:color="auto"/>
                <w:right w:val="none" w:sz="0" w:space="0" w:color="auto"/>
              </w:divBdr>
              <w:divsChild>
                <w:div w:id="956644341">
                  <w:marLeft w:val="0"/>
                  <w:marRight w:val="0"/>
                  <w:marTop w:val="0"/>
                  <w:marBottom w:val="0"/>
                  <w:divBdr>
                    <w:top w:val="none" w:sz="0" w:space="0" w:color="auto"/>
                    <w:left w:val="none" w:sz="0" w:space="0" w:color="auto"/>
                    <w:bottom w:val="none" w:sz="0" w:space="0" w:color="auto"/>
                    <w:right w:val="none" w:sz="0" w:space="0" w:color="auto"/>
                  </w:divBdr>
                  <w:divsChild>
                    <w:div w:id="47150637">
                      <w:marLeft w:val="825"/>
                      <w:marRight w:val="0"/>
                      <w:marTop w:val="0"/>
                      <w:marBottom w:val="0"/>
                      <w:divBdr>
                        <w:top w:val="none" w:sz="0" w:space="0" w:color="auto"/>
                        <w:left w:val="none" w:sz="0" w:space="0" w:color="auto"/>
                        <w:bottom w:val="none" w:sz="0" w:space="0" w:color="auto"/>
                        <w:right w:val="none" w:sz="0" w:space="0" w:color="auto"/>
                      </w:divBdr>
                      <w:divsChild>
                        <w:div w:id="728381274">
                          <w:marLeft w:val="0"/>
                          <w:marRight w:val="0"/>
                          <w:marTop w:val="0"/>
                          <w:marBottom w:val="0"/>
                          <w:divBdr>
                            <w:top w:val="none" w:sz="0" w:space="0" w:color="auto"/>
                            <w:left w:val="none" w:sz="0" w:space="0" w:color="auto"/>
                            <w:bottom w:val="none" w:sz="0" w:space="0" w:color="auto"/>
                            <w:right w:val="none" w:sz="0" w:space="0" w:color="auto"/>
                          </w:divBdr>
                          <w:divsChild>
                            <w:div w:id="14665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75647">
      <w:bodyDiv w:val="1"/>
      <w:marLeft w:val="0"/>
      <w:marRight w:val="0"/>
      <w:marTop w:val="0"/>
      <w:marBottom w:val="0"/>
      <w:divBdr>
        <w:top w:val="none" w:sz="0" w:space="0" w:color="auto"/>
        <w:left w:val="none" w:sz="0" w:space="0" w:color="auto"/>
        <w:bottom w:val="none" w:sz="0" w:space="0" w:color="auto"/>
        <w:right w:val="none" w:sz="0" w:space="0" w:color="auto"/>
      </w:divBdr>
      <w:divsChild>
        <w:div w:id="1169246503">
          <w:marLeft w:val="0"/>
          <w:marRight w:val="0"/>
          <w:marTop w:val="0"/>
          <w:marBottom w:val="0"/>
          <w:divBdr>
            <w:top w:val="none" w:sz="0" w:space="0" w:color="auto"/>
            <w:left w:val="none" w:sz="0" w:space="0" w:color="auto"/>
            <w:bottom w:val="none" w:sz="0" w:space="0" w:color="auto"/>
            <w:right w:val="none" w:sz="0" w:space="0" w:color="auto"/>
          </w:divBdr>
          <w:divsChild>
            <w:div w:id="1074815498">
              <w:marLeft w:val="0"/>
              <w:marRight w:val="0"/>
              <w:marTop w:val="0"/>
              <w:marBottom w:val="0"/>
              <w:divBdr>
                <w:top w:val="none" w:sz="0" w:space="0" w:color="auto"/>
                <w:left w:val="none" w:sz="0" w:space="0" w:color="auto"/>
                <w:bottom w:val="none" w:sz="0" w:space="0" w:color="auto"/>
                <w:right w:val="none" w:sz="0" w:space="0" w:color="auto"/>
              </w:divBdr>
              <w:divsChild>
                <w:div w:id="1855924158">
                  <w:marLeft w:val="0"/>
                  <w:marRight w:val="0"/>
                  <w:marTop w:val="0"/>
                  <w:marBottom w:val="0"/>
                  <w:divBdr>
                    <w:top w:val="none" w:sz="0" w:space="0" w:color="auto"/>
                    <w:left w:val="none" w:sz="0" w:space="0" w:color="auto"/>
                    <w:bottom w:val="none" w:sz="0" w:space="0" w:color="auto"/>
                    <w:right w:val="none" w:sz="0" w:space="0" w:color="auto"/>
                  </w:divBdr>
                  <w:divsChild>
                    <w:div w:id="522549473">
                      <w:marLeft w:val="747"/>
                      <w:marRight w:val="0"/>
                      <w:marTop w:val="0"/>
                      <w:marBottom w:val="0"/>
                      <w:divBdr>
                        <w:top w:val="none" w:sz="0" w:space="0" w:color="auto"/>
                        <w:left w:val="none" w:sz="0" w:space="0" w:color="auto"/>
                        <w:bottom w:val="none" w:sz="0" w:space="0" w:color="auto"/>
                        <w:right w:val="none" w:sz="0" w:space="0" w:color="auto"/>
                      </w:divBdr>
                      <w:divsChild>
                        <w:div w:id="333192895">
                          <w:marLeft w:val="0"/>
                          <w:marRight w:val="0"/>
                          <w:marTop w:val="0"/>
                          <w:marBottom w:val="0"/>
                          <w:divBdr>
                            <w:top w:val="none" w:sz="0" w:space="0" w:color="auto"/>
                            <w:left w:val="none" w:sz="0" w:space="0" w:color="auto"/>
                            <w:bottom w:val="none" w:sz="0" w:space="0" w:color="auto"/>
                            <w:right w:val="none" w:sz="0" w:space="0" w:color="auto"/>
                          </w:divBdr>
                          <w:divsChild>
                            <w:div w:id="1211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84199">
      <w:bodyDiv w:val="1"/>
      <w:marLeft w:val="0"/>
      <w:marRight w:val="0"/>
      <w:marTop w:val="0"/>
      <w:marBottom w:val="0"/>
      <w:divBdr>
        <w:top w:val="none" w:sz="0" w:space="0" w:color="auto"/>
        <w:left w:val="none" w:sz="0" w:space="0" w:color="auto"/>
        <w:bottom w:val="none" w:sz="0" w:space="0" w:color="auto"/>
        <w:right w:val="none" w:sz="0" w:space="0" w:color="auto"/>
      </w:divBdr>
    </w:div>
    <w:div w:id="406807306">
      <w:bodyDiv w:val="1"/>
      <w:marLeft w:val="0"/>
      <w:marRight w:val="0"/>
      <w:marTop w:val="0"/>
      <w:marBottom w:val="0"/>
      <w:divBdr>
        <w:top w:val="none" w:sz="0" w:space="0" w:color="auto"/>
        <w:left w:val="none" w:sz="0" w:space="0" w:color="auto"/>
        <w:bottom w:val="none" w:sz="0" w:space="0" w:color="auto"/>
        <w:right w:val="none" w:sz="0" w:space="0" w:color="auto"/>
      </w:divBdr>
      <w:divsChild>
        <w:div w:id="1090463424">
          <w:marLeft w:val="0"/>
          <w:marRight w:val="0"/>
          <w:marTop w:val="0"/>
          <w:marBottom w:val="0"/>
          <w:divBdr>
            <w:top w:val="none" w:sz="0" w:space="0" w:color="auto"/>
            <w:left w:val="none" w:sz="0" w:space="0" w:color="auto"/>
            <w:bottom w:val="none" w:sz="0" w:space="0" w:color="auto"/>
            <w:right w:val="none" w:sz="0" w:space="0" w:color="auto"/>
          </w:divBdr>
          <w:divsChild>
            <w:div w:id="2110156205">
              <w:marLeft w:val="0"/>
              <w:marRight w:val="0"/>
              <w:marTop w:val="0"/>
              <w:marBottom w:val="0"/>
              <w:divBdr>
                <w:top w:val="none" w:sz="0" w:space="0" w:color="auto"/>
                <w:left w:val="none" w:sz="0" w:space="0" w:color="auto"/>
                <w:bottom w:val="none" w:sz="0" w:space="0" w:color="auto"/>
                <w:right w:val="none" w:sz="0" w:space="0" w:color="auto"/>
              </w:divBdr>
              <w:divsChild>
                <w:div w:id="15340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424527">
      <w:bodyDiv w:val="1"/>
      <w:marLeft w:val="0"/>
      <w:marRight w:val="0"/>
      <w:marTop w:val="0"/>
      <w:marBottom w:val="0"/>
      <w:divBdr>
        <w:top w:val="none" w:sz="0" w:space="0" w:color="auto"/>
        <w:left w:val="none" w:sz="0" w:space="0" w:color="auto"/>
        <w:bottom w:val="none" w:sz="0" w:space="0" w:color="auto"/>
        <w:right w:val="none" w:sz="0" w:space="0" w:color="auto"/>
      </w:divBdr>
      <w:divsChild>
        <w:div w:id="1301685748">
          <w:marLeft w:val="0"/>
          <w:marRight w:val="0"/>
          <w:marTop w:val="0"/>
          <w:marBottom w:val="0"/>
          <w:divBdr>
            <w:top w:val="none" w:sz="0" w:space="0" w:color="auto"/>
            <w:left w:val="none" w:sz="0" w:space="0" w:color="auto"/>
            <w:bottom w:val="none" w:sz="0" w:space="0" w:color="auto"/>
            <w:right w:val="none" w:sz="0" w:space="0" w:color="auto"/>
          </w:divBdr>
          <w:divsChild>
            <w:div w:id="1326738048">
              <w:marLeft w:val="0"/>
              <w:marRight w:val="0"/>
              <w:marTop w:val="0"/>
              <w:marBottom w:val="0"/>
              <w:divBdr>
                <w:top w:val="none" w:sz="0" w:space="0" w:color="auto"/>
                <w:left w:val="none" w:sz="0" w:space="0" w:color="auto"/>
                <w:bottom w:val="none" w:sz="0" w:space="0" w:color="auto"/>
                <w:right w:val="none" w:sz="0" w:space="0" w:color="auto"/>
              </w:divBdr>
              <w:divsChild>
                <w:div w:id="53381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50367">
      <w:bodyDiv w:val="1"/>
      <w:marLeft w:val="0"/>
      <w:marRight w:val="0"/>
      <w:marTop w:val="0"/>
      <w:marBottom w:val="0"/>
      <w:divBdr>
        <w:top w:val="none" w:sz="0" w:space="0" w:color="auto"/>
        <w:left w:val="none" w:sz="0" w:space="0" w:color="auto"/>
        <w:bottom w:val="none" w:sz="0" w:space="0" w:color="auto"/>
        <w:right w:val="none" w:sz="0" w:space="0" w:color="auto"/>
      </w:divBdr>
      <w:divsChild>
        <w:div w:id="191499175">
          <w:marLeft w:val="0"/>
          <w:marRight w:val="0"/>
          <w:marTop w:val="0"/>
          <w:marBottom w:val="0"/>
          <w:divBdr>
            <w:top w:val="none" w:sz="0" w:space="0" w:color="auto"/>
            <w:left w:val="none" w:sz="0" w:space="0" w:color="auto"/>
            <w:bottom w:val="none" w:sz="0" w:space="0" w:color="auto"/>
            <w:right w:val="none" w:sz="0" w:space="0" w:color="auto"/>
          </w:divBdr>
          <w:divsChild>
            <w:div w:id="871577741">
              <w:marLeft w:val="0"/>
              <w:marRight w:val="0"/>
              <w:marTop w:val="0"/>
              <w:marBottom w:val="0"/>
              <w:divBdr>
                <w:top w:val="none" w:sz="0" w:space="0" w:color="auto"/>
                <w:left w:val="none" w:sz="0" w:space="0" w:color="auto"/>
                <w:bottom w:val="none" w:sz="0" w:space="0" w:color="auto"/>
                <w:right w:val="none" w:sz="0" w:space="0" w:color="auto"/>
              </w:divBdr>
              <w:divsChild>
                <w:div w:id="198076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00033">
      <w:bodyDiv w:val="1"/>
      <w:marLeft w:val="0"/>
      <w:marRight w:val="0"/>
      <w:marTop w:val="0"/>
      <w:marBottom w:val="0"/>
      <w:divBdr>
        <w:top w:val="none" w:sz="0" w:space="0" w:color="auto"/>
        <w:left w:val="none" w:sz="0" w:space="0" w:color="auto"/>
        <w:bottom w:val="none" w:sz="0" w:space="0" w:color="auto"/>
        <w:right w:val="none" w:sz="0" w:space="0" w:color="auto"/>
      </w:divBdr>
      <w:divsChild>
        <w:div w:id="703796883">
          <w:marLeft w:val="0"/>
          <w:marRight w:val="0"/>
          <w:marTop w:val="0"/>
          <w:marBottom w:val="0"/>
          <w:divBdr>
            <w:top w:val="none" w:sz="0" w:space="0" w:color="auto"/>
            <w:left w:val="none" w:sz="0" w:space="0" w:color="auto"/>
            <w:bottom w:val="none" w:sz="0" w:space="0" w:color="auto"/>
            <w:right w:val="none" w:sz="0" w:space="0" w:color="auto"/>
          </w:divBdr>
          <w:divsChild>
            <w:div w:id="2136870297">
              <w:marLeft w:val="0"/>
              <w:marRight w:val="0"/>
              <w:marTop w:val="0"/>
              <w:marBottom w:val="0"/>
              <w:divBdr>
                <w:top w:val="none" w:sz="0" w:space="0" w:color="auto"/>
                <w:left w:val="none" w:sz="0" w:space="0" w:color="auto"/>
                <w:bottom w:val="none" w:sz="0" w:space="0" w:color="auto"/>
                <w:right w:val="none" w:sz="0" w:space="0" w:color="auto"/>
              </w:divBdr>
              <w:divsChild>
                <w:div w:id="308557758">
                  <w:marLeft w:val="0"/>
                  <w:marRight w:val="0"/>
                  <w:marTop w:val="0"/>
                  <w:marBottom w:val="0"/>
                  <w:divBdr>
                    <w:top w:val="none" w:sz="0" w:space="0" w:color="auto"/>
                    <w:left w:val="none" w:sz="0" w:space="0" w:color="auto"/>
                    <w:bottom w:val="none" w:sz="0" w:space="0" w:color="auto"/>
                    <w:right w:val="none" w:sz="0" w:space="0" w:color="auto"/>
                  </w:divBdr>
                  <w:divsChild>
                    <w:div w:id="802967138">
                      <w:marLeft w:val="0"/>
                      <w:marRight w:val="0"/>
                      <w:marTop w:val="0"/>
                      <w:marBottom w:val="0"/>
                      <w:divBdr>
                        <w:top w:val="none" w:sz="0" w:space="0" w:color="auto"/>
                        <w:left w:val="none" w:sz="0" w:space="0" w:color="auto"/>
                        <w:bottom w:val="none" w:sz="0" w:space="0" w:color="auto"/>
                        <w:right w:val="none" w:sz="0" w:space="0" w:color="auto"/>
                      </w:divBdr>
                      <w:divsChild>
                        <w:div w:id="737242508">
                          <w:marLeft w:val="0"/>
                          <w:marRight w:val="0"/>
                          <w:marTop w:val="0"/>
                          <w:marBottom w:val="0"/>
                          <w:divBdr>
                            <w:top w:val="none" w:sz="0" w:space="0" w:color="auto"/>
                            <w:left w:val="none" w:sz="0" w:space="0" w:color="auto"/>
                            <w:bottom w:val="none" w:sz="0" w:space="0" w:color="auto"/>
                            <w:right w:val="none" w:sz="0" w:space="0" w:color="auto"/>
                          </w:divBdr>
                          <w:divsChild>
                            <w:div w:id="1946231301">
                              <w:marLeft w:val="0"/>
                              <w:marRight w:val="0"/>
                              <w:marTop w:val="0"/>
                              <w:marBottom w:val="0"/>
                              <w:divBdr>
                                <w:top w:val="none" w:sz="0" w:space="0" w:color="auto"/>
                                <w:left w:val="none" w:sz="0" w:space="0" w:color="auto"/>
                                <w:bottom w:val="none" w:sz="0" w:space="0" w:color="auto"/>
                                <w:right w:val="none" w:sz="0" w:space="0" w:color="auto"/>
                              </w:divBdr>
                              <w:divsChild>
                                <w:div w:id="2001813048">
                                  <w:marLeft w:val="0"/>
                                  <w:marRight w:val="0"/>
                                  <w:marTop w:val="0"/>
                                  <w:marBottom w:val="0"/>
                                  <w:divBdr>
                                    <w:top w:val="none" w:sz="0" w:space="0" w:color="auto"/>
                                    <w:left w:val="none" w:sz="0" w:space="0" w:color="auto"/>
                                    <w:bottom w:val="none" w:sz="0" w:space="0" w:color="auto"/>
                                    <w:right w:val="none" w:sz="0" w:space="0" w:color="auto"/>
                                  </w:divBdr>
                                  <w:divsChild>
                                    <w:div w:id="1197960836">
                                      <w:marLeft w:val="0"/>
                                      <w:marRight w:val="0"/>
                                      <w:marTop w:val="0"/>
                                      <w:marBottom w:val="0"/>
                                      <w:divBdr>
                                        <w:top w:val="single" w:sz="6" w:space="4" w:color="ACACAC"/>
                                        <w:left w:val="single" w:sz="6" w:space="11" w:color="ACACAC"/>
                                        <w:bottom w:val="single" w:sz="6" w:space="11" w:color="ACACAC"/>
                                        <w:right w:val="single" w:sz="6" w:space="11" w:color="ACACAC"/>
                                      </w:divBdr>
                                      <w:divsChild>
                                        <w:div w:id="1788549721">
                                          <w:marLeft w:val="0"/>
                                          <w:marRight w:val="0"/>
                                          <w:marTop w:val="0"/>
                                          <w:marBottom w:val="0"/>
                                          <w:divBdr>
                                            <w:top w:val="none" w:sz="0" w:space="0" w:color="auto"/>
                                            <w:left w:val="none" w:sz="0" w:space="0" w:color="auto"/>
                                            <w:bottom w:val="none" w:sz="0" w:space="0" w:color="auto"/>
                                            <w:right w:val="none" w:sz="0" w:space="0" w:color="auto"/>
                                          </w:divBdr>
                                          <w:divsChild>
                                            <w:div w:id="1615597555">
                                              <w:marLeft w:val="0"/>
                                              <w:marRight w:val="0"/>
                                              <w:marTop w:val="144"/>
                                              <w:marBottom w:val="144"/>
                                              <w:divBdr>
                                                <w:top w:val="none" w:sz="0" w:space="0" w:color="auto"/>
                                                <w:left w:val="none" w:sz="0" w:space="0" w:color="auto"/>
                                                <w:bottom w:val="none" w:sz="0" w:space="0" w:color="auto"/>
                                                <w:right w:val="none" w:sz="0" w:space="0" w:color="auto"/>
                                              </w:divBdr>
                                              <w:divsChild>
                                                <w:div w:id="18073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354285">
      <w:bodyDiv w:val="1"/>
      <w:marLeft w:val="0"/>
      <w:marRight w:val="0"/>
      <w:marTop w:val="0"/>
      <w:marBottom w:val="0"/>
      <w:divBdr>
        <w:top w:val="none" w:sz="0" w:space="0" w:color="auto"/>
        <w:left w:val="none" w:sz="0" w:space="0" w:color="auto"/>
        <w:bottom w:val="none" w:sz="0" w:space="0" w:color="auto"/>
        <w:right w:val="none" w:sz="0" w:space="0" w:color="auto"/>
      </w:divBdr>
      <w:divsChild>
        <w:div w:id="245503479">
          <w:marLeft w:val="0"/>
          <w:marRight w:val="0"/>
          <w:marTop w:val="0"/>
          <w:marBottom w:val="0"/>
          <w:divBdr>
            <w:top w:val="none" w:sz="0" w:space="0" w:color="auto"/>
            <w:left w:val="none" w:sz="0" w:space="0" w:color="auto"/>
            <w:bottom w:val="none" w:sz="0" w:space="0" w:color="auto"/>
            <w:right w:val="none" w:sz="0" w:space="0" w:color="auto"/>
          </w:divBdr>
          <w:divsChild>
            <w:div w:id="859778355">
              <w:marLeft w:val="0"/>
              <w:marRight w:val="0"/>
              <w:marTop w:val="0"/>
              <w:marBottom w:val="0"/>
              <w:divBdr>
                <w:top w:val="none" w:sz="0" w:space="0" w:color="auto"/>
                <w:left w:val="none" w:sz="0" w:space="0" w:color="auto"/>
                <w:bottom w:val="none" w:sz="0" w:space="0" w:color="auto"/>
                <w:right w:val="none" w:sz="0" w:space="0" w:color="auto"/>
              </w:divBdr>
              <w:divsChild>
                <w:div w:id="1070465542">
                  <w:marLeft w:val="0"/>
                  <w:marRight w:val="0"/>
                  <w:marTop w:val="41"/>
                  <w:marBottom w:val="0"/>
                  <w:divBdr>
                    <w:top w:val="none" w:sz="0" w:space="0" w:color="auto"/>
                    <w:left w:val="none" w:sz="0" w:space="0" w:color="auto"/>
                    <w:bottom w:val="none" w:sz="0" w:space="0" w:color="auto"/>
                    <w:right w:val="none" w:sz="0" w:space="0" w:color="auto"/>
                  </w:divBdr>
                  <w:divsChild>
                    <w:div w:id="1212301815">
                      <w:marLeft w:val="0"/>
                      <w:marRight w:val="0"/>
                      <w:marTop w:val="0"/>
                      <w:marBottom w:val="0"/>
                      <w:divBdr>
                        <w:top w:val="none" w:sz="0" w:space="0" w:color="auto"/>
                        <w:left w:val="none" w:sz="0" w:space="0" w:color="auto"/>
                        <w:bottom w:val="none" w:sz="0" w:space="0" w:color="auto"/>
                        <w:right w:val="none" w:sz="0" w:space="0" w:color="auto"/>
                      </w:divBdr>
                      <w:divsChild>
                        <w:div w:id="1122072976">
                          <w:marLeft w:val="3396"/>
                          <w:marRight w:val="-13042"/>
                          <w:marTop w:val="0"/>
                          <w:marBottom w:val="0"/>
                          <w:divBdr>
                            <w:top w:val="none" w:sz="0" w:space="0" w:color="auto"/>
                            <w:left w:val="none" w:sz="0" w:space="0" w:color="auto"/>
                            <w:bottom w:val="none" w:sz="0" w:space="0" w:color="auto"/>
                            <w:right w:val="none" w:sz="0" w:space="0" w:color="auto"/>
                          </w:divBdr>
                          <w:divsChild>
                            <w:div w:id="1639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688778">
      <w:bodyDiv w:val="1"/>
      <w:marLeft w:val="0"/>
      <w:marRight w:val="0"/>
      <w:marTop w:val="0"/>
      <w:marBottom w:val="0"/>
      <w:divBdr>
        <w:top w:val="none" w:sz="0" w:space="0" w:color="auto"/>
        <w:left w:val="none" w:sz="0" w:space="0" w:color="auto"/>
        <w:bottom w:val="none" w:sz="0" w:space="0" w:color="auto"/>
        <w:right w:val="none" w:sz="0" w:space="0" w:color="auto"/>
      </w:divBdr>
      <w:divsChild>
        <w:div w:id="1808356389">
          <w:marLeft w:val="0"/>
          <w:marRight w:val="0"/>
          <w:marTop w:val="0"/>
          <w:marBottom w:val="0"/>
          <w:divBdr>
            <w:top w:val="none" w:sz="0" w:space="0" w:color="auto"/>
            <w:left w:val="none" w:sz="0" w:space="0" w:color="auto"/>
            <w:bottom w:val="none" w:sz="0" w:space="0" w:color="auto"/>
            <w:right w:val="none" w:sz="0" w:space="0" w:color="auto"/>
          </w:divBdr>
          <w:divsChild>
            <w:div w:id="1583444192">
              <w:marLeft w:val="0"/>
              <w:marRight w:val="0"/>
              <w:marTop w:val="0"/>
              <w:marBottom w:val="0"/>
              <w:divBdr>
                <w:top w:val="none" w:sz="0" w:space="0" w:color="auto"/>
                <w:left w:val="none" w:sz="0" w:space="0" w:color="auto"/>
                <w:bottom w:val="none" w:sz="0" w:space="0" w:color="auto"/>
                <w:right w:val="none" w:sz="0" w:space="0" w:color="auto"/>
              </w:divBdr>
              <w:divsChild>
                <w:div w:id="1146584939">
                  <w:marLeft w:val="0"/>
                  <w:marRight w:val="0"/>
                  <w:marTop w:val="0"/>
                  <w:marBottom w:val="0"/>
                  <w:divBdr>
                    <w:top w:val="none" w:sz="0" w:space="0" w:color="auto"/>
                    <w:left w:val="none" w:sz="0" w:space="0" w:color="auto"/>
                    <w:bottom w:val="none" w:sz="0" w:space="0" w:color="auto"/>
                    <w:right w:val="none" w:sz="0" w:space="0" w:color="auto"/>
                  </w:divBdr>
                  <w:divsChild>
                    <w:div w:id="1119254718">
                      <w:marLeft w:val="825"/>
                      <w:marRight w:val="0"/>
                      <w:marTop w:val="0"/>
                      <w:marBottom w:val="0"/>
                      <w:divBdr>
                        <w:top w:val="none" w:sz="0" w:space="0" w:color="auto"/>
                        <w:left w:val="none" w:sz="0" w:space="0" w:color="auto"/>
                        <w:bottom w:val="none" w:sz="0" w:space="0" w:color="auto"/>
                        <w:right w:val="none" w:sz="0" w:space="0" w:color="auto"/>
                      </w:divBdr>
                      <w:divsChild>
                        <w:div w:id="1630360970">
                          <w:marLeft w:val="0"/>
                          <w:marRight w:val="0"/>
                          <w:marTop w:val="0"/>
                          <w:marBottom w:val="0"/>
                          <w:divBdr>
                            <w:top w:val="none" w:sz="0" w:space="0" w:color="auto"/>
                            <w:left w:val="none" w:sz="0" w:space="0" w:color="auto"/>
                            <w:bottom w:val="none" w:sz="0" w:space="0" w:color="auto"/>
                            <w:right w:val="none" w:sz="0" w:space="0" w:color="auto"/>
                          </w:divBdr>
                          <w:divsChild>
                            <w:div w:id="8242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281792">
      <w:bodyDiv w:val="1"/>
      <w:marLeft w:val="0"/>
      <w:marRight w:val="0"/>
      <w:marTop w:val="0"/>
      <w:marBottom w:val="0"/>
      <w:divBdr>
        <w:top w:val="none" w:sz="0" w:space="0" w:color="auto"/>
        <w:left w:val="none" w:sz="0" w:space="0" w:color="auto"/>
        <w:bottom w:val="none" w:sz="0" w:space="0" w:color="auto"/>
        <w:right w:val="none" w:sz="0" w:space="0" w:color="auto"/>
      </w:divBdr>
    </w:div>
    <w:div w:id="767391120">
      <w:bodyDiv w:val="1"/>
      <w:marLeft w:val="0"/>
      <w:marRight w:val="0"/>
      <w:marTop w:val="0"/>
      <w:marBottom w:val="0"/>
      <w:divBdr>
        <w:top w:val="none" w:sz="0" w:space="0" w:color="auto"/>
        <w:left w:val="none" w:sz="0" w:space="0" w:color="auto"/>
        <w:bottom w:val="none" w:sz="0" w:space="0" w:color="auto"/>
        <w:right w:val="none" w:sz="0" w:space="0" w:color="auto"/>
      </w:divBdr>
      <w:divsChild>
        <w:div w:id="1271084460">
          <w:marLeft w:val="0"/>
          <w:marRight w:val="0"/>
          <w:marTop w:val="0"/>
          <w:marBottom w:val="0"/>
          <w:divBdr>
            <w:top w:val="none" w:sz="0" w:space="0" w:color="auto"/>
            <w:left w:val="none" w:sz="0" w:space="0" w:color="auto"/>
            <w:bottom w:val="none" w:sz="0" w:space="0" w:color="auto"/>
            <w:right w:val="none" w:sz="0" w:space="0" w:color="auto"/>
          </w:divBdr>
          <w:divsChild>
            <w:div w:id="1522934748">
              <w:marLeft w:val="0"/>
              <w:marRight w:val="0"/>
              <w:marTop w:val="0"/>
              <w:marBottom w:val="0"/>
              <w:divBdr>
                <w:top w:val="none" w:sz="0" w:space="0" w:color="auto"/>
                <w:left w:val="none" w:sz="0" w:space="0" w:color="auto"/>
                <w:bottom w:val="none" w:sz="0" w:space="0" w:color="auto"/>
                <w:right w:val="none" w:sz="0" w:space="0" w:color="auto"/>
              </w:divBdr>
              <w:divsChild>
                <w:div w:id="47395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84168">
      <w:bodyDiv w:val="1"/>
      <w:marLeft w:val="0"/>
      <w:marRight w:val="0"/>
      <w:marTop w:val="0"/>
      <w:marBottom w:val="0"/>
      <w:divBdr>
        <w:top w:val="none" w:sz="0" w:space="0" w:color="auto"/>
        <w:left w:val="none" w:sz="0" w:space="0" w:color="auto"/>
        <w:bottom w:val="none" w:sz="0" w:space="0" w:color="auto"/>
        <w:right w:val="none" w:sz="0" w:space="0" w:color="auto"/>
      </w:divBdr>
      <w:divsChild>
        <w:div w:id="1205943521">
          <w:marLeft w:val="0"/>
          <w:marRight w:val="0"/>
          <w:marTop w:val="0"/>
          <w:marBottom w:val="0"/>
          <w:divBdr>
            <w:top w:val="none" w:sz="0" w:space="0" w:color="auto"/>
            <w:left w:val="none" w:sz="0" w:space="0" w:color="auto"/>
            <w:bottom w:val="none" w:sz="0" w:space="0" w:color="auto"/>
            <w:right w:val="none" w:sz="0" w:space="0" w:color="auto"/>
          </w:divBdr>
          <w:divsChild>
            <w:div w:id="214708413">
              <w:marLeft w:val="0"/>
              <w:marRight w:val="0"/>
              <w:marTop w:val="0"/>
              <w:marBottom w:val="0"/>
              <w:divBdr>
                <w:top w:val="none" w:sz="0" w:space="0" w:color="auto"/>
                <w:left w:val="none" w:sz="0" w:space="0" w:color="auto"/>
                <w:bottom w:val="none" w:sz="0" w:space="0" w:color="auto"/>
                <w:right w:val="none" w:sz="0" w:space="0" w:color="auto"/>
              </w:divBdr>
              <w:divsChild>
                <w:div w:id="61487895">
                  <w:marLeft w:val="0"/>
                  <w:marRight w:val="0"/>
                  <w:marTop w:val="0"/>
                  <w:marBottom w:val="0"/>
                  <w:divBdr>
                    <w:top w:val="none" w:sz="0" w:space="0" w:color="auto"/>
                    <w:left w:val="none" w:sz="0" w:space="0" w:color="auto"/>
                    <w:bottom w:val="none" w:sz="0" w:space="0" w:color="auto"/>
                    <w:right w:val="none" w:sz="0" w:space="0" w:color="auto"/>
                  </w:divBdr>
                  <w:divsChild>
                    <w:div w:id="1414931192">
                      <w:marLeft w:val="747"/>
                      <w:marRight w:val="0"/>
                      <w:marTop w:val="0"/>
                      <w:marBottom w:val="0"/>
                      <w:divBdr>
                        <w:top w:val="none" w:sz="0" w:space="0" w:color="auto"/>
                        <w:left w:val="none" w:sz="0" w:space="0" w:color="auto"/>
                        <w:bottom w:val="none" w:sz="0" w:space="0" w:color="auto"/>
                        <w:right w:val="none" w:sz="0" w:space="0" w:color="auto"/>
                      </w:divBdr>
                      <w:divsChild>
                        <w:div w:id="811753097">
                          <w:marLeft w:val="0"/>
                          <w:marRight w:val="0"/>
                          <w:marTop w:val="0"/>
                          <w:marBottom w:val="0"/>
                          <w:divBdr>
                            <w:top w:val="none" w:sz="0" w:space="0" w:color="auto"/>
                            <w:left w:val="none" w:sz="0" w:space="0" w:color="auto"/>
                            <w:bottom w:val="none" w:sz="0" w:space="0" w:color="auto"/>
                            <w:right w:val="none" w:sz="0" w:space="0" w:color="auto"/>
                          </w:divBdr>
                          <w:divsChild>
                            <w:div w:id="347148344">
                              <w:marLeft w:val="0"/>
                              <w:marRight w:val="0"/>
                              <w:marTop w:val="0"/>
                              <w:marBottom w:val="0"/>
                              <w:divBdr>
                                <w:top w:val="none" w:sz="0" w:space="0" w:color="auto"/>
                                <w:left w:val="none" w:sz="0" w:space="0" w:color="auto"/>
                                <w:bottom w:val="none" w:sz="0" w:space="0" w:color="auto"/>
                                <w:right w:val="none" w:sz="0" w:space="0" w:color="auto"/>
                              </w:divBdr>
                              <w:divsChild>
                                <w:div w:id="1449929284">
                                  <w:blockQuote w:val="1"/>
                                  <w:marLeft w:val="258"/>
                                  <w:marRight w:val="0"/>
                                  <w:marTop w:val="136"/>
                                  <w:marBottom w:val="0"/>
                                  <w:divBdr>
                                    <w:top w:val="none" w:sz="0" w:space="0" w:color="auto"/>
                                    <w:left w:val="single" w:sz="6" w:space="14" w:color="CCCCCC"/>
                                    <w:bottom w:val="none" w:sz="0" w:space="0" w:color="auto"/>
                                    <w:right w:val="none" w:sz="0" w:space="0" w:color="auto"/>
                                  </w:divBdr>
                                </w:div>
                              </w:divsChild>
                            </w:div>
                          </w:divsChild>
                        </w:div>
                      </w:divsChild>
                    </w:div>
                  </w:divsChild>
                </w:div>
              </w:divsChild>
            </w:div>
          </w:divsChild>
        </w:div>
      </w:divsChild>
    </w:div>
    <w:div w:id="896823077">
      <w:bodyDiv w:val="1"/>
      <w:marLeft w:val="0"/>
      <w:marRight w:val="0"/>
      <w:marTop w:val="0"/>
      <w:marBottom w:val="0"/>
      <w:divBdr>
        <w:top w:val="none" w:sz="0" w:space="0" w:color="auto"/>
        <w:left w:val="none" w:sz="0" w:space="0" w:color="auto"/>
        <w:bottom w:val="none" w:sz="0" w:space="0" w:color="auto"/>
        <w:right w:val="none" w:sz="0" w:space="0" w:color="auto"/>
      </w:divBdr>
      <w:divsChild>
        <w:div w:id="732124791">
          <w:marLeft w:val="0"/>
          <w:marRight w:val="0"/>
          <w:marTop w:val="0"/>
          <w:marBottom w:val="0"/>
          <w:divBdr>
            <w:top w:val="none" w:sz="0" w:space="0" w:color="auto"/>
            <w:left w:val="none" w:sz="0" w:space="0" w:color="auto"/>
            <w:bottom w:val="none" w:sz="0" w:space="0" w:color="auto"/>
            <w:right w:val="none" w:sz="0" w:space="0" w:color="auto"/>
          </w:divBdr>
          <w:divsChild>
            <w:div w:id="23796789">
              <w:marLeft w:val="0"/>
              <w:marRight w:val="0"/>
              <w:marTop w:val="0"/>
              <w:marBottom w:val="0"/>
              <w:divBdr>
                <w:top w:val="none" w:sz="0" w:space="0" w:color="auto"/>
                <w:left w:val="none" w:sz="0" w:space="0" w:color="auto"/>
                <w:bottom w:val="none" w:sz="0" w:space="0" w:color="auto"/>
                <w:right w:val="none" w:sz="0" w:space="0" w:color="auto"/>
              </w:divBdr>
              <w:divsChild>
                <w:div w:id="18333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64456">
      <w:bodyDiv w:val="1"/>
      <w:marLeft w:val="0"/>
      <w:marRight w:val="0"/>
      <w:marTop w:val="0"/>
      <w:marBottom w:val="0"/>
      <w:divBdr>
        <w:top w:val="none" w:sz="0" w:space="0" w:color="auto"/>
        <w:left w:val="none" w:sz="0" w:space="0" w:color="auto"/>
        <w:bottom w:val="none" w:sz="0" w:space="0" w:color="auto"/>
        <w:right w:val="none" w:sz="0" w:space="0" w:color="auto"/>
      </w:divBdr>
      <w:divsChild>
        <w:div w:id="1947031179">
          <w:marLeft w:val="0"/>
          <w:marRight w:val="0"/>
          <w:marTop w:val="0"/>
          <w:marBottom w:val="0"/>
          <w:divBdr>
            <w:top w:val="none" w:sz="0" w:space="0" w:color="auto"/>
            <w:left w:val="none" w:sz="0" w:space="0" w:color="auto"/>
            <w:bottom w:val="none" w:sz="0" w:space="0" w:color="auto"/>
            <w:right w:val="none" w:sz="0" w:space="0" w:color="auto"/>
          </w:divBdr>
          <w:divsChild>
            <w:div w:id="1005127523">
              <w:marLeft w:val="0"/>
              <w:marRight w:val="0"/>
              <w:marTop w:val="0"/>
              <w:marBottom w:val="0"/>
              <w:divBdr>
                <w:top w:val="none" w:sz="0" w:space="0" w:color="auto"/>
                <w:left w:val="none" w:sz="0" w:space="0" w:color="auto"/>
                <w:bottom w:val="none" w:sz="0" w:space="0" w:color="auto"/>
                <w:right w:val="none" w:sz="0" w:space="0" w:color="auto"/>
              </w:divBdr>
              <w:divsChild>
                <w:div w:id="399519258">
                  <w:marLeft w:val="0"/>
                  <w:marRight w:val="0"/>
                  <w:marTop w:val="0"/>
                  <w:marBottom w:val="0"/>
                  <w:divBdr>
                    <w:top w:val="none" w:sz="0" w:space="0" w:color="auto"/>
                    <w:left w:val="none" w:sz="0" w:space="0" w:color="auto"/>
                    <w:bottom w:val="none" w:sz="0" w:space="0" w:color="auto"/>
                    <w:right w:val="none" w:sz="0" w:space="0" w:color="auto"/>
                  </w:divBdr>
                  <w:divsChild>
                    <w:div w:id="1706296965">
                      <w:marLeft w:val="825"/>
                      <w:marRight w:val="0"/>
                      <w:marTop w:val="0"/>
                      <w:marBottom w:val="0"/>
                      <w:divBdr>
                        <w:top w:val="none" w:sz="0" w:space="0" w:color="auto"/>
                        <w:left w:val="none" w:sz="0" w:space="0" w:color="auto"/>
                        <w:bottom w:val="none" w:sz="0" w:space="0" w:color="auto"/>
                        <w:right w:val="none" w:sz="0" w:space="0" w:color="auto"/>
                      </w:divBdr>
                      <w:divsChild>
                        <w:div w:id="388765106">
                          <w:marLeft w:val="0"/>
                          <w:marRight w:val="0"/>
                          <w:marTop w:val="0"/>
                          <w:marBottom w:val="0"/>
                          <w:divBdr>
                            <w:top w:val="none" w:sz="0" w:space="0" w:color="auto"/>
                            <w:left w:val="none" w:sz="0" w:space="0" w:color="auto"/>
                            <w:bottom w:val="none" w:sz="0" w:space="0" w:color="auto"/>
                            <w:right w:val="none" w:sz="0" w:space="0" w:color="auto"/>
                          </w:divBdr>
                          <w:divsChild>
                            <w:div w:id="18198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972290">
      <w:bodyDiv w:val="1"/>
      <w:marLeft w:val="0"/>
      <w:marRight w:val="0"/>
      <w:marTop w:val="0"/>
      <w:marBottom w:val="0"/>
      <w:divBdr>
        <w:top w:val="none" w:sz="0" w:space="0" w:color="auto"/>
        <w:left w:val="none" w:sz="0" w:space="0" w:color="auto"/>
        <w:bottom w:val="none" w:sz="0" w:space="0" w:color="auto"/>
        <w:right w:val="none" w:sz="0" w:space="0" w:color="auto"/>
      </w:divBdr>
      <w:divsChild>
        <w:div w:id="1627740871">
          <w:marLeft w:val="0"/>
          <w:marRight w:val="0"/>
          <w:marTop w:val="0"/>
          <w:marBottom w:val="0"/>
          <w:divBdr>
            <w:top w:val="none" w:sz="0" w:space="0" w:color="auto"/>
            <w:left w:val="none" w:sz="0" w:space="0" w:color="auto"/>
            <w:bottom w:val="none" w:sz="0" w:space="0" w:color="auto"/>
            <w:right w:val="none" w:sz="0" w:space="0" w:color="auto"/>
          </w:divBdr>
          <w:divsChild>
            <w:div w:id="526140413">
              <w:marLeft w:val="0"/>
              <w:marRight w:val="0"/>
              <w:marTop w:val="0"/>
              <w:marBottom w:val="0"/>
              <w:divBdr>
                <w:top w:val="none" w:sz="0" w:space="0" w:color="auto"/>
                <w:left w:val="none" w:sz="0" w:space="0" w:color="auto"/>
                <w:bottom w:val="none" w:sz="0" w:space="0" w:color="auto"/>
                <w:right w:val="none" w:sz="0" w:space="0" w:color="auto"/>
              </w:divBdr>
              <w:divsChild>
                <w:div w:id="21347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04912">
      <w:bodyDiv w:val="1"/>
      <w:marLeft w:val="0"/>
      <w:marRight w:val="0"/>
      <w:marTop w:val="0"/>
      <w:marBottom w:val="0"/>
      <w:divBdr>
        <w:top w:val="none" w:sz="0" w:space="0" w:color="auto"/>
        <w:left w:val="none" w:sz="0" w:space="0" w:color="auto"/>
        <w:bottom w:val="none" w:sz="0" w:space="0" w:color="auto"/>
        <w:right w:val="none" w:sz="0" w:space="0" w:color="auto"/>
      </w:divBdr>
      <w:divsChild>
        <w:div w:id="1515997100">
          <w:marLeft w:val="0"/>
          <w:marRight w:val="0"/>
          <w:marTop w:val="0"/>
          <w:marBottom w:val="0"/>
          <w:divBdr>
            <w:top w:val="none" w:sz="0" w:space="0" w:color="auto"/>
            <w:left w:val="none" w:sz="0" w:space="0" w:color="auto"/>
            <w:bottom w:val="none" w:sz="0" w:space="0" w:color="auto"/>
            <w:right w:val="none" w:sz="0" w:space="0" w:color="auto"/>
          </w:divBdr>
          <w:divsChild>
            <w:div w:id="1898588499">
              <w:marLeft w:val="0"/>
              <w:marRight w:val="0"/>
              <w:marTop w:val="0"/>
              <w:marBottom w:val="0"/>
              <w:divBdr>
                <w:top w:val="none" w:sz="0" w:space="0" w:color="auto"/>
                <w:left w:val="none" w:sz="0" w:space="0" w:color="auto"/>
                <w:bottom w:val="none" w:sz="0" w:space="0" w:color="auto"/>
                <w:right w:val="none" w:sz="0" w:space="0" w:color="auto"/>
              </w:divBdr>
              <w:divsChild>
                <w:div w:id="7116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4519">
      <w:bodyDiv w:val="1"/>
      <w:marLeft w:val="0"/>
      <w:marRight w:val="0"/>
      <w:marTop w:val="0"/>
      <w:marBottom w:val="0"/>
      <w:divBdr>
        <w:top w:val="none" w:sz="0" w:space="0" w:color="auto"/>
        <w:left w:val="none" w:sz="0" w:space="0" w:color="auto"/>
        <w:bottom w:val="none" w:sz="0" w:space="0" w:color="auto"/>
        <w:right w:val="none" w:sz="0" w:space="0" w:color="auto"/>
      </w:divBdr>
      <w:divsChild>
        <w:div w:id="1937402049">
          <w:marLeft w:val="0"/>
          <w:marRight w:val="0"/>
          <w:marTop w:val="0"/>
          <w:marBottom w:val="0"/>
          <w:divBdr>
            <w:top w:val="none" w:sz="0" w:space="0" w:color="auto"/>
            <w:left w:val="none" w:sz="0" w:space="0" w:color="auto"/>
            <w:bottom w:val="none" w:sz="0" w:space="0" w:color="auto"/>
            <w:right w:val="none" w:sz="0" w:space="0" w:color="auto"/>
          </w:divBdr>
        </w:div>
      </w:divsChild>
    </w:div>
    <w:div w:id="1402757194">
      <w:bodyDiv w:val="1"/>
      <w:marLeft w:val="0"/>
      <w:marRight w:val="0"/>
      <w:marTop w:val="0"/>
      <w:marBottom w:val="0"/>
      <w:divBdr>
        <w:top w:val="none" w:sz="0" w:space="0" w:color="auto"/>
        <w:left w:val="none" w:sz="0" w:space="0" w:color="auto"/>
        <w:bottom w:val="none" w:sz="0" w:space="0" w:color="auto"/>
        <w:right w:val="none" w:sz="0" w:space="0" w:color="auto"/>
      </w:divBdr>
      <w:divsChild>
        <w:div w:id="1519856211">
          <w:marLeft w:val="0"/>
          <w:marRight w:val="0"/>
          <w:marTop w:val="0"/>
          <w:marBottom w:val="0"/>
          <w:divBdr>
            <w:top w:val="none" w:sz="0" w:space="0" w:color="auto"/>
            <w:left w:val="none" w:sz="0" w:space="0" w:color="auto"/>
            <w:bottom w:val="none" w:sz="0" w:space="0" w:color="auto"/>
            <w:right w:val="none" w:sz="0" w:space="0" w:color="auto"/>
          </w:divBdr>
          <w:divsChild>
            <w:div w:id="736174211">
              <w:marLeft w:val="0"/>
              <w:marRight w:val="0"/>
              <w:marTop w:val="0"/>
              <w:marBottom w:val="0"/>
              <w:divBdr>
                <w:top w:val="none" w:sz="0" w:space="0" w:color="auto"/>
                <w:left w:val="none" w:sz="0" w:space="0" w:color="auto"/>
                <w:bottom w:val="none" w:sz="0" w:space="0" w:color="auto"/>
                <w:right w:val="none" w:sz="0" w:space="0" w:color="auto"/>
              </w:divBdr>
              <w:divsChild>
                <w:div w:id="48949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14260">
      <w:bodyDiv w:val="1"/>
      <w:marLeft w:val="0"/>
      <w:marRight w:val="0"/>
      <w:marTop w:val="0"/>
      <w:marBottom w:val="0"/>
      <w:divBdr>
        <w:top w:val="none" w:sz="0" w:space="0" w:color="auto"/>
        <w:left w:val="none" w:sz="0" w:space="0" w:color="auto"/>
        <w:bottom w:val="none" w:sz="0" w:space="0" w:color="auto"/>
        <w:right w:val="none" w:sz="0" w:space="0" w:color="auto"/>
      </w:divBdr>
      <w:divsChild>
        <w:div w:id="1201479738">
          <w:marLeft w:val="0"/>
          <w:marRight w:val="0"/>
          <w:marTop w:val="0"/>
          <w:marBottom w:val="0"/>
          <w:divBdr>
            <w:top w:val="none" w:sz="0" w:space="0" w:color="auto"/>
            <w:left w:val="none" w:sz="0" w:space="0" w:color="auto"/>
            <w:bottom w:val="none" w:sz="0" w:space="0" w:color="auto"/>
            <w:right w:val="none" w:sz="0" w:space="0" w:color="auto"/>
          </w:divBdr>
          <w:divsChild>
            <w:div w:id="470679821">
              <w:marLeft w:val="0"/>
              <w:marRight w:val="0"/>
              <w:marTop w:val="0"/>
              <w:marBottom w:val="0"/>
              <w:divBdr>
                <w:top w:val="none" w:sz="0" w:space="0" w:color="auto"/>
                <w:left w:val="none" w:sz="0" w:space="0" w:color="auto"/>
                <w:bottom w:val="none" w:sz="0" w:space="0" w:color="auto"/>
                <w:right w:val="none" w:sz="0" w:space="0" w:color="auto"/>
              </w:divBdr>
              <w:divsChild>
                <w:div w:id="153414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372128">
      <w:bodyDiv w:val="1"/>
      <w:marLeft w:val="0"/>
      <w:marRight w:val="0"/>
      <w:marTop w:val="0"/>
      <w:marBottom w:val="0"/>
      <w:divBdr>
        <w:top w:val="none" w:sz="0" w:space="0" w:color="auto"/>
        <w:left w:val="none" w:sz="0" w:space="0" w:color="auto"/>
        <w:bottom w:val="none" w:sz="0" w:space="0" w:color="auto"/>
        <w:right w:val="none" w:sz="0" w:space="0" w:color="auto"/>
      </w:divBdr>
      <w:divsChild>
        <w:div w:id="1236478661">
          <w:marLeft w:val="0"/>
          <w:marRight w:val="0"/>
          <w:marTop w:val="0"/>
          <w:marBottom w:val="0"/>
          <w:divBdr>
            <w:top w:val="none" w:sz="0" w:space="0" w:color="auto"/>
            <w:left w:val="none" w:sz="0" w:space="0" w:color="auto"/>
            <w:bottom w:val="none" w:sz="0" w:space="0" w:color="auto"/>
            <w:right w:val="none" w:sz="0" w:space="0" w:color="auto"/>
          </w:divBdr>
          <w:divsChild>
            <w:div w:id="1530990652">
              <w:marLeft w:val="0"/>
              <w:marRight w:val="0"/>
              <w:marTop w:val="0"/>
              <w:marBottom w:val="0"/>
              <w:divBdr>
                <w:top w:val="none" w:sz="0" w:space="0" w:color="auto"/>
                <w:left w:val="none" w:sz="0" w:space="0" w:color="auto"/>
                <w:bottom w:val="none" w:sz="0" w:space="0" w:color="auto"/>
                <w:right w:val="none" w:sz="0" w:space="0" w:color="auto"/>
              </w:divBdr>
              <w:divsChild>
                <w:div w:id="208896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599644">
      <w:bodyDiv w:val="1"/>
      <w:marLeft w:val="0"/>
      <w:marRight w:val="0"/>
      <w:marTop w:val="0"/>
      <w:marBottom w:val="0"/>
      <w:divBdr>
        <w:top w:val="none" w:sz="0" w:space="0" w:color="auto"/>
        <w:left w:val="none" w:sz="0" w:space="0" w:color="auto"/>
        <w:bottom w:val="none" w:sz="0" w:space="0" w:color="auto"/>
        <w:right w:val="none" w:sz="0" w:space="0" w:color="auto"/>
      </w:divBdr>
    </w:div>
    <w:div w:id="1877423272">
      <w:bodyDiv w:val="1"/>
      <w:marLeft w:val="0"/>
      <w:marRight w:val="0"/>
      <w:marTop w:val="0"/>
      <w:marBottom w:val="0"/>
      <w:divBdr>
        <w:top w:val="none" w:sz="0" w:space="0" w:color="auto"/>
        <w:left w:val="none" w:sz="0" w:space="0" w:color="auto"/>
        <w:bottom w:val="none" w:sz="0" w:space="0" w:color="auto"/>
        <w:right w:val="none" w:sz="0" w:space="0" w:color="auto"/>
      </w:divBdr>
    </w:div>
    <w:div w:id="1903905068">
      <w:bodyDiv w:val="1"/>
      <w:marLeft w:val="0"/>
      <w:marRight w:val="0"/>
      <w:marTop w:val="0"/>
      <w:marBottom w:val="0"/>
      <w:divBdr>
        <w:top w:val="none" w:sz="0" w:space="0" w:color="auto"/>
        <w:left w:val="none" w:sz="0" w:space="0" w:color="auto"/>
        <w:bottom w:val="none" w:sz="0" w:space="0" w:color="auto"/>
        <w:right w:val="none" w:sz="0" w:space="0" w:color="auto"/>
      </w:divBdr>
    </w:div>
    <w:div w:id="2086607596">
      <w:bodyDiv w:val="1"/>
      <w:marLeft w:val="0"/>
      <w:marRight w:val="0"/>
      <w:marTop w:val="0"/>
      <w:marBottom w:val="0"/>
      <w:divBdr>
        <w:top w:val="none" w:sz="0" w:space="0" w:color="auto"/>
        <w:left w:val="none" w:sz="0" w:space="0" w:color="auto"/>
        <w:bottom w:val="none" w:sz="0" w:space="0" w:color="auto"/>
        <w:right w:val="none" w:sz="0" w:space="0" w:color="auto"/>
      </w:divBdr>
      <w:divsChild>
        <w:div w:id="1353069968">
          <w:marLeft w:val="0"/>
          <w:marRight w:val="0"/>
          <w:marTop w:val="0"/>
          <w:marBottom w:val="0"/>
          <w:divBdr>
            <w:top w:val="none" w:sz="0" w:space="0" w:color="auto"/>
            <w:left w:val="none" w:sz="0" w:space="0" w:color="auto"/>
            <w:bottom w:val="none" w:sz="0" w:space="0" w:color="auto"/>
            <w:right w:val="none" w:sz="0" w:space="0" w:color="auto"/>
          </w:divBdr>
          <w:divsChild>
            <w:div w:id="793913502">
              <w:marLeft w:val="0"/>
              <w:marRight w:val="0"/>
              <w:marTop w:val="0"/>
              <w:marBottom w:val="0"/>
              <w:divBdr>
                <w:top w:val="none" w:sz="0" w:space="0" w:color="auto"/>
                <w:left w:val="none" w:sz="0" w:space="0" w:color="auto"/>
                <w:bottom w:val="none" w:sz="0" w:space="0" w:color="auto"/>
                <w:right w:val="none" w:sz="0" w:space="0" w:color="auto"/>
              </w:divBdr>
              <w:divsChild>
                <w:div w:id="12046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87267">
      <w:bodyDiv w:val="1"/>
      <w:marLeft w:val="0"/>
      <w:marRight w:val="0"/>
      <w:marTop w:val="0"/>
      <w:marBottom w:val="0"/>
      <w:divBdr>
        <w:top w:val="none" w:sz="0" w:space="0" w:color="auto"/>
        <w:left w:val="none" w:sz="0" w:space="0" w:color="auto"/>
        <w:bottom w:val="none" w:sz="0" w:space="0" w:color="auto"/>
        <w:right w:val="none" w:sz="0" w:space="0" w:color="auto"/>
      </w:divBdr>
      <w:divsChild>
        <w:div w:id="4213071">
          <w:marLeft w:val="0"/>
          <w:marRight w:val="0"/>
          <w:marTop w:val="0"/>
          <w:marBottom w:val="0"/>
          <w:divBdr>
            <w:top w:val="none" w:sz="0" w:space="0" w:color="auto"/>
            <w:left w:val="none" w:sz="0" w:space="0" w:color="auto"/>
            <w:bottom w:val="none" w:sz="0" w:space="0" w:color="auto"/>
            <w:right w:val="none" w:sz="0" w:space="0" w:color="auto"/>
          </w:divBdr>
          <w:divsChild>
            <w:div w:id="574171135">
              <w:marLeft w:val="0"/>
              <w:marRight w:val="0"/>
              <w:marTop w:val="0"/>
              <w:marBottom w:val="0"/>
              <w:divBdr>
                <w:top w:val="none" w:sz="0" w:space="0" w:color="auto"/>
                <w:left w:val="none" w:sz="0" w:space="0" w:color="auto"/>
                <w:bottom w:val="none" w:sz="0" w:space="0" w:color="auto"/>
                <w:right w:val="none" w:sz="0" w:space="0" w:color="auto"/>
              </w:divBdr>
              <w:divsChild>
                <w:div w:id="19379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oracle.com/technetwork/java/seccodeguide-139067.htm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package" Target="embeddings/Microsoft_Word___1.docx"/><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owasp.org/index.php/OWASP_Guide_Project" TargetMode="Externa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sans.org/top25-software-errors/"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CBE9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8E1264-B1DE-44C9-A04A-E485CEAA4C09}">
  <ds:schemaRefs>
    <ds:schemaRef ds:uri="http://schemas.openxmlformats.org/officeDocument/2006/bibliography"/>
  </ds:schemaRefs>
</ds:datastoreItem>
</file>

<file path=customXml/itemProps2.xml><?xml version="1.0" encoding="utf-8"?>
<ds:datastoreItem xmlns:ds="http://schemas.openxmlformats.org/officeDocument/2006/customXml" ds:itemID="{D0BE3A7F-5881-4770-A788-E669F9490C3B}">
  <ds:schemaRefs>
    <ds:schemaRef ds:uri="http://schemas.openxmlformats.org/officeDocument/2006/bibliography"/>
  </ds:schemaRefs>
</ds:datastoreItem>
</file>

<file path=customXml/itemProps3.xml><?xml version="1.0" encoding="utf-8"?>
<ds:datastoreItem xmlns:ds="http://schemas.openxmlformats.org/officeDocument/2006/customXml" ds:itemID="{8CA20CB2-B4D4-47B5-AA6E-3237B2C70FA7}">
  <ds:schemaRefs>
    <ds:schemaRef ds:uri="http://schemas.openxmlformats.org/officeDocument/2006/bibliography"/>
  </ds:schemaRefs>
</ds:datastoreItem>
</file>

<file path=customXml/itemProps4.xml><?xml version="1.0" encoding="utf-8"?>
<ds:datastoreItem xmlns:ds="http://schemas.openxmlformats.org/officeDocument/2006/customXml" ds:itemID="{A006FEB1-B468-49DC-9064-7408819DDA40}">
  <ds:schemaRefs>
    <ds:schemaRef ds:uri="http://schemas.openxmlformats.org/officeDocument/2006/bibliography"/>
  </ds:schemaRefs>
</ds:datastoreItem>
</file>

<file path=customXml/itemProps5.xml><?xml version="1.0" encoding="utf-8"?>
<ds:datastoreItem xmlns:ds="http://schemas.openxmlformats.org/officeDocument/2006/customXml" ds:itemID="{3E090981-E651-4C76-A425-69B213A6D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21981</TotalTime>
  <Pages>1</Pages>
  <Words>15988</Words>
  <Characters>91134</Characters>
  <Application>Microsoft Office Word</Application>
  <DocSecurity>0</DocSecurity>
  <Lines>759</Lines>
  <Paragraphs>213</Paragraphs>
  <ScaleCrop>false</ScaleCrop>
  <Company>Huawei Technologies Co.,Ltd.</Company>
  <LinksUpToDate>false</LinksUpToDate>
  <CharactersWithSpaces>106909</CharactersWithSpaces>
  <SharedDoc>false</SharedDoc>
  <HLinks>
    <vt:vector size="366" baseType="variant">
      <vt:variant>
        <vt:i4>6291496</vt:i4>
      </vt:variant>
      <vt:variant>
        <vt:i4>357</vt:i4>
      </vt:variant>
      <vt:variant>
        <vt:i4>0</vt:i4>
      </vt:variant>
      <vt:variant>
        <vt:i4>5</vt:i4>
      </vt:variant>
      <vt:variant>
        <vt:lpwstr>http://www.sans.org/top25-software-errors/</vt:lpwstr>
      </vt:variant>
      <vt:variant>
        <vt:lpwstr/>
      </vt:variant>
      <vt:variant>
        <vt:i4>1900614</vt:i4>
      </vt:variant>
      <vt:variant>
        <vt:i4>354</vt:i4>
      </vt:variant>
      <vt:variant>
        <vt:i4>0</vt:i4>
      </vt:variant>
      <vt:variant>
        <vt:i4>5</vt:i4>
      </vt:variant>
      <vt:variant>
        <vt:lpwstr>http://commondatastorage.googleapis.com/io2012/presentations/live to website/107.pdf</vt:lpwstr>
      </vt:variant>
      <vt:variant>
        <vt:lpwstr/>
      </vt:variant>
      <vt:variant>
        <vt:i4>7471229</vt:i4>
      </vt:variant>
      <vt:variant>
        <vt:i4>351</vt:i4>
      </vt:variant>
      <vt:variant>
        <vt:i4>0</vt:i4>
      </vt:variant>
      <vt:variant>
        <vt:i4>5</vt:i4>
      </vt:variant>
      <vt:variant>
        <vt:lpwstr>http://www.oracle.com/technetwork/java/seccodeguide-139067.html</vt:lpwstr>
      </vt:variant>
      <vt:variant>
        <vt:lpwstr/>
      </vt:variant>
      <vt:variant>
        <vt:i4>1900596</vt:i4>
      </vt:variant>
      <vt:variant>
        <vt:i4>344</vt:i4>
      </vt:variant>
      <vt:variant>
        <vt:i4>0</vt:i4>
      </vt:variant>
      <vt:variant>
        <vt:i4>5</vt:i4>
      </vt:variant>
      <vt:variant>
        <vt:lpwstr/>
      </vt:variant>
      <vt:variant>
        <vt:lpwstr>_Toc376805107</vt:lpwstr>
      </vt:variant>
      <vt:variant>
        <vt:i4>1900596</vt:i4>
      </vt:variant>
      <vt:variant>
        <vt:i4>338</vt:i4>
      </vt:variant>
      <vt:variant>
        <vt:i4>0</vt:i4>
      </vt:variant>
      <vt:variant>
        <vt:i4>5</vt:i4>
      </vt:variant>
      <vt:variant>
        <vt:lpwstr/>
      </vt:variant>
      <vt:variant>
        <vt:lpwstr>_Toc376805106</vt:lpwstr>
      </vt:variant>
      <vt:variant>
        <vt:i4>1900596</vt:i4>
      </vt:variant>
      <vt:variant>
        <vt:i4>332</vt:i4>
      </vt:variant>
      <vt:variant>
        <vt:i4>0</vt:i4>
      </vt:variant>
      <vt:variant>
        <vt:i4>5</vt:i4>
      </vt:variant>
      <vt:variant>
        <vt:lpwstr/>
      </vt:variant>
      <vt:variant>
        <vt:lpwstr>_Toc376805105</vt:lpwstr>
      </vt:variant>
      <vt:variant>
        <vt:i4>1900596</vt:i4>
      </vt:variant>
      <vt:variant>
        <vt:i4>326</vt:i4>
      </vt:variant>
      <vt:variant>
        <vt:i4>0</vt:i4>
      </vt:variant>
      <vt:variant>
        <vt:i4>5</vt:i4>
      </vt:variant>
      <vt:variant>
        <vt:lpwstr/>
      </vt:variant>
      <vt:variant>
        <vt:lpwstr>_Toc376805104</vt:lpwstr>
      </vt:variant>
      <vt:variant>
        <vt:i4>1900596</vt:i4>
      </vt:variant>
      <vt:variant>
        <vt:i4>320</vt:i4>
      </vt:variant>
      <vt:variant>
        <vt:i4>0</vt:i4>
      </vt:variant>
      <vt:variant>
        <vt:i4>5</vt:i4>
      </vt:variant>
      <vt:variant>
        <vt:lpwstr/>
      </vt:variant>
      <vt:variant>
        <vt:lpwstr>_Toc376805103</vt:lpwstr>
      </vt:variant>
      <vt:variant>
        <vt:i4>1900596</vt:i4>
      </vt:variant>
      <vt:variant>
        <vt:i4>314</vt:i4>
      </vt:variant>
      <vt:variant>
        <vt:i4>0</vt:i4>
      </vt:variant>
      <vt:variant>
        <vt:i4>5</vt:i4>
      </vt:variant>
      <vt:variant>
        <vt:lpwstr/>
      </vt:variant>
      <vt:variant>
        <vt:lpwstr>_Toc376805102</vt:lpwstr>
      </vt:variant>
      <vt:variant>
        <vt:i4>1900596</vt:i4>
      </vt:variant>
      <vt:variant>
        <vt:i4>308</vt:i4>
      </vt:variant>
      <vt:variant>
        <vt:i4>0</vt:i4>
      </vt:variant>
      <vt:variant>
        <vt:i4>5</vt:i4>
      </vt:variant>
      <vt:variant>
        <vt:lpwstr/>
      </vt:variant>
      <vt:variant>
        <vt:lpwstr>_Toc376805101</vt:lpwstr>
      </vt:variant>
      <vt:variant>
        <vt:i4>1900596</vt:i4>
      </vt:variant>
      <vt:variant>
        <vt:i4>302</vt:i4>
      </vt:variant>
      <vt:variant>
        <vt:i4>0</vt:i4>
      </vt:variant>
      <vt:variant>
        <vt:i4>5</vt:i4>
      </vt:variant>
      <vt:variant>
        <vt:lpwstr/>
      </vt:variant>
      <vt:variant>
        <vt:lpwstr>_Toc376805100</vt:lpwstr>
      </vt:variant>
      <vt:variant>
        <vt:i4>1310773</vt:i4>
      </vt:variant>
      <vt:variant>
        <vt:i4>296</vt:i4>
      </vt:variant>
      <vt:variant>
        <vt:i4>0</vt:i4>
      </vt:variant>
      <vt:variant>
        <vt:i4>5</vt:i4>
      </vt:variant>
      <vt:variant>
        <vt:lpwstr/>
      </vt:variant>
      <vt:variant>
        <vt:lpwstr>_Toc376805099</vt:lpwstr>
      </vt:variant>
      <vt:variant>
        <vt:i4>1310773</vt:i4>
      </vt:variant>
      <vt:variant>
        <vt:i4>290</vt:i4>
      </vt:variant>
      <vt:variant>
        <vt:i4>0</vt:i4>
      </vt:variant>
      <vt:variant>
        <vt:i4>5</vt:i4>
      </vt:variant>
      <vt:variant>
        <vt:lpwstr/>
      </vt:variant>
      <vt:variant>
        <vt:lpwstr>_Toc376805098</vt:lpwstr>
      </vt:variant>
      <vt:variant>
        <vt:i4>1310773</vt:i4>
      </vt:variant>
      <vt:variant>
        <vt:i4>284</vt:i4>
      </vt:variant>
      <vt:variant>
        <vt:i4>0</vt:i4>
      </vt:variant>
      <vt:variant>
        <vt:i4>5</vt:i4>
      </vt:variant>
      <vt:variant>
        <vt:lpwstr/>
      </vt:variant>
      <vt:variant>
        <vt:lpwstr>_Toc376805097</vt:lpwstr>
      </vt:variant>
      <vt:variant>
        <vt:i4>1310773</vt:i4>
      </vt:variant>
      <vt:variant>
        <vt:i4>278</vt:i4>
      </vt:variant>
      <vt:variant>
        <vt:i4>0</vt:i4>
      </vt:variant>
      <vt:variant>
        <vt:i4>5</vt:i4>
      </vt:variant>
      <vt:variant>
        <vt:lpwstr/>
      </vt:variant>
      <vt:variant>
        <vt:lpwstr>_Toc376805096</vt:lpwstr>
      </vt:variant>
      <vt:variant>
        <vt:i4>1310773</vt:i4>
      </vt:variant>
      <vt:variant>
        <vt:i4>272</vt:i4>
      </vt:variant>
      <vt:variant>
        <vt:i4>0</vt:i4>
      </vt:variant>
      <vt:variant>
        <vt:i4>5</vt:i4>
      </vt:variant>
      <vt:variant>
        <vt:lpwstr/>
      </vt:variant>
      <vt:variant>
        <vt:lpwstr>_Toc376805095</vt:lpwstr>
      </vt:variant>
      <vt:variant>
        <vt:i4>1310773</vt:i4>
      </vt:variant>
      <vt:variant>
        <vt:i4>266</vt:i4>
      </vt:variant>
      <vt:variant>
        <vt:i4>0</vt:i4>
      </vt:variant>
      <vt:variant>
        <vt:i4>5</vt:i4>
      </vt:variant>
      <vt:variant>
        <vt:lpwstr/>
      </vt:variant>
      <vt:variant>
        <vt:lpwstr>_Toc376805094</vt:lpwstr>
      </vt:variant>
      <vt:variant>
        <vt:i4>1310773</vt:i4>
      </vt:variant>
      <vt:variant>
        <vt:i4>260</vt:i4>
      </vt:variant>
      <vt:variant>
        <vt:i4>0</vt:i4>
      </vt:variant>
      <vt:variant>
        <vt:i4>5</vt:i4>
      </vt:variant>
      <vt:variant>
        <vt:lpwstr/>
      </vt:variant>
      <vt:variant>
        <vt:lpwstr>_Toc376805093</vt:lpwstr>
      </vt:variant>
      <vt:variant>
        <vt:i4>1310773</vt:i4>
      </vt:variant>
      <vt:variant>
        <vt:i4>254</vt:i4>
      </vt:variant>
      <vt:variant>
        <vt:i4>0</vt:i4>
      </vt:variant>
      <vt:variant>
        <vt:i4>5</vt:i4>
      </vt:variant>
      <vt:variant>
        <vt:lpwstr/>
      </vt:variant>
      <vt:variant>
        <vt:lpwstr>_Toc376805092</vt:lpwstr>
      </vt:variant>
      <vt:variant>
        <vt:i4>1310773</vt:i4>
      </vt:variant>
      <vt:variant>
        <vt:i4>248</vt:i4>
      </vt:variant>
      <vt:variant>
        <vt:i4>0</vt:i4>
      </vt:variant>
      <vt:variant>
        <vt:i4>5</vt:i4>
      </vt:variant>
      <vt:variant>
        <vt:lpwstr/>
      </vt:variant>
      <vt:variant>
        <vt:lpwstr>_Toc376805091</vt:lpwstr>
      </vt:variant>
      <vt:variant>
        <vt:i4>1310773</vt:i4>
      </vt:variant>
      <vt:variant>
        <vt:i4>242</vt:i4>
      </vt:variant>
      <vt:variant>
        <vt:i4>0</vt:i4>
      </vt:variant>
      <vt:variant>
        <vt:i4>5</vt:i4>
      </vt:variant>
      <vt:variant>
        <vt:lpwstr/>
      </vt:variant>
      <vt:variant>
        <vt:lpwstr>_Toc376805090</vt:lpwstr>
      </vt:variant>
      <vt:variant>
        <vt:i4>1376309</vt:i4>
      </vt:variant>
      <vt:variant>
        <vt:i4>236</vt:i4>
      </vt:variant>
      <vt:variant>
        <vt:i4>0</vt:i4>
      </vt:variant>
      <vt:variant>
        <vt:i4>5</vt:i4>
      </vt:variant>
      <vt:variant>
        <vt:lpwstr/>
      </vt:variant>
      <vt:variant>
        <vt:lpwstr>_Toc376805089</vt:lpwstr>
      </vt:variant>
      <vt:variant>
        <vt:i4>1376309</vt:i4>
      </vt:variant>
      <vt:variant>
        <vt:i4>230</vt:i4>
      </vt:variant>
      <vt:variant>
        <vt:i4>0</vt:i4>
      </vt:variant>
      <vt:variant>
        <vt:i4>5</vt:i4>
      </vt:variant>
      <vt:variant>
        <vt:lpwstr/>
      </vt:variant>
      <vt:variant>
        <vt:lpwstr>_Toc376805088</vt:lpwstr>
      </vt:variant>
      <vt:variant>
        <vt:i4>1376309</vt:i4>
      </vt:variant>
      <vt:variant>
        <vt:i4>224</vt:i4>
      </vt:variant>
      <vt:variant>
        <vt:i4>0</vt:i4>
      </vt:variant>
      <vt:variant>
        <vt:i4>5</vt:i4>
      </vt:variant>
      <vt:variant>
        <vt:lpwstr/>
      </vt:variant>
      <vt:variant>
        <vt:lpwstr>_Toc376805087</vt:lpwstr>
      </vt:variant>
      <vt:variant>
        <vt:i4>1376309</vt:i4>
      </vt:variant>
      <vt:variant>
        <vt:i4>218</vt:i4>
      </vt:variant>
      <vt:variant>
        <vt:i4>0</vt:i4>
      </vt:variant>
      <vt:variant>
        <vt:i4>5</vt:i4>
      </vt:variant>
      <vt:variant>
        <vt:lpwstr/>
      </vt:variant>
      <vt:variant>
        <vt:lpwstr>_Toc376805086</vt:lpwstr>
      </vt:variant>
      <vt:variant>
        <vt:i4>1376309</vt:i4>
      </vt:variant>
      <vt:variant>
        <vt:i4>212</vt:i4>
      </vt:variant>
      <vt:variant>
        <vt:i4>0</vt:i4>
      </vt:variant>
      <vt:variant>
        <vt:i4>5</vt:i4>
      </vt:variant>
      <vt:variant>
        <vt:lpwstr/>
      </vt:variant>
      <vt:variant>
        <vt:lpwstr>_Toc376805085</vt:lpwstr>
      </vt:variant>
      <vt:variant>
        <vt:i4>1376309</vt:i4>
      </vt:variant>
      <vt:variant>
        <vt:i4>206</vt:i4>
      </vt:variant>
      <vt:variant>
        <vt:i4>0</vt:i4>
      </vt:variant>
      <vt:variant>
        <vt:i4>5</vt:i4>
      </vt:variant>
      <vt:variant>
        <vt:lpwstr/>
      </vt:variant>
      <vt:variant>
        <vt:lpwstr>_Toc376805084</vt:lpwstr>
      </vt:variant>
      <vt:variant>
        <vt:i4>1376309</vt:i4>
      </vt:variant>
      <vt:variant>
        <vt:i4>200</vt:i4>
      </vt:variant>
      <vt:variant>
        <vt:i4>0</vt:i4>
      </vt:variant>
      <vt:variant>
        <vt:i4>5</vt:i4>
      </vt:variant>
      <vt:variant>
        <vt:lpwstr/>
      </vt:variant>
      <vt:variant>
        <vt:lpwstr>_Toc376805083</vt:lpwstr>
      </vt:variant>
      <vt:variant>
        <vt:i4>1376309</vt:i4>
      </vt:variant>
      <vt:variant>
        <vt:i4>194</vt:i4>
      </vt:variant>
      <vt:variant>
        <vt:i4>0</vt:i4>
      </vt:variant>
      <vt:variant>
        <vt:i4>5</vt:i4>
      </vt:variant>
      <vt:variant>
        <vt:lpwstr/>
      </vt:variant>
      <vt:variant>
        <vt:lpwstr>_Toc376805082</vt:lpwstr>
      </vt:variant>
      <vt:variant>
        <vt:i4>1376309</vt:i4>
      </vt:variant>
      <vt:variant>
        <vt:i4>188</vt:i4>
      </vt:variant>
      <vt:variant>
        <vt:i4>0</vt:i4>
      </vt:variant>
      <vt:variant>
        <vt:i4>5</vt:i4>
      </vt:variant>
      <vt:variant>
        <vt:lpwstr/>
      </vt:variant>
      <vt:variant>
        <vt:lpwstr>_Toc376805081</vt:lpwstr>
      </vt:variant>
      <vt:variant>
        <vt:i4>1376309</vt:i4>
      </vt:variant>
      <vt:variant>
        <vt:i4>182</vt:i4>
      </vt:variant>
      <vt:variant>
        <vt:i4>0</vt:i4>
      </vt:variant>
      <vt:variant>
        <vt:i4>5</vt:i4>
      </vt:variant>
      <vt:variant>
        <vt:lpwstr/>
      </vt:variant>
      <vt:variant>
        <vt:lpwstr>_Toc376805080</vt:lpwstr>
      </vt:variant>
      <vt:variant>
        <vt:i4>1703989</vt:i4>
      </vt:variant>
      <vt:variant>
        <vt:i4>176</vt:i4>
      </vt:variant>
      <vt:variant>
        <vt:i4>0</vt:i4>
      </vt:variant>
      <vt:variant>
        <vt:i4>5</vt:i4>
      </vt:variant>
      <vt:variant>
        <vt:lpwstr/>
      </vt:variant>
      <vt:variant>
        <vt:lpwstr>_Toc376805079</vt:lpwstr>
      </vt:variant>
      <vt:variant>
        <vt:i4>1703989</vt:i4>
      </vt:variant>
      <vt:variant>
        <vt:i4>170</vt:i4>
      </vt:variant>
      <vt:variant>
        <vt:i4>0</vt:i4>
      </vt:variant>
      <vt:variant>
        <vt:i4>5</vt:i4>
      </vt:variant>
      <vt:variant>
        <vt:lpwstr/>
      </vt:variant>
      <vt:variant>
        <vt:lpwstr>_Toc376805078</vt:lpwstr>
      </vt:variant>
      <vt:variant>
        <vt:i4>1703989</vt:i4>
      </vt:variant>
      <vt:variant>
        <vt:i4>164</vt:i4>
      </vt:variant>
      <vt:variant>
        <vt:i4>0</vt:i4>
      </vt:variant>
      <vt:variant>
        <vt:i4>5</vt:i4>
      </vt:variant>
      <vt:variant>
        <vt:lpwstr/>
      </vt:variant>
      <vt:variant>
        <vt:lpwstr>_Toc376805077</vt:lpwstr>
      </vt:variant>
      <vt:variant>
        <vt:i4>1703989</vt:i4>
      </vt:variant>
      <vt:variant>
        <vt:i4>158</vt:i4>
      </vt:variant>
      <vt:variant>
        <vt:i4>0</vt:i4>
      </vt:variant>
      <vt:variant>
        <vt:i4>5</vt:i4>
      </vt:variant>
      <vt:variant>
        <vt:lpwstr/>
      </vt:variant>
      <vt:variant>
        <vt:lpwstr>_Toc376805076</vt:lpwstr>
      </vt:variant>
      <vt:variant>
        <vt:i4>1703989</vt:i4>
      </vt:variant>
      <vt:variant>
        <vt:i4>152</vt:i4>
      </vt:variant>
      <vt:variant>
        <vt:i4>0</vt:i4>
      </vt:variant>
      <vt:variant>
        <vt:i4>5</vt:i4>
      </vt:variant>
      <vt:variant>
        <vt:lpwstr/>
      </vt:variant>
      <vt:variant>
        <vt:lpwstr>_Toc376805075</vt:lpwstr>
      </vt:variant>
      <vt:variant>
        <vt:i4>1703989</vt:i4>
      </vt:variant>
      <vt:variant>
        <vt:i4>146</vt:i4>
      </vt:variant>
      <vt:variant>
        <vt:i4>0</vt:i4>
      </vt:variant>
      <vt:variant>
        <vt:i4>5</vt:i4>
      </vt:variant>
      <vt:variant>
        <vt:lpwstr/>
      </vt:variant>
      <vt:variant>
        <vt:lpwstr>_Toc376805074</vt:lpwstr>
      </vt:variant>
      <vt:variant>
        <vt:i4>1703989</vt:i4>
      </vt:variant>
      <vt:variant>
        <vt:i4>140</vt:i4>
      </vt:variant>
      <vt:variant>
        <vt:i4>0</vt:i4>
      </vt:variant>
      <vt:variant>
        <vt:i4>5</vt:i4>
      </vt:variant>
      <vt:variant>
        <vt:lpwstr/>
      </vt:variant>
      <vt:variant>
        <vt:lpwstr>_Toc376805073</vt:lpwstr>
      </vt:variant>
      <vt:variant>
        <vt:i4>1703989</vt:i4>
      </vt:variant>
      <vt:variant>
        <vt:i4>134</vt:i4>
      </vt:variant>
      <vt:variant>
        <vt:i4>0</vt:i4>
      </vt:variant>
      <vt:variant>
        <vt:i4>5</vt:i4>
      </vt:variant>
      <vt:variant>
        <vt:lpwstr/>
      </vt:variant>
      <vt:variant>
        <vt:lpwstr>_Toc376805072</vt:lpwstr>
      </vt:variant>
      <vt:variant>
        <vt:i4>1703989</vt:i4>
      </vt:variant>
      <vt:variant>
        <vt:i4>128</vt:i4>
      </vt:variant>
      <vt:variant>
        <vt:i4>0</vt:i4>
      </vt:variant>
      <vt:variant>
        <vt:i4>5</vt:i4>
      </vt:variant>
      <vt:variant>
        <vt:lpwstr/>
      </vt:variant>
      <vt:variant>
        <vt:lpwstr>_Toc376805071</vt:lpwstr>
      </vt:variant>
      <vt:variant>
        <vt:i4>1703989</vt:i4>
      </vt:variant>
      <vt:variant>
        <vt:i4>122</vt:i4>
      </vt:variant>
      <vt:variant>
        <vt:i4>0</vt:i4>
      </vt:variant>
      <vt:variant>
        <vt:i4>5</vt:i4>
      </vt:variant>
      <vt:variant>
        <vt:lpwstr/>
      </vt:variant>
      <vt:variant>
        <vt:lpwstr>_Toc376805070</vt:lpwstr>
      </vt:variant>
      <vt:variant>
        <vt:i4>1769525</vt:i4>
      </vt:variant>
      <vt:variant>
        <vt:i4>116</vt:i4>
      </vt:variant>
      <vt:variant>
        <vt:i4>0</vt:i4>
      </vt:variant>
      <vt:variant>
        <vt:i4>5</vt:i4>
      </vt:variant>
      <vt:variant>
        <vt:lpwstr/>
      </vt:variant>
      <vt:variant>
        <vt:lpwstr>_Toc376805069</vt:lpwstr>
      </vt:variant>
      <vt:variant>
        <vt:i4>1769525</vt:i4>
      </vt:variant>
      <vt:variant>
        <vt:i4>110</vt:i4>
      </vt:variant>
      <vt:variant>
        <vt:i4>0</vt:i4>
      </vt:variant>
      <vt:variant>
        <vt:i4>5</vt:i4>
      </vt:variant>
      <vt:variant>
        <vt:lpwstr/>
      </vt:variant>
      <vt:variant>
        <vt:lpwstr>_Toc376805068</vt:lpwstr>
      </vt:variant>
      <vt:variant>
        <vt:i4>1769525</vt:i4>
      </vt:variant>
      <vt:variant>
        <vt:i4>104</vt:i4>
      </vt:variant>
      <vt:variant>
        <vt:i4>0</vt:i4>
      </vt:variant>
      <vt:variant>
        <vt:i4>5</vt:i4>
      </vt:variant>
      <vt:variant>
        <vt:lpwstr/>
      </vt:variant>
      <vt:variant>
        <vt:lpwstr>_Toc376805067</vt:lpwstr>
      </vt:variant>
      <vt:variant>
        <vt:i4>1769525</vt:i4>
      </vt:variant>
      <vt:variant>
        <vt:i4>98</vt:i4>
      </vt:variant>
      <vt:variant>
        <vt:i4>0</vt:i4>
      </vt:variant>
      <vt:variant>
        <vt:i4>5</vt:i4>
      </vt:variant>
      <vt:variant>
        <vt:lpwstr/>
      </vt:variant>
      <vt:variant>
        <vt:lpwstr>_Toc376805066</vt:lpwstr>
      </vt:variant>
      <vt:variant>
        <vt:i4>1769525</vt:i4>
      </vt:variant>
      <vt:variant>
        <vt:i4>92</vt:i4>
      </vt:variant>
      <vt:variant>
        <vt:i4>0</vt:i4>
      </vt:variant>
      <vt:variant>
        <vt:i4>5</vt:i4>
      </vt:variant>
      <vt:variant>
        <vt:lpwstr/>
      </vt:variant>
      <vt:variant>
        <vt:lpwstr>_Toc376805065</vt:lpwstr>
      </vt:variant>
      <vt:variant>
        <vt:i4>1769525</vt:i4>
      </vt:variant>
      <vt:variant>
        <vt:i4>86</vt:i4>
      </vt:variant>
      <vt:variant>
        <vt:i4>0</vt:i4>
      </vt:variant>
      <vt:variant>
        <vt:i4>5</vt:i4>
      </vt:variant>
      <vt:variant>
        <vt:lpwstr/>
      </vt:variant>
      <vt:variant>
        <vt:lpwstr>_Toc376805064</vt:lpwstr>
      </vt:variant>
      <vt:variant>
        <vt:i4>1769525</vt:i4>
      </vt:variant>
      <vt:variant>
        <vt:i4>80</vt:i4>
      </vt:variant>
      <vt:variant>
        <vt:i4>0</vt:i4>
      </vt:variant>
      <vt:variant>
        <vt:i4>5</vt:i4>
      </vt:variant>
      <vt:variant>
        <vt:lpwstr/>
      </vt:variant>
      <vt:variant>
        <vt:lpwstr>_Toc376805063</vt:lpwstr>
      </vt:variant>
      <vt:variant>
        <vt:i4>1769525</vt:i4>
      </vt:variant>
      <vt:variant>
        <vt:i4>74</vt:i4>
      </vt:variant>
      <vt:variant>
        <vt:i4>0</vt:i4>
      </vt:variant>
      <vt:variant>
        <vt:i4>5</vt:i4>
      </vt:variant>
      <vt:variant>
        <vt:lpwstr/>
      </vt:variant>
      <vt:variant>
        <vt:lpwstr>_Toc376805062</vt:lpwstr>
      </vt:variant>
      <vt:variant>
        <vt:i4>1769525</vt:i4>
      </vt:variant>
      <vt:variant>
        <vt:i4>68</vt:i4>
      </vt:variant>
      <vt:variant>
        <vt:i4>0</vt:i4>
      </vt:variant>
      <vt:variant>
        <vt:i4>5</vt:i4>
      </vt:variant>
      <vt:variant>
        <vt:lpwstr/>
      </vt:variant>
      <vt:variant>
        <vt:lpwstr>_Toc376805061</vt:lpwstr>
      </vt:variant>
      <vt:variant>
        <vt:i4>1769525</vt:i4>
      </vt:variant>
      <vt:variant>
        <vt:i4>62</vt:i4>
      </vt:variant>
      <vt:variant>
        <vt:i4>0</vt:i4>
      </vt:variant>
      <vt:variant>
        <vt:i4>5</vt:i4>
      </vt:variant>
      <vt:variant>
        <vt:lpwstr/>
      </vt:variant>
      <vt:variant>
        <vt:lpwstr>_Toc376805060</vt:lpwstr>
      </vt:variant>
      <vt:variant>
        <vt:i4>1572917</vt:i4>
      </vt:variant>
      <vt:variant>
        <vt:i4>56</vt:i4>
      </vt:variant>
      <vt:variant>
        <vt:i4>0</vt:i4>
      </vt:variant>
      <vt:variant>
        <vt:i4>5</vt:i4>
      </vt:variant>
      <vt:variant>
        <vt:lpwstr/>
      </vt:variant>
      <vt:variant>
        <vt:lpwstr>_Toc376805059</vt:lpwstr>
      </vt:variant>
      <vt:variant>
        <vt:i4>1572917</vt:i4>
      </vt:variant>
      <vt:variant>
        <vt:i4>50</vt:i4>
      </vt:variant>
      <vt:variant>
        <vt:i4>0</vt:i4>
      </vt:variant>
      <vt:variant>
        <vt:i4>5</vt:i4>
      </vt:variant>
      <vt:variant>
        <vt:lpwstr/>
      </vt:variant>
      <vt:variant>
        <vt:lpwstr>_Toc376805058</vt:lpwstr>
      </vt:variant>
      <vt:variant>
        <vt:i4>1572917</vt:i4>
      </vt:variant>
      <vt:variant>
        <vt:i4>44</vt:i4>
      </vt:variant>
      <vt:variant>
        <vt:i4>0</vt:i4>
      </vt:variant>
      <vt:variant>
        <vt:i4>5</vt:i4>
      </vt:variant>
      <vt:variant>
        <vt:lpwstr/>
      </vt:variant>
      <vt:variant>
        <vt:lpwstr>_Toc376805057</vt:lpwstr>
      </vt:variant>
      <vt:variant>
        <vt:i4>1572917</vt:i4>
      </vt:variant>
      <vt:variant>
        <vt:i4>38</vt:i4>
      </vt:variant>
      <vt:variant>
        <vt:i4>0</vt:i4>
      </vt:variant>
      <vt:variant>
        <vt:i4>5</vt:i4>
      </vt:variant>
      <vt:variant>
        <vt:lpwstr/>
      </vt:variant>
      <vt:variant>
        <vt:lpwstr>_Toc376805056</vt:lpwstr>
      </vt:variant>
      <vt:variant>
        <vt:i4>1572917</vt:i4>
      </vt:variant>
      <vt:variant>
        <vt:i4>32</vt:i4>
      </vt:variant>
      <vt:variant>
        <vt:i4>0</vt:i4>
      </vt:variant>
      <vt:variant>
        <vt:i4>5</vt:i4>
      </vt:variant>
      <vt:variant>
        <vt:lpwstr/>
      </vt:variant>
      <vt:variant>
        <vt:lpwstr>_Toc376805055</vt:lpwstr>
      </vt:variant>
      <vt:variant>
        <vt:i4>1572917</vt:i4>
      </vt:variant>
      <vt:variant>
        <vt:i4>26</vt:i4>
      </vt:variant>
      <vt:variant>
        <vt:i4>0</vt:i4>
      </vt:variant>
      <vt:variant>
        <vt:i4>5</vt:i4>
      </vt:variant>
      <vt:variant>
        <vt:lpwstr/>
      </vt:variant>
      <vt:variant>
        <vt:lpwstr>_Toc376805054</vt:lpwstr>
      </vt:variant>
      <vt:variant>
        <vt:i4>1572917</vt:i4>
      </vt:variant>
      <vt:variant>
        <vt:i4>20</vt:i4>
      </vt:variant>
      <vt:variant>
        <vt:i4>0</vt:i4>
      </vt:variant>
      <vt:variant>
        <vt:i4>5</vt:i4>
      </vt:variant>
      <vt:variant>
        <vt:lpwstr/>
      </vt:variant>
      <vt:variant>
        <vt:lpwstr>_Toc376805053</vt:lpwstr>
      </vt:variant>
      <vt:variant>
        <vt:i4>1572917</vt:i4>
      </vt:variant>
      <vt:variant>
        <vt:i4>14</vt:i4>
      </vt:variant>
      <vt:variant>
        <vt:i4>0</vt:i4>
      </vt:variant>
      <vt:variant>
        <vt:i4>5</vt:i4>
      </vt:variant>
      <vt:variant>
        <vt:lpwstr/>
      </vt:variant>
      <vt:variant>
        <vt:lpwstr>_Toc376805052</vt:lpwstr>
      </vt:variant>
      <vt:variant>
        <vt:i4>1572917</vt:i4>
      </vt:variant>
      <vt:variant>
        <vt:i4>8</vt:i4>
      </vt:variant>
      <vt:variant>
        <vt:i4>0</vt:i4>
      </vt:variant>
      <vt:variant>
        <vt:i4>5</vt:i4>
      </vt:variant>
      <vt:variant>
        <vt:lpwstr/>
      </vt:variant>
      <vt:variant>
        <vt:lpwstr>_Toc376805051</vt:lpwstr>
      </vt:variant>
      <vt:variant>
        <vt:i4>1572917</vt:i4>
      </vt:variant>
      <vt:variant>
        <vt:i4>2</vt:i4>
      </vt:variant>
      <vt:variant>
        <vt:i4>0</vt:i4>
      </vt:variant>
      <vt:variant>
        <vt:i4>5</vt:i4>
      </vt:variant>
      <vt:variant>
        <vt:lpwstr/>
      </vt:variant>
      <vt:variant>
        <vt:lpwstr>_Toc376805050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Dufeiyang</dc:creator>
  <cp:lastModifiedBy>Gulei (john)</cp:lastModifiedBy>
  <cp:revision>3049</cp:revision>
  <cp:lastPrinted>2013-11-26T12:53:00Z</cp:lastPrinted>
  <dcterms:created xsi:type="dcterms:W3CDTF">2014-01-22T06:23:00Z</dcterms:created>
  <dcterms:modified xsi:type="dcterms:W3CDTF">2016-12-19T02:10:00Z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(11)YlCY9TtFEX7g4qqAsQxaaURTP7LRH1cXO2tGh6D2EYL+mfrxeDi+TPotPF0Go6Oc3F5mTH7s_x000d_
v9zfQq3lYDqOR5JXYQb9B+qZF43728aSLH2NTUX8sKtFdfu9DzXCc6o+pL8HsQ/0yFFMFLti_x000d_
5REcwIZxjIlEluumCrhB9Os3ePtY7leOtCD7MeymwTj9mI/6IGgPkeDHi0/QSkVNPN0bBC/0_x000d_
6/fY+6zMAeI/Bp57V7</vt:lpwstr>
  </property>
  <property fmtid="{D5CDD505-2E9C-101B-9397-08002B2CF9AE}" pid="3" name="_ms_pID_7253431">
    <vt:lpwstr>NYKeBgNlltBXaxjpZ8nZR73pZCJYNhWVOMHpK0EQOQ5MEKW3CVuZkO_x000d_
VSI6ClDbJ98VG5CBg6BCU5LIsq4bZjfxQALVm5x3ooMCJ490dj16tI95oCmSdSWqPUA/RdX6_x000d_
Jzg60HxbLQCowuBcI3K4iwv1BURkvFzt+RHAs9hmcm7e4I+FK+7+U/OHNMLoBQN57hr5fhPJ_x000d_
+Z5Roj5CIqdS7B3DinoKOIOn5xxIbMj0mngv</vt:lpwstr>
  </property>
  <property fmtid="{D5CDD505-2E9C-101B-9397-08002B2CF9AE}" pid="4" name="_ms_pID_7253432">
    <vt:lpwstr>y99GZ1jHU+qkHdCF7W9Szn7j5bQDMyqngpTC_x000d_
62BnvtiW6LQmmLP1pWnPEy+vxBLrUVkJKFwxTzRm7Bb6g8Q/3kofpsaUqhSuoCHW9JvbONsE_x000d_
8c6oOopgp6czZrTeS7FurLMbepSTviM7KPhjdMbLvDzEXSDh8lIyLT61FXWE/OPSDqSk1k29_x000d_
hHPMWbeXWkvT3J/g/ZlKiAJeSl6ckZBlNnkYiFImGYHRzBZTxLhnB8</vt:lpwstr>
  </property>
  <property fmtid="{D5CDD505-2E9C-101B-9397-08002B2CF9AE}" pid="5" name="_ms_pID_7253433">
    <vt:lpwstr>sZ4sjfvMwuxgxHaU4D_x000d_
9BOVCdUhR0cO93TAh5syIZ3e2OcPkd7dtT6ZNnxvYM08Xg1gsrE2SxnnG9h4MbQNIdZ+0Dy0_x000d_
qPx3DWdBsVFTQM72Mv3Phch4rQr3yeobIkwLUE1BOpdB2W3hryW8yvtHWNRkHngdLWS6Q2Ik_x000d_
x0PdiVjWFrnbqylQZJVfpiKVjx4rny24LOTewwnJjE2KDFYqi8ImX3RTRwXTf9xgigQJkPqh</vt:lpwstr>
  </property>
  <property fmtid="{D5CDD505-2E9C-101B-9397-08002B2CF9AE}" pid="6" name="_ms_pID_725343_00">
    <vt:lpwstr>_ms_pID_725343</vt:lpwstr>
  </property>
  <property fmtid="{D5CDD505-2E9C-101B-9397-08002B2CF9AE}" pid="7" name="_ms_pID_7253431_00">
    <vt:lpwstr>_ms_pID_7253431</vt:lpwstr>
  </property>
  <property fmtid="{D5CDD505-2E9C-101B-9397-08002B2CF9AE}" pid="8" name="_ms_pID_7253432_00">
    <vt:lpwstr>_ms_pID_7253432</vt:lpwstr>
  </property>
  <property fmtid="{D5CDD505-2E9C-101B-9397-08002B2CF9AE}" pid="9" name="_ms_pID_7253433_00">
    <vt:lpwstr>_ms_pID_7253433</vt:lpwstr>
  </property>
  <property fmtid="{D5CDD505-2E9C-101B-9397-08002B2CF9AE}" pid="10" name="_ms_pID_7253434">
    <vt:lpwstr>_x000d_
tdiifK/RFy5PvvRhEtJaO+54/uxDNjwsQKL0mKQUUygh4jUTr3AxzqQvr2khBvWu04TmNg+K_x000d_
nPFHMAYgNB8Sre9FUth7+cQdDoOT8Su0aACcLmGQByKsVz4usdtHs+Id1y7HS+NVkxRcHhPg_x000d_
OMfg6mQZMrmLCuF3wSUxzgWEaYVBKgmz8mMCPLj/Pvk7M/tojifj8//Lp5oeH9F92WME2F11_x000d_
p/gjfgQeRJcgNCoZ</vt:lpwstr>
  </property>
  <property fmtid="{D5CDD505-2E9C-101B-9397-08002B2CF9AE}" pid="11" name="_ms_pID_7253434_00">
    <vt:lpwstr>_ms_pID_7253434</vt:lpwstr>
  </property>
  <property fmtid="{D5CDD505-2E9C-101B-9397-08002B2CF9AE}" pid="12" name="_ms_pID_7253435">
    <vt:lpwstr>XMrERxs0Gk1KJEgblTfLuHSWJz1r9RuEvDppH1zMzvdvWPF4HG4O3T7C_x000d_
P325o4sstOXRqYskJ78fvQqUYa0BI5yTUlRRzXSuMtdi8UAg3MYjWu9VIn8+uEjjoGDAUNvt_x000d_
CwIH8WgybRH3xue6gDDqROIqnz4t/RX6n1nxuFuQhr9aD6pUFGq0Pz1gK0hPlauNDPVq8lsr_x000d_
bbqMWU2qWPfUhE4AuO2rEdfZqNnQeMzpVr</vt:lpwstr>
  </property>
  <property fmtid="{D5CDD505-2E9C-101B-9397-08002B2CF9AE}" pid="13" name="_ms_pID_7253435_00">
    <vt:lpwstr>_ms_pID_7253435</vt:lpwstr>
  </property>
  <property fmtid="{D5CDD505-2E9C-101B-9397-08002B2CF9AE}" pid="14" name="_ms_pID_7253436">
    <vt:lpwstr>6raSbFzLfwvQstw3UcO5tV+c/afCt2E6vhJl5X_x000d_
Mn93RbcU3KFjyp458pmgzKSGSCOi3J3yadLodTk1G+fxQ0F+lT+LcERXPCyBFrNKBxguJLJA_x000d_
d0RQ7x3KymIR4gc1QD7XMgGEQ4s0Urn4xnodPAYOnSPap+aFMwS6scEUp7N2Fh+OpbThfmRu_x000d_
18kOKjBY/GKmLSecaIebxTnBsIQznJcfp2mZMhUlO3hTk0UZemQ7</vt:lpwstr>
  </property>
  <property fmtid="{D5CDD505-2E9C-101B-9397-08002B2CF9AE}" pid="15" name="_ms_pID_7253436_00">
    <vt:lpwstr>_ms_pID_7253436</vt:lpwstr>
  </property>
  <property fmtid="{D5CDD505-2E9C-101B-9397-08002B2CF9AE}" pid="16" name="_ms_pID_7253437">
    <vt:lpwstr>JLIh1HATCFRlLXrw5i3g_x000d_
GLYQEieoGbWyUl+uwJZDfxZLfXx94+JG6ylXHH62KFSYGMK7EN9i8RU81E766Q7FM+wqI3Ow_x000d_
Ke2ay8XtoKNcalu8jWBqluO60Xeuzc388f22rV1SlRFp2Bh0v3LyuCva32NLfRDa2H6rtTAW_x000d_
UhpqmdWLwcDIvMNwDSUPHbBmkAyiB9j47zQQ0Z2l1JiosV8bVefmCUHY/w862PivVjhbMd</vt:lpwstr>
  </property>
  <property fmtid="{D5CDD505-2E9C-101B-9397-08002B2CF9AE}" pid="17" name="_ms_pID_7253437_00">
    <vt:lpwstr>_ms_pID_7253437</vt:lpwstr>
  </property>
  <property fmtid="{D5CDD505-2E9C-101B-9397-08002B2CF9AE}" pid="18" name="_ms_pID_7253438">
    <vt:lpwstr>zf_x000d_
5rIHM7yUWwckof/n2sr47X9snGw30o75Q4kVG2vhoeE3XbbBJyb8kTmTghzi/JufkjyOOLFY_x000d_
eWE0FbUpCQPIwBEgrYxsWiv9TU8tm9Z3BBiyUxpk8zepD2KlIZ8MiSU6pB2JFK1DS+LTbG51_x000d_
9YrGkrPmu1X19/I6S0IjU/cpRzELemXGIvrhArd0gEfn57kisrSN5FJ+/pZedOEYTutURm7j_x000d_
jsDkign5zvhE6Z</vt:lpwstr>
  </property>
  <property fmtid="{D5CDD505-2E9C-101B-9397-08002B2CF9AE}" pid="19" name="_ms_pID_7253438_00">
    <vt:lpwstr>_ms_pID_7253438</vt:lpwstr>
  </property>
  <property fmtid="{D5CDD505-2E9C-101B-9397-08002B2CF9AE}" pid="20" name="_ms_pID_7253439">
    <vt:lpwstr>1++j9Oq9vbBdVrzM/a3qMB5ZuWB3gveKXMzPFNJEOHWZy3/5QYj8IqKcA2_x000d_
xQ0jD3dwUwUMciva0pREOWtWGlo4Xxe7V59RoLEaueUCiY3anGv0LEI4NTs/VTE1hqQ6xX9E_x000d_
5Vis3nf6Btoi8zFxiEXdc83u2o0Ct9HIADdQeq0U3KZ9axvmpYxkWQFrVHn782KPMMCVjhtT_x000d_
12pMd2DEzvIqXGNDmzB1FYn25DsotuqR</vt:lpwstr>
  </property>
  <property fmtid="{D5CDD505-2E9C-101B-9397-08002B2CF9AE}" pid="21" name="_ms_pID_7253439_00">
    <vt:lpwstr>_ms_pID_7253439</vt:lpwstr>
  </property>
  <property fmtid="{D5CDD505-2E9C-101B-9397-08002B2CF9AE}" pid="22" name="_ms_pID_72534310">
    <vt:lpwstr>TdlBuK2mFQ9+5IgHsnshsAn2QLhMfapc2uI2tUEs_x000d_
Nr1uJ2S4+GaLKe68YtsqikjfBPP9nqUhE/Djsp+nMnzH2u00oujEFcER</vt:lpwstr>
  </property>
  <property fmtid="{D5CDD505-2E9C-101B-9397-08002B2CF9AE}" pid="23" name="_ms_pID_72534310_00">
    <vt:lpwstr>_ms_pID_72534310</vt:lpwstr>
  </property>
  <property fmtid="{D5CDD505-2E9C-101B-9397-08002B2CF9AE}" pid="24" name="_readonly">
    <vt:lpwstr/>
  </property>
  <property fmtid="{D5CDD505-2E9C-101B-9397-08002B2CF9AE}" pid="25" name="_change">
    <vt:lpwstr/>
  </property>
  <property fmtid="{D5CDD505-2E9C-101B-9397-08002B2CF9AE}" pid="26" name="_full-control">
    <vt:lpwstr/>
  </property>
  <property fmtid="{D5CDD505-2E9C-101B-9397-08002B2CF9AE}" pid="27" name="sflag">
    <vt:lpwstr>1481764120</vt:lpwstr>
  </property>
  <property fmtid="{D5CDD505-2E9C-101B-9397-08002B2CF9AE}" pid="28" name="_2015_ms_pID_725343">
    <vt:lpwstr>(2)9SOz+835BYlYDcJ1w8LrQfOcgAicbU18FeQVso88tI6qLWRJdXh+HWU9LPgD8QV+TSqh4Usl
/fsLf4NgJIqqseKwY/SZAlaOyLH48D0Hx1vc4D3QshAGunSLcHlCT0dxzzfY5vQoD1GCOvKU
NRDjPP1EKmP+rvMRRXW6Wein3ek0oibpNaBqV/qJ403kVKH+KWpAqlLJmHRqycGaMVY2WSiU
x49agNILG/OuVofFoc</vt:lpwstr>
  </property>
  <property fmtid="{D5CDD505-2E9C-101B-9397-08002B2CF9AE}" pid="29" name="_2015_ms_pID_7253431">
    <vt:lpwstr>sSqL59kyrnfWVpmqq6Fgt5Gq7TbN/sglAfu4PSk910Ac5EjiKeRtlZ
3KGEmyjAfszT+UBA28IRQ4rgV5x2pHMkNaQWPLhhl3LK57J+zLXX60d6vdz8Nj9Dl/IKI8il
WajsW7xHbph/eYkHzn4aVZRpXPc1Fh/JL3J7Icp01NsR/g==</vt:lpwstr>
  </property>
</Properties>
</file>